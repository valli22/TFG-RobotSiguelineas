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0EFBDD8F"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1"/>
      <w:r w:rsidRPr="0020148C">
        <w:rPr>
          <w:rFonts w:ascii="Arial" w:eastAsia="Arial" w:hAnsi="Arial" w:cs="Arial"/>
          <w:b/>
          <w:color w:val="000000"/>
          <w:sz w:val="28"/>
          <w:szCs w:val="22"/>
          <w:lang w:eastAsia="es-ES"/>
        </w:rPr>
        <w:t xml:space="preserve"> </w:t>
      </w:r>
    </w:p>
    <w:p w14:paraId="6C2F39D7" w14:textId="5D4BAFA8"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2" w:name="_Toc489893534"/>
      <w:del w:id="3"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2"/>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customXmlInsRangeStart w:id="4" w:author="David Vacas Miguel" w:date="2018-06-26T17:09:00Z"/>
    <w:sdt>
      <w:sdtPr>
        <w:rPr>
          <w:rFonts w:asciiTheme="minorHAnsi" w:eastAsiaTheme="minorHAnsi" w:hAnsiTheme="minorHAnsi" w:cstheme="minorBidi"/>
          <w:color w:val="auto"/>
          <w:sz w:val="22"/>
          <w:szCs w:val="22"/>
          <w:lang w:eastAsia="en-US"/>
        </w:rPr>
        <w:id w:val="1347674584"/>
        <w:docPartObj>
          <w:docPartGallery w:val="Table of Contents"/>
          <w:docPartUnique/>
        </w:docPartObj>
      </w:sdtPr>
      <w:sdtEndPr>
        <w:rPr>
          <w:b/>
          <w:bCs/>
        </w:rPr>
      </w:sdtEndPr>
      <w:sdtContent>
        <w:customXmlInsRangeEnd w:id="4"/>
        <w:p w14:paraId="52F628A8" w14:textId="565C8A36" w:rsidR="008C5C28" w:rsidRDefault="009336A1">
          <w:pPr>
            <w:pStyle w:val="TtuloTDC"/>
            <w:rPr>
              <w:ins w:id="5" w:author="David Vacas Miguel" w:date="2018-06-26T17:14:00Z"/>
              <w:rFonts w:ascii="Century Gothic" w:hAnsi="Century Gothic"/>
              <w:b/>
              <w:color w:val="auto"/>
              <w:sz w:val="40"/>
              <w:lang w:eastAsia="en-US"/>
            </w:rPr>
          </w:pPr>
          <w:ins w:id="6" w:author="David Vacas Miguel" w:date="2018-06-26T17:14:00Z">
            <w:r w:rsidRPr="009336A1">
              <w:rPr>
                <w:rFonts w:ascii="Century Gothic" w:hAnsi="Century Gothic"/>
                <w:b/>
                <w:color w:val="auto"/>
                <w:sz w:val="40"/>
                <w:lang w:eastAsia="en-US"/>
                <w:rPrChange w:id="7" w:author="David Vacas Miguel" w:date="2018-06-26T17:14:00Z">
                  <w:rPr/>
                </w:rPrChange>
              </w:rPr>
              <w:t>INDICE</w:t>
            </w:r>
          </w:ins>
        </w:p>
        <w:p w14:paraId="372F261D" w14:textId="77777777" w:rsidR="009336A1" w:rsidRPr="009336A1" w:rsidRDefault="009336A1">
          <w:pPr>
            <w:rPr>
              <w:ins w:id="8" w:author="David Vacas Miguel" w:date="2018-06-26T17:09:00Z"/>
              <w:rPrChange w:id="9" w:author="David Vacas Miguel" w:date="2018-06-26T17:14:00Z">
                <w:rPr>
                  <w:ins w:id="10" w:author="David Vacas Miguel" w:date="2018-06-26T17:09:00Z"/>
                </w:rPr>
              </w:rPrChange>
            </w:rPr>
            <w:pPrChange w:id="11" w:author="David Vacas Miguel" w:date="2018-06-26T17:14:00Z">
              <w:pPr>
                <w:pStyle w:val="TtuloTDC"/>
              </w:pPr>
            </w:pPrChange>
          </w:pPr>
        </w:p>
        <w:p w14:paraId="04AC9DF1" w14:textId="11F2263F" w:rsidR="002C02AF" w:rsidRDefault="009336A1">
          <w:pPr>
            <w:pStyle w:val="TDC1"/>
            <w:tabs>
              <w:tab w:val="right" w:leader="dot" w:pos="9060"/>
            </w:tabs>
            <w:rPr>
              <w:ins w:id="12" w:author="David Vacas Miguel" w:date="2018-06-26T17:52:00Z"/>
              <w:rFonts w:asciiTheme="minorHAnsi" w:eastAsiaTheme="minorEastAsia" w:hAnsiTheme="minorHAnsi"/>
              <w:b w:val="0"/>
              <w:bCs w:val="0"/>
              <w:caps w:val="0"/>
              <w:noProof/>
              <w:sz w:val="22"/>
              <w:szCs w:val="22"/>
              <w:lang w:eastAsia="es-ES"/>
            </w:rPr>
          </w:pPr>
          <w:ins w:id="13" w:author="David Vacas Miguel" w:date="2018-06-26T17:13:00Z">
            <w:r>
              <w:rPr>
                <w:caps w:val="0"/>
                <w:smallCaps/>
              </w:rPr>
              <w:fldChar w:fldCharType="begin"/>
            </w:r>
            <w:r>
              <w:rPr>
                <w:caps w:val="0"/>
                <w:smallCaps/>
              </w:rPr>
              <w:instrText xml:space="preserve"> TOC \h \z \t "Titulo TFG;1;Titulo 2 tfg;2;Titulo 3 tfg;3;TFG titulo 2;2;Tfg titulo 3 mas grande;3" </w:instrText>
            </w:r>
          </w:ins>
          <w:r>
            <w:rPr>
              <w:caps w:val="0"/>
              <w:smallCaps/>
            </w:rPr>
            <w:fldChar w:fldCharType="separate"/>
          </w:r>
          <w:ins w:id="14" w:author="David Vacas Miguel" w:date="2018-06-26T17:52:00Z">
            <w:r w:rsidR="002C02AF" w:rsidRPr="00FE77AE">
              <w:rPr>
                <w:rStyle w:val="Hipervnculo"/>
                <w:noProof/>
              </w:rPr>
              <w:fldChar w:fldCharType="begin"/>
            </w:r>
            <w:r w:rsidR="002C02AF" w:rsidRPr="00FE77AE">
              <w:rPr>
                <w:rStyle w:val="Hipervnculo"/>
                <w:noProof/>
              </w:rPr>
              <w:instrText xml:space="preserve"> </w:instrText>
            </w:r>
            <w:r w:rsidR="002C02AF">
              <w:rPr>
                <w:noProof/>
              </w:rPr>
              <w:instrText>HYPERLINK \l "_Toc517798901"</w:instrText>
            </w:r>
            <w:r w:rsidR="002C02AF" w:rsidRPr="00FE77AE">
              <w:rPr>
                <w:rStyle w:val="Hipervnculo"/>
                <w:noProof/>
              </w:rPr>
              <w:instrText xml:space="preserve"> </w:instrText>
            </w:r>
            <w:r w:rsidR="002C02AF" w:rsidRPr="00FE77AE">
              <w:rPr>
                <w:rStyle w:val="Hipervnculo"/>
                <w:noProof/>
              </w:rPr>
              <w:fldChar w:fldCharType="separate"/>
            </w:r>
            <w:r w:rsidR="002C02AF" w:rsidRPr="00FE77AE">
              <w:rPr>
                <w:rStyle w:val="Hipervnculo"/>
                <w:noProof/>
              </w:rPr>
              <w:t>Agradecimientos</w:t>
            </w:r>
            <w:r w:rsidR="002C02AF">
              <w:rPr>
                <w:noProof/>
                <w:webHidden/>
              </w:rPr>
              <w:tab/>
            </w:r>
            <w:r w:rsidR="002C02AF">
              <w:rPr>
                <w:noProof/>
                <w:webHidden/>
              </w:rPr>
              <w:fldChar w:fldCharType="begin"/>
            </w:r>
            <w:r w:rsidR="002C02AF">
              <w:rPr>
                <w:noProof/>
                <w:webHidden/>
              </w:rPr>
              <w:instrText xml:space="preserve"> PAGEREF _Toc517798901 \h </w:instrText>
            </w:r>
          </w:ins>
          <w:r w:rsidR="002C02AF">
            <w:rPr>
              <w:noProof/>
              <w:webHidden/>
            </w:rPr>
          </w:r>
          <w:r w:rsidR="002C02AF">
            <w:rPr>
              <w:noProof/>
              <w:webHidden/>
            </w:rPr>
            <w:fldChar w:fldCharType="separate"/>
          </w:r>
          <w:ins w:id="15" w:author="David Vacas Miguel" w:date="2018-06-26T18:38:00Z">
            <w:r w:rsidR="004E7FEA">
              <w:rPr>
                <w:noProof/>
                <w:webHidden/>
              </w:rPr>
              <w:t>3</w:t>
            </w:r>
          </w:ins>
          <w:ins w:id="16" w:author="David Vacas Miguel" w:date="2018-06-26T17:52:00Z">
            <w:r w:rsidR="002C02AF">
              <w:rPr>
                <w:noProof/>
                <w:webHidden/>
              </w:rPr>
              <w:fldChar w:fldCharType="end"/>
            </w:r>
            <w:r w:rsidR="002C02AF" w:rsidRPr="00FE77AE">
              <w:rPr>
                <w:rStyle w:val="Hipervnculo"/>
                <w:noProof/>
              </w:rPr>
              <w:fldChar w:fldCharType="end"/>
            </w:r>
          </w:ins>
        </w:p>
        <w:p w14:paraId="6D33D468" w14:textId="3049C4C6" w:rsidR="002C02AF" w:rsidRDefault="002C02AF">
          <w:pPr>
            <w:pStyle w:val="TDC1"/>
            <w:tabs>
              <w:tab w:val="right" w:leader="dot" w:pos="9060"/>
            </w:tabs>
            <w:rPr>
              <w:ins w:id="17" w:author="David Vacas Miguel" w:date="2018-06-26T17:52:00Z"/>
              <w:rFonts w:asciiTheme="minorHAnsi" w:eastAsiaTheme="minorEastAsia" w:hAnsiTheme="minorHAnsi"/>
              <w:b w:val="0"/>
              <w:bCs w:val="0"/>
              <w:caps w:val="0"/>
              <w:noProof/>
              <w:sz w:val="22"/>
              <w:szCs w:val="22"/>
              <w:lang w:eastAsia="es-ES"/>
            </w:rPr>
          </w:pPr>
          <w:ins w:id="18"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"_Toc517798902"</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Resumen</w:t>
            </w:r>
            <w:r>
              <w:rPr>
                <w:noProof/>
                <w:webHidden/>
              </w:rPr>
              <w:tab/>
            </w:r>
            <w:r>
              <w:rPr>
                <w:noProof/>
                <w:webHidden/>
              </w:rPr>
              <w:fldChar w:fldCharType="begin"/>
            </w:r>
            <w:r>
              <w:rPr>
                <w:noProof/>
                <w:webHidden/>
              </w:rPr>
              <w:instrText xml:space="preserve"> PAGEREF _Toc517798902 \h </w:instrText>
            </w:r>
          </w:ins>
          <w:r>
            <w:rPr>
              <w:noProof/>
              <w:webHidden/>
            </w:rPr>
          </w:r>
          <w:r>
            <w:rPr>
              <w:noProof/>
              <w:webHidden/>
            </w:rPr>
            <w:fldChar w:fldCharType="separate"/>
          </w:r>
          <w:ins w:id="19" w:author="David Vacas Miguel" w:date="2018-06-26T18:38:00Z">
            <w:r w:rsidR="004E7FEA">
              <w:rPr>
                <w:noProof/>
                <w:webHidden/>
              </w:rPr>
              <w:t>4</w:t>
            </w:r>
          </w:ins>
          <w:ins w:id="20" w:author="David Vacas Miguel" w:date="2018-06-26T17:52:00Z">
            <w:r>
              <w:rPr>
                <w:noProof/>
                <w:webHidden/>
              </w:rPr>
              <w:fldChar w:fldCharType="end"/>
            </w:r>
            <w:r w:rsidRPr="00FE77AE">
              <w:rPr>
                <w:rStyle w:val="Hipervnculo"/>
                <w:noProof/>
              </w:rPr>
              <w:fldChar w:fldCharType="end"/>
            </w:r>
          </w:ins>
        </w:p>
        <w:p w14:paraId="786879E9" w14:textId="62C345B7" w:rsidR="002C02AF" w:rsidRDefault="002C02AF">
          <w:pPr>
            <w:pStyle w:val="TDC1"/>
            <w:tabs>
              <w:tab w:val="right" w:leader="dot" w:pos="9060"/>
            </w:tabs>
            <w:rPr>
              <w:ins w:id="21" w:author="David Vacas Miguel" w:date="2018-06-26T17:52:00Z"/>
              <w:rFonts w:asciiTheme="minorHAnsi" w:eastAsiaTheme="minorEastAsia" w:hAnsiTheme="minorHAnsi"/>
              <w:b w:val="0"/>
              <w:bCs w:val="0"/>
              <w:caps w:val="0"/>
              <w:noProof/>
              <w:sz w:val="22"/>
              <w:szCs w:val="22"/>
              <w:lang w:eastAsia="es-ES"/>
            </w:rPr>
          </w:pPr>
          <w:ins w:id="22"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"_Toc517798903"</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Capítulo 1 Introducción</w:t>
            </w:r>
            <w:r>
              <w:rPr>
                <w:noProof/>
                <w:webHidden/>
              </w:rPr>
              <w:tab/>
            </w:r>
            <w:r>
              <w:rPr>
                <w:noProof/>
                <w:webHidden/>
              </w:rPr>
              <w:fldChar w:fldCharType="begin"/>
            </w:r>
            <w:r>
              <w:rPr>
                <w:noProof/>
                <w:webHidden/>
              </w:rPr>
              <w:instrText xml:space="preserve"> PAGEREF _Toc517798903 \h </w:instrText>
            </w:r>
          </w:ins>
          <w:r>
            <w:rPr>
              <w:noProof/>
              <w:webHidden/>
            </w:rPr>
          </w:r>
          <w:r>
            <w:rPr>
              <w:noProof/>
              <w:webHidden/>
            </w:rPr>
            <w:fldChar w:fldCharType="separate"/>
          </w:r>
          <w:ins w:id="23" w:author="David Vacas Miguel" w:date="2018-06-26T18:38:00Z">
            <w:r w:rsidR="004E7FEA">
              <w:rPr>
                <w:noProof/>
                <w:webHidden/>
              </w:rPr>
              <w:t>5</w:t>
            </w:r>
          </w:ins>
          <w:ins w:id="24" w:author="David Vacas Miguel" w:date="2018-06-26T17:52:00Z">
            <w:r>
              <w:rPr>
                <w:noProof/>
                <w:webHidden/>
              </w:rPr>
              <w:fldChar w:fldCharType="end"/>
            </w:r>
            <w:r w:rsidRPr="00FE77AE">
              <w:rPr>
                <w:rStyle w:val="Hipervnculo"/>
                <w:noProof/>
              </w:rPr>
              <w:fldChar w:fldCharType="end"/>
            </w:r>
          </w:ins>
        </w:p>
        <w:p w14:paraId="5B19E1A5" w14:textId="243E0C81" w:rsidR="002C02AF" w:rsidRDefault="002C02AF">
          <w:pPr>
            <w:pStyle w:val="TDC2"/>
            <w:tabs>
              <w:tab w:val="right" w:leader="dot" w:pos="9060"/>
            </w:tabs>
            <w:rPr>
              <w:ins w:id="25" w:author="David Vacas Miguel" w:date="2018-06-26T17:52:00Z"/>
              <w:rFonts w:eastAsiaTheme="minorEastAsia"/>
              <w:smallCaps w:val="0"/>
              <w:noProof/>
              <w:sz w:val="22"/>
              <w:szCs w:val="22"/>
              <w:lang w:eastAsia="es-ES"/>
            </w:rPr>
          </w:pPr>
          <w:ins w:id="26"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"_Toc517798904"</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1.1. Motivación</w:t>
            </w:r>
            <w:r>
              <w:rPr>
                <w:noProof/>
                <w:webHidden/>
              </w:rPr>
              <w:tab/>
            </w:r>
            <w:r>
              <w:rPr>
                <w:noProof/>
                <w:webHidden/>
              </w:rPr>
              <w:fldChar w:fldCharType="begin"/>
            </w:r>
            <w:r>
              <w:rPr>
                <w:noProof/>
                <w:webHidden/>
              </w:rPr>
              <w:instrText xml:space="preserve"> PAGEREF _Toc517798904 \h </w:instrText>
            </w:r>
          </w:ins>
          <w:r>
            <w:rPr>
              <w:noProof/>
              <w:webHidden/>
            </w:rPr>
          </w:r>
          <w:r>
            <w:rPr>
              <w:noProof/>
              <w:webHidden/>
            </w:rPr>
            <w:fldChar w:fldCharType="separate"/>
          </w:r>
          <w:ins w:id="27" w:author="David Vacas Miguel" w:date="2018-06-26T18:38:00Z">
            <w:r w:rsidR="004E7FEA">
              <w:rPr>
                <w:noProof/>
                <w:webHidden/>
              </w:rPr>
              <w:t>5</w:t>
            </w:r>
          </w:ins>
          <w:ins w:id="28" w:author="David Vacas Miguel" w:date="2018-06-26T17:52:00Z">
            <w:r>
              <w:rPr>
                <w:noProof/>
                <w:webHidden/>
              </w:rPr>
              <w:fldChar w:fldCharType="end"/>
            </w:r>
            <w:r w:rsidRPr="00FE77AE">
              <w:rPr>
                <w:rStyle w:val="Hipervnculo"/>
                <w:noProof/>
              </w:rPr>
              <w:fldChar w:fldCharType="end"/>
            </w:r>
          </w:ins>
        </w:p>
        <w:p w14:paraId="0AF2567B" w14:textId="72A1FFAF" w:rsidR="002C02AF" w:rsidRDefault="002C02AF">
          <w:pPr>
            <w:pStyle w:val="TDC2"/>
            <w:tabs>
              <w:tab w:val="right" w:leader="dot" w:pos="9060"/>
            </w:tabs>
            <w:rPr>
              <w:ins w:id="29" w:author="David Vacas Miguel" w:date="2018-06-26T17:52:00Z"/>
              <w:rFonts w:eastAsiaTheme="minorEastAsia"/>
              <w:smallCaps w:val="0"/>
              <w:noProof/>
              <w:sz w:val="22"/>
              <w:szCs w:val="22"/>
              <w:lang w:eastAsia="es-ES"/>
            </w:rPr>
          </w:pPr>
          <w:ins w:id="30"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"_Toc517798905"</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1.2. Objetivos</w:t>
            </w:r>
            <w:r>
              <w:rPr>
                <w:noProof/>
                <w:webHidden/>
              </w:rPr>
              <w:tab/>
            </w:r>
            <w:r>
              <w:rPr>
                <w:noProof/>
                <w:webHidden/>
              </w:rPr>
              <w:fldChar w:fldCharType="begin"/>
            </w:r>
            <w:r>
              <w:rPr>
                <w:noProof/>
                <w:webHidden/>
              </w:rPr>
              <w:instrText xml:space="preserve"> PAGEREF _Toc517798905 \h </w:instrText>
            </w:r>
          </w:ins>
          <w:r>
            <w:rPr>
              <w:noProof/>
              <w:webHidden/>
            </w:rPr>
          </w:r>
          <w:r>
            <w:rPr>
              <w:noProof/>
              <w:webHidden/>
            </w:rPr>
            <w:fldChar w:fldCharType="separate"/>
          </w:r>
          <w:ins w:id="31" w:author="David Vacas Miguel" w:date="2018-06-26T18:38:00Z">
            <w:r w:rsidR="004E7FEA">
              <w:rPr>
                <w:noProof/>
                <w:webHidden/>
              </w:rPr>
              <w:t>7</w:t>
            </w:r>
          </w:ins>
          <w:ins w:id="32" w:author="David Vacas Miguel" w:date="2018-06-26T17:52:00Z">
            <w:r>
              <w:rPr>
                <w:noProof/>
                <w:webHidden/>
              </w:rPr>
              <w:fldChar w:fldCharType="end"/>
            </w:r>
            <w:r w:rsidRPr="00FE77AE">
              <w:rPr>
                <w:rStyle w:val="Hipervnculo"/>
                <w:noProof/>
              </w:rPr>
              <w:fldChar w:fldCharType="end"/>
            </w:r>
          </w:ins>
        </w:p>
        <w:p w14:paraId="0DEC5081" w14:textId="233B33BC" w:rsidR="002C02AF" w:rsidRDefault="002C02AF">
          <w:pPr>
            <w:pStyle w:val="TDC2"/>
            <w:tabs>
              <w:tab w:val="right" w:leader="dot" w:pos="9060"/>
            </w:tabs>
            <w:rPr>
              <w:ins w:id="33" w:author="David Vacas Miguel" w:date="2018-06-26T17:52:00Z"/>
              <w:rFonts w:eastAsiaTheme="minorEastAsia"/>
              <w:smallCaps w:val="0"/>
              <w:noProof/>
              <w:sz w:val="22"/>
              <w:szCs w:val="22"/>
              <w:lang w:eastAsia="es-ES"/>
            </w:rPr>
          </w:pPr>
          <w:ins w:id="34"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"_Toc517798906"</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1.3. Estado del arte</w:t>
            </w:r>
            <w:r>
              <w:rPr>
                <w:noProof/>
                <w:webHidden/>
              </w:rPr>
              <w:tab/>
            </w:r>
            <w:r>
              <w:rPr>
                <w:noProof/>
                <w:webHidden/>
              </w:rPr>
              <w:fldChar w:fldCharType="begin"/>
            </w:r>
            <w:r>
              <w:rPr>
                <w:noProof/>
                <w:webHidden/>
              </w:rPr>
              <w:instrText xml:space="preserve"> PAGEREF _Toc517798906 \h </w:instrText>
            </w:r>
          </w:ins>
          <w:r>
            <w:rPr>
              <w:noProof/>
              <w:webHidden/>
            </w:rPr>
          </w:r>
          <w:r>
            <w:rPr>
              <w:noProof/>
              <w:webHidden/>
            </w:rPr>
            <w:fldChar w:fldCharType="separate"/>
          </w:r>
          <w:ins w:id="35" w:author="David Vacas Miguel" w:date="2018-06-26T18:38:00Z">
            <w:r w:rsidR="004E7FEA">
              <w:rPr>
                <w:noProof/>
                <w:webHidden/>
              </w:rPr>
              <w:t>8</w:t>
            </w:r>
          </w:ins>
          <w:ins w:id="36" w:author="David Vacas Miguel" w:date="2018-06-26T17:52:00Z">
            <w:r>
              <w:rPr>
                <w:noProof/>
                <w:webHidden/>
              </w:rPr>
              <w:fldChar w:fldCharType="end"/>
            </w:r>
            <w:r w:rsidRPr="00FE77AE">
              <w:rPr>
                <w:rStyle w:val="Hipervnculo"/>
                <w:noProof/>
              </w:rPr>
              <w:fldChar w:fldCharType="end"/>
            </w:r>
          </w:ins>
        </w:p>
        <w:p w14:paraId="3DD91199" w14:textId="79F3F569" w:rsidR="002C02AF" w:rsidRDefault="002C02AF">
          <w:pPr>
            <w:pStyle w:val="TDC2"/>
            <w:tabs>
              <w:tab w:val="right" w:leader="dot" w:pos="9060"/>
            </w:tabs>
            <w:rPr>
              <w:ins w:id="37" w:author="David Vacas Miguel" w:date="2018-06-26T17:52:00Z"/>
              <w:rFonts w:eastAsiaTheme="minorEastAsia"/>
              <w:smallCaps w:val="0"/>
              <w:noProof/>
              <w:sz w:val="22"/>
              <w:szCs w:val="22"/>
              <w:lang w:eastAsia="es-ES"/>
            </w:rPr>
          </w:pPr>
          <w:ins w:id="38"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"_Toc517798907"</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1.4. Estructura de la memoria</w:t>
            </w:r>
            <w:r>
              <w:rPr>
                <w:noProof/>
                <w:webHidden/>
              </w:rPr>
              <w:tab/>
            </w:r>
            <w:r>
              <w:rPr>
                <w:noProof/>
                <w:webHidden/>
              </w:rPr>
              <w:fldChar w:fldCharType="begin"/>
            </w:r>
            <w:r>
              <w:rPr>
                <w:noProof/>
                <w:webHidden/>
              </w:rPr>
              <w:instrText xml:space="preserve"> PAGEREF _Toc517798907 \h </w:instrText>
            </w:r>
          </w:ins>
          <w:r>
            <w:rPr>
              <w:noProof/>
              <w:webHidden/>
            </w:rPr>
          </w:r>
          <w:r>
            <w:rPr>
              <w:noProof/>
              <w:webHidden/>
            </w:rPr>
            <w:fldChar w:fldCharType="separate"/>
          </w:r>
          <w:ins w:id="39" w:author="David Vacas Miguel" w:date="2018-06-26T18:38:00Z">
            <w:r w:rsidR="004E7FEA">
              <w:rPr>
                <w:noProof/>
                <w:webHidden/>
              </w:rPr>
              <w:t>8</w:t>
            </w:r>
          </w:ins>
          <w:ins w:id="40" w:author="David Vacas Miguel" w:date="2018-06-26T17:52:00Z">
            <w:r>
              <w:rPr>
                <w:noProof/>
                <w:webHidden/>
              </w:rPr>
              <w:fldChar w:fldCharType="end"/>
            </w:r>
            <w:r w:rsidRPr="00FE77AE">
              <w:rPr>
                <w:rStyle w:val="Hipervnculo"/>
                <w:noProof/>
              </w:rPr>
              <w:fldChar w:fldCharType="end"/>
            </w:r>
          </w:ins>
        </w:p>
        <w:p w14:paraId="4B84DEEB" w14:textId="5FBF326D" w:rsidR="002C02AF" w:rsidRDefault="002C02AF">
          <w:pPr>
            <w:pStyle w:val="TDC1"/>
            <w:tabs>
              <w:tab w:val="right" w:leader="dot" w:pos="9060"/>
            </w:tabs>
            <w:rPr>
              <w:ins w:id="41" w:author="David Vacas Miguel" w:date="2018-06-26T17:52:00Z"/>
              <w:rFonts w:asciiTheme="minorHAnsi" w:eastAsiaTheme="minorEastAsia" w:hAnsiTheme="minorHAnsi"/>
              <w:b w:val="0"/>
              <w:bCs w:val="0"/>
              <w:caps w:val="0"/>
              <w:noProof/>
              <w:sz w:val="22"/>
              <w:szCs w:val="22"/>
              <w:lang w:eastAsia="es-ES"/>
            </w:rPr>
          </w:pPr>
          <w:ins w:id="42"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"_Toc517798908"</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Capítulo 2 Robótica móvil</w:t>
            </w:r>
            <w:r>
              <w:rPr>
                <w:noProof/>
                <w:webHidden/>
              </w:rPr>
              <w:tab/>
            </w:r>
            <w:r>
              <w:rPr>
                <w:noProof/>
                <w:webHidden/>
              </w:rPr>
              <w:fldChar w:fldCharType="begin"/>
            </w:r>
            <w:r>
              <w:rPr>
                <w:noProof/>
                <w:webHidden/>
              </w:rPr>
              <w:instrText xml:space="preserve"> PAGEREF _Toc517798908 \h </w:instrText>
            </w:r>
          </w:ins>
          <w:r>
            <w:rPr>
              <w:noProof/>
              <w:webHidden/>
            </w:rPr>
          </w:r>
          <w:r>
            <w:rPr>
              <w:noProof/>
              <w:webHidden/>
            </w:rPr>
            <w:fldChar w:fldCharType="separate"/>
          </w:r>
          <w:ins w:id="43" w:author="David Vacas Miguel" w:date="2018-06-26T18:38:00Z">
            <w:r w:rsidR="004E7FEA">
              <w:rPr>
                <w:noProof/>
                <w:webHidden/>
              </w:rPr>
              <w:t>10</w:t>
            </w:r>
          </w:ins>
          <w:ins w:id="44" w:author="David Vacas Miguel" w:date="2018-06-26T17:52:00Z">
            <w:r>
              <w:rPr>
                <w:noProof/>
                <w:webHidden/>
              </w:rPr>
              <w:fldChar w:fldCharType="end"/>
            </w:r>
            <w:r w:rsidRPr="00FE77AE">
              <w:rPr>
                <w:rStyle w:val="Hipervnculo"/>
                <w:noProof/>
              </w:rPr>
              <w:fldChar w:fldCharType="end"/>
            </w:r>
          </w:ins>
        </w:p>
        <w:p w14:paraId="4368AA06" w14:textId="6DB4041B" w:rsidR="002C02AF" w:rsidRDefault="002C02AF">
          <w:pPr>
            <w:pStyle w:val="TDC2"/>
            <w:tabs>
              <w:tab w:val="right" w:leader="dot" w:pos="9060"/>
            </w:tabs>
            <w:rPr>
              <w:ins w:id="45" w:author="David Vacas Miguel" w:date="2018-06-26T17:52:00Z"/>
              <w:rFonts w:eastAsiaTheme="minorEastAsia"/>
              <w:smallCaps w:val="0"/>
              <w:noProof/>
              <w:sz w:val="22"/>
              <w:szCs w:val="22"/>
              <w:lang w:eastAsia="es-ES"/>
            </w:rPr>
          </w:pPr>
          <w:ins w:id="46"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"_Toc517798909"</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2.1. Robótica móvil</w:t>
            </w:r>
            <w:r>
              <w:rPr>
                <w:noProof/>
                <w:webHidden/>
              </w:rPr>
              <w:tab/>
            </w:r>
            <w:r>
              <w:rPr>
                <w:noProof/>
                <w:webHidden/>
              </w:rPr>
              <w:fldChar w:fldCharType="begin"/>
            </w:r>
            <w:r>
              <w:rPr>
                <w:noProof/>
                <w:webHidden/>
              </w:rPr>
              <w:instrText xml:space="preserve"> PAGEREF _Toc517798909 \h </w:instrText>
            </w:r>
          </w:ins>
          <w:r>
            <w:rPr>
              <w:noProof/>
              <w:webHidden/>
            </w:rPr>
          </w:r>
          <w:r>
            <w:rPr>
              <w:noProof/>
              <w:webHidden/>
            </w:rPr>
            <w:fldChar w:fldCharType="separate"/>
          </w:r>
          <w:ins w:id="47" w:author="David Vacas Miguel" w:date="2018-06-26T18:38:00Z">
            <w:r w:rsidR="004E7FEA">
              <w:rPr>
                <w:noProof/>
                <w:webHidden/>
              </w:rPr>
              <w:t>10</w:t>
            </w:r>
          </w:ins>
          <w:ins w:id="48" w:author="David Vacas Miguel" w:date="2018-06-26T17:52:00Z">
            <w:r>
              <w:rPr>
                <w:noProof/>
                <w:webHidden/>
              </w:rPr>
              <w:fldChar w:fldCharType="end"/>
            </w:r>
            <w:r w:rsidRPr="00FE77AE">
              <w:rPr>
                <w:rStyle w:val="Hipervnculo"/>
                <w:noProof/>
              </w:rPr>
              <w:fldChar w:fldCharType="end"/>
            </w:r>
          </w:ins>
        </w:p>
        <w:p w14:paraId="214F7B0D" w14:textId="7B43BC6D" w:rsidR="002C02AF" w:rsidRDefault="002C02AF">
          <w:pPr>
            <w:pStyle w:val="TDC2"/>
            <w:tabs>
              <w:tab w:val="right" w:leader="dot" w:pos="9060"/>
            </w:tabs>
            <w:rPr>
              <w:ins w:id="49" w:author="David Vacas Miguel" w:date="2018-06-26T17:52:00Z"/>
              <w:rFonts w:eastAsiaTheme="minorEastAsia"/>
              <w:smallCaps w:val="0"/>
              <w:noProof/>
              <w:sz w:val="22"/>
              <w:szCs w:val="22"/>
              <w:lang w:eastAsia="es-ES"/>
            </w:rPr>
          </w:pPr>
          <w:ins w:id="50"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"_Toc517798910"</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2.2. Vehículos con ruedas</w:t>
            </w:r>
            <w:r>
              <w:rPr>
                <w:noProof/>
                <w:webHidden/>
              </w:rPr>
              <w:tab/>
            </w:r>
            <w:r>
              <w:rPr>
                <w:noProof/>
                <w:webHidden/>
              </w:rPr>
              <w:fldChar w:fldCharType="begin"/>
            </w:r>
            <w:r>
              <w:rPr>
                <w:noProof/>
                <w:webHidden/>
              </w:rPr>
              <w:instrText xml:space="preserve"> PAGEREF _Toc517798910 \h </w:instrText>
            </w:r>
          </w:ins>
          <w:r>
            <w:rPr>
              <w:noProof/>
              <w:webHidden/>
            </w:rPr>
          </w:r>
          <w:r>
            <w:rPr>
              <w:noProof/>
              <w:webHidden/>
            </w:rPr>
            <w:fldChar w:fldCharType="separate"/>
          </w:r>
          <w:ins w:id="51" w:author="David Vacas Miguel" w:date="2018-06-26T18:38:00Z">
            <w:r w:rsidR="004E7FEA">
              <w:rPr>
                <w:noProof/>
                <w:webHidden/>
              </w:rPr>
              <w:t>10</w:t>
            </w:r>
          </w:ins>
          <w:ins w:id="52" w:author="David Vacas Miguel" w:date="2018-06-26T17:52:00Z">
            <w:r>
              <w:rPr>
                <w:noProof/>
                <w:webHidden/>
              </w:rPr>
              <w:fldChar w:fldCharType="end"/>
            </w:r>
            <w:r w:rsidRPr="00FE77AE">
              <w:rPr>
                <w:rStyle w:val="Hipervnculo"/>
                <w:noProof/>
              </w:rPr>
              <w:fldChar w:fldCharType="end"/>
            </w:r>
          </w:ins>
        </w:p>
        <w:p w14:paraId="01307785" w14:textId="5B63BEB3" w:rsidR="002C02AF" w:rsidRDefault="002C02AF">
          <w:pPr>
            <w:pStyle w:val="TDC2"/>
            <w:tabs>
              <w:tab w:val="right" w:leader="dot" w:pos="9060"/>
            </w:tabs>
            <w:rPr>
              <w:ins w:id="53" w:author="David Vacas Miguel" w:date="2018-06-26T17:52:00Z"/>
              <w:rFonts w:eastAsiaTheme="minorEastAsia"/>
              <w:smallCaps w:val="0"/>
              <w:noProof/>
              <w:sz w:val="22"/>
              <w:szCs w:val="22"/>
              <w:lang w:eastAsia="es-ES"/>
            </w:rPr>
          </w:pPr>
          <w:ins w:id="54"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"_Toc517798911"</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2.3. Modelo físico direccionamiento diferencial</w:t>
            </w:r>
            <w:r>
              <w:rPr>
                <w:noProof/>
                <w:webHidden/>
              </w:rPr>
              <w:tab/>
            </w:r>
            <w:r>
              <w:rPr>
                <w:noProof/>
                <w:webHidden/>
              </w:rPr>
              <w:fldChar w:fldCharType="begin"/>
            </w:r>
            <w:r>
              <w:rPr>
                <w:noProof/>
                <w:webHidden/>
              </w:rPr>
              <w:instrText xml:space="preserve"> PAGEREF _Toc517798911 \h </w:instrText>
            </w:r>
          </w:ins>
          <w:r>
            <w:rPr>
              <w:noProof/>
              <w:webHidden/>
            </w:rPr>
          </w:r>
          <w:r>
            <w:rPr>
              <w:noProof/>
              <w:webHidden/>
            </w:rPr>
            <w:fldChar w:fldCharType="separate"/>
          </w:r>
          <w:ins w:id="55" w:author="David Vacas Miguel" w:date="2018-06-26T18:38:00Z">
            <w:r w:rsidR="004E7FEA">
              <w:rPr>
                <w:noProof/>
                <w:webHidden/>
              </w:rPr>
              <w:t>13</w:t>
            </w:r>
          </w:ins>
          <w:ins w:id="56" w:author="David Vacas Miguel" w:date="2018-06-26T17:52:00Z">
            <w:r>
              <w:rPr>
                <w:noProof/>
                <w:webHidden/>
              </w:rPr>
              <w:fldChar w:fldCharType="end"/>
            </w:r>
            <w:r w:rsidRPr="00FE77AE">
              <w:rPr>
                <w:rStyle w:val="Hipervnculo"/>
                <w:noProof/>
              </w:rPr>
              <w:fldChar w:fldCharType="end"/>
            </w:r>
          </w:ins>
        </w:p>
        <w:p w14:paraId="3B65DBF8" w14:textId="074A8B8F" w:rsidR="002C02AF" w:rsidRDefault="002C02AF">
          <w:pPr>
            <w:pStyle w:val="TDC2"/>
            <w:tabs>
              <w:tab w:val="right" w:leader="dot" w:pos="9060"/>
            </w:tabs>
            <w:rPr>
              <w:ins w:id="57" w:author="David Vacas Miguel" w:date="2018-06-26T17:52:00Z"/>
              <w:rFonts w:eastAsiaTheme="minorEastAsia"/>
              <w:smallCaps w:val="0"/>
              <w:noProof/>
              <w:sz w:val="22"/>
              <w:szCs w:val="22"/>
              <w:lang w:eastAsia="es-ES"/>
            </w:rPr>
          </w:pPr>
          <w:ins w:id="58"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"_Toc517798912"</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2.4. Navegación autónoma</w:t>
            </w:r>
            <w:r>
              <w:rPr>
                <w:noProof/>
                <w:webHidden/>
              </w:rPr>
              <w:tab/>
            </w:r>
            <w:r>
              <w:rPr>
                <w:noProof/>
                <w:webHidden/>
              </w:rPr>
              <w:fldChar w:fldCharType="begin"/>
            </w:r>
            <w:r>
              <w:rPr>
                <w:noProof/>
                <w:webHidden/>
              </w:rPr>
              <w:instrText xml:space="preserve"> PAGEREF _Toc517798912 \h </w:instrText>
            </w:r>
          </w:ins>
          <w:r>
            <w:rPr>
              <w:noProof/>
              <w:webHidden/>
            </w:rPr>
          </w:r>
          <w:r>
            <w:rPr>
              <w:noProof/>
              <w:webHidden/>
            </w:rPr>
            <w:fldChar w:fldCharType="separate"/>
          </w:r>
          <w:ins w:id="59" w:author="David Vacas Miguel" w:date="2018-06-26T18:38:00Z">
            <w:r w:rsidR="004E7FEA">
              <w:rPr>
                <w:noProof/>
                <w:webHidden/>
              </w:rPr>
              <w:t>17</w:t>
            </w:r>
          </w:ins>
          <w:ins w:id="60" w:author="David Vacas Miguel" w:date="2018-06-26T17:52:00Z">
            <w:r>
              <w:rPr>
                <w:noProof/>
                <w:webHidden/>
              </w:rPr>
              <w:fldChar w:fldCharType="end"/>
            </w:r>
            <w:r w:rsidRPr="00FE77AE">
              <w:rPr>
                <w:rStyle w:val="Hipervnculo"/>
                <w:noProof/>
              </w:rPr>
              <w:fldChar w:fldCharType="end"/>
            </w:r>
          </w:ins>
        </w:p>
        <w:p w14:paraId="4DB48AD7" w14:textId="7F7AFCA9" w:rsidR="002C02AF" w:rsidRDefault="002C02AF">
          <w:pPr>
            <w:pStyle w:val="TDC1"/>
            <w:tabs>
              <w:tab w:val="right" w:leader="dot" w:pos="9060"/>
            </w:tabs>
            <w:rPr>
              <w:ins w:id="61" w:author="David Vacas Miguel" w:date="2018-06-26T17:52:00Z"/>
              <w:rFonts w:asciiTheme="minorHAnsi" w:eastAsiaTheme="minorEastAsia" w:hAnsiTheme="minorHAnsi"/>
              <w:b w:val="0"/>
              <w:bCs w:val="0"/>
              <w:caps w:val="0"/>
              <w:noProof/>
              <w:sz w:val="22"/>
              <w:szCs w:val="22"/>
              <w:lang w:eastAsia="es-ES"/>
            </w:rPr>
          </w:pPr>
          <w:ins w:id="62"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"_Toc517798913"</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Capítulo 3 Entorno tecnológico</w:t>
            </w:r>
            <w:r>
              <w:rPr>
                <w:noProof/>
                <w:webHidden/>
              </w:rPr>
              <w:tab/>
            </w:r>
            <w:r>
              <w:rPr>
                <w:noProof/>
                <w:webHidden/>
              </w:rPr>
              <w:fldChar w:fldCharType="begin"/>
            </w:r>
            <w:r>
              <w:rPr>
                <w:noProof/>
                <w:webHidden/>
              </w:rPr>
              <w:instrText xml:space="preserve"> PAGEREF _Toc517798913 \h </w:instrText>
            </w:r>
          </w:ins>
          <w:r>
            <w:rPr>
              <w:noProof/>
              <w:webHidden/>
            </w:rPr>
          </w:r>
          <w:r>
            <w:rPr>
              <w:noProof/>
              <w:webHidden/>
            </w:rPr>
            <w:fldChar w:fldCharType="separate"/>
          </w:r>
          <w:ins w:id="63" w:author="David Vacas Miguel" w:date="2018-06-26T18:38:00Z">
            <w:r w:rsidR="004E7FEA">
              <w:rPr>
                <w:noProof/>
                <w:webHidden/>
              </w:rPr>
              <w:t>20</w:t>
            </w:r>
          </w:ins>
          <w:ins w:id="64" w:author="David Vacas Miguel" w:date="2018-06-26T17:52:00Z">
            <w:r>
              <w:rPr>
                <w:noProof/>
                <w:webHidden/>
              </w:rPr>
              <w:fldChar w:fldCharType="end"/>
            </w:r>
            <w:r w:rsidRPr="00FE77AE">
              <w:rPr>
                <w:rStyle w:val="Hipervnculo"/>
                <w:noProof/>
              </w:rPr>
              <w:fldChar w:fldCharType="end"/>
            </w:r>
          </w:ins>
        </w:p>
        <w:p w14:paraId="223F45EE" w14:textId="1106366F" w:rsidR="002C02AF" w:rsidRDefault="002C02AF">
          <w:pPr>
            <w:pStyle w:val="TDC2"/>
            <w:tabs>
              <w:tab w:val="right" w:leader="dot" w:pos="9060"/>
            </w:tabs>
            <w:rPr>
              <w:ins w:id="65" w:author="David Vacas Miguel" w:date="2018-06-26T17:52:00Z"/>
              <w:rFonts w:eastAsiaTheme="minorEastAsia"/>
              <w:smallCaps w:val="0"/>
              <w:noProof/>
              <w:sz w:val="22"/>
              <w:szCs w:val="22"/>
              <w:lang w:eastAsia="es-ES"/>
            </w:rPr>
          </w:pPr>
          <w:ins w:id="66"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"_Toc517798914"</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3.1. OpenGL</w:t>
            </w:r>
            <w:r>
              <w:rPr>
                <w:noProof/>
                <w:webHidden/>
              </w:rPr>
              <w:tab/>
            </w:r>
            <w:r>
              <w:rPr>
                <w:noProof/>
                <w:webHidden/>
              </w:rPr>
              <w:fldChar w:fldCharType="begin"/>
            </w:r>
            <w:r>
              <w:rPr>
                <w:noProof/>
                <w:webHidden/>
              </w:rPr>
              <w:instrText xml:space="preserve"> PAGEREF _Toc517798914 \h </w:instrText>
            </w:r>
          </w:ins>
          <w:r>
            <w:rPr>
              <w:noProof/>
              <w:webHidden/>
            </w:rPr>
          </w:r>
          <w:r>
            <w:rPr>
              <w:noProof/>
              <w:webHidden/>
            </w:rPr>
            <w:fldChar w:fldCharType="separate"/>
          </w:r>
          <w:ins w:id="67" w:author="David Vacas Miguel" w:date="2018-06-26T18:38:00Z">
            <w:r w:rsidR="004E7FEA">
              <w:rPr>
                <w:noProof/>
                <w:webHidden/>
              </w:rPr>
              <w:t>20</w:t>
            </w:r>
          </w:ins>
          <w:ins w:id="68" w:author="David Vacas Miguel" w:date="2018-06-26T17:52:00Z">
            <w:r>
              <w:rPr>
                <w:noProof/>
                <w:webHidden/>
              </w:rPr>
              <w:fldChar w:fldCharType="end"/>
            </w:r>
            <w:r w:rsidRPr="00FE77AE">
              <w:rPr>
                <w:rStyle w:val="Hipervnculo"/>
                <w:noProof/>
              </w:rPr>
              <w:fldChar w:fldCharType="end"/>
            </w:r>
          </w:ins>
        </w:p>
        <w:p w14:paraId="706A7D8C" w14:textId="0ED65E23" w:rsidR="002C02AF" w:rsidRDefault="002C02AF">
          <w:pPr>
            <w:pStyle w:val="TDC2"/>
            <w:tabs>
              <w:tab w:val="right" w:leader="dot" w:pos="9060"/>
            </w:tabs>
            <w:rPr>
              <w:ins w:id="69" w:author="David Vacas Miguel" w:date="2018-06-26T17:52:00Z"/>
              <w:rFonts w:eastAsiaTheme="minorEastAsia"/>
              <w:smallCaps w:val="0"/>
              <w:noProof/>
              <w:sz w:val="22"/>
              <w:szCs w:val="22"/>
              <w:lang w:eastAsia="es-ES"/>
            </w:rPr>
          </w:pPr>
          <w:ins w:id="70"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"_Toc517798915"</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3.2. Etapa Geométrica</w:t>
            </w:r>
            <w:r>
              <w:rPr>
                <w:noProof/>
                <w:webHidden/>
              </w:rPr>
              <w:tab/>
            </w:r>
            <w:r>
              <w:rPr>
                <w:noProof/>
                <w:webHidden/>
              </w:rPr>
              <w:fldChar w:fldCharType="begin"/>
            </w:r>
            <w:r>
              <w:rPr>
                <w:noProof/>
                <w:webHidden/>
              </w:rPr>
              <w:instrText xml:space="preserve"> PAGEREF _Toc517798915 \h </w:instrText>
            </w:r>
          </w:ins>
          <w:r>
            <w:rPr>
              <w:noProof/>
              <w:webHidden/>
            </w:rPr>
          </w:r>
          <w:r>
            <w:rPr>
              <w:noProof/>
              <w:webHidden/>
            </w:rPr>
            <w:fldChar w:fldCharType="separate"/>
          </w:r>
          <w:ins w:id="71" w:author="David Vacas Miguel" w:date="2018-06-26T18:38:00Z">
            <w:r w:rsidR="004E7FEA">
              <w:rPr>
                <w:noProof/>
                <w:webHidden/>
              </w:rPr>
              <w:t>22</w:t>
            </w:r>
          </w:ins>
          <w:ins w:id="72" w:author="David Vacas Miguel" w:date="2018-06-26T17:52:00Z">
            <w:r>
              <w:rPr>
                <w:noProof/>
                <w:webHidden/>
              </w:rPr>
              <w:fldChar w:fldCharType="end"/>
            </w:r>
            <w:r w:rsidRPr="00FE77AE">
              <w:rPr>
                <w:rStyle w:val="Hipervnculo"/>
                <w:noProof/>
              </w:rPr>
              <w:fldChar w:fldCharType="end"/>
            </w:r>
          </w:ins>
        </w:p>
        <w:p w14:paraId="405F45A4" w14:textId="275D346A" w:rsidR="002C02AF" w:rsidRDefault="002C02AF">
          <w:pPr>
            <w:pStyle w:val="TDC3"/>
            <w:rPr>
              <w:ins w:id="73" w:author="David Vacas Miguel" w:date="2018-06-26T17:52:00Z"/>
              <w:rFonts w:eastAsiaTheme="minorEastAsia"/>
              <w:i w:val="0"/>
              <w:iCs w:val="0"/>
              <w:sz w:val="22"/>
              <w:szCs w:val="22"/>
              <w:lang w:eastAsia="es-ES"/>
            </w:rPr>
          </w:pPr>
          <w:ins w:id="74" w:author="David Vacas Miguel" w:date="2018-06-26T17:52:00Z">
            <w:r w:rsidRPr="00FE77AE">
              <w:rPr>
                <w:rStyle w:val="Hipervnculo"/>
              </w:rPr>
              <w:fldChar w:fldCharType="begin"/>
            </w:r>
            <w:r w:rsidRPr="00FE77AE">
              <w:rPr>
                <w:rStyle w:val="Hipervnculo"/>
              </w:rPr>
              <w:instrText xml:space="preserve"> </w:instrText>
            </w:r>
            <w:r>
              <w:instrText>HYPERLINK \l "_Toc517798916"</w:instrText>
            </w:r>
            <w:r w:rsidRPr="00FE77AE">
              <w:rPr>
                <w:rStyle w:val="Hipervnculo"/>
              </w:rPr>
              <w:instrText xml:space="preserve"> </w:instrText>
            </w:r>
            <w:r w:rsidRPr="00FE77AE">
              <w:rPr>
                <w:rStyle w:val="Hipervnculo"/>
              </w:rPr>
              <w:fldChar w:fldCharType="separate"/>
            </w:r>
            <w:r w:rsidRPr="00FE77AE">
              <w:rPr>
                <w:rStyle w:val="Hipervnculo"/>
                <w:rFonts w:ascii="Times New Roman" w:hAnsi="Times New Roman"/>
              </w:rPr>
              <w:t>3.2.1. Model (M)</w:t>
            </w:r>
            <w:r>
              <w:rPr>
                <w:webHidden/>
              </w:rPr>
              <w:tab/>
            </w:r>
            <w:r>
              <w:rPr>
                <w:webHidden/>
              </w:rPr>
              <w:fldChar w:fldCharType="begin"/>
            </w:r>
            <w:r>
              <w:rPr>
                <w:webHidden/>
              </w:rPr>
              <w:instrText xml:space="preserve"> PAGEREF _Toc517798916 \h </w:instrText>
            </w:r>
          </w:ins>
          <w:r>
            <w:rPr>
              <w:webHidden/>
            </w:rPr>
          </w:r>
          <w:r>
            <w:rPr>
              <w:webHidden/>
            </w:rPr>
            <w:fldChar w:fldCharType="separate"/>
          </w:r>
          <w:ins w:id="75" w:author="David Vacas Miguel" w:date="2018-06-26T18:38:00Z">
            <w:r w:rsidR="004E7FEA">
              <w:rPr>
                <w:webHidden/>
              </w:rPr>
              <w:t>22</w:t>
            </w:r>
          </w:ins>
          <w:ins w:id="76" w:author="David Vacas Miguel" w:date="2018-06-26T17:52:00Z">
            <w:r>
              <w:rPr>
                <w:webHidden/>
              </w:rPr>
              <w:fldChar w:fldCharType="end"/>
            </w:r>
            <w:r w:rsidRPr="00FE77AE">
              <w:rPr>
                <w:rStyle w:val="Hipervnculo"/>
              </w:rPr>
              <w:fldChar w:fldCharType="end"/>
            </w:r>
          </w:ins>
        </w:p>
        <w:p w14:paraId="21FF8011" w14:textId="3710A10A" w:rsidR="002C02AF" w:rsidRDefault="002C02AF">
          <w:pPr>
            <w:pStyle w:val="TDC3"/>
            <w:rPr>
              <w:ins w:id="77" w:author="David Vacas Miguel" w:date="2018-06-26T17:52:00Z"/>
              <w:rFonts w:eastAsiaTheme="minorEastAsia"/>
              <w:i w:val="0"/>
              <w:iCs w:val="0"/>
              <w:sz w:val="22"/>
              <w:szCs w:val="22"/>
              <w:lang w:eastAsia="es-ES"/>
            </w:rPr>
          </w:pPr>
          <w:ins w:id="78" w:author="David Vacas Miguel" w:date="2018-06-26T17:52:00Z">
            <w:r w:rsidRPr="00FE77AE">
              <w:rPr>
                <w:rStyle w:val="Hipervnculo"/>
              </w:rPr>
              <w:fldChar w:fldCharType="begin"/>
            </w:r>
            <w:r w:rsidRPr="00FE77AE">
              <w:rPr>
                <w:rStyle w:val="Hipervnculo"/>
              </w:rPr>
              <w:instrText xml:space="preserve"> </w:instrText>
            </w:r>
            <w:r>
              <w:instrText>HYPERLINK \l "_Toc517798917"</w:instrText>
            </w:r>
            <w:r w:rsidRPr="00FE77AE">
              <w:rPr>
                <w:rStyle w:val="Hipervnculo"/>
              </w:rPr>
              <w:instrText xml:space="preserve"> </w:instrText>
            </w:r>
            <w:r w:rsidRPr="00FE77AE">
              <w:rPr>
                <w:rStyle w:val="Hipervnculo"/>
              </w:rPr>
              <w:fldChar w:fldCharType="separate"/>
            </w:r>
            <w:r w:rsidRPr="00FE77AE">
              <w:rPr>
                <w:rStyle w:val="Hipervnculo"/>
                <w:rFonts w:ascii="Times New Roman" w:hAnsi="Times New Roman"/>
              </w:rPr>
              <w:t>3.2.2 View(V)</w:t>
            </w:r>
            <w:r>
              <w:rPr>
                <w:webHidden/>
              </w:rPr>
              <w:tab/>
            </w:r>
            <w:r>
              <w:rPr>
                <w:webHidden/>
              </w:rPr>
              <w:fldChar w:fldCharType="begin"/>
            </w:r>
            <w:r>
              <w:rPr>
                <w:webHidden/>
              </w:rPr>
              <w:instrText xml:space="preserve"> PAGEREF _Toc517798917 \h </w:instrText>
            </w:r>
          </w:ins>
          <w:r>
            <w:rPr>
              <w:webHidden/>
            </w:rPr>
          </w:r>
          <w:r>
            <w:rPr>
              <w:webHidden/>
            </w:rPr>
            <w:fldChar w:fldCharType="separate"/>
          </w:r>
          <w:ins w:id="79" w:author="David Vacas Miguel" w:date="2018-06-26T18:38:00Z">
            <w:r w:rsidR="004E7FEA">
              <w:rPr>
                <w:webHidden/>
              </w:rPr>
              <w:t>24</w:t>
            </w:r>
          </w:ins>
          <w:ins w:id="80" w:author="David Vacas Miguel" w:date="2018-06-26T17:52:00Z">
            <w:r>
              <w:rPr>
                <w:webHidden/>
              </w:rPr>
              <w:fldChar w:fldCharType="end"/>
            </w:r>
            <w:r w:rsidRPr="00FE77AE">
              <w:rPr>
                <w:rStyle w:val="Hipervnculo"/>
              </w:rPr>
              <w:fldChar w:fldCharType="end"/>
            </w:r>
          </w:ins>
        </w:p>
        <w:p w14:paraId="61E0DDB2" w14:textId="2ECABBEB" w:rsidR="002C02AF" w:rsidRDefault="002C02AF">
          <w:pPr>
            <w:pStyle w:val="TDC3"/>
            <w:rPr>
              <w:ins w:id="81" w:author="David Vacas Miguel" w:date="2018-06-26T17:52:00Z"/>
              <w:rFonts w:eastAsiaTheme="minorEastAsia"/>
              <w:i w:val="0"/>
              <w:iCs w:val="0"/>
              <w:sz w:val="22"/>
              <w:szCs w:val="22"/>
              <w:lang w:eastAsia="es-ES"/>
            </w:rPr>
          </w:pPr>
          <w:ins w:id="82" w:author="David Vacas Miguel" w:date="2018-06-26T17:52:00Z">
            <w:r w:rsidRPr="00FE77AE">
              <w:rPr>
                <w:rStyle w:val="Hipervnculo"/>
              </w:rPr>
              <w:fldChar w:fldCharType="begin"/>
            </w:r>
            <w:r w:rsidRPr="00FE77AE">
              <w:rPr>
                <w:rStyle w:val="Hipervnculo"/>
              </w:rPr>
              <w:instrText xml:space="preserve"> </w:instrText>
            </w:r>
            <w:r>
              <w:instrText>HYPERLINK \l "_Toc517798918"</w:instrText>
            </w:r>
            <w:r w:rsidRPr="00FE77AE">
              <w:rPr>
                <w:rStyle w:val="Hipervnculo"/>
              </w:rPr>
              <w:instrText xml:space="preserve"> </w:instrText>
            </w:r>
            <w:r w:rsidRPr="00FE77AE">
              <w:rPr>
                <w:rStyle w:val="Hipervnculo"/>
              </w:rPr>
              <w:fldChar w:fldCharType="separate"/>
            </w:r>
            <w:r w:rsidRPr="00FE77AE">
              <w:rPr>
                <w:rStyle w:val="Hipervnculo"/>
                <w:rFonts w:ascii="Times New Roman" w:hAnsi="Times New Roman"/>
              </w:rPr>
              <w:t>3.2.3. Projection (P)</w:t>
            </w:r>
            <w:r>
              <w:rPr>
                <w:webHidden/>
              </w:rPr>
              <w:tab/>
            </w:r>
            <w:r>
              <w:rPr>
                <w:webHidden/>
              </w:rPr>
              <w:fldChar w:fldCharType="begin"/>
            </w:r>
            <w:r>
              <w:rPr>
                <w:webHidden/>
              </w:rPr>
              <w:instrText xml:space="preserve"> PAGEREF _Toc517798918 \h </w:instrText>
            </w:r>
          </w:ins>
          <w:r>
            <w:rPr>
              <w:webHidden/>
            </w:rPr>
          </w:r>
          <w:r>
            <w:rPr>
              <w:webHidden/>
            </w:rPr>
            <w:fldChar w:fldCharType="separate"/>
          </w:r>
          <w:ins w:id="83" w:author="David Vacas Miguel" w:date="2018-06-26T18:38:00Z">
            <w:r w:rsidR="004E7FEA">
              <w:rPr>
                <w:webHidden/>
              </w:rPr>
              <w:t>26</w:t>
            </w:r>
          </w:ins>
          <w:ins w:id="84" w:author="David Vacas Miguel" w:date="2018-06-26T17:52:00Z">
            <w:r>
              <w:rPr>
                <w:webHidden/>
              </w:rPr>
              <w:fldChar w:fldCharType="end"/>
            </w:r>
            <w:r w:rsidRPr="00FE77AE">
              <w:rPr>
                <w:rStyle w:val="Hipervnculo"/>
              </w:rPr>
              <w:fldChar w:fldCharType="end"/>
            </w:r>
          </w:ins>
        </w:p>
        <w:p w14:paraId="0AA5E77C" w14:textId="0CF681AA" w:rsidR="002C02AF" w:rsidRDefault="002C02AF">
          <w:pPr>
            <w:pStyle w:val="TDC2"/>
            <w:tabs>
              <w:tab w:val="right" w:leader="dot" w:pos="9060"/>
            </w:tabs>
            <w:rPr>
              <w:ins w:id="85" w:author="David Vacas Miguel" w:date="2018-06-26T17:52:00Z"/>
              <w:rFonts w:eastAsiaTheme="minorEastAsia"/>
              <w:smallCaps w:val="0"/>
              <w:noProof/>
              <w:sz w:val="22"/>
              <w:szCs w:val="22"/>
              <w:lang w:eastAsia="es-ES"/>
            </w:rPr>
          </w:pPr>
          <w:ins w:id="86"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"_Toc517798919"</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3.3 Qt</w:t>
            </w:r>
            <w:r>
              <w:rPr>
                <w:noProof/>
                <w:webHidden/>
              </w:rPr>
              <w:tab/>
            </w:r>
            <w:r>
              <w:rPr>
                <w:noProof/>
                <w:webHidden/>
              </w:rPr>
              <w:fldChar w:fldCharType="begin"/>
            </w:r>
            <w:r>
              <w:rPr>
                <w:noProof/>
                <w:webHidden/>
              </w:rPr>
              <w:instrText xml:space="preserve"> PAGEREF _Toc517798919 \h </w:instrText>
            </w:r>
          </w:ins>
          <w:r>
            <w:rPr>
              <w:noProof/>
              <w:webHidden/>
            </w:rPr>
          </w:r>
          <w:r>
            <w:rPr>
              <w:noProof/>
              <w:webHidden/>
            </w:rPr>
            <w:fldChar w:fldCharType="separate"/>
          </w:r>
          <w:ins w:id="87" w:author="David Vacas Miguel" w:date="2018-06-26T18:38:00Z">
            <w:r w:rsidR="004E7FEA">
              <w:rPr>
                <w:noProof/>
                <w:webHidden/>
              </w:rPr>
              <w:t>27</w:t>
            </w:r>
          </w:ins>
          <w:ins w:id="88" w:author="David Vacas Miguel" w:date="2018-06-26T17:52:00Z">
            <w:r>
              <w:rPr>
                <w:noProof/>
                <w:webHidden/>
              </w:rPr>
              <w:fldChar w:fldCharType="end"/>
            </w:r>
            <w:r w:rsidRPr="00FE77AE">
              <w:rPr>
                <w:rStyle w:val="Hipervnculo"/>
                <w:noProof/>
              </w:rPr>
              <w:fldChar w:fldCharType="end"/>
            </w:r>
          </w:ins>
        </w:p>
        <w:p w14:paraId="19AE3027" w14:textId="0A67E89F" w:rsidR="002C02AF" w:rsidRDefault="002C02AF">
          <w:pPr>
            <w:pStyle w:val="TDC2"/>
            <w:tabs>
              <w:tab w:val="right" w:leader="dot" w:pos="9060"/>
            </w:tabs>
            <w:rPr>
              <w:ins w:id="89" w:author="David Vacas Miguel" w:date="2018-06-26T17:52:00Z"/>
              <w:rFonts w:eastAsiaTheme="minorEastAsia"/>
              <w:smallCaps w:val="0"/>
              <w:noProof/>
              <w:sz w:val="22"/>
              <w:szCs w:val="22"/>
              <w:lang w:eastAsia="es-ES"/>
            </w:rPr>
          </w:pPr>
          <w:ins w:id="90"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"_Toc517798920"</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3.4. Metodología ágil</w:t>
            </w:r>
            <w:r>
              <w:rPr>
                <w:noProof/>
                <w:webHidden/>
              </w:rPr>
              <w:tab/>
            </w:r>
            <w:r>
              <w:rPr>
                <w:noProof/>
                <w:webHidden/>
              </w:rPr>
              <w:fldChar w:fldCharType="begin"/>
            </w:r>
            <w:r>
              <w:rPr>
                <w:noProof/>
                <w:webHidden/>
              </w:rPr>
              <w:instrText xml:space="preserve"> PAGEREF _Toc517798920 \h </w:instrText>
            </w:r>
          </w:ins>
          <w:r>
            <w:rPr>
              <w:noProof/>
              <w:webHidden/>
            </w:rPr>
          </w:r>
          <w:r>
            <w:rPr>
              <w:noProof/>
              <w:webHidden/>
            </w:rPr>
            <w:fldChar w:fldCharType="separate"/>
          </w:r>
          <w:ins w:id="91" w:author="David Vacas Miguel" w:date="2018-06-26T18:38:00Z">
            <w:r w:rsidR="004E7FEA">
              <w:rPr>
                <w:noProof/>
                <w:webHidden/>
              </w:rPr>
              <w:t>29</w:t>
            </w:r>
          </w:ins>
          <w:ins w:id="92" w:author="David Vacas Miguel" w:date="2018-06-26T17:52:00Z">
            <w:r>
              <w:rPr>
                <w:noProof/>
                <w:webHidden/>
              </w:rPr>
              <w:fldChar w:fldCharType="end"/>
            </w:r>
            <w:r w:rsidRPr="00FE77AE">
              <w:rPr>
                <w:rStyle w:val="Hipervnculo"/>
                <w:noProof/>
              </w:rPr>
              <w:fldChar w:fldCharType="end"/>
            </w:r>
          </w:ins>
        </w:p>
        <w:p w14:paraId="4A7A132C" w14:textId="5E813A7A" w:rsidR="002C02AF" w:rsidRDefault="002C02AF">
          <w:pPr>
            <w:pStyle w:val="TDC1"/>
            <w:tabs>
              <w:tab w:val="right" w:leader="dot" w:pos="9060"/>
            </w:tabs>
            <w:rPr>
              <w:ins w:id="93" w:author="David Vacas Miguel" w:date="2018-06-26T17:52:00Z"/>
              <w:rFonts w:asciiTheme="minorHAnsi" w:eastAsiaTheme="minorEastAsia" w:hAnsiTheme="minorHAnsi"/>
              <w:b w:val="0"/>
              <w:bCs w:val="0"/>
              <w:caps w:val="0"/>
              <w:noProof/>
              <w:sz w:val="22"/>
              <w:szCs w:val="22"/>
              <w:lang w:eastAsia="es-ES"/>
            </w:rPr>
          </w:pPr>
          <w:ins w:id="94"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"_Toc517798921"</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Capítulo 4 Descripción de la aplicación</w:t>
            </w:r>
            <w:r>
              <w:rPr>
                <w:noProof/>
                <w:webHidden/>
              </w:rPr>
              <w:tab/>
            </w:r>
            <w:r>
              <w:rPr>
                <w:noProof/>
                <w:webHidden/>
              </w:rPr>
              <w:fldChar w:fldCharType="begin"/>
            </w:r>
            <w:r>
              <w:rPr>
                <w:noProof/>
                <w:webHidden/>
              </w:rPr>
              <w:instrText xml:space="preserve"> PAGEREF _Toc517798921 \h </w:instrText>
            </w:r>
          </w:ins>
          <w:r>
            <w:rPr>
              <w:noProof/>
              <w:webHidden/>
            </w:rPr>
          </w:r>
          <w:r>
            <w:rPr>
              <w:noProof/>
              <w:webHidden/>
            </w:rPr>
            <w:fldChar w:fldCharType="separate"/>
          </w:r>
          <w:ins w:id="95" w:author="David Vacas Miguel" w:date="2018-06-26T18:38:00Z">
            <w:r w:rsidR="004E7FEA">
              <w:rPr>
                <w:noProof/>
                <w:webHidden/>
              </w:rPr>
              <w:t>31</w:t>
            </w:r>
          </w:ins>
          <w:ins w:id="96" w:author="David Vacas Miguel" w:date="2018-06-26T17:52:00Z">
            <w:r>
              <w:rPr>
                <w:noProof/>
                <w:webHidden/>
              </w:rPr>
              <w:fldChar w:fldCharType="end"/>
            </w:r>
            <w:r w:rsidRPr="00FE77AE">
              <w:rPr>
                <w:rStyle w:val="Hipervnculo"/>
                <w:noProof/>
              </w:rPr>
              <w:fldChar w:fldCharType="end"/>
            </w:r>
          </w:ins>
        </w:p>
        <w:p w14:paraId="483E5201" w14:textId="7615B64C" w:rsidR="002C02AF" w:rsidRDefault="002C02AF">
          <w:pPr>
            <w:pStyle w:val="TDC2"/>
            <w:tabs>
              <w:tab w:val="right" w:leader="dot" w:pos="9060"/>
            </w:tabs>
            <w:rPr>
              <w:ins w:id="97" w:author="David Vacas Miguel" w:date="2018-06-26T17:52:00Z"/>
              <w:rFonts w:eastAsiaTheme="minorEastAsia"/>
              <w:smallCaps w:val="0"/>
              <w:noProof/>
              <w:sz w:val="22"/>
              <w:szCs w:val="22"/>
              <w:lang w:eastAsia="es-ES"/>
            </w:rPr>
          </w:pPr>
          <w:ins w:id="98"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"_Toc517798922"</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4.1. Zona izquierda: Viewport</w:t>
            </w:r>
            <w:r>
              <w:rPr>
                <w:noProof/>
                <w:webHidden/>
              </w:rPr>
              <w:tab/>
            </w:r>
            <w:r>
              <w:rPr>
                <w:noProof/>
                <w:webHidden/>
              </w:rPr>
              <w:fldChar w:fldCharType="begin"/>
            </w:r>
            <w:r>
              <w:rPr>
                <w:noProof/>
                <w:webHidden/>
              </w:rPr>
              <w:instrText xml:space="preserve"> PAGEREF _Toc517798922 \h </w:instrText>
            </w:r>
          </w:ins>
          <w:r>
            <w:rPr>
              <w:noProof/>
              <w:webHidden/>
            </w:rPr>
          </w:r>
          <w:r>
            <w:rPr>
              <w:noProof/>
              <w:webHidden/>
            </w:rPr>
            <w:fldChar w:fldCharType="separate"/>
          </w:r>
          <w:ins w:id="99" w:author="David Vacas Miguel" w:date="2018-06-26T18:38:00Z">
            <w:r w:rsidR="004E7FEA">
              <w:rPr>
                <w:noProof/>
                <w:webHidden/>
              </w:rPr>
              <w:t>31</w:t>
            </w:r>
          </w:ins>
          <w:ins w:id="100" w:author="David Vacas Miguel" w:date="2018-06-26T17:52:00Z">
            <w:r>
              <w:rPr>
                <w:noProof/>
                <w:webHidden/>
              </w:rPr>
              <w:fldChar w:fldCharType="end"/>
            </w:r>
            <w:r w:rsidRPr="00FE77AE">
              <w:rPr>
                <w:rStyle w:val="Hipervnculo"/>
                <w:noProof/>
              </w:rPr>
              <w:fldChar w:fldCharType="end"/>
            </w:r>
          </w:ins>
        </w:p>
        <w:p w14:paraId="19DCD418" w14:textId="16F09F3F" w:rsidR="002C02AF" w:rsidRDefault="002C02AF">
          <w:pPr>
            <w:pStyle w:val="TDC2"/>
            <w:tabs>
              <w:tab w:val="right" w:leader="dot" w:pos="9060"/>
            </w:tabs>
            <w:rPr>
              <w:ins w:id="101" w:author="David Vacas Miguel" w:date="2018-06-26T17:52:00Z"/>
              <w:rFonts w:eastAsiaTheme="minorEastAsia"/>
              <w:smallCaps w:val="0"/>
              <w:noProof/>
              <w:sz w:val="22"/>
              <w:szCs w:val="22"/>
              <w:lang w:eastAsia="es-ES"/>
            </w:rPr>
          </w:pPr>
          <w:ins w:id="102"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"_Toc517798923"</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4.2. Zona derecha: campos de entrada de datos</w:t>
            </w:r>
            <w:r>
              <w:rPr>
                <w:noProof/>
                <w:webHidden/>
              </w:rPr>
              <w:tab/>
            </w:r>
            <w:r>
              <w:rPr>
                <w:noProof/>
                <w:webHidden/>
              </w:rPr>
              <w:fldChar w:fldCharType="begin"/>
            </w:r>
            <w:r>
              <w:rPr>
                <w:noProof/>
                <w:webHidden/>
              </w:rPr>
              <w:instrText xml:space="preserve"> PAGEREF _Toc517798923 \h </w:instrText>
            </w:r>
          </w:ins>
          <w:r>
            <w:rPr>
              <w:noProof/>
              <w:webHidden/>
            </w:rPr>
          </w:r>
          <w:r>
            <w:rPr>
              <w:noProof/>
              <w:webHidden/>
            </w:rPr>
            <w:fldChar w:fldCharType="separate"/>
          </w:r>
          <w:ins w:id="103" w:author="David Vacas Miguel" w:date="2018-06-26T18:38:00Z">
            <w:r w:rsidR="004E7FEA">
              <w:rPr>
                <w:noProof/>
                <w:webHidden/>
              </w:rPr>
              <w:t>33</w:t>
            </w:r>
          </w:ins>
          <w:ins w:id="104" w:author="David Vacas Miguel" w:date="2018-06-26T17:52:00Z">
            <w:r>
              <w:rPr>
                <w:noProof/>
                <w:webHidden/>
              </w:rPr>
              <w:fldChar w:fldCharType="end"/>
            </w:r>
            <w:r w:rsidRPr="00FE77AE">
              <w:rPr>
                <w:rStyle w:val="Hipervnculo"/>
                <w:noProof/>
              </w:rPr>
              <w:fldChar w:fldCharType="end"/>
            </w:r>
          </w:ins>
        </w:p>
        <w:p w14:paraId="47C16D7E" w14:textId="049CCEA9" w:rsidR="002C02AF" w:rsidRDefault="002C02AF">
          <w:pPr>
            <w:pStyle w:val="TDC2"/>
            <w:tabs>
              <w:tab w:val="right" w:leader="dot" w:pos="9060"/>
            </w:tabs>
            <w:rPr>
              <w:ins w:id="105" w:author="David Vacas Miguel" w:date="2018-06-26T17:52:00Z"/>
              <w:rFonts w:eastAsiaTheme="minorEastAsia"/>
              <w:smallCaps w:val="0"/>
              <w:noProof/>
              <w:sz w:val="22"/>
              <w:szCs w:val="22"/>
              <w:lang w:eastAsia="es-ES"/>
            </w:rPr>
          </w:pPr>
          <w:ins w:id="106"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"_Toc517798924"</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4.3. Casos de uso</w:t>
            </w:r>
            <w:r>
              <w:rPr>
                <w:noProof/>
                <w:webHidden/>
              </w:rPr>
              <w:tab/>
            </w:r>
            <w:r>
              <w:rPr>
                <w:noProof/>
                <w:webHidden/>
              </w:rPr>
              <w:fldChar w:fldCharType="begin"/>
            </w:r>
            <w:r>
              <w:rPr>
                <w:noProof/>
                <w:webHidden/>
              </w:rPr>
              <w:instrText xml:space="preserve"> PAGEREF _Toc517798924 \h </w:instrText>
            </w:r>
          </w:ins>
          <w:r>
            <w:rPr>
              <w:noProof/>
              <w:webHidden/>
            </w:rPr>
          </w:r>
          <w:r>
            <w:rPr>
              <w:noProof/>
              <w:webHidden/>
            </w:rPr>
            <w:fldChar w:fldCharType="separate"/>
          </w:r>
          <w:ins w:id="107" w:author="David Vacas Miguel" w:date="2018-06-26T18:38:00Z">
            <w:r w:rsidR="004E7FEA">
              <w:rPr>
                <w:noProof/>
                <w:webHidden/>
              </w:rPr>
              <w:t>36</w:t>
            </w:r>
          </w:ins>
          <w:ins w:id="108" w:author="David Vacas Miguel" w:date="2018-06-26T17:52:00Z">
            <w:r>
              <w:rPr>
                <w:noProof/>
                <w:webHidden/>
              </w:rPr>
              <w:fldChar w:fldCharType="end"/>
            </w:r>
            <w:r w:rsidRPr="00FE77AE">
              <w:rPr>
                <w:rStyle w:val="Hipervnculo"/>
                <w:noProof/>
              </w:rPr>
              <w:fldChar w:fldCharType="end"/>
            </w:r>
          </w:ins>
        </w:p>
        <w:p w14:paraId="62924D45" w14:textId="310514F9" w:rsidR="002C02AF" w:rsidRDefault="002C02AF">
          <w:pPr>
            <w:pStyle w:val="TDC3"/>
            <w:rPr>
              <w:ins w:id="109" w:author="David Vacas Miguel" w:date="2018-06-26T17:52:00Z"/>
              <w:rFonts w:eastAsiaTheme="minorEastAsia"/>
              <w:i w:val="0"/>
              <w:iCs w:val="0"/>
              <w:sz w:val="22"/>
              <w:szCs w:val="22"/>
              <w:lang w:eastAsia="es-ES"/>
            </w:rPr>
          </w:pPr>
          <w:ins w:id="110" w:author="David Vacas Miguel" w:date="2018-06-26T17:52:00Z">
            <w:r w:rsidRPr="00FE77AE">
              <w:rPr>
                <w:rStyle w:val="Hipervnculo"/>
              </w:rPr>
              <w:fldChar w:fldCharType="begin"/>
            </w:r>
            <w:r w:rsidRPr="00FE77AE">
              <w:rPr>
                <w:rStyle w:val="Hipervnculo"/>
              </w:rPr>
              <w:instrText xml:space="preserve"> </w:instrText>
            </w:r>
            <w:r>
              <w:instrText>HYPERLINK \l "_Toc517798925"</w:instrText>
            </w:r>
            <w:r w:rsidRPr="00FE77AE">
              <w:rPr>
                <w:rStyle w:val="Hipervnculo"/>
              </w:rPr>
              <w:instrText xml:space="preserve"> </w:instrText>
            </w:r>
            <w:r w:rsidRPr="00FE77AE">
              <w:rPr>
                <w:rStyle w:val="Hipervnculo"/>
              </w:rPr>
              <w:fldChar w:fldCharType="separate"/>
            </w:r>
            <w:r w:rsidRPr="00FE77AE">
              <w:rPr>
                <w:rStyle w:val="Hipervnculo"/>
              </w:rPr>
              <w:t>4.3.1. Robot de referencia</w:t>
            </w:r>
            <w:r>
              <w:rPr>
                <w:webHidden/>
              </w:rPr>
              <w:tab/>
            </w:r>
            <w:r>
              <w:rPr>
                <w:webHidden/>
              </w:rPr>
              <w:fldChar w:fldCharType="begin"/>
            </w:r>
            <w:r>
              <w:rPr>
                <w:webHidden/>
              </w:rPr>
              <w:instrText xml:space="preserve"> PAGEREF _Toc517798925 \h </w:instrText>
            </w:r>
          </w:ins>
          <w:r>
            <w:rPr>
              <w:webHidden/>
            </w:rPr>
          </w:r>
          <w:r>
            <w:rPr>
              <w:webHidden/>
            </w:rPr>
            <w:fldChar w:fldCharType="separate"/>
          </w:r>
          <w:ins w:id="111" w:author="David Vacas Miguel" w:date="2018-06-26T18:38:00Z">
            <w:r w:rsidR="004E7FEA">
              <w:rPr>
                <w:webHidden/>
              </w:rPr>
              <w:t>36</w:t>
            </w:r>
          </w:ins>
          <w:ins w:id="112" w:author="David Vacas Miguel" w:date="2018-06-26T17:52:00Z">
            <w:r>
              <w:rPr>
                <w:webHidden/>
              </w:rPr>
              <w:fldChar w:fldCharType="end"/>
            </w:r>
            <w:r w:rsidRPr="00FE77AE">
              <w:rPr>
                <w:rStyle w:val="Hipervnculo"/>
              </w:rPr>
              <w:fldChar w:fldCharType="end"/>
            </w:r>
          </w:ins>
        </w:p>
        <w:p w14:paraId="21AB2962" w14:textId="12AB00B2" w:rsidR="002C02AF" w:rsidRDefault="002C02AF">
          <w:pPr>
            <w:pStyle w:val="TDC3"/>
            <w:rPr>
              <w:ins w:id="113" w:author="David Vacas Miguel" w:date="2018-06-26T17:52:00Z"/>
              <w:rFonts w:eastAsiaTheme="minorEastAsia"/>
              <w:i w:val="0"/>
              <w:iCs w:val="0"/>
              <w:sz w:val="22"/>
              <w:szCs w:val="22"/>
              <w:lang w:eastAsia="es-ES"/>
            </w:rPr>
          </w:pPr>
          <w:ins w:id="114" w:author="David Vacas Miguel" w:date="2018-06-26T17:52:00Z">
            <w:r w:rsidRPr="00FE77AE">
              <w:rPr>
                <w:rStyle w:val="Hipervnculo"/>
              </w:rPr>
              <w:fldChar w:fldCharType="begin"/>
            </w:r>
            <w:r w:rsidRPr="00FE77AE">
              <w:rPr>
                <w:rStyle w:val="Hipervnculo"/>
              </w:rPr>
              <w:instrText xml:space="preserve"> </w:instrText>
            </w:r>
            <w:r>
              <w:instrText>HYPERLINK \l "_Toc517798926"</w:instrText>
            </w:r>
            <w:r w:rsidRPr="00FE77AE">
              <w:rPr>
                <w:rStyle w:val="Hipervnculo"/>
              </w:rPr>
              <w:instrText xml:space="preserve"> </w:instrText>
            </w:r>
            <w:r w:rsidRPr="00FE77AE">
              <w:rPr>
                <w:rStyle w:val="Hipervnculo"/>
              </w:rPr>
              <w:fldChar w:fldCharType="separate"/>
            </w:r>
            <w:r w:rsidRPr="00FE77AE">
              <w:rPr>
                <w:rStyle w:val="Hipervnculo"/>
              </w:rPr>
              <w:t>4.3.2. Separación entre ruedas</w:t>
            </w:r>
            <w:r>
              <w:rPr>
                <w:webHidden/>
              </w:rPr>
              <w:tab/>
            </w:r>
            <w:r>
              <w:rPr>
                <w:webHidden/>
              </w:rPr>
              <w:fldChar w:fldCharType="begin"/>
            </w:r>
            <w:r>
              <w:rPr>
                <w:webHidden/>
              </w:rPr>
              <w:instrText xml:space="preserve"> PAGEREF _Toc517798926 \h </w:instrText>
            </w:r>
          </w:ins>
          <w:r>
            <w:rPr>
              <w:webHidden/>
            </w:rPr>
          </w:r>
          <w:r>
            <w:rPr>
              <w:webHidden/>
            </w:rPr>
            <w:fldChar w:fldCharType="separate"/>
          </w:r>
          <w:ins w:id="115" w:author="David Vacas Miguel" w:date="2018-06-26T18:38:00Z">
            <w:r w:rsidR="004E7FEA">
              <w:rPr>
                <w:webHidden/>
              </w:rPr>
              <w:t>37</w:t>
            </w:r>
          </w:ins>
          <w:ins w:id="116" w:author="David Vacas Miguel" w:date="2018-06-26T17:52:00Z">
            <w:r>
              <w:rPr>
                <w:webHidden/>
              </w:rPr>
              <w:fldChar w:fldCharType="end"/>
            </w:r>
            <w:r w:rsidRPr="00FE77AE">
              <w:rPr>
                <w:rStyle w:val="Hipervnculo"/>
              </w:rPr>
              <w:fldChar w:fldCharType="end"/>
            </w:r>
          </w:ins>
        </w:p>
        <w:p w14:paraId="3E5F5BDC" w14:textId="39EB5F58" w:rsidR="002C02AF" w:rsidRDefault="002C02AF">
          <w:pPr>
            <w:pStyle w:val="TDC3"/>
            <w:rPr>
              <w:ins w:id="117" w:author="David Vacas Miguel" w:date="2018-06-26T17:52:00Z"/>
              <w:rFonts w:eastAsiaTheme="minorEastAsia"/>
              <w:i w:val="0"/>
              <w:iCs w:val="0"/>
              <w:sz w:val="22"/>
              <w:szCs w:val="22"/>
              <w:lang w:eastAsia="es-ES"/>
            </w:rPr>
          </w:pPr>
          <w:ins w:id="118" w:author="David Vacas Miguel" w:date="2018-06-26T17:52:00Z">
            <w:r w:rsidRPr="00FE77AE">
              <w:rPr>
                <w:rStyle w:val="Hipervnculo"/>
              </w:rPr>
              <w:fldChar w:fldCharType="begin"/>
            </w:r>
            <w:r w:rsidRPr="00FE77AE">
              <w:rPr>
                <w:rStyle w:val="Hipervnculo"/>
              </w:rPr>
              <w:instrText xml:space="preserve"> </w:instrText>
            </w:r>
            <w:r>
              <w:instrText>HYPERLINK \l "_Toc517798927"</w:instrText>
            </w:r>
            <w:r w:rsidRPr="00FE77AE">
              <w:rPr>
                <w:rStyle w:val="Hipervnculo"/>
              </w:rPr>
              <w:instrText xml:space="preserve"> </w:instrText>
            </w:r>
            <w:r w:rsidRPr="00FE77AE">
              <w:rPr>
                <w:rStyle w:val="Hipervnculo"/>
              </w:rPr>
              <w:fldChar w:fldCharType="separate"/>
            </w:r>
            <w:r w:rsidRPr="00FE77AE">
              <w:rPr>
                <w:rStyle w:val="Hipervnculo"/>
              </w:rPr>
              <w:t>4.3.3. Radio de las ruedas</w:t>
            </w:r>
            <w:r>
              <w:rPr>
                <w:webHidden/>
              </w:rPr>
              <w:tab/>
            </w:r>
            <w:r>
              <w:rPr>
                <w:webHidden/>
              </w:rPr>
              <w:fldChar w:fldCharType="begin"/>
            </w:r>
            <w:r>
              <w:rPr>
                <w:webHidden/>
              </w:rPr>
              <w:instrText xml:space="preserve"> PAGEREF _Toc517798927 \h </w:instrText>
            </w:r>
          </w:ins>
          <w:r>
            <w:rPr>
              <w:webHidden/>
            </w:rPr>
          </w:r>
          <w:r>
            <w:rPr>
              <w:webHidden/>
            </w:rPr>
            <w:fldChar w:fldCharType="separate"/>
          </w:r>
          <w:ins w:id="119" w:author="David Vacas Miguel" w:date="2018-06-26T18:38:00Z">
            <w:r w:rsidR="004E7FEA">
              <w:rPr>
                <w:webHidden/>
              </w:rPr>
              <w:t>38</w:t>
            </w:r>
          </w:ins>
          <w:ins w:id="120" w:author="David Vacas Miguel" w:date="2018-06-26T17:52:00Z">
            <w:r>
              <w:rPr>
                <w:webHidden/>
              </w:rPr>
              <w:fldChar w:fldCharType="end"/>
            </w:r>
            <w:r w:rsidRPr="00FE77AE">
              <w:rPr>
                <w:rStyle w:val="Hipervnculo"/>
              </w:rPr>
              <w:fldChar w:fldCharType="end"/>
            </w:r>
          </w:ins>
        </w:p>
        <w:p w14:paraId="6B53D6CB" w14:textId="6E49F100" w:rsidR="002C02AF" w:rsidRDefault="002C02AF">
          <w:pPr>
            <w:pStyle w:val="TDC3"/>
            <w:rPr>
              <w:ins w:id="121" w:author="David Vacas Miguel" w:date="2018-06-26T17:52:00Z"/>
              <w:rFonts w:eastAsiaTheme="minorEastAsia"/>
              <w:i w:val="0"/>
              <w:iCs w:val="0"/>
              <w:sz w:val="22"/>
              <w:szCs w:val="22"/>
              <w:lang w:eastAsia="es-ES"/>
            </w:rPr>
          </w:pPr>
          <w:ins w:id="122" w:author="David Vacas Miguel" w:date="2018-06-26T17:52:00Z">
            <w:r w:rsidRPr="00FE77AE">
              <w:rPr>
                <w:rStyle w:val="Hipervnculo"/>
              </w:rPr>
              <w:fldChar w:fldCharType="begin"/>
            </w:r>
            <w:r w:rsidRPr="00FE77AE">
              <w:rPr>
                <w:rStyle w:val="Hipervnculo"/>
              </w:rPr>
              <w:instrText xml:space="preserve"> </w:instrText>
            </w:r>
            <w:r>
              <w:instrText>HYPERLINK \l "_Toc517798928"</w:instrText>
            </w:r>
            <w:r w:rsidRPr="00FE77AE">
              <w:rPr>
                <w:rStyle w:val="Hipervnculo"/>
              </w:rPr>
              <w:instrText xml:space="preserve"> </w:instrText>
            </w:r>
            <w:r w:rsidRPr="00FE77AE">
              <w:rPr>
                <w:rStyle w:val="Hipervnculo"/>
              </w:rPr>
              <w:fldChar w:fldCharType="separate"/>
            </w:r>
            <w:r w:rsidRPr="00FE77AE">
              <w:rPr>
                <w:rStyle w:val="Hipervnculo"/>
              </w:rPr>
              <w:t>4.3.4. Separación entre sensores</w:t>
            </w:r>
            <w:r>
              <w:rPr>
                <w:webHidden/>
              </w:rPr>
              <w:tab/>
            </w:r>
            <w:r>
              <w:rPr>
                <w:webHidden/>
              </w:rPr>
              <w:fldChar w:fldCharType="begin"/>
            </w:r>
            <w:r>
              <w:rPr>
                <w:webHidden/>
              </w:rPr>
              <w:instrText xml:space="preserve"> PAGEREF _Toc517798928 \h </w:instrText>
            </w:r>
          </w:ins>
          <w:r>
            <w:rPr>
              <w:webHidden/>
            </w:rPr>
          </w:r>
          <w:r>
            <w:rPr>
              <w:webHidden/>
            </w:rPr>
            <w:fldChar w:fldCharType="separate"/>
          </w:r>
          <w:ins w:id="123" w:author="David Vacas Miguel" w:date="2018-06-26T18:38:00Z">
            <w:r w:rsidR="004E7FEA">
              <w:rPr>
                <w:webHidden/>
              </w:rPr>
              <w:t>39</w:t>
            </w:r>
          </w:ins>
          <w:ins w:id="124" w:author="David Vacas Miguel" w:date="2018-06-26T17:52:00Z">
            <w:r>
              <w:rPr>
                <w:webHidden/>
              </w:rPr>
              <w:fldChar w:fldCharType="end"/>
            </w:r>
            <w:r w:rsidRPr="00FE77AE">
              <w:rPr>
                <w:rStyle w:val="Hipervnculo"/>
              </w:rPr>
              <w:fldChar w:fldCharType="end"/>
            </w:r>
          </w:ins>
        </w:p>
        <w:p w14:paraId="0A641BB7" w14:textId="5AE2B466" w:rsidR="002C02AF" w:rsidRDefault="002C02AF">
          <w:pPr>
            <w:pStyle w:val="TDC3"/>
            <w:rPr>
              <w:ins w:id="125" w:author="David Vacas Miguel" w:date="2018-06-26T17:52:00Z"/>
              <w:rFonts w:eastAsiaTheme="minorEastAsia"/>
              <w:i w:val="0"/>
              <w:iCs w:val="0"/>
              <w:sz w:val="22"/>
              <w:szCs w:val="22"/>
              <w:lang w:eastAsia="es-ES"/>
            </w:rPr>
          </w:pPr>
          <w:ins w:id="126" w:author="David Vacas Miguel" w:date="2018-06-26T17:52:00Z">
            <w:r w:rsidRPr="00FE77AE">
              <w:rPr>
                <w:rStyle w:val="Hipervnculo"/>
              </w:rPr>
              <w:fldChar w:fldCharType="begin"/>
            </w:r>
            <w:r w:rsidRPr="00FE77AE">
              <w:rPr>
                <w:rStyle w:val="Hipervnculo"/>
              </w:rPr>
              <w:instrText xml:space="preserve"> </w:instrText>
            </w:r>
            <w:r>
              <w:instrText>HYPERLINK \l "_Toc517798929"</w:instrText>
            </w:r>
            <w:r w:rsidRPr="00FE77AE">
              <w:rPr>
                <w:rStyle w:val="Hipervnculo"/>
              </w:rPr>
              <w:instrText xml:space="preserve"> </w:instrText>
            </w:r>
            <w:r w:rsidRPr="00FE77AE">
              <w:rPr>
                <w:rStyle w:val="Hipervnculo"/>
              </w:rPr>
              <w:fldChar w:fldCharType="separate"/>
            </w:r>
            <w:r w:rsidRPr="00FE77AE">
              <w:rPr>
                <w:rStyle w:val="Hipervnculo"/>
              </w:rPr>
              <w:t>4.3.5. Separación entre ruedas y sensores</w:t>
            </w:r>
            <w:r>
              <w:rPr>
                <w:webHidden/>
              </w:rPr>
              <w:tab/>
            </w:r>
            <w:r>
              <w:rPr>
                <w:webHidden/>
              </w:rPr>
              <w:fldChar w:fldCharType="begin"/>
            </w:r>
            <w:r>
              <w:rPr>
                <w:webHidden/>
              </w:rPr>
              <w:instrText xml:space="preserve"> PAGEREF _Toc517798929 \h </w:instrText>
            </w:r>
          </w:ins>
          <w:r>
            <w:rPr>
              <w:webHidden/>
            </w:rPr>
          </w:r>
          <w:r>
            <w:rPr>
              <w:webHidden/>
            </w:rPr>
            <w:fldChar w:fldCharType="separate"/>
          </w:r>
          <w:ins w:id="127" w:author="David Vacas Miguel" w:date="2018-06-26T18:38:00Z">
            <w:r w:rsidR="004E7FEA">
              <w:rPr>
                <w:webHidden/>
              </w:rPr>
              <w:t>40</w:t>
            </w:r>
          </w:ins>
          <w:ins w:id="128" w:author="David Vacas Miguel" w:date="2018-06-26T17:52:00Z">
            <w:r>
              <w:rPr>
                <w:webHidden/>
              </w:rPr>
              <w:fldChar w:fldCharType="end"/>
            </w:r>
            <w:r w:rsidRPr="00FE77AE">
              <w:rPr>
                <w:rStyle w:val="Hipervnculo"/>
              </w:rPr>
              <w:fldChar w:fldCharType="end"/>
            </w:r>
          </w:ins>
        </w:p>
        <w:p w14:paraId="3D87F999" w14:textId="28766F71" w:rsidR="002C02AF" w:rsidRDefault="002C02AF">
          <w:pPr>
            <w:pStyle w:val="TDC3"/>
            <w:rPr>
              <w:ins w:id="129" w:author="David Vacas Miguel" w:date="2018-06-26T17:52:00Z"/>
              <w:rFonts w:eastAsiaTheme="minorEastAsia"/>
              <w:i w:val="0"/>
              <w:iCs w:val="0"/>
              <w:sz w:val="22"/>
              <w:szCs w:val="22"/>
              <w:lang w:eastAsia="es-ES"/>
            </w:rPr>
          </w:pPr>
          <w:ins w:id="130" w:author="David Vacas Miguel" w:date="2018-06-26T17:52:00Z">
            <w:r w:rsidRPr="00FE77AE">
              <w:rPr>
                <w:rStyle w:val="Hipervnculo"/>
              </w:rPr>
              <w:fldChar w:fldCharType="begin"/>
            </w:r>
            <w:r w:rsidRPr="00FE77AE">
              <w:rPr>
                <w:rStyle w:val="Hipervnculo"/>
              </w:rPr>
              <w:instrText xml:space="preserve"> </w:instrText>
            </w:r>
            <w:r>
              <w:instrText>HYPERLINK \l "_Toc517798930"</w:instrText>
            </w:r>
            <w:r w:rsidRPr="00FE77AE">
              <w:rPr>
                <w:rStyle w:val="Hipervnculo"/>
              </w:rPr>
              <w:instrText xml:space="preserve"> </w:instrText>
            </w:r>
            <w:r w:rsidRPr="00FE77AE">
              <w:rPr>
                <w:rStyle w:val="Hipervnculo"/>
              </w:rPr>
              <w:fldChar w:fldCharType="separate"/>
            </w:r>
            <w:r w:rsidRPr="00FE77AE">
              <w:rPr>
                <w:rStyle w:val="Hipervnculo"/>
              </w:rPr>
              <w:t>4.3.6. Circuito diferente</w:t>
            </w:r>
            <w:r>
              <w:rPr>
                <w:webHidden/>
              </w:rPr>
              <w:tab/>
            </w:r>
            <w:r>
              <w:rPr>
                <w:webHidden/>
              </w:rPr>
              <w:fldChar w:fldCharType="begin"/>
            </w:r>
            <w:r>
              <w:rPr>
                <w:webHidden/>
              </w:rPr>
              <w:instrText xml:space="preserve"> PAGEREF _Toc517798930 \h </w:instrText>
            </w:r>
          </w:ins>
          <w:r>
            <w:rPr>
              <w:webHidden/>
            </w:rPr>
          </w:r>
          <w:r>
            <w:rPr>
              <w:webHidden/>
            </w:rPr>
            <w:fldChar w:fldCharType="separate"/>
          </w:r>
          <w:ins w:id="131" w:author="David Vacas Miguel" w:date="2018-06-26T18:38:00Z">
            <w:r w:rsidR="004E7FEA">
              <w:rPr>
                <w:webHidden/>
              </w:rPr>
              <w:t>41</w:t>
            </w:r>
          </w:ins>
          <w:ins w:id="132" w:author="David Vacas Miguel" w:date="2018-06-26T17:52:00Z">
            <w:r>
              <w:rPr>
                <w:webHidden/>
              </w:rPr>
              <w:fldChar w:fldCharType="end"/>
            </w:r>
            <w:r w:rsidRPr="00FE77AE">
              <w:rPr>
                <w:rStyle w:val="Hipervnculo"/>
              </w:rPr>
              <w:fldChar w:fldCharType="end"/>
            </w:r>
          </w:ins>
        </w:p>
        <w:p w14:paraId="247F2C50" w14:textId="6584384D" w:rsidR="002C02AF" w:rsidRDefault="002C02AF">
          <w:pPr>
            <w:pStyle w:val="TDC1"/>
            <w:tabs>
              <w:tab w:val="right" w:leader="dot" w:pos="9060"/>
            </w:tabs>
            <w:rPr>
              <w:ins w:id="133" w:author="David Vacas Miguel" w:date="2018-06-26T17:52:00Z"/>
              <w:rFonts w:asciiTheme="minorHAnsi" w:eastAsiaTheme="minorEastAsia" w:hAnsiTheme="minorHAnsi"/>
              <w:b w:val="0"/>
              <w:bCs w:val="0"/>
              <w:caps w:val="0"/>
              <w:noProof/>
              <w:sz w:val="22"/>
              <w:szCs w:val="22"/>
              <w:lang w:eastAsia="es-ES"/>
            </w:rPr>
          </w:pPr>
          <w:ins w:id="134"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"_Toc517798931"</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Conclusiones</w:t>
            </w:r>
            <w:r>
              <w:rPr>
                <w:noProof/>
                <w:webHidden/>
              </w:rPr>
              <w:tab/>
            </w:r>
            <w:r>
              <w:rPr>
                <w:noProof/>
                <w:webHidden/>
              </w:rPr>
              <w:fldChar w:fldCharType="begin"/>
            </w:r>
            <w:r>
              <w:rPr>
                <w:noProof/>
                <w:webHidden/>
              </w:rPr>
              <w:instrText xml:space="preserve"> PAGEREF _Toc517798931 \h </w:instrText>
            </w:r>
          </w:ins>
          <w:r>
            <w:rPr>
              <w:noProof/>
              <w:webHidden/>
            </w:rPr>
          </w:r>
          <w:r>
            <w:rPr>
              <w:noProof/>
              <w:webHidden/>
            </w:rPr>
            <w:fldChar w:fldCharType="separate"/>
          </w:r>
          <w:ins w:id="135" w:author="David Vacas Miguel" w:date="2018-06-26T18:38:00Z">
            <w:r w:rsidR="004E7FEA">
              <w:rPr>
                <w:noProof/>
                <w:webHidden/>
              </w:rPr>
              <w:t>42</w:t>
            </w:r>
          </w:ins>
          <w:ins w:id="136" w:author="David Vacas Miguel" w:date="2018-06-26T17:52:00Z">
            <w:r>
              <w:rPr>
                <w:noProof/>
                <w:webHidden/>
              </w:rPr>
              <w:fldChar w:fldCharType="end"/>
            </w:r>
            <w:r w:rsidRPr="00FE77AE">
              <w:rPr>
                <w:rStyle w:val="Hipervnculo"/>
                <w:noProof/>
              </w:rPr>
              <w:fldChar w:fldCharType="end"/>
            </w:r>
          </w:ins>
        </w:p>
        <w:p w14:paraId="3DD3C8B6" w14:textId="2F76E2FB" w:rsidR="002C02AF" w:rsidRDefault="002C02AF">
          <w:pPr>
            <w:pStyle w:val="TDC1"/>
            <w:tabs>
              <w:tab w:val="right" w:leader="dot" w:pos="9060"/>
            </w:tabs>
            <w:rPr>
              <w:ins w:id="137" w:author="David Vacas Miguel" w:date="2018-06-26T17:52:00Z"/>
              <w:rFonts w:asciiTheme="minorHAnsi" w:eastAsiaTheme="minorEastAsia" w:hAnsiTheme="minorHAnsi"/>
              <w:b w:val="0"/>
              <w:bCs w:val="0"/>
              <w:caps w:val="0"/>
              <w:noProof/>
              <w:sz w:val="22"/>
              <w:szCs w:val="22"/>
              <w:lang w:eastAsia="es-ES"/>
            </w:rPr>
          </w:pPr>
          <w:ins w:id="138" w:author="David Vacas Miguel" w:date="2018-06-26T17:52:00Z">
            <w:r w:rsidRPr="00FE77AE">
              <w:rPr>
                <w:rStyle w:val="Hipervnculo"/>
                <w:noProof/>
              </w:rPr>
              <w:fldChar w:fldCharType="begin"/>
            </w:r>
            <w:r w:rsidRPr="00FE77AE">
              <w:rPr>
                <w:rStyle w:val="Hipervnculo"/>
                <w:noProof/>
              </w:rPr>
              <w:instrText xml:space="preserve"> </w:instrText>
            </w:r>
            <w:r>
              <w:rPr>
                <w:noProof/>
              </w:rPr>
              <w:instrText>HYPERLINK \l "_Toc517798932"</w:instrText>
            </w:r>
            <w:r w:rsidRPr="00FE77AE">
              <w:rPr>
                <w:rStyle w:val="Hipervnculo"/>
                <w:noProof/>
              </w:rPr>
              <w:instrText xml:space="preserve"> </w:instrText>
            </w:r>
            <w:r w:rsidRPr="00FE77AE">
              <w:rPr>
                <w:rStyle w:val="Hipervnculo"/>
                <w:noProof/>
              </w:rPr>
              <w:fldChar w:fldCharType="separate"/>
            </w:r>
            <w:r w:rsidRPr="00FE77AE">
              <w:rPr>
                <w:rStyle w:val="Hipervnculo"/>
                <w:noProof/>
              </w:rPr>
              <w:t>Bibliografía</w:t>
            </w:r>
            <w:r>
              <w:rPr>
                <w:noProof/>
                <w:webHidden/>
              </w:rPr>
              <w:tab/>
            </w:r>
            <w:r>
              <w:rPr>
                <w:noProof/>
                <w:webHidden/>
              </w:rPr>
              <w:fldChar w:fldCharType="begin"/>
            </w:r>
            <w:r>
              <w:rPr>
                <w:noProof/>
                <w:webHidden/>
              </w:rPr>
              <w:instrText xml:space="preserve"> PAGEREF _Toc517798932 \h </w:instrText>
            </w:r>
          </w:ins>
          <w:r>
            <w:rPr>
              <w:noProof/>
              <w:webHidden/>
            </w:rPr>
          </w:r>
          <w:r>
            <w:rPr>
              <w:noProof/>
              <w:webHidden/>
            </w:rPr>
            <w:fldChar w:fldCharType="separate"/>
          </w:r>
          <w:ins w:id="139" w:author="David Vacas Miguel" w:date="2018-06-26T18:38:00Z">
            <w:r w:rsidR="004E7FEA">
              <w:rPr>
                <w:noProof/>
                <w:webHidden/>
              </w:rPr>
              <w:t>43</w:t>
            </w:r>
          </w:ins>
          <w:ins w:id="140" w:author="David Vacas Miguel" w:date="2018-06-26T17:52:00Z">
            <w:r>
              <w:rPr>
                <w:noProof/>
                <w:webHidden/>
              </w:rPr>
              <w:fldChar w:fldCharType="end"/>
            </w:r>
            <w:r w:rsidRPr="00FE77AE">
              <w:rPr>
                <w:rStyle w:val="Hipervnculo"/>
                <w:noProof/>
              </w:rPr>
              <w:fldChar w:fldCharType="end"/>
            </w:r>
          </w:ins>
        </w:p>
        <w:p w14:paraId="4882A68C" w14:textId="22BB40AB" w:rsidR="008C5C28" w:rsidRDefault="009336A1">
          <w:pPr>
            <w:rPr>
              <w:ins w:id="141" w:author="David Vacas Miguel" w:date="2018-06-26T17:09:00Z"/>
            </w:rPr>
          </w:pPr>
          <w:ins w:id="142" w:author="David Vacas Miguel" w:date="2018-06-26T17:13:00Z">
            <w:r>
              <w:rPr>
                <w:rFonts w:ascii="Arial" w:hAnsi="Arial"/>
                <w:caps/>
                <w:smallCaps/>
                <w:sz w:val="20"/>
                <w:szCs w:val="20"/>
              </w:rPr>
              <w:fldChar w:fldCharType="end"/>
            </w:r>
          </w:ins>
        </w:p>
        <w:customXmlInsRangeStart w:id="143" w:author="David Vacas Miguel" w:date="2018-06-26T17:09:00Z"/>
      </w:sdtContent>
    </w:sdt>
    <w:customXmlInsRangeEnd w:id="143"/>
    <w:p w14:paraId="71B443DD" w14:textId="3EC82FD2" w:rsidR="0069117E" w:rsidRDefault="0069117E" w:rsidP="002D2995">
      <w:pPr>
        <w:rPr>
          <w:ins w:id="144" w:author="David Vacas Miguel" w:date="2018-06-21T17:49:00Z"/>
          <w:rFonts w:ascii="Times New Roman" w:hAnsi="Times New Roman" w:cs="Times New Roman"/>
          <w:sz w:val="24"/>
        </w:rPr>
        <w:sectPr w:rsidR="0069117E" w:rsidSect="00460C31">
          <w:headerReference w:type="default" r:id="rId9"/>
          <w:footerReference w:type="default" r:id="rId10"/>
          <w:type w:val="continuous"/>
          <w:pgSz w:w="11906" w:h="16838"/>
          <w:pgMar w:top="1418" w:right="1418" w:bottom="1418" w:left="1418" w:header="709" w:footer="709" w:gutter="0"/>
          <w:cols w:space="708"/>
          <w:titlePg/>
          <w:docGrid w:linePitch="360"/>
        </w:sectPr>
      </w:pPr>
    </w:p>
    <w:p w14:paraId="03A474C6" w14:textId="7512D833" w:rsidR="003E7F06" w:rsidRPr="00BC39FA" w:rsidDel="002D2995" w:rsidRDefault="003A3898">
      <w:pPr>
        <w:pStyle w:val="TituloTFG"/>
        <w:rPr>
          <w:del w:id="147" w:author="David Vacas Miguel" w:date="2018-06-21T17:49:00Z"/>
          <w:rPrChange w:id="148" w:author="David Vacas Miguel" w:date="2018-06-21T17:49:00Z">
            <w:rPr>
              <w:del w:id="149" w:author="David Vacas Miguel" w:date="2018-06-21T17:49:00Z"/>
              <w:rFonts w:ascii="Times New Roman" w:hAnsi="Times New Roman" w:cs="Times New Roman"/>
              <w:sz w:val="24"/>
            </w:rPr>
          </w:rPrChange>
        </w:rPr>
        <w:pPrChange w:id="150" w:author="David Vacas Miguel" w:date="2018-06-21T17:49:00Z">
          <w:pPr>
            <w:ind w:left="1416" w:hanging="1416"/>
          </w:pPr>
        </w:pPrChange>
      </w:pPr>
      <w:del w:id="151" w:author="David Vacas Miguel" w:date="2018-06-21T17:49:00Z">
        <w:r w:rsidRPr="00BC39FA" w:rsidDel="002D2995">
          <w:rPr>
            <w:rPrChange w:id="152" w:author="David Vacas Miguel" w:date="2018-06-21T17:49:00Z">
              <w:rPr>
                <w:rFonts w:ascii="Times New Roman" w:hAnsi="Times New Roman" w:cs="Times New Roman"/>
                <w:sz w:val="24"/>
              </w:rPr>
            </w:rPrChange>
          </w:rPr>
          <w:lastRenderedPageBreak/>
          <w:br w:type="page"/>
        </w:r>
      </w:del>
    </w:p>
    <w:p w14:paraId="57207372" w14:textId="1046D41F" w:rsidR="00BC3217" w:rsidRDefault="00BC3217">
      <w:pPr>
        <w:pStyle w:val="TituloTFG"/>
      </w:pPr>
      <w:bookmarkStart w:id="153" w:name="_Toc517795794"/>
      <w:bookmarkStart w:id="154" w:name="_Toc517798901"/>
      <w:r>
        <w:t>Agradecimientos</w:t>
      </w:r>
      <w:bookmarkEnd w:id="153"/>
      <w:bookmarkEnd w:id="154"/>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404C5B98" w14:textId="77777777" w:rsidR="00BC39FA" w:rsidRDefault="00BC39FA">
      <w:pPr>
        <w:rPr>
          <w:ins w:id="155" w:author="David Vacas Miguel" w:date="2018-06-21T17:49:00Z"/>
        </w:rPr>
        <w:sectPr w:rsidR="00BC39FA" w:rsidSect="002D2995">
          <w:headerReference w:type="first" r:id="rId11"/>
          <w:footerReference w:type="first" r:id="rId12"/>
          <w:pgSz w:w="11906" w:h="16838"/>
          <w:pgMar w:top="1418" w:right="1418" w:bottom="1418" w:left="1418" w:header="709" w:footer="709" w:gutter="0"/>
          <w:cols w:space="708"/>
          <w:titlePg/>
          <w:docGrid w:linePitch="360"/>
        </w:sectPr>
      </w:pPr>
    </w:p>
    <w:p w14:paraId="60B25171" w14:textId="4C62BC58" w:rsidR="00BC3217" w:rsidRPr="00BC39FA" w:rsidDel="00BC39FA" w:rsidRDefault="00BC3217">
      <w:pPr>
        <w:pStyle w:val="TituloTFG"/>
        <w:rPr>
          <w:del w:id="160" w:author="David Vacas Miguel" w:date="2018-06-21T17:49:00Z"/>
          <w:b w:val="0"/>
          <w:rPrChange w:id="161" w:author="David Vacas Miguel" w:date="2018-06-21T17:49:00Z">
            <w:rPr>
              <w:del w:id="162" w:author="David Vacas Miguel" w:date="2018-06-21T17:49:00Z"/>
              <w:rFonts w:ascii="Arial" w:eastAsiaTheme="majorEastAsia" w:hAnsi="Arial" w:cstheme="majorBidi"/>
              <w:b/>
              <w:sz w:val="40"/>
              <w:szCs w:val="32"/>
            </w:rPr>
          </w:rPrChange>
        </w:rPr>
        <w:pPrChange w:id="163" w:author="David Vacas Miguel" w:date="2018-06-21T17:49:00Z">
          <w:pPr/>
        </w:pPrChange>
      </w:pPr>
      <w:del w:id="164" w:author="David Vacas Miguel" w:date="2018-06-21T17:49:00Z">
        <w:r w:rsidDel="00BC39FA">
          <w:lastRenderedPageBreak/>
          <w:br w:type="page"/>
        </w:r>
      </w:del>
    </w:p>
    <w:p w14:paraId="33EB3D02" w14:textId="4CDADAE8" w:rsidR="00BC3217" w:rsidRDefault="00BC3217">
      <w:pPr>
        <w:pStyle w:val="TituloTFG"/>
      </w:pPr>
      <w:bookmarkStart w:id="165" w:name="_Toc517795795"/>
      <w:bookmarkStart w:id="166" w:name="_Toc517798902"/>
      <w:r>
        <w:t>Resumen</w:t>
      </w:r>
      <w:bookmarkEnd w:id="165"/>
      <w:bookmarkEnd w:id="166"/>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3C3621EB"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67" w:author="David Vacas Miguel" w:date="2018-06-25T11:25:00Z">
        <w:r w:rsidR="00B33DAB">
          <w:t xml:space="preserve">. </w:t>
        </w:r>
      </w:ins>
      <w:ins w:id="168" w:author="David Vacas Miguel" w:date="2018-06-25T11:26:00Z">
        <w:r w:rsidR="00B33DAB">
          <w:t>Además</w:t>
        </w:r>
      </w:ins>
      <w:ins w:id="169" w:author="David Vacas Miguel" w:date="2018-06-25T11:25:00Z">
        <w:r w:rsidR="00B33DAB">
          <w:t xml:space="preserve">, el usuario puede interaccionar con la misma, no solo introduciendo los </w:t>
        </w:r>
      </w:ins>
      <w:ins w:id="170" w:author="David Vacas Miguel" w:date="2018-06-25T11:26:00Z">
        <w:r w:rsidR="00B33DAB">
          <w:t>parámetros</w:t>
        </w:r>
      </w:ins>
      <w:ins w:id="171" w:author="David Vacas Miguel" w:date="2018-06-25T11:25:00Z">
        <w:r w:rsidR="00B33DAB">
          <w:t xml:space="preserve"> del esce</w:t>
        </w:r>
      </w:ins>
      <w:ins w:id="172" w:author="David Vacas Miguel" w:date="2018-06-25T11:26:00Z">
        <w:r w:rsidR="00B33DAB">
          <w:t>nario</w:t>
        </w:r>
      </w:ins>
      <w:ins w:id="173" w:author="David Vacas Miguel" w:date="2018-06-25T11:27:00Z">
        <w:r w:rsidR="00B33DAB">
          <w:t xml:space="preserve"> </w:t>
        </w:r>
      </w:ins>
      <w:ins w:id="174" w:author="David Vacas Miguel" w:date="2018-06-25T11:26:00Z">
        <w:r w:rsidR="00B33DAB">
          <w:t>a simular</w:t>
        </w:r>
      </w:ins>
      <w:ins w:id="175" w:author="David Vacas Miguel" w:date="2018-06-25T11:28:00Z">
        <w:r w:rsidR="00B33DAB">
          <w:t xml:space="preserve"> y cambiando de perspectiva,</w:t>
        </w:r>
      </w:ins>
      <w:ins w:id="176" w:author="David Vacas Miguel" w:date="2018-06-25T11:26:00Z">
        <w:r w:rsidR="00B33DAB">
          <w:t xml:space="preserve"> sino también en tiempo de ejecución mediante la realización de zoom mediante el ratón.</w:t>
        </w:r>
      </w:ins>
      <w:del w:id="177" w:author="David Vacas Miguel" w:date="2018-05-30T11:22:00Z">
        <w:r w:rsidR="00C500F8" w:rsidDel="007600E2">
          <w:delText>.</w:delText>
        </w:r>
      </w:del>
      <w:del w:id="178" w:author="David Vacas Miguel" w:date="2018-06-25T11:25:00Z">
        <w:r w:rsidR="00C500F8" w:rsidDel="00B33DAB">
          <w:delText xml:space="preserve"> </w:delText>
        </w:r>
      </w:del>
      <w:del w:id="179" w:author="David Vacas Miguel" w:date="2018-05-30T11:22:00Z">
        <w:r w:rsidR="00C500F8" w:rsidDel="007600E2">
          <w:delText>A</w:delText>
        </w:r>
      </w:del>
      <w:del w:id="180" w:author="David Vacas Miguel" w:date="2018-06-25T11:25:00Z">
        <w:r w:rsidR="00781F2D" w:rsidDel="00B33DAB">
          <w:delText>demás de</w:delText>
        </w:r>
        <w:r w:rsidDel="00B33DAB">
          <w:delText xml:space="preserve"> la interacción con el usuario final</w:delText>
        </w:r>
        <w:r w:rsidR="00781F2D" w:rsidDel="00B33DAB">
          <w:delText xml:space="preserve"> mediante inputs en la aplicación</w:delText>
        </w:r>
        <w:r w:rsidDel="00B33DAB">
          <w:delText xml:space="preserve">. Finalmente, se han </w:delText>
        </w:r>
        <w:r w:rsidR="00C500F8" w:rsidDel="00B33DAB">
          <w:delText>impl</w:delText>
        </w:r>
      </w:del>
      <w:del w:id="181" w:author="David Vacas Miguel" w:date="2018-05-30T11:23:00Z">
        <w:r w:rsidR="00C500F8" w:rsidDel="007600E2">
          <w:delText>antado</w:delText>
        </w:r>
      </w:del>
      <w:del w:id="182" w:author="David Vacas Miguel" w:date="2018-06-25T11:25:00Z">
        <w:r w:rsidR="00C500F8" w:rsidDel="00B33DAB">
          <w:delText xml:space="preserve"> </w:delText>
        </w:r>
        <w:r w:rsidDel="00B33DAB">
          <w:delText>opciones</w:delText>
        </w:r>
        <w:r w:rsidR="00781F2D" w:rsidDel="00B33DAB">
          <w:delText xml:space="preserve"> adicionales</w:delText>
        </w:r>
        <w:r w:rsidDel="00B33DAB">
          <w:delText xml:space="preserve"> para la mejora </w:delText>
        </w:r>
        <w:r w:rsidR="00781F2D" w:rsidDel="00B33DAB">
          <w:delText>de la experiencia del usuario</w:delText>
        </w:r>
        <w:r w:rsidR="00BF10EA" w:rsidDel="00B33DAB">
          <w:delText xml:space="preserve"> y de la aplicación</w:delText>
        </w:r>
      </w:del>
      <w:del w:id="183" w:author="David Vacas Miguel" w:date="2018-06-01T02:56:00Z">
        <w:r w:rsidDel="006D25AA">
          <w:delText>.</w:delText>
        </w:r>
      </w:del>
    </w:p>
    <w:p w14:paraId="6F8AF379" w14:textId="77777777" w:rsidR="002D2995" w:rsidRDefault="002D2995">
      <w:pPr>
        <w:rPr>
          <w:ins w:id="184" w:author="David Vacas Miguel" w:date="2018-06-21T17:47:00Z"/>
        </w:rPr>
        <w:sectPr w:rsidR="002D2995" w:rsidSect="002D2995">
          <w:headerReference w:type="first" r:id="rId13"/>
          <w:footerReference w:type="first" r:id="rId14"/>
          <w:pgSz w:w="11906" w:h="16838"/>
          <w:pgMar w:top="1418" w:right="1418" w:bottom="1418" w:left="1418" w:header="709" w:footer="709" w:gutter="0"/>
          <w:cols w:space="708"/>
          <w:titlePg/>
          <w:docGrid w:linePitch="360"/>
        </w:sectPr>
      </w:pPr>
    </w:p>
    <w:p w14:paraId="2A39F5E5" w14:textId="40AB638A" w:rsidR="00BC3217" w:rsidRPr="002D2995" w:rsidDel="002D2995" w:rsidRDefault="00BC3217">
      <w:pPr>
        <w:pStyle w:val="TituloTFG"/>
        <w:rPr>
          <w:del w:id="190" w:author="David Vacas Miguel" w:date="2018-06-21T17:47:00Z"/>
          <w:b w:val="0"/>
          <w:rPrChange w:id="191" w:author="David Vacas Miguel" w:date="2018-06-21T17:48:00Z">
            <w:rPr>
              <w:del w:id="192" w:author="David Vacas Miguel" w:date="2018-06-21T17:47:00Z"/>
              <w:rFonts w:ascii="Arial" w:eastAsiaTheme="majorEastAsia" w:hAnsi="Arial" w:cstheme="majorBidi"/>
              <w:b/>
              <w:sz w:val="40"/>
              <w:szCs w:val="32"/>
            </w:rPr>
          </w:rPrChange>
        </w:rPr>
        <w:pPrChange w:id="193" w:author="David Vacas Miguel" w:date="2018-06-21T17:48:00Z">
          <w:pPr/>
        </w:pPrChange>
      </w:pPr>
      <w:del w:id="194" w:author="David Vacas Miguel" w:date="2018-06-21T17:47:00Z">
        <w:r w:rsidDel="002D2995">
          <w:lastRenderedPageBreak/>
          <w:br w:type="page"/>
        </w:r>
      </w:del>
    </w:p>
    <w:p w14:paraId="0C9B1D59" w14:textId="6A7EFCEE" w:rsidR="00BC3217" w:rsidRDefault="00BC3217">
      <w:pPr>
        <w:pStyle w:val="TituloTFG"/>
      </w:pPr>
      <w:bookmarkStart w:id="195" w:name="_Toc517795796"/>
      <w:bookmarkStart w:id="196" w:name="_Toc517798903"/>
      <w:r>
        <w:t>Capítulo 1 Introducción</w:t>
      </w:r>
      <w:bookmarkEnd w:id="195"/>
      <w:bookmarkEnd w:id="196"/>
    </w:p>
    <w:p w14:paraId="35C199ED" w14:textId="0CCA0800" w:rsidR="00BC3217" w:rsidRDefault="00D27C27">
      <w:pPr>
        <w:pStyle w:val="TFGtitulo2"/>
        <w:pPrChange w:id="197" w:author="David Vacas Miguel" w:date="2018-06-15T16:37:00Z">
          <w:pPr>
            <w:pStyle w:val="TFGtitulo2"/>
            <w:numPr>
              <w:numId w:val="12"/>
            </w:numPr>
            <w:ind w:left="426" w:hanging="426"/>
          </w:pPr>
        </w:pPrChange>
      </w:pPr>
      <w:bookmarkStart w:id="198" w:name="_Toc517795797"/>
      <w:bookmarkStart w:id="199" w:name="_Toc517798904"/>
      <w:ins w:id="200" w:author="David Vacas Miguel" w:date="2018-06-26T17:26:00Z">
        <w:r>
          <w:t>1.</w:t>
        </w:r>
      </w:ins>
      <w:ins w:id="201" w:author="David Vacas Miguel" w:date="2018-06-15T16:37:00Z">
        <w:r w:rsidR="009D710D">
          <w:t xml:space="preserve">1. </w:t>
        </w:r>
      </w:ins>
      <w:r w:rsidR="00BC3217">
        <w:t>Motivación</w:t>
      </w:r>
      <w:bookmarkEnd w:id="198"/>
      <w:bookmarkEnd w:id="199"/>
    </w:p>
    <w:p w14:paraId="73C5F003" w14:textId="7B46EFC4" w:rsidR="00932531" w:rsidRDefault="00932531" w:rsidP="00932531">
      <w:pPr>
        <w:pStyle w:val="LetranormalTFG"/>
      </w:pPr>
      <w:r>
        <w:t xml:space="preserve">Este trabajo nace motivado por un intento de mejorar una de las herramientas </w:t>
      </w:r>
      <w:r w:rsidR="006425E3">
        <w:t xml:space="preserve">que se utilizaban </w:t>
      </w:r>
      <w:r>
        <w:t>en la</w:t>
      </w:r>
      <w:ins w:id="202" w:author="David Vacas Miguel" w:date="2018-06-25T11:29:00Z">
        <w:r w:rsidR="00B33DAB">
          <w:t xml:space="preserve"> </w:t>
        </w:r>
      </w:ins>
      <w:del w:id="203" w:author="David Vacas Miguel" w:date="2018-06-25T11:28:00Z">
        <w:r w:rsidDel="00B33DAB">
          <w:delText xml:space="preserve"> </w:delText>
        </w:r>
        <w:r w:rsidR="006425E3" w:rsidDel="00B33DAB">
          <w:delText xml:space="preserve">antigua </w:delText>
        </w:r>
      </w:del>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0F86EC8E" w:rsidR="00932531" w:rsidRDefault="00932531" w:rsidP="00932531">
      <w:pPr>
        <w:pStyle w:val="LetranormalTFG"/>
      </w:pPr>
      <w:r>
        <w:t>En esta asignatura los alumnos</w:t>
      </w:r>
      <w:del w:id="204" w:author="David Vacas Miguel" w:date="2018-06-25T11:29:00Z">
        <w:r w:rsidDel="00B33DAB">
          <w:delText>, en grupos,</w:delText>
        </w:r>
      </w:del>
      <w:r>
        <w:t xml:space="preserve">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ecorrer</w:t>
      </w:r>
      <w:ins w:id="205" w:author="David Vacas Miguel" w:date="2018-06-25T11:30:00Z">
        <w:r w:rsidR="00BD6C0A">
          <w:t xml:space="preserve"> </w:t>
        </w:r>
      </w:ins>
      <w:del w:id="206" w:author="David Vacas Miguel" w:date="2018-06-25T11:29:00Z">
        <w:r w:rsidR="00501D56" w:rsidDel="00B33DAB">
          <w:delText xml:space="preserve"> </w:delText>
        </w:r>
        <w:r w:rsidR="002C4E52" w:rsidDel="00B33DAB">
          <w:delText>e</w:delText>
        </w:r>
      </w:del>
      <w:ins w:id="207" w:author="David Vacas Miguel" w:date="2018-06-25T11:29:00Z">
        <w:r w:rsidR="00B33DAB">
          <w:t>un</w:t>
        </w:r>
      </w:ins>
      <w:del w:id="208" w:author="David Vacas Miguel" w:date="2018-06-25T11:30:00Z">
        <w:r w:rsidR="002C4E52" w:rsidDel="00BD6C0A">
          <w:delText>l</w:delText>
        </w:r>
      </w:del>
      <w:r w:rsidR="002C4E52">
        <w:t xml:space="preserve"> circuito</w:t>
      </w:r>
      <w:ins w:id="209" w:author="David Vacas Miguel" w:date="2018-06-25T11:29:00Z">
        <w:r w:rsidR="00B33DAB">
          <w:t xml:space="preserve"> marcado por una línea negra sobre un fondo blanco</w:t>
        </w:r>
      </w:ins>
      <w:r w:rsidR="00501D56">
        <w:t>.</w:t>
      </w:r>
      <w:r w:rsidR="002C4E52">
        <w:t xml:space="preserve"> </w:t>
      </w:r>
      <w:r w:rsidR="00501D56">
        <w:t>E</w:t>
      </w:r>
      <w:r w:rsidR="002C4E52">
        <w:t>ste tiempo depend</w:t>
      </w:r>
      <w:r w:rsidR="00501D56">
        <w:t>e</w:t>
      </w:r>
      <w:r w:rsidR="002C4E52">
        <w:t xml:space="preserve"> de ciertos parámetros </w:t>
      </w:r>
      <w:ins w:id="210" w:author="David Vacas Miguel" w:date="2018-06-25T11:29:00Z">
        <w:r w:rsidR="00B33DAB">
          <w:t xml:space="preserve">geométricos </w:t>
        </w:r>
      </w:ins>
      <w:r w:rsidR="002C4E52">
        <w:t>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211" w:author="David Vacas Miguel" w:date="2018-05-27T13:29:00Z">
        <w:r w:rsidR="00501D56" w:rsidDel="00447A67">
          <w:delText>configuraciones(</w:delText>
        </w:r>
      </w:del>
      <w:ins w:id="212"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6AFD13A9"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w:t>
      </w:r>
      <w:ins w:id="213" w:author="David Vacas Miguel" w:date="2018-06-25T11:30:00Z">
        <w:r w:rsidR="00BD6C0A">
          <w:t>n</w:t>
        </w:r>
      </w:ins>
      <w:r w:rsidR="005513D3">
        <w:t xml:space="preserv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w:t>
      </w:r>
      <w:ins w:id="214" w:author="David Vacas Miguel" w:date="2018-06-25T11:30:00Z">
        <w:r w:rsidR="00BD6C0A">
          <w:t>,</w:t>
        </w:r>
      </w:ins>
      <w:del w:id="215" w:author="David Vacas Miguel" w:date="2018-06-25T11:31:00Z">
        <w:r w:rsidR="004C0A22" w:rsidDel="00BD6C0A">
          <w:delText xml:space="preserve"> y</w:delText>
        </w:r>
      </w:del>
      <w:r w:rsidR="004C0A22">
        <w:t xml:space="preserve"> el responsable de los cálculos de la posición</w:t>
      </w:r>
      <w:ins w:id="216" w:author="David Vacas Miguel" w:date="2018-06-25T11:31:00Z">
        <w:r w:rsidR="00BD6C0A">
          <w:t xml:space="preserve"> y</w:t>
        </w:r>
      </w:ins>
      <w:del w:id="217" w:author="David Vacas Miguel" w:date="2018-06-25T11:31:00Z">
        <w:r w:rsidR="004C0A22" w:rsidDel="00BD6C0A">
          <w:delText>,</w:delText>
        </w:r>
      </w:del>
      <w:r w:rsidR="004C0A22">
        <w:t xml:space="preserve"> orientación </w:t>
      </w:r>
      <w:del w:id="218" w:author="David Vacas Miguel" w:date="2018-06-25T11:31:00Z">
        <w:r w:rsidR="004C0A22" w:rsidDel="00BD6C0A">
          <w:delText>y pintado del robot</w:delText>
        </w:r>
      </w:del>
      <w:ins w:id="219" w:author="David Vacas Miguel" w:date="2018-06-25T11:31:00Z">
        <w:r w:rsidR="00BD6C0A">
          <w:t>del robot, y el cargado de dibujar el estado del robot en la ventana correspondiente, tal y como se muestra en la figura 2</w:t>
        </w:r>
      </w:ins>
      <w:del w:id="220" w:author="David Vacas Miguel" w:date="2018-06-25T11:33:00Z">
        <w:r w:rsidR="00932531" w:rsidDel="00BD6C0A">
          <w:delText>.</w:delText>
        </w:r>
        <w:r w:rsidR="005513D3" w:rsidDel="00BD6C0A">
          <w:delText xml:space="preserve"> La figura 2 muestra el programa en ejecución.</w:delText>
        </w:r>
      </w:del>
      <w:ins w:id="221" w:author="David Vacas Miguel" w:date="2018-06-25T11:33:00Z">
        <w:r w:rsidR="00BD6C0A">
          <w:t>.</w:t>
        </w:r>
      </w:ins>
    </w:p>
    <w:p w14:paraId="07874707" w14:textId="77777777" w:rsidR="00932531" w:rsidRDefault="00932531" w:rsidP="00F21B89">
      <w:pPr>
        <w:pStyle w:val="LetranormalTFG"/>
        <w:spacing w:before="100" w:beforeAutospacing="1" w:after="120"/>
        <w:jc w:val="center"/>
      </w:pPr>
      <w:r>
        <w:rPr>
          <w:noProof/>
          <w:lang w:eastAsia="es-ES"/>
        </w:rPr>
        <w:lastRenderedPageBreak/>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9388" cy="1930264"/>
                    </a:xfrm>
                    <a:prstGeom prst="rect">
                      <a:avLst/>
                    </a:prstGeom>
                  </pic:spPr>
                </pic:pic>
              </a:graphicData>
            </a:graphic>
          </wp:inline>
        </w:drawing>
      </w:r>
    </w:p>
    <w:p w14:paraId="6BBC955B" w14:textId="37551DA6" w:rsidR="00932531" w:rsidRPr="00095EB3" w:rsidRDefault="00932531">
      <w:pPr>
        <w:pStyle w:val="LetranormalTFG"/>
        <w:jc w:val="center"/>
        <w:rPr>
          <w:rPrChange w:id="222" w:author="David Vacas Miguel" w:date="2018-06-01T03:14:00Z">
            <w:rPr>
              <w:sz w:val="20"/>
              <w:szCs w:val="20"/>
            </w:rPr>
          </w:rPrChange>
        </w:rPr>
        <w:pPrChange w:id="223" w:author="David Vacas Miguel" w:date="2018-06-01T03:14:00Z">
          <w:pPr>
            <w:pStyle w:val="LetranormalTFG"/>
            <w:spacing w:after="120"/>
            <w:ind w:left="709" w:hanging="709"/>
            <w:jc w:val="center"/>
          </w:pPr>
        </w:pPrChange>
      </w:pPr>
      <w:r w:rsidRPr="00095EB3">
        <w:rPr>
          <w:b/>
          <w:rPrChange w:id="224" w:author="David Vacas Miguel" w:date="2018-06-01T03:14:00Z">
            <w:rPr>
              <w:b/>
              <w:sz w:val="20"/>
              <w:szCs w:val="20"/>
            </w:rPr>
          </w:rPrChange>
        </w:rPr>
        <w:t>Figura 1.</w:t>
      </w:r>
      <w:r w:rsidRPr="00095EB3">
        <w:rPr>
          <w:rPrChange w:id="225" w:author="David Vacas Miguel" w:date="2018-06-01T03:14:00Z">
            <w:rPr>
              <w:sz w:val="20"/>
              <w:szCs w:val="20"/>
            </w:rPr>
          </w:rPrChange>
        </w:rPr>
        <w:t xml:space="preserve"> Modelo del </w:t>
      </w:r>
      <w:del w:id="226" w:author="David Vacas Miguel" w:date="2018-06-25T11:31:00Z">
        <w:r w:rsidRPr="00095EB3" w:rsidDel="00BD6C0A">
          <w:rPr>
            <w:rPrChange w:id="227" w:author="David Vacas Miguel" w:date="2018-06-01T03:14:00Z">
              <w:rPr>
                <w:sz w:val="20"/>
                <w:szCs w:val="20"/>
              </w:rPr>
            </w:rPrChange>
          </w:rPr>
          <w:delText xml:space="preserve">desarrollo </w:delText>
        </w:r>
      </w:del>
      <w:ins w:id="228" w:author="David Vacas Miguel" w:date="2018-06-25T11:31:00Z">
        <w:r w:rsidR="00BD6C0A">
          <w:t>simulador</w:t>
        </w:r>
        <w:r w:rsidR="00BD6C0A" w:rsidRPr="00095EB3">
          <w:rPr>
            <w:rPrChange w:id="229" w:author="David Vacas Miguel" w:date="2018-06-01T03:14:00Z">
              <w:rPr>
                <w:sz w:val="20"/>
                <w:szCs w:val="20"/>
              </w:rPr>
            </w:rPrChange>
          </w:rPr>
          <w:t xml:space="preserve"> </w:t>
        </w:r>
      </w:ins>
      <w:r w:rsidRPr="00095EB3">
        <w:rPr>
          <w:rPrChange w:id="230" w:author="David Vacas Miguel" w:date="2018-06-01T03:14:00Z">
            <w:rPr>
              <w:sz w:val="20"/>
              <w:szCs w:val="20"/>
            </w:rPr>
          </w:rPrChange>
        </w:rPr>
        <w:t>hecho en MATLAB-</w:t>
      </w:r>
      <w:proofErr w:type="spellStart"/>
      <w:r w:rsidRPr="00095EB3">
        <w:rPr>
          <w:rPrChange w:id="231" w:author="David Vacas Miguel" w:date="2018-06-01T03:14:00Z">
            <w:rPr>
              <w:sz w:val="20"/>
              <w:szCs w:val="20"/>
            </w:rPr>
          </w:rPrChange>
        </w:rPr>
        <w:t>Simulink</w:t>
      </w:r>
      <w:proofErr w:type="spellEnd"/>
      <w:r w:rsidRPr="00095EB3">
        <w:rPr>
          <w:rPrChange w:id="232"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drawing>
          <wp:inline distT="0" distB="0" distL="0" distR="0" wp14:anchorId="1C83189E" wp14:editId="7E2C3C99">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233" w:author="David Vacas Miguel" w:date="2018-06-01T03:14:00Z">
            <w:rPr>
              <w:sz w:val="20"/>
              <w:szCs w:val="20"/>
            </w:rPr>
          </w:rPrChange>
        </w:rPr>
        <w:pPrChange w:id="234" w:author="David Vacas Miguel" w:date="2018-06-01T03:14:00Z">
          <w:pPr>
            <w:pStyle w:val="LetranormalTFG"/>
            <w:spacing w:after="100" w:afterAutospacing="1"/>
            <w:ind w:left="1418" w:hanging="1418"/>
            <w:jc w:val="center"/>
          </w:pPr>
        </w:pPrChange>
      </w:pPr>
      <w:r w:rsidRPr="00095EB3">
        <w:rPr>
          <w:b/>
          <w:rPrChange w:id="235" w:author="David Vacas Miguel" w:date="2018-06-01T03:14:00Z">
            <w:rPr>
              <w:b/>
              <w:sz w:val="20"/>
              <w:szCs w:val="20"/>
            </w:rPr>
          </w:rPrChange>
        </w:rPr>
        <w:t>Figura 2.</w:t>
      </w:r>
      <w:r w:rsidRPr="00095EB3">
        <w:rPr>
          <w:rPrChange w:id="236" w:author="David Vacas Miguel" w:date="2018-06-01T03:14:00Z">
            <w:rPr>
              <w:sz w:val="20"/>
              <w:szCs w:val="20"/>
            </w:rPr>
          </w:rPrChange>
        </w:rPr>
        <w:t xml:space="preserve"> Vista de la simulación desarrollada en MATLAB-</w:t>
      </w:r>
      <w:proofErr w:type="spellStart"/>
      <w:r w:rsidRPr="00095EB3">
        <w:rPr>
          <w:rPrChange w:id="237" w:author="David Vacas Miguel" w:date="2018-06-01T03:14:00Z">
            <w:rPr>
              <w:sz w:val="20"/>
              <w:szCs w:val="20"/>
            </w:rPr>
          </w:rPrChange>
        </w:rPr>
        <w:t>Simulink</w:t>
      </w:r>
      <w:proofErr w:type="spellEnd"/>
      <w:r w:rsidRPr="00095EB3">
        <w:rPr>
          <w:rPrChange w:id="238" w:author="David Vacas Miguel" w:date="2018-06-01T03:14:00Z">
            <w:rPr>
              <w:sz w:val="20"/>
              <w:szCs w:val="20"/>
            </w:rPr>
          </w:rPrChange>
        </w:rPr>
        <w:t>.</w:t>
      </w:r>
    </w:p>
    <w:p w14:paraId="5A8665B9" w14:textId="09AF1213" w:rsidR="00734822" w:rsidRDefault="00932531" w:rsidP="00932531">
      <w:pPr>
        <w:pStyle w:val="LetranormalTFG"/>
      </w:pPr>
      <w:r>
        <w:t xml:space="preserve">Sin </w:t>
      </w:r>
      <w:r w:rsidR="002C4E52">
        <w:t>embargo,</w:t>
      </w:r>
      <w:r>
        <w:t xml:space="preserve"> </w:t>
      </w:r>
      <w:r w:rsidR="00734822">
        <w:t>este</w:t>
      </w:r>
      <w:ins w:id="239" w:author="David Vacas Miguel" w:date="2018-06-25T13:11:00Z">
        <w:r w:rsidR="00073DDC">
          <w:t xml:space="preserve"> simulador</w:t>
        </w:r>
      </w:ins>
      <w:r w:rsidR="00734822">
        <w:t xml:space="preserve"> </w:t>
      </w:r>
      <w:r>
        <w:t xml:space="preserve">tiene </w:t>
      </w:r>
      <w:r w:rsidR="00734822">
        <w:t>varios inconvenientes:</w:t>
      </w:r>
    </w:p>
    <w:p w14:paraId="70F9410C" w14:textId="72D20FAA"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 xml:space="preserve">para </w:t>
      </w:r>
      <w:del w:id="240" w:author="David Vacas Miguel" w:date="2018-06-25T13:12:00Z">
        <w:r w:rsidDel="00D0761C">
          <w:delText>su uso</w:delText>
        </w:r>
      </w:del>
      <w:ins w:id="241" w:author="David Vacas Miguel" w:date="2018-06-25T13:12:00Z">
        <w:r w:rsidR="00D0761C">
          <w:t>hacerlo funcionar</w:t>
        </w:r>
      </w:ins>
      <w:r w:rsidR="0083306C">
        <w:t>.</w:t>
      </w:r>
    </w:p>
    <w:p w14:paraId="25415735" w14:textId="14513EDD" w:rsidR="00932531" w:rsidRDefault="00734822" w:rsidP="00F21B89">
      <w:pPr>
        <w:pStyle w:val="LetranormalTFG"/>
        <w:ind w:left="708"/>
      </w:pPr>
      <w:r>
        <w:t>b) N</w:t>
      </w:r>
      <w:r w:rsidR="00932531" w:rsidRPr="008867AE">
        <w:t xml:space="preserve">o </w:t>
      </w:r>
      <w:r>
        <w:t xml:space="preserve">se </w:t>
      </w:r>
      <w:del w:id="242" w:author="David Vacas Miguel" w:date="2018-06-25T13:12:00Z">
        <w:r w:rsidR="00932531" w:rsidRPr="008867AE" w:rsidDel="00D0761C">
          <w:delText xml:space="preserve">permite </w:delText>
        </w:r>
      </w:del>
      <w:ins w:id="243" w:author="David Vacas Miguel" w:date="2018-06-25T13:12:00Z">
        <w:r w:rsidR="00D0761C">
          <w:t>pueden</w:t>
        </w:r>
        <w:r w:rsidR="00D0761C" w:rsidRPr="008867AE">
          <w:t xml:space="preserve"> </w:t>
        </w:r>
      </w:ins>
      <w:r w:rsidR="00932531" w:rsidRPr="008867AE">
        <w:t>cambiar los p</w:t>
      </w:r>
      <w:r w:rsidR="00932531">
        <w:t xml:space="preserve">arámetros del robot de una </w:t>
      </w:r>
      <w:r w:rsidR="00932531" w:rsidRPr="008867AE">
        <w:t>forma sencilla</w:t>
      </w:r>
      <w:ins w:id="244" w:author="David Vacas Miguel" w:date="2018-06-25T13:12:00Z">
        <w:r w:rsidR="00D0761C">
          <w:t>,</w:t>
        </w:r>
      </w:ins>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del w:id="245" w:author="David Vacas Miguel" w:date="2018-06-25T13:12:00Z">
        <w:r w:rsidR="00441B97" w:rsidDel="00D0761C">
          <w:delText>, estos números indican el largo del robot, su ancho,</w:delText>
        </w:r>
        <w:r w:rsidR="00692EBE" w:rsidDel="00D0761C">
          <w:delText xml:space="preserve"> la separación entre </w:delText>
        </w:r>
      </w:del>
      <w:del w:id="246" w:author="David Vacas Miguel" w:date="2018-05-27T13:30:00Z">
        <w:r w:rsidR="00692EBE" w:rsidDel="00447A67">
          <w:delText>sensores,…</w:delText>
        </w:r>
      </w:del>
      <w:del w:id="247" w:author="David Vacas Miguel" w:date="2018-06-25T13:12:00Z">
        <w:r w:rsidR="00692EBE" w:rsidDel="00D0761C">
          <w:delText xml:space="preserve"> respectivamente</w:delText>
        </w:r>
      </w:del>
      <w:ins w:id="248" w:author="David Vacas Miguel" w:date="2018-06-25T13:12:00Z">
        <w:r w:rsidR="00D0761C">
          <w:t xml:space="preserve">, donde los números que aparecen </w:t>
        </w:r>
        <w:r w:rsidR="00D0761C">
          <w:lastRenderedPageBreak/>
          <w:t xml:space="preserve">en el vector </w:t>
        </w:r>
      </w:ins>
      <w:ins w:id="249" w:author="David Vacas Miguel" w:date="2018-06-25T13:14:00Z">
        <w:r w:rsidR="00D0761C">
          <w:t>robot representan en este orden, la longitud del robot en centímetros, su anchura, etc</w:t>
        </w:r>
      </w:ins>
      <w:r w:rsidR="0083306C">
        <w:t>.</w:t>
      </w:r>
    </w:p>
    <w:p w14:paraId="77B415F9" w14:textId="22CC4B0D" w:rsidR="00734822" w:rsidRDefault="00734822" w:rsidP="00F21B89">
      <w:pPr>
        <w:pStyle w:val="LetranormalTFG"/>
        <w:ind w:left="708"/>
      </w:pPr>
      <w:r>
        <w:t>c) N</w:t>
      </w:r>
      <w:r w:rsidRPr="008867AE">
        <w:t>o ofrece todas las funcionalidades requer</w:t>
      </w:r>
      <w:r>
        <w:t>idas</w:t>
      </w:r>
      <w:r w:rsidR="00692EBE">
        <w:t xml:space="preserve"> </w:t>
      </w:r>
      <w:ins w:id="250" w:author="David Vacas Miguel" w:date="2018-06-25T13:15:00Z">
        <w:r w:rsidR="00D0761C">
          <w:t xml:space="preserve">por una aplicación de este tipo, tal y como se verá más adelante en la sección </w:t>
        </w:r>
        <w:r w:rsidR="00D0761C" w:rsidRPr="00D0761C">
          <w:rPr>
            <w:i/>
            <w:rPrChange w:id="251" w:author="David Vacas Miguel" w:date="2018-06-25T13:15:00Z">
              <w:rPr/>
            </w:rPrChange>
          </w:rPr>
          <w:t>2 Objetivos</w:t>
        </w:r>
        <w:r w:rsidR="00D0761C">
          <w:t>.</w:t>
        </w:r>
      </w:ins>
      <w:del w:id="252" w:author="David Vacas Miguel" w:date="2018-06-25T13:15:00Z">
        <w:r w:rsidR="00692EBE" w:rsidDel="00D0761C">
          <w:delText>(</w:delText>
        </w:r>
        <w:r w:rsidR="002C4E52" w:rsidDel="00D0761C">
          <w:delText>estas se especifican más adelante en el punto 2 Objetivos</w:delText>
        </w:r>
        <w:r w:rsidR="00692EBE" w:rsidDel="00D0761C">
          <w:delText>)</w:delText>
        </w:r>
        <w:r w:rsidDel="00D0761C">
          <w:delText>.</w:delText>
        </w:r>
      </w:del>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253" w:author="David Vacas Miguel" w:date="2018-06-01T03:13:00Z">
            <w:rPr>
              <w:sz w:val="20"/>
              <w:szCs w:val="20"/>
            </w:rPr>
          </w:rPrChange>
        </w:rPr>
        <w:pPrChange w:id="254" w:author="David Vacas Miguel" w:date="2018-06-01T03:13:00Z">
          <w:pPr>
            <w:pStyle w:val="LetranormalTFG"/>
            <w:spacing w:after="100" w:afterAutospacing="1"/>
            <w:jc w:val="center"/>
          </w:pPr>
        </w:pPrChange>
      </w:pPr>
      <w:r w:rsidRPr="00095EB3">
        <w:rPr>
          <w:b/>
          <w:rPrChange w:id="255" w:author="David Vacas Miguel" w:date="2018-06-01T03:13:00Z">
            <w:rPr>
              <w:b/>
              <w:sz w:val="20"/>
              <w:szCs w:val="20"/>
            </w:rPr>
          </w:rPrChange>
        </w:rPr>
        <w:t>Figura 3.</w:t>
      </w:r>
      <w:r w:rsidRPr="00095EB3">
        <w:rPr>
          <w:rPrChange w:id="256" w:author="David Vacas Miguel" w:date="2018-06-01T03:13:00Z">
            <w:rPr>
              <w:sz w:val="20"/>
              <w:szCs w:val="20"/>
            </w:rPr>
          </w:rPrChange>
        </w:rPr>
        <w:t xml:space="preserve"> Vector </w:t>
      </w:r>
      <w:r w:rsidR="00E07D19" w:rsidRPr="00095EB3">
        <w:rPr>
          <w:rPrChange w:id="257" w:author="David Vacas Miguel" w:date="2018-06-01T03:13:00Z">
            <w:rPr>
              <w:sz w:val="20"/>
              <w:szCs w:val="20"/>
            </w:rPr>
          </w:rPrChange>
        </w:rPr>
        <w:t>con los</w:t>
      </w:r>
      <w:r w:rsidRPr="00095EB3">
        <w:rPr>
          <w:rPrChange w:id="258" w:author="David Vacas Miguel" w:date="2018-06-01T03:13:00Z">
            <w:rPr>
              <w:sz w:val="20"/>
              <w:szCs w:val="20"/>
            </w:rPr>
          </w:rPrChange>
        </w:rPr>
        <w:t xml:space="preserve"> parámetros del robot.</w:t>
      </w:r>
    </w:p>
    <w:p w14:paraId="3B7B2D0A" w14:textId="3A2C2088"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w:t>
      </w:r>
      <w:ins w:id="259" w:author="David Vacas Miguel" w:date="2018-06-25T13:15:00Z">
        <w:r w:rsidR="00D0761C">
          <w:t>,</w:t>
        </w:r>
      </w:ins>
      <w:r>
        <w:t xml:space="preserve"> </w:t>
      </w:r>
      <w:del w:id="260" w:author="David Vacas Miguel" w:date="2018-06-25T13:15:00Z">
        <w:r w:rsidDel="00D0761C">
          <w:delText>(</w:delText>
        </w:r>
      </w:del>
      <w:r>
        <w:t>integrando las tecnologías C++, Qt y OpenGL</w:t>
      </w:r>
      <w:ins w:id="261" w:author="David Vacas Miguel" w:date="2018-06-25T13:15:00Z">
        <w:r w:rsidR="00D0761C">
          <w:t>,</w:t>
        </w:r>
      </w:ins>
      <w:del w:id="262" w:author="David Vacas Miguel" w:date="2018-06-25T13:15:00Z">
        <w:r w:rsidDel="00D0761C">
          <w:delText>)</w:delText>
        </w:r>
      </w:del>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AC55546" w:rsidR="00BC3217" w:rsidRDefault="00D27C27">
      <w:pPr>
        <w:pStyle w:val="TFGtitulo2"/>
        <w:pPrChange w:id="263" w:author="David Vacas Miguel" w:date="2018-06-15T16:37:00Z">
          <w:pPr>
            <w:pStyle w:val="TFGtitulo2"/>
            <w:numPr>
              <w:numId w:val="12"/>
            </w:numPr>
            <w:ind w:left="426" w:hanging="426"/>
          </w:pPr>
        </w:pPrChange>
      </w:pPr>
      <w:bookmarkStart w:id="264" w:name="_Toc517795798"/>
      <w:bookmarkStart w:id="265" w:name="_Toc517798905"/>
      <w:ins w:id="266" w:author="David Vacas Miguel" w:date="2018-06-26T17:26:00Z">
        <w:r>
          <w:t>1.</w:t>
        </w:r>
      </w:ins>
      <w:ins w:id="267" w:author="David Vacas Miguel" w:date="2018-06-15T16:37:00Z">
        <w:r w:rsidR="009D710D">
          <w:t xml:space="preserve">2. </w:t>
        </w:r>
      </w:ins>
      <w:r w:rsidR="00BC3217">
        <w:t>Objetivos</w:t>
      </w:r>
      <w:bookmarkEnd w:id="264"/>
      <w:bookmarkEnd w:id="265"/>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0F51260B"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w:t>
      </w:r>
      <w:del w:id="268" w:author="David Vacas Miguel" w:date="2018-06-25T13:16:00Z">
        <w:r w:rsidDel="00D0761C">
          <w:delText>necesarias para la</w:delText>
        </w:r>
      </w:del>
      <w:ins w:id="269" w:author="David Vacas Miguel" w:date="2018-06-25T13:16:00Z">
        <w:r w:rsidR="00D0761C">
          <w:t>que necesita</w:t>
        </w:r>
      </w:ins>
      <w:del w:id="270" w:author="David Vacas Miguel" w:date="2018-06-25T13:16:00Z">
        <w:r w:rsidDel="00D0761C">
          <w:delText xml:space="preserve"> </w:delText>
        </w:r>
      </w:del>
      <w:ins w:id="271" w:author="David Vacas Miguel" w:date="2018-06-25T13:16:00Z">
        <w:r w:rsidR="00D0761C">
          <w:t xml:space="preserve"> la </w:t>
        </w:r>
      </w:ins>
      <w:r>
        <w:t>aplicación,</w:t>
      </w:r>
      <w:del w:id="272" w:author="David Vacas Miguel" w:date="2018-06-25T13:16:00Z">
        <w:r w:rsidDel="00D0761C">
          <w:delText xml:space="preserve"> por lo que </w:delText>
        </w:r>
        <w:r w:rsidR="0077172B" w:rsidDel="00D0761C">
          <w:delText xml:space="preserve">es </w:delText>
        </w:r>
        <w:r w:rsidDel="00D0761C">
          <w:delText>más fácil su descarga y utilización inicial</w:delText>
        </w:r>
      </w:del>
      <w:ins w:id="273" w:author="David Vacas Miguel" w:date="2018-06-25T13:16:00Z">
        <w:r w:rsidR="00D0761C">
          <w:t xml:space="preserve"> descargadas junto a la misma</w:t>
        </w:r>
      </w:ins>
      <w:r>
        <w:t>.</w:t>
      </w:r>
    </w:p>
    <w:p w14:paraId="5F687606" w14:textId="5032B651"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ins w:id="274" w:author="David Vacas Miguel" w:date="2018-06-25T13:17:00Z">
        <w:r w:rsidR="00D0761C">
          <w:t>“</w:t>
        </w:r>
      </w:ins>
      <w:proofErr w:type="spellStart"/>
      <w:r>
        <w:t>user-friendly</w:t>
      </w:r>
      <w:proofErr w:type="spellEnd"/>
      <w:ins w:id="275" w:author="David Vacas Miguel" w:date="2018-06-25T13:17:00Z">
        <w:r w:rsidR="00D0761C">
          <w:t>”</w:t>
        </w:r>
      </w:ins>
      <w:r>
        <w:t xml:space="preserve"> en la que se p</w:t>
      </w:r>
      <w:r w:rsidR="008E20E1">
        <w:t>uedan</w:t>
      </w:r>
      <w:r>
        <w:t xml:space="preserve"> </w:t>
      </w:r>
      <w:r w:rsidR="008E20E1">
        <w:t xml:space="preserve">cambiar </w:t>
      </w:r>
      <w:del w:id="276" w:author="David Vacas Miguel" w:date="2018-06-25T13:17:00Z">
        <w:r w:rsidR="008E20E1" w:rsidDel="00D0761C">
          <w:delText xml:space="preserve">fácilmente </w:delText>
        </w:r>
      </w:del>
      <w:ins w:id="277" w:author="David Vacas Miguel" w:date="2018-06-25T13:17:00Z">
        <w:r w:rsidR="00D0761C">
          <w:t xml:space="preserve">rápidamente </w:t>
        </w:r>
      </w:ins>
      <w:r w:rsidR="008E20E1">
        <w:t xml:space="preserve">los parámetros del </w:t>
      </w:r>
      <w:r>
        <w:t>robot, de forma sencilla y natural.</w:t>
      </w:r>
      <w:r w:rsidR="008E20E1">
        <w:t xml:space="preserve"> Así los alumnos podrán jugar con el simulador antes de la construcción real del robot</w:t>
      </w:r>
      <w:ins w:id="278" w:author="David Vacas Miguel" w:date="2018-06-25T13:17:00Z">
        <w:r w:rsidR="00D0761C">
          <w:t>,</w:t>
        </w:r>
      </w:ins>
      <w:r w:rsidR="00B81C92">
        <w:t xml:space="preserve"> </w:t>
      </w:r>
      <w:r w:rsidR="00105CEC">
        <w:t>c</w:t>
      </w:r>
      <w:r w:rsidR="00B81C92">
        <w:t xml:space="preserve">on lo que </w:t>
      </w:r>
      <w:r w:rsidR="00105CEC">
        <w:t>pueden</w:t>
      </w:r>
      <w:r w:rsidR="00B81C92">
        <w:t xml:space="preserve"> experimentar haciendo cambios en </w:t>
      </w:r>
      <w:del w:id="279" w:author="David Vacas Miguel" w:date="2018-06-25T13:17:00Z">
        <w:r w:rsidR="00B81C92" w:rsidDel="00D0761C">
          <w:delText>las medidas</w:delText>
        </w:r>
      </w:del>
      <w:ins w:id="280" w:author="David Vacas Miguel" w:date="2018-06-25T13:17:00Z">
        <w:r w:rsidR="00D0761C">
          <w:t>los parámetros</w:t>
        </w:r>
      </w:ins>
      <w:r w:rsidR="00B81C92">
        <w:t xml:space="preserve"> </w:t>
      </w:r>
      <w:del w:id="281" w:author="David Vacas Miguel" w:date="2018-06-25T13:17:00Z">
        <w:r w:rsidR="00B81C92" w:rsidDel="00D0761C">
          <w:delText xml:space="preserve">para </w:delText>
        </w:r>
      </w:del>
      <w:ins w:id="282" w:author="David Vacas Miguel" w:date="2018-06-25T13:17:00Z">
        <w:r w:rsidR="00D0761C">
          <w:t xml:space="preserve">y </w:t>
        </w:r>
      </w:ins>
      <w:r w:rsidR="00B81C92">
        <w:t xml:space="preserve">poder observar </w:t>
      </w:r>
      <w:del w:id="283" w:author="David Vacas Miguel" w:date="2018-06-25T13:17:00Z">
        <w:r w:rsidR="00B81C92" w:rsidDel="00D0761C">
          <w:delText>qué cambios se realizan</w:delText>
        </w:r>
      </w:del>
      <w:ins w:id="284" w:author="David Vacas Miguel" w:date="2018-06-25T13:17:00Z">
        <w:r w:rsidR="00D0761C">
          <w:t>sus consecuencias</w:t>
        </w:r>
      </w:ins>
      <w:r w:rsidR="00B81C92">
        <w:t xml:space="preserve"> en el movimiento del robot</w:t>
      </w:r>
      <w:ins w:id="285" w:author="David Vacas Miguel" w:date="2018-06-25T13:17:00Z">
        <w:r w:rsidR="00D0761C">
          <w:t>,</w:t>
        </w:r>
      </w:ins>
      <w:r w:rsidR="00B81C92">
        <w:t xml:space="preserve"> </w:t>
      </w:r>
      <w:del w:id="286" w:author="David Vacas Miguel" w:date="2018-06-25T13:18:00Z">
        <w:r w:rsidR="00B81C92" w:rsidDel="00D0761C">
          <w:delText>y por lo tanto</w:delText>
        </w:r>
      </w:del>
      <w:ins w:id="287" w:author="David Vacas Miguel" w:date="2018-06-25T13:18:00Z">
        <w:r w:rsidR="00D0761C">
          <w:t>e</w:t>
        </w:r>
      </w:ins>
      <w:r w:rsidR="00B81C92">
        <w:t xml:space="preserve"> ir aprendiendo</w:t>
      </w:r>
      <w:ins w:id="288" w:author="David Vacas Miguel" w:date="2018-06-25T13:18:00Z">
        <w:r w:rsidR="00D0761C">
          <w:t xml:space="preserve"> sobre el mismo</w:t>
        </w:r>
      </w:ins>
      <w:r w:rsidR="00B81C92">
        <w:t xml:space="preserve"> con </w:t>
      </w:r>
      <w:del w:id="289" w:author="David Vacas Miguel" w:date="2018-06-25T13:18:00Z">
        <w:r w:rsidR="00B81C92" w:rsidDel="00D0761C">
          <w:delText xml:space="preserve">la </w:delText>
        </w:r>
      </w:del>
      <w:ins w:id="290" w:author="David Vacas Miguel" w:date="2018-06-25T13:18:00Z">
        <w:r w:rsidR="00D0761C">
          <w:t xml:space="preserve">su </w:t>
        </w:r>
      </w:ins>
      <w:r w:rsidR="00B81C92">
        <w:t>visualización</w:t>
      </w:r>
      <w:del w:id="291" w:author="David Vacas Miguel" w:date="2018-06-25T13:18:00Z">
        <w:r w:rsidR="00B81C92" w:rsidDel="00D0761C">
          <w:delText xml:space="preserve"> de este</w:delText>
        </w:r>
      </w:del>
    </w:p>
    <w:p w14:paraId="4584B971" w14:textId="52D0DE45" w:rsidR="006872E6" w:rsidRPr="00026EA0" w:rsidDel="00D0761C" w:rsidRDefault="006872E6">
      <w:pPr>
        <w:pStyle w:val="LetranormalTFG"/>
        <w:numPr>
          <w:ilvl w:val="0"/>
          <w:numId w:val="16"/>
        </w:numPr>
        <w:rPr>
          <w:del w:id="292" w:author="David Vacas Miguel" w:date="2018-06-25T13:18:00Z"/>
          <w:u w:val="single"/>
        </w:rPr>
      </w:pPr>
      <w:r w:rsidRPr="00D0761C">
        <w:rPr>
          <w:b/>
        </w:rPr>
        <w:t xml:space="preserve">Realización de pruebas con facilidad: </w:t>
      </w:r>
      <w:del w:id="293" w:author="David Vacas Miguel" w:date="2018-06-25T13:18:00Z">
        <w:r w:rsidDel="00D0761C">
          <w:delText>debido a lo costoso de realizar un robot y la necesidad de crear un circuito por el cual el robot tenga que correr se hac</w:delText>
        </w:r>
        <w:r w:rsidR="003D2815" w:rsidDel="00D0761C">
          <w:delText>e</w:delText>
        </w:r>
        <w:r w:rsidDel="00D0761C">
          <w:delText xml:space="preserve"> complicado poder probar el robot creado, o diferentes opciones para el mismo.</w:delText>
        </w:r>
      </w:del>
    </w:p>
    <w:p w14:paraId="72413CFB" w14:textId="4007CF4C" w:rsidR="006872E6" w:rsidRPr="00D0761C" w:rsidRDefault="006872E6">
      <w:pPr>
        <w:pStyle w:val="LetranormalTFG"/>
        <w:numPr>
          <w:ilvl w:val="0"/>
          <w:numId w:val="16"/>
        </w:numPr>
        <w:rPr>
          <w:u w:val="single"/>
        </w:rPr>
        <w:pPrChange w:id="294" w:author="David Vacas Miguel" w:date="2018-06-25T13:18:00Z">
          <w:pPr>
            <w:pStyle w:val="LetranormalTFG"/>
            <w:ind w:left="720"/>
          </w:pPr>
        </w:pPrChange>
      </w:pPr>
      <w:del w:id="295" w:author="David Vacas Miguel" w:date="2018-06-25T13:18:00Z">
        <w:r w:rsidDel="00D0761C">
          <w:delText>C</w:delText>
        </w:r>
      </w:del>
      <w:ins w:id="296" w:author="David Vacas Miguel" w:date="2018-06-25T13:18:00Z">
        <w:r w:rsidR="00D0761C">
          <w:t>c</w:t>
        </w:r>
      </w:ins>
      <w:r>
        <w:t>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064C40FE" w:rsidR="00D87A35" w:rsidRDefault="00D87A35" w:rsidP="00F21B89">
      <w:pPr>
        <w:pStyle w:val="LetranormalTFG"/>
        <w:numPr>
          <w:ilvl w:val="0"/>
          <w:numId w:val="18"/>
        </w:numPr>
      </w:pPr>
      <w:r>
        <w:lastRenderedPageBreak/>
        <w:t xml:space="preserve">Facilidad </w:t>
      </w:r>
      <w:del w:id="297" w:author="David Vacas Miguel" w:date="2018-06-25T13:18:00Z">
        <w:r w:rsidDel="00D0761C">
          <w:delText xml:space="preserve">de </w:delText>
        </w:r>
      </w:del>
      <w:ins w:id="298" w:author="David Vacas Miguel" w:date="2018-06-25T13:18:00Z">
        <w:r w:rsidR="00D0761C">
          <w:t xml:space="preserve">para </w:t>
        </w:r>
      </w:ins>
      <w:r>
        <w:t>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020C958A" w:rsidR="00CB0DFB" w:rsidRPr="00CB0DFB" w:rsidDel="00D0761C" w:rsidRDefault="00D87A35" w:rsidP="00F21B89">
      <w:pPr>
        <w:pStyle w:val="LetranormalTFG"/>
        <w:numPr>
          <w:ilvl w:val="0"/>
          <w:numId w:val="18"/>
        </w:numPr>
        <w:rPr>
          <w:del w:id="299" w:author="David Vacas Miguel" w:date="2018-06-25T13:19:00Z"/>
        </w:rPr>
      </w:pPr>
      <w:del w:id="300" w:author="David Vacas Miguel" w:date="2018-06-25T13:19:00Z">
        <w:r w:rsidRPr="00CB0DFB" w:rsidDel="00D0761C">
          <w:delText>Interfaz user-friendly, fácil de utilizar para todos.</w:delText>
        </w:r>
      </w:del>
    </w:p>
    <w:p w14:paraId="7AF41332" w14:textId="38832900" w:rsidR="00D0761C" w:rsidRPr="00CB0DFB" w:rsidRDefault="00D87A35" w:rsidP="00F21B89">
      <w:pPr>
        <w:pStyle w:val="LetranormalTFG"/>
        <w:numPr>
          <w:ilvl w:val="0"/>
          <w:numId w:val="18"/>
        </w:numPr>
      </w:pPr>
      <w:del w:id="301" w:author="David Vacas Miguel" w:date="2018-06-25T13:19:00Z">
        <w:r w:rsidRPr="00CB0DFB" w:rsidDel="00D0761C">
          <w:delText xml:space="preserve">Diseño simple de la simulación para </w:delText>
        </w:r>
        <w:r w:rsidR="00EF2129" w:rsidRPr="00CB0DFB" w:rsidDel="00D0761C">
          <w:delText>poder visualizar</w:delText>
        </w:r>
        <w:r w:rsidRPr="00CB0DFB" w:rsidDel="00D0761C">
          <w:delText xml:space="preserve"> mejor los movimientos de tu robot.</w:delText>
        </w:r>
      </w:del>
      <w:ins w:id="302" w:author="David Vacas Miguel" w:date="2018-06-25T13:19:00Z">
        <w:r w:rsidR="00D0761C">
          <w:t xml:space="preserve">Integración de la interfaz </w:t>
        </w:r>
      </w:ins>
      <w:ins w:id="303" w:author="David Vacas Miguel" w:date="2018-06-26T17:44:00Z">
        <w:r w:rsidR="002233B4">
          <w:t>gráfica</w:t>
        </w:r>
      </w:ins>
      <w:ins w:id="304" w:author="David Vacas Miguel" w:date="2018-06-25T13:19:00Z">
        <w:r w:rsidR="00D0761C">
          <w:t xml:space="preserve"> de usuario y la ventana de simulación en la misma aplicación.</w:t>
        </w:r>
      </w:ins>
    </w:p>
    <w:p w14:paraId="490AFB26" w14:textId="7008D1DE" w:rsidR="00BC3217" w:rsidRDefault="00D27C27">
      <w:pPr>
        <w:pStyle w:val="TFGtitulo2"/>
        <w:pPrChange w:id="305" w:author="David Vacas Miguel" w:date="2018-06-15T16:37:00Z">
          <w:pPr>
            <w:pStyle w:val="TFGtitulo2"/>
            <w:numPr>
              <w:numId w:val="12"/>
            </w:numPr>
            <w:ind w:left="426" w:hanging="426"/>
          </w:pPr>
        </w:pPrChange>
      </w:pPr>
      <w:bookmarkStart w:id="306" w:name="_Toc513719133"/>
      <w:bookmarkStart w:id="307" w:name="_Toc514081268"/>
      <w:bookmarkStart w:id="308" w:name="_Toc514092690"/>
      <w:bookmarkStart w:id="309" w:name="_Toc514092795"/>
      <w:bookmarkStart w:id="310" w:name="_Toc514092877"/>
      <w:bookmarkStart w:id="311" w:name="_Toc514093096"/>
      <w:bookmarkStart w:id="312" w:name="_Toc514093134"/>
      <w:bookmarkStart w:id="313" w:name="_Toc514093166"/>
      <w:bookmarkStart w:id="314" w:name="_Toc514093198"/>
      <w:bookmarkStart w:id="315" w:name="_Toc514093254"/>
      <w:bookmarkStart w:id="316" w:name="_Toc514093334"/>
      <w:bookmarkStart w:id="317" w:name="_Toc514093397"/>
      <w:bookmarkStart w:id="318" w:name="_Toc514093423"/>
      <w:bookmarkStart w:id="319" w:name="_Toc514093492"/>
      <w:bookmarkStart w:id="320" w:name="_Toc514171101"/>
      <w:bookmarkStart w:id="321" w:name="_Toc514171930"/>
      <w:bookmarkStart w:id="322" w:name="_Toc514173860"/>
      <w:bookmarkStart w:id="323" w:name="_Toc514173930"/>
      <w:bookmarkStart w:id="324" w:name="_Toc517795799"/>
      <w:bookmarkStart w:id="325" w:name="_Toc517798906"/>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ins w:id="326" w:author="David Vacas Miguel" w:date="2018-06-26T17:26:00Z">
        <w:r>
          <w:t>1.</w:t>
        </w:r>
      </w:ins>
      <w:ins w:id="327" w:author="David Vacas Miguel" w:date="2018-06-15T16:37:00Z">
        <w:r w:rsidR="009D710D">
          <w:t xml:space="preserve">3. </w:t>
        </w:r>
      </w:ins>
      <w:r w:rsidR="00BC3217">
        <w:t>Estado del arte</w:t>
      </w:r>
      <w:bookmarkEnd w:id="324"/>
      <w:bookmarkEnd w:id="325"/>
    </w:p>
    <w:p w14:paraId="6E0FDF7A" w14:textId="7BAE39C5" w:rsidR="001B4BE0" w:rsidRDefault="001B4BE0">
      <w:pPr>
        <w:pStyle w:val="LetranormalTFG"/>
      </w:pPr>
      <w:r>
        <w:t xml:space="preserve">En cuanto a las herramientas que se pueden encontrar en el mercado para simular un robot de este tipo se pueden encontrar </w:t>
      </w:r>
      <w:del w:id="328" w:author="David Vacas Miguel" w:date="2018-06-25T13:22:00Z">
        <w:r w:rsidDel="00A103FE">
          <w:delText>de dos tipos</w:delText>
        </w:r>
      </w:del>
      <w:ins w:id="329" w:author="David Vacas Miguel" w:date="2018-06-25T13:22:00Z">
        <w:r w:rsidR="00A103FE">
          <w:t>varias</w:t>
        </w:r>
      </w:ins>
      <w:r>
        <w:t>:</w:t>
      </w:r>
    </w:p>
    <w:p w14:paraId="1D0AC838" w14:textId="394217EF" w:rsidR="009F1D2F" w:rsidRPr="00F21B89" w:rsidDel="00A103FE" w:rsidRDefault="001B4BE0" w:rsidP="00F21B89">
      <w:pPr>
        <w:pStyle w:val="LetranormalTFG"/>
        <w:numPr>
          <w:ilvl w:val="0"/>
          <w:numId w:val="18"/>
        </w:numPr>
        <w:rPr>
          <w:del w:id="330" w:author="David Vacas Miguel" w:date="2018-06-25T13:22:00Z"/>
        </w:rPr>
      </w:pPr>
      <w:del w:id="331" w:author="David Vacas Miguel" w:date="2018-06-25T13:22:00Z">
        <w:r w:rsidDel="00A103FE">
          <w:delText>Aplicaciones creadas por una persona</w:delText>
        </w:r>
        <w:r w:rsidR="003D2815" w:rsidDel="00A103FE">
          <w:delText xml:space="preserve"> que</w:delText>
        </w:r>
        <w:r w:rsidDel="00A103FE">
          <w:delText xml:space="preserve"> muestran cómo realizarlas o dejan la aplicación en un repositorio público (pocas de estas realizan esto último). Estas aplicaciones suelen tener dos problemas: la dificultad para su descarga y utilización, que no </w:delText>
        </w:r>
        <w:r w:rsidR="003D2815" w:rsidDel="00A103FE">
          <w:delText xml:space="preserve">se hallan </w:delText>
        </w:r>
        <w:r w:rsidDel="00A103FE">
          <w:delText>preparadas para su uso puesto que están en las IDE correspondientes y la interfaz no es fácil de usar, en caso de que haya interfaz y no se tenga que cambiar los parámetros por código.</w:delText>
        </w:r>
      </w:del>
    </w:p>
    <w:p w14:paraId="41EFBDDA" w14:textId="1A4BDC0F" w:rsidR="00A103FE" w:rsidRDefault="001B4BE0" w:rsidP="00F21B89">
      <w:pPr>
        <w:pStyle w:val="LetranormalTFG"/>
        <w:numPr>
          <w:ilvl w:val="0"/>
          <w:numId w:val="18"/>
        </w:numPr>
        <w:rPr>
          <w:ins w:id="332" w:author="David Vacas Miguel" w:date="2018-06-25T13:23:00Z"/>
        </w:rPr>
      </w:pPr>
      <w:del w:id="333" w:author="David Vacas Miguel" w:date="2018-06-25T13:24:00Z">
        <w:r w:rsidDel="00A103FE">
          <w:delText xml:space="preserve">Aplicaciones creadas por empresas. En este caso muchas de estas aplicaciones tienen una carencia en la UI, no se puede cambiar de </w:delText>
        </w:r>
        <w:r w:rsidR="007B21B5" w:rsidDel="00A103FE">
          <w:delText>manera sencilla</w:delText>
        </w:r>
        <w:r w:rsidDel="00A103FE">
          <w:delText xml:space="preserve"> los parámetros del robot. Lo bueno que tenía la herramienta encontrada es que no solo servía para un tipo de </w:delText>
        </w:r>
        <w:r w:rsidR="007B21B5" w:rsidDel="00A103FE">
          <w:delText>robot,</w:delText>
        </w:r>
        <w:r w:rsidDel="00A103FE">
          <w:delText xml:space="preserve"> sino que incluía en la aplicación varios tipos de robots.</w:delText>
        </w:r>
        <w:r w:rsidR="00597314" w:rsidDel="00A103FE">
          <w:delText xml:space="preserve"> </w:delText>
        </w:r>
        <w:r w:rsidR="006C0ED5" w:rsidDel="00A103FE">
          <w:delText>Ejemplos de este tipo son</w:delText>
        </w:r>
        <w:r w:rsidR="00CD0C2B" w:rsidDel="00A103FE">
          <w:delText>:</w:delText>
        </w:r>
      </w:del>
      <w:del w:id="334" w:author="David Vacas Miguel" w:date="2018-06-25T13:23:00Z">
        <w:r w:rsidR="00CD0C2B" w:rsidDel="00A103FE">
          <w:delText xml:space="preserve"> Hemero, una herramienta en Matlab-simulink para la enseñanza de la </w:delText>
        </w:r>
        <w:r w:rsidR="003D2815" w:rsidDel="00A103FE">
          <w:delText>robótica</w:delText>
        </w:r>
        <w:r w:rsidR="00CD0C2B" w:rsidDel="00A103FE">
          <w:delText>. El problema que posee esta herramienta es la falta de parte grafica</w:delText>
        </w:r>
      </w:del>
      <w:del w:id="335" w:author="David Vacas Miguel" w:date="2018-06-25T13:24:00Z">
        <w:r w:rsidR="00CD0C2B" w:rsidDel="00A103FE">
          <w:delText>;</w:delText>
        </w:r>
      </w:del>
      <w:del w:id="336" w:author="David Vacas Miguel" w:date="2018-06-25T13:23:00Z">
        <w:r w:rsidR="00CD0C2B" w:rsidDel="00A103FE">
          <w:delText xml:space="preserve"> RoboWorks, se trata de una aplicación de modelado, simulación y animación de sistemas físicos, sin embargo, se utiliza solo para robots manipuladores</w:delText>
        </w:r>
      </w:del>
      <w:del w:id="337" w:author="David Vacas Miguel" w:date="2018-06-25T13:24:00Z">
        <w:r w:rsidR="00CD0C2B" w:rsidDel="00A103FE">
          <w:delText xml:space="preserve">. RoboDK, sucede lo mismo que con la anterior, se trata de una aplicación para simular robots, sin </w:delText>
        </w:r>
        <w:r w:rsidR="003D2815" w:rsidDel="00A103FE">
          <w:delText>embargo,</w:delText>
        </w:r>
        <w:r w:rsidR="00CD0C2B" w:rsidDel="00A103FE">
          <w:delText xml:space="preserve"> está basada en robots manipuladores.</w:delText>
        </w:r>
      </w:del>
      <w:proofErr w:type="spellStart"/>
      <w:ins w:id="338" w:author="David Vacas Miguel" w:date="2018-06-25T13:23:00Z">
        <w:r w:rsidR="00A103FE" w:rsidRPr="00A103FE">
          <w:rPr>
            <w:b/>
            <w:rPrChange w:id="339" w:author="David Vacas Miguel" w:date="2018-06-25T13:23:00Z">
              <w:rPr/>
            </w:rPrChange>
          </w:rPr>
          <w:t>Hemero</w:t>
        </w:r>
        <w:proofErr w:type="spellEnd"/>
        <w:r w:rsidR="00A103FE">
          <w:t>, una herramienta en Matlab-</w:t>
        </w:r>
        <w:proofErr w:type="spellStart"/>
        <w:r w:rsidR="00A103FE">
          <w:t>simulink</w:t>
        </w:r>
        <w:proofErr w:type="spellEnd"/>
        <w:r w:rsidR="00A103FE">
          <w:t xml:space="preserve"> para la enseñanza de la robótica. El problema que posee esta herramienta es la falta de parte gráfica.</w:t>
        </w:r>
      </w:ins>
    </w:p>
    <w:p w14:paraId="08BEBC6C" w14:textId="58D1CDDB" w:rsidR="00A103FE" w:rsidRDefault="00A103FE" w:rsidP="00F21B89">
      <w:pPr>
        <w:pStyle w:val="LetranormalTFG"/>
        <w:numPr>
          <w:ilvl w:val="0"/>
          <w:numId w:val="18"/>
        </w:numPr>
        <w:rPr>
          <w:ins w:id="340" w:author="David Vacas Miguel" w:date="2018-06-25T13:23:00Z"/>
        </w:rPr>
      </w:pPr>
      <w:proofErr w:type="spellStart"/>
      <w:ins w:id="341" w:author="David Vacas Miguel" w:date="2018-06-25T13:23:00Z">
        <w:r w:rsidRPr="00A103FE">
          <w:rPr>
            <w:b/>
            <w:rPrChange w:id="342" w:author="David Vacas Miguel" w:date="2018-06-25T13:23:00Z">
              <w:rPr/>
            </w:rPrChange>
          </w:rPr>
          <w:t>RoboWorks</w:t>
        </w:r>
        <w:proofErr w:type="spellEnd"/>
        <w:r>
          <w:t>, se trata de una aplicación de modelado, simulación y animación de sistemas físicos, sin embargo, se utiliza solo para robots manipuladores [14].</w:t>
        </w:r>
      </w:ins>
    </w:p>
    <w:p w14:paraId="03D33569" w14:textId="6B45EAFC" w:rsidR="00A103FE" w:rsidRDefault="00A103FE" w:rsidP="00F21B89">
      <w:pPr>
        <w:pStyle w:val="LetranormalTFG"/>
        <w:numPr>
          <w:ilvl w:val="0"/>
          <w:numId w:val="18"/>
        </w:numPr>
        <w:rPr>
          <w:ins w:id="343" w:author="David Vacas Miguel" w:date="2018-06-25T13:24:00Z"/>
        </w:rPr>
      </w:pPr>
      <w:proofErr w:type="spellStart"/>
      <w:ins w:id="344" w:author="David Vacas Miguel" w:date="2018-06-25T13:24:00Z">
        <w:r w:rsidRPr="00A103FE">
          <w:rPr>
            <w:b/>
            <w:rPrChange w:id="345" w:author="David Vacas Miguel" w:date="2018-06-25T13:24:00Z">
              <w:rPr/>
            </w:rPrChange>
          </w:rPr>
          <w:t>RoboDK</w:t>
        </w:r>
        <w:proofErr w:type="spellEnd"/>
        <w:r>
          <w:t>, sucede lo mismo que con la anterior, se trata de una aplicación para simular robots, sin embargo, está basada en robots manipuladores [15].</w:t>
        </w:r>
      </w:ins>
    </w:p>
    <w:p w14:paraId="7454C6F2" w14:textId="7E0CF3C0" w:rsidR="00A103FE" w:rsidDel="00830F42" w:rsidRDefault="00A103FE">
      <w:pPr>
        <w:pStyle w:val="TFGtitulo2"/>
        <w:rPr>
          <w:del w:id="346" w:author="David Vacas Miguel" w:date="2018-06-25T13:26:00Z"/>
        </w:rPr>
        <w:pPrChange w:id="347" w:author="David Vacas Miguel" w:date="2018-06-26T17:34:00Z">
          <w:pPr>
            <w:pStyle w:val="LetranormalTFG"/>
          </w:pPr>
        </w:pPrChange>
      </w:pPr>
    </w:p>
    <w:p w14:paraId="51F0071B" w14:textId="6A2E3517" w:rsidR="00830F42" w:rsidRDefault="00830F42">
      <w:pPr>
        <w:pStyle w:val="TFGtitulo2"/>
        <w:rPr>
          <w:ins w:id="348" w:author="David Vacas Miguel" w:date="2018-06-26T17:33:00Z"/>
        </w:rPr>
        <w:pPrChange w:id="349" w:author="David Vacas Miguel" w:date="2018-06-26T17:34:00Z">
          <w:pPr>
            <w:pStyle w:val="LetranormalTFG"/>
          </w:pPr>
        </w:pPrChange>
      </w:pPr>
      <w:bookmarkStart w:id="350" w:name="_Toc517798907"/>
      <w:ins w:id="351" w:author="David Vacas Miguel" w:date="2018-06-26T17:34:00Z">
        <w:r>
          <w:t>1.4. Estructura de la memoria</w:t>
        </w:r>
      </w:ins>
      <w:bookmarkEnd w:id="350"/>
    </w:p>
    <w:p w14:paraId="11DF849D" w14:textId="20549757" w:rsidR="00BC3217" w:rsidDel="00830F42" w:rsidRDefault="00BC3217">
      <w:pPr>
        <w:pStyle w:val="TFGtitulo2"/>
        <w:rPr>
          <w:del w:id="352" w:author="David Vacas Miguel" w:date="2018-06-26T17:33:00Z"/>
        </w:rPr>
        <w:pPrChange w:id="353" w:author="David Vacas Miguel" w:date="2018-06-15T16:37:00Z">
          <w:pPr>
            <w:pStyle w:val="TFGtitulo2"/>
            <w:numPr>
              <w:numId w:val="12"/>
            </w:numPr>
            <w:ind w:left="426" w:hanging="426"/>
          </w:pPr>
        </w:pPrChange>
      </w:pPr>
      <w:bookmarkStart w:id="354" w:name="_Toc517795800"/>
      <w:del w:id="355" w:author="David Vacas Miguel" w:date="2018-06-26T17:33:00Z">
        <w:r w:rsidDel="00830F42">
          <w:delText>Estructura de la memoria</w:delText>
        </w:r>
        <w:bookmarkEnd w:id="354"/>
      </w:del>
    </w:p>
    <w:p w14:paraId="638FC9F7" w14:textId="2EEB90C0" w:rsidR="00302AF4" w:rsidRDefault="009F1D2F" w:rsidP="00D87A35">
      <w:pPr>
        <w:pStyle w:val="LetranormalTFG"/>
      </w:pPr>
      <w:r>
        <w:t xml:space="preserve">A </w:t>
      </w:r>
      <w:del w:id="356" w:author="David Vacas Miguel" w:date="2018-06-25T13:26:00Z">
        <w:r w:rsidDel="00A103FE">
          <w:delText>continuación</w:delText>
        </w:r>
      </w:del>
      <w:ins w:id="357" w:author="David Vacas Miguel" w:date="2018-06-25T13:26:00Z">
        <w:r w:rsidR="00A103FE">
          <w:t>continuación,</w:t>
        </w:r>
      </w:ins>
      <w:r>
        <w:t xml:space="preserve"> </w:t>
      </w:r>
      <w:ins w:id="358" w:author="David Vacas Miguel" w:date="2018-06-25T13:26:00Z">
        <w:r w:rsidR="00A103FE">
          <w:t>s</w:t>
        </w:r>
      </w:ins>
      <w:del w:id="359" w:author="David Vacas Miguel" w:date="2018-06-25T13:26:00Z">
        <w:r w:rsidDel="00A103FE">
          <w:delText>d</w:delText>
        </w:r>
      </w:del>
      <w:r>
        <w:t>e describe brevemente la estructura del resto del documento:</w:t>
      </w:r>
    </w:p>
    <w:p w14:paraId="1E43E246" w14:textId="1FFB96B6"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del w:id="360" w:author="David Vacas Miguel" w:date="2018-06-25T13:26:00Z">
        <w:r w:rsidR="00950328" w:rsidDel="00A103FE">
          <w:delText>,</w:delText>
        </w:r>
      </w:del>
      <w:r w:rsidR="005425E5">
        <w:t xml:space="preserve"> y</w:t>
      </w:r>
      <w:ins w:id="361" w:author="David Vacas Miguel" w:date="2018-06-25T13:26:00Z">
        <w:r w:rsidR="00A103FE">
          <w:t>,</w:t>
        </w:r>
      </w:ins>
      <w:r w:rsidR="005425E5">
        <w:t xml:space="preserve"> en </w:t>
      </w:r>
      <w:r w:rsidR="00950328">
        <w:t>concreto,</w:t>
      </w:r>
      <w:r w:rsidR="00302AF4">
        <w:t xml:space="preserve"> un vehículo con ruedas </w:t>
      </w:r>
      <w:ins w:id="362" w:author="David Vacas Miguel" w:date="2018-06-25T13:26:00Z">
        <w:r w:rsidR="00A103FE">
          <w:t>con</w:t>
        </w:r>
      </w:ins>
      <w:del w:id="363" w:author="David Vacas Miguel" w:date="2018-06-25T13:26:00Z">
        <w:r w:rsidR="00302AF4" w:rsidDel="00A103FE">
          <w:delText>y</w:delText>
        </w:r>
      </w:del>
      <w:r w:rsidR="00950328">
        <w:t xml:space="preserve"> sus</w:t>
      </w:r>
      <w:r w:rsidR="00302AF4">
        <w:t xml:space="preserve"> diferentes configuraciones. A </w:t>
      </w:r>
      <w:r w:rsidR="007B21B5">
        <w:t>continuación,</w:t>
      </w:r>
      <w:r w:rsidR="00302AF4">
        <w:t xml:space="preserve"> se </w:t>
      </w:r>
      <w:r w:rsidR="00950328">
        <w:t>describe la configuración seleccionada para la aplicación</w:t>
      </w:r>
      <w:ins w:id="364" w:author="David Vacas Miguel" w:date="2018-06-25T13:26:00Z">
        <w:r w:rsidR="00A103FE">
          <w:t>,</w:t>
        </w:r>
      </w:ins>
      <w:r w:rsidR="00950328">
        <w:t xml:space="preserve"> </w:t>
      </w:r>
      <w:del w:id="365" w:author="David Vacas Miguel" w:date="2018-06-25T13:26:00Z">
        <w:r w:rsidR="00950328" w:rsidDel="00A103FE">
          <w:delText>d</w:delText>
        </w:r>
      </w:del>
      <w:r w:rsidR="00950328">
        <w:t xml:space="preserve">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w:t>
      </w:r>
      <w:del w:id="366" w:author="David Vacas Miguel" w:date="2018-06-25T13:26:00Z">
        <w:r w:rsidR="0080782B" w:rsidDel="00A103FE">
          <w:delText>a un</w:delText>
        </w:r>
      </w:del>
      <w:ins w:id="367" w:author="David Vacas Miguel" w:date="2018-06-25T13:26:00Z">
        <w:r w:rsidR="00A103FE">
          <w:t>en</w:t>
        </w:r>
      </w:ins>
      <w:ins w:id="368" w:author="David Vacas Miguel" w:date="2018-06-25T13:27:00Z">
        <w:r w:rsidR="00A103FE">
          <w:t xml:space="preserve"> un</w:t>
        </w:r>
      </w:ins>
      <w:r w:rsidR="0080782B">
        <w:t xml:space="preserve"> vehículo </w:t>
      </w:r>
      <w:r w:rsidR="00950328">
        <w:t>de este tipo</w:t>
      </w:r>
      <w:r w:rsidR="0080782B">
        <w:t>.</w:t>
      </w:r>
    </w:p>
    <w:p w14:paraId="2D4C4D3B" w14:textId="221944DE"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w:t>
      </w:r>
      <w:del w:id="369" w:author="David Vacas Miguel" w:date="2018-06-25T13:27:00Z">
        <w:r w:rsidR="00302AF4" w:rsidDel="00A103FE">
          <w:delText>usadas</w:delText>
        </w:r>
      </w:del>
      <w:ins w:id="370" w:author="David Vacas Miguel" w:date="2018-06-25T13:27:00Z">
        <w:r w:rsidR="00A103FE">
          <w:t>utilizadas</w:t>
        </w:r>
      </w:ins>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ins w:id="371" w:author="David Vacas Miguel" w:date="2018-06-25T13:27:00Z">
        <w:r w:rsidR="00A103FE">
          <w:t>,</w:t>
        </w:r>
      </w:ins>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w:t>
      </w:r>
      <w:ins w:id="372" w:author="David Vacas Miguel" w:date="2018-06-25T13:27:00Z">
        <w:r w:rsidR="00A103FE">
          <w:t xml:space="preserve">en concreto, dada su importancia para este trabajo, </w:t>
        </w:r>
      </w:ins>
      <w:r w:rsidR="006F7FF0">
        <w:t xml:space="preserve">la etapa geométrica con un poco </w:t>
      </w:r>
      <w:r w:rsidR="00A341DA">
        <w:t>más</w:t>
      </w:r>
      <w:r w:rsidR="006F7FF0">
        <w:t xml:space="preserve"> de detalle.</w:t>
      </w:r>
      <w:r w:rsidR="00BE1911">
        <w:t xml:space="preserve"> </w:t>
      </w:r>
      <w:del w:id="373" w:author="David Vacas Miguel" w:date="2018-05-27T13:30:00Z">
        <w:r w:rsidR="00BE1911" w:rsidDel="00447A67">
          <w:delText>Además</w:delText>
        </w:r>
      </w:del>
      <w:ins w:id="374"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 xml:space="preserve">la </w:t>
      </w:r>
      <w:r w:rsidR="006F7FF0">
        <w:lastRenderedPageBreak/>
        <w:t>aplicación, pero</w:t>
      </w:r>
      <w:r w:rsidR="008443BE">
        <w:t xml:space="preserve"> de gran</w:t>
      </w:r>
      <w:r w:rsidR="006F7FF0">
        <w:t xml:space="preserve"> importan</w:t>
      </w:r>
      <w:r w:rsidR="008443BE">
        <w:t>cia</w:t>
      </w:r>
      <w:r w:rsidR="006F7FF0">
        <w:t xml:space="preserve"> para el desarrollo del proyecto como son</w:t>
      </w:r>
      <w:ins w:id="375" w:author="David Vacas Miguel" w:date="2018-06-25T13:27:00Z">
        <w:r w:rsidR="00A103FE">
          <w:t>, el sistema de</w:t>
        </w:r>
      </w:ins>
      <w:r w:rsidR="006F7FF0">
        <w:t xml:space="preserve"> Trello y </w:t>
      </w:r>
      <w:ins w:id="376" w:author="David Vacas Miguel" w:date="2018-06-25T13:28:00Z">
        <w:r w:rsidR="00A103FE">
          <w:t xml:space="preserve">el sistema de </w:t>
        </w:r>
      </w:ins>
      <w:r w:rsidR="006F7FF0">
        <w:t>GitHub</w:t>
      </w:r>
      <w:r w:rsidR="00BE1911">
        <w:t>.</w:t>
      </w:r>
    </w:p>
    <w:p w14:paraId="633B93F1" w14:textId="5E7D3346"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w:t>
      </w:r>
      <w:ins w:id="377" w:author="David Vacas Miguel" w:date="2018-06-25T13:28:00Z">
        <w:r w:rsidR="00A103FE">
          <w:t xml:space="preserve"> gráfica con </w:t>
        </w:r>
      </w:ins>
      <w:ins w:id="378" w:author="David Vacas Miguel" w:date="2018-06-26T17:26:00Z">
        <w:r w:rsidR="00D27C27">
          <w:t>todos sus controles</w:t>
        </w:r>
      </w:ins>
      <w:r w:rsidR="0080782B">
        <w:t xml:space="preserve"> y finalizando con casos de uso de la aplicación.</w:t>
      </w:r>
    </w:p>
    <w:p w14:paraId="7FA777A3" w14:textId="1264332B" w:rsidR="009F1D2F" w:rsidDel="007600E2" w:rsidRDefault="009F1D2F" w:rsidP="00D87A35">
      <w:pPr>
        <w:pStyle w:val="LetranormalTFG"/>
        <w:rPr>
          <w:del w:id="379"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380" w:author="David Vacas Miguel" w:date="2018-05-31T12:06:00Z">
        <w:r w:rsidR="00F74596">
          <w:t>ra.</w:t>
        </w:r>
      </w:ins>
      <w:del w:id="381"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382" w:author="David Vacas Miguel" w:date="2018-05-30T11:26:00Z"/>
        </w:rPr>
        <w:sectPr w:rsidR="007600E2" w:rsidSect="002D2995">
          <w:footerReference w:type="default" r:id="rId18"/>
          <w:headerReference w:type="first" r:id="rId19"/>
          <w:footerReference w:type="first" r:id="rId20"/>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389" w:author="David Vacas Miguel" w:date="2018-05-31T12:07:00Z"/>
        </w:rPr>
        <w:pPrChange w:id="390" w:author="David Vacas Miguel" w:date="2018-05-31T12:07:00Z">
          <w:pPr>
            <w:pStyle w:val="LetranormalTFG"/>
          </w:pPr>
        </w:pPrChange>
      </w:pPr>
      <w:del w:id="391" w:author="David Vacas Miguel" w:date="2018-05-30T11:25:00Z">
        <w:r w:rsidDel="007600E2">
          <w:lastRenderedPageBreak/>
          <w:br w:type="page"/>
        </w:r>
      </w:del>
    </w:p>
    <w:p w14:paraId="2C3AE29F" w14:textId="35570B1E" w:rsidR="00BC3217" w:rsidRDefault="00BC3217">
      <w:pPr>
        <w:pStyle w:val="TituloTFG"/>
      </w:pPr>
      <w:bookmarkStart w:id="392" w:name="_Toc517795801"/>
      <w:bookmarkStart w:id="393" w:name="_Toc517798908"/>
      <w:r>
        <w:t>Capítulo 2 Robótica móvil</w:t>
      </w:r>
      <w:bookmarkEnd w:id="392"/>
      <w:bookmarkEnd w:id="393"/>
    </w:p>
    <w:p w14:paraId="35748795" w14:textId="1680E275" w:rsidR="0065054E" w:rsidRDefault="00D27C27" w:rsidP="00F21B89">
      <w:pPr>
        <w:pStyle w:val="TFGtitulo2"/>
      </w:pPr>
      <w:bookmarkStart w:id="394" w:name="_Toc517795802"/>
      <w:bookmarkStart w:id="395" w:name="_Toc517798909"/>
      <w:ins w:id="396" w:author="David Vacas Miguel" w:date="2018-06-26T17:26:00Z">
        <w:r>
          <w:t>2.</w:t>
        </w:r>
      </w:ins>
      <w:r w:rsidR="000475C7" w:rsidRPr="007937C0">
        <w:t>1.</w:t>
      </w:r>
      <w:r w:rsidR="000475C7">
        <w:t xml:space="preserve"> </w:t>
      </w:r>
      <w:r w:rsidR="00975129">
        <w:t>Robótica móvil</w:t>
      </w:r>
      <w:bookmarkEnd w:id="394"/>
      <w:bookmarkEnd w:id="395"/>
    </w:p>
    <w:p w14:paraId="14C9F3AB" w14:textId="306D0110"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ins w:id="397" w:author="David Vacas Miguel" w:date="2018-06-21T17:41:00Z">
        <w:r w:rsidR="00CB22AD">
          <w:t xml:space="preserve"> </w:t>
        </w:r>
      </w:ins>
      <w:del w:id="398" w:author="David Vacas Miguel" w:date="2018-06-21T17:41:00Z">
        <w:r w:rsidR="00AC4565" w:rsidDel="00CB22AD">
          <w:delText>,</w:delText>
        </w:r>
        <w:r w:rsidR="003D2815" w:rsidDel="00CB22AD">
          <w:delText xml:space="preserve"> gracias a los progresos entre la inteligencia artificial y los robots físicos</w:delText>
        </w:r>
        <w:r w:rsidR="00AC4565" w:rsidDel="00CB22AD">
          <w:delText>, son</w:delText>
        </w:r>
      </w:del>
      <w:ins w:id="399" w:author="David Vacas Miguel" w:date="2018-06-21T17:41:00Z">
        <w:r w:rsidR="00CB22AD">
          <w:t>tienen la capacidad</w:t>
        </w:r>
      </w:ins>
      <w:del w:id="400" w:author="David Vacas Miguel" w:date="2018-06-21T17:41:00Z">
        <w:r w:rsidR="00137179" w:rsidDel="00CB22AD">
          <w:delText xml:space="preserve"> capaces</w:delText>
        </w:r>
      </w:del>
      <w:r w:rsidR="00137179">
        <w:t xml:space="preserve"> de moverse a través de cualquier entorno</w:t>
      </w:r>
      <w:del w:id="401" w:author="David Vacas Miguel" w:date="2018-06-21T17:41:00Z">
        <w:r w:rsidR="00137179" w:rsidDel="00CB22AD">
          <w:delText xml:space="preserve"> físico</w:delText>
        </w:r>
      </w:del>
      <w:r w:rsidR="00137179">
        <w:t>. Estos normalmente son controlados por software y usan sensores y otros equipos para identificar la zona de su alrededor</w:t>
      </w:r>
      <w:ins w:id="402" w:author="David Vacas Miguel" w:date="2018-06-26T11:39:00Z">
        <w:r w:rsidR="00A66BD9">
          <w:t xml:space="preserve"> [1]</w:t>
        </w:r>
      </w:ins>
      <w:ins w:id="403" w:author="David Vacas Miguel" w:date="2018-06-10T15:09:00Z">
        <w:r w:rsidR="00467294">
          <w:t>.</w:t>
        </w:r>
      </w:ins>
    </w:p>
    <w:p w14:paraId="6FB20471" w14:textId="22BA8BE5" w:rsidR="0032750E" w:rsidRDefault="00513951" w:rsidP="0032750E">
      <w:pPr>
        <w:pStyle w:val="LetranormalTFG"/>
        <w:rPr>
          <w:ins w:id="404" w:author="David Vacas Miguel" w:date="2018-06-26T11:41:00Z"/>
        </w:rPr>
      </w:pPr>
      <w:r>
        <w:t>Los robots móviles se pueden diferenciar en dos tipos</w:t>
      </w:r>
      <w:r w:rsidR="00AC4565">
        <w:t>,</w:t>
      </w:r>
      <w:r>
        <w:t xml:space="preserve"> autónomos y no autónomos. Los robots</w:t>
      </w:r>
      <w:del w:id="405" w:author="David Vacas Miguel" w:date="2018-06-26T11:39:00Z">
        <w:r w:rsidDel="00A66BD9">
          <w:delText xml:space="preserve"> móviles</w:delText>
        </w:r>
      </w:del>
      <w:r>
        <w:t xml:space="preserve"> autónomos pueden explorar el entorno sin </w:t>
      </w:r>
      <w:del w:id="406" w:author="David Vacas Miguel" w:date="2018-06-21T17:42:00Z">
        <w:r w:rsidDel="00CB22AD">
          <w:delText>ninguna directriz</w:delText>
        </w:r>
      </w:del>
      <w:ins w:id="407" w:author="David Vacas Miguel" w:date="2018-06-21T17:42:00Z">
        <w:r w:rsidR="00CB22AD">
          <w:t>ningún control</w:t>
        </w:r>
      </w:ins>
      <w:r>
        <w:t xml:space="preserve"> extern</w:t>
      </w:r>
      <w:ins w:id="408" w:author="David Vacas Miguel" w:date="2018-06-21T17:42:00Z">
        <w:r w:rsidR="00CB22AD">
          <w:t>o</w:t>
        </w:r>
      </w:ins>
      <w:del w:id="409" w:author="David Vacas Miguel" w:date="2018-06-21T17:42:00Z">
        <w:r w:rsidDel="00CB22AD">
          <w:delText>a</w:delText>
        </w:r>
      </w:del>
      <w:del w:id="410" w:author="David Vacas Miguel" w:date="2018-06-26T11:39:00Z">
        <w:r w:rsidDel="00A66BD9">
          <w:delText xml:space="preserve"> a él</w:delText>
        </w:r>
      </w:del>
      <w:r>
        <w:t xml:space="preserve">, </w:t>
      </w:r>
      <w:r w:rsidR="00D4009C">
        <w:t>al contrario que los</w:t>
      </w:r>
      <w:r>
        <w:t xml:space="preserve"> no autónomos</w:t>
      </w:r>
      <w:r w:rsidR="00D4009C">
        <w:t>, que</w:t>
      </w:r>
      <w:r>
        <w:t xml:space="preserve"> necesitan algún tipo de </w:t>
      </w:r>
      <w:del w:id="411" w:author="David Vacas Miguel" w:date="2018-06-26T11:40:00Z">
        <w:r w:rsidDel="00A66BD9">
          <w:delText>sistema de guía</w:delText>
        </w:r>
      </w:del>
      <w:ins w:id="412" w:author="David Vacas Miguel" w:date="2018-06-26T11:40:00Z">
        <w:r w:rsidR="00A66BD9">
          <w:t>control externo</w:t>
        </w:r>
      </w:ins>
      <w:r>
        <w:t xml:space="preserve"> para moverse</w:t>
      </w:r>
      <w:ins w:id="413" w:author="David Vacas Miguel" w:date="2018-06-26T11:40:00Z">
        <w:r w:rsidR="00A66BD9">
          <w:t xml:space="preserve"> co</w:t>
        </w:r>
      </w:ins>
      <w:ins w:id="414" w:author="David Vacas Miguel" w:date="2018-06-26T11:41:00Z">
        <w:r w:rsidR="00A66BD9">
          <w:t>rrectamente por su entorno</w:t>
        </w:r>
      </w:ins>
      <w:r>
        <w:t>.</w:t>
      </w:r>
    </w:p>
    <w:p w14:paraId="699595A6" w14:textId="0D6DA765" w:rsidR="00A66BD9" w:rsidRDefault="00A66BD9" w:rsidP="0032750E">
      <w:pPr>
        <w:pStyle w:val="LetranormalTFG"/>
      </w:pPr>
      <w:ins w:id="415" w:author="David Vacas Miguel" w:date="2018-06-26T11:41:00Z">
        <w:r>
          <w:t xml:space="preserve">El robot utilizado en este trabajo </w:t>
        </w:r>
        <w:proofErr w:type="gramStart"/>
        <w:r>
          <w:t>se enmarca dentro de</w:t>
        </w:r>
        <w:proofErr w:type="gramEnd"/>
        <w:r>
          <w:t xml:space="preserve"> los autónomos ya que es </w:t>
        </w:r>
      </w:ins>
      <w:ins w:id="416" w:author="David Vacas Miguel" w:date="2018-06-26T11:42:00Z">
        <w:r>
          <w:t>capaz de seguir la trayectoria mediante un siste</w:t>
        </w:r>
      </w:ins>
      <w:ins w:id="417" w:author="David Vacas Miguel" w:date="2018-06-26T11:50:00Z">
        <w:r w:rsidR="00562416">
          <w:t>ma</w:t>
        </w:r>
      </w:ins>
      <w:ins w:id="418" w:author="David Vacas Miguel" w:date="2018-06-26T11:51:00Z">
        <w:r w:rsidR="00562416">
          <w:t xml:space="preserve"> de guiado </w:t>
        </w:r>
      </w:ins>
      <w:ins w:id="419" w:author="David Vacas Miguel" w:date="2018-06-26T11:53:00Z">
        <w:r w:rsidR="00562416">
          <w:t>por medio de</w:t>
        </w:r>
      </w:ins>
      <w:ins w:id="420" w:author="David Vacas Miguel" w:date="2018-06-26T11:51:00Z">
        <w:r w:rsidR="00562416">
          <w:t xml:space="preserve"> sensores de infrarrojos que no requiere de ningún tipo de control externo.</w:t>
        </w:r>
      </w:ins>
    </w:p>
    <w:p w14:paraId="1F295408" w14:textId="60BC3E35" w:rsidR="0032750E" w:rsidRDefault="00D27C27" w:rsidP="00F21B89">
      <w:pPr>
        <w:pStyle w:val="TFGtitulo2"/>
      </w:pPr>
      <w:bookmarkStart w:id="421" w:name="_Toc517795803"/>
      <w:bookmarkStart w:id="422" w:name="_Toc517798910"/>
      <w:ins w:id="423" w:author="David Vacas Miguel" w:date="2018-06-26T17:26:00Z">
        <w:r>
          <w:t>2.</w:t>
        </w:r>
      </w:ins>
      <w:r w:rsidR="0032750E">
        <w:t>2. Vehículos con ruedas</w:t>
      </w:r>
      <w:bookmarkEnd w:id="421"/>
      <w:bookmarkEnd w:id="422"/>
    </w:p>
    <w:p w14:paraId="1292448E" w14:textId="618924D9" w:rsidR="00FA5302" w:rsidRDefault="00FA5302" w:rsidP="00FA5302">
      <w:pPr>
        <w:pStyle w:val="LetranormalTFG"/>
      </w:pPr>
      <w:r>
        <w:t xml:space="preserve">Los vehículos con ruedas </w:t>
      </w:r>
      <w:r w:rsidR="00BA61BE">
        <w:t xml:space="preserve">son un tipo de robot móvil </w:t>
      </w:r>
      <w:del w:id="424" w:author="David Vacas Miguel" w:date="2018-06-26T11:53:00Z">
        <w:r w:rsidR="00BA61BE" w:rsidDel="00562416">
          <w:delText>los cuales</w:delText>
        </w:r>
      </w:del>
      <w:ins w:id="425" w:author="David Vacas Miguel" w:date="2018-06-26T11:53:00Z">
        <w:r w:rsidR="00562416">
          <w:t>que</w:t>
        </w:r>
      </w:ins>
      <w:r w:rsidR="00BA61BE">
        <w:t xml:space="preserve"> proporcionan</w:t>
      </w:r>
      <w:r>
        <w:t xml:space="preserve"> una solución simple y eficiente para conseguir movilidad sobre terrenos duros y libres de obstáculos, con los que se permite conseguir velocidades más o menos altas.</w:t>
      </w:r>
    </w:p>
    <w:p w14:paraId="105CB955" w14:textId="1A3F0AFA" w:rsidR="00FA5302" w:rsidDel="00562416" w:rsidRDefault="00FA5302" w:rsidP="00FA5302">
      <w:pPr>
        <w:pStyle w:val="LetranormalTFG"/>
        <w:rPr>
          <w:del w:id="426" w:author="David Vacas Miguel" w:date="2018-06-26T11:54:00Z"/>
        </w:rPr>
      </w:pPr>
      <w:r>
        <w:t xml:space="preserve">Su limitación más importante es el deslizamiento </w:t>
      </w:r>
      <w:del w:id="427" w:author="David Vacas Miguel" w:date="2018-06-21T17:43:00Z">
        <w:r w:rsidDel="00CB22AD">
          <w:delText>en la impulsión</w:delText>
        </w:r>
      </w:del>
      <w:ins w:id="428" w:author="David Vacas Miguel" w:date="2018-06-21T17:43:00Z">
        <w:r w:rsidR="00CB22AD">
          <w:t>al impulsarse</w:t>
        </w:r>
      </w:ins>
      <w:ins w:id="429" w:author="David Vacas Miguel" w:date="2018-06-26T11:53:00Z">
        <w:r w:rsidR="00562416">
          <w:t>.</w:t>
        </w:r>
      </w:ins>
      <w:del w:id="430" w:author="David Vacas Miguel" w:date="2018-06-26T11:53:00Z">
        <w:r w:rsidDel="00562416">
          <w:delText>,</w:delText>
        </w:r>
      </w:del>
      <w:r>
        <w:t xml:space="preserve"> </w:t>
      </w:r>
      <w:del w:id="431" w:author="David Vacas Miguel" w:date="2018-06-26T11:53:00Z">
        <w:r w:rsidDel="00562416">
          <w:delText>a</w:delText>
        </w:r>
      </w:del>
      <w:ins w:id="432" w:author="David Vacas Miguel" w:date="2018-06-26T11:53:00Z">
        <w:r w:rsidR="00562416">
          <w:t>A</w:t>
        </w:r>
      </w:ins>
      <w:r>
        <w:t>demás dependiendo del tipo de terreno, puede</w:t>
      </w:r>
      <w:ins w:id="433" w:author="David Vacas Miguel" w:date="2018-06-26T11:54:00Z">
        <w:r w:rsidR="00562416">
          <w:t>n</w:t>
        </w:r>
      </w:ins>
      <w:r>
        <w:t xml:space="preserv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2DCBF1A0" w:rsidR="00557732" w:rsidDel="00C87E87" w:rsidRDefault="003510C1" w:rsidP="00557732">
      <w:pPr>
        <w:pStyle w:val="LetranormalTFG"/>
        <w:numPr>
          <w:ilvl w:val="0"/>
          <w:numId w:val="6"/>
        </w:numPr>
        <w:rPr>
          <w:del w:id="434" w:author="David Vacas Miguel" w:date="2018-06-26T12:02:00Z"/>
        </w:rPr>
      </w:pPr>
      <w:r w:rsidRPr="00F21B89">
        <w:rPr>
          <w:b/>
        </w:rPr>
        <w:t>Ackerman:</w:t>
      </w:r>
      <w:r>
        <w:t xml:space="preserve"> Es el habitual de los vehículos de cuatro ruedas. Las ruedas delanteras son las que se ocupan del giro</w:t>
      </w:r>
      <w:del w:id="435" w:author="David Vacas Miguel" w:date="2018-06-26T11:54:00Z">
        <w:r w:rsidDel="00562416">
          <w:delText xml:space="preserve">, sin </w:delText>
        </w:r>
        <w:r w:rsidR="00FA5302" w:rsidDel="00562416">
          <w:delText>embargo</w:delText>
        </w:r>
      </w:del>
      <w:ins w:id="436" w:author="David Vacas Miguel" w:date="2018-06-26T11:54:00Z">
        <w:r w:rsidR="00562416">
          <w:t>. Además</w:t>
        </w:r>
      </w:ins>
      <w:r w:rsidR="00FA5302">
        <w:t>,</w:t>
      </w:r>
      <w:r>
        <w:t xml:space="preserve"> la rueda interior gira un poco más que la exterior lo que hace que se elimine el deslizamiento. El </w:t>
      </w:r>
      <w:r w:rsidR="002C7DD3">
        <w:t>centro</w:t>
      </w:r>
      <w:r>
        <w:t xml:space="preserve"> </w:t>
      </w:r>
      <w:r>
        <w:lastRenderedPageBreak/>
        <w:t xml:space="preserve">de rotación del </w:t>
      </w:r>
      <w:r w:rsidR="00506E5B">
        <w:t>vehículo</w:t>
      </w:r>
      <w:r>
        <w:t xml:space="preserve"> se haya en el corte de las </w:t>
      </w:r>
      <w:r w:rsidR="00506E5B">
        <w:t>prolongaciones</w:t>
      </w:r>
      <w:r>
        <w:t xml:space="preserve"> de las ruedas delanteras y las ruedas traseras</w:t>
      </w:r>
      <w:del w:id="437" w:author="David Vacas Miguel" w:date="2018-06-26T17:35:00Z">
        <w:r w:rsidR="003278DE" w:rsidDel="00C55F6C">
          <w:delText xml:space="preserve"> como se muestra en la figura </w:delText>
        </w:r>
        <w:r w:rsidR="007A69F1" w:rsidDel="00C55F6C">
          <w:delText>4</w:delText>
        </w:r>
      </w:del>
      <w:r w:rsidR="00AC0C93">
        <w:t>.</w:t>
      </w:r>
    </w:p>
    <w:p w14:paraId="23C39212" w14:textId="77777777" w:rsidR="00C87E87" w:rsidRDefault="00C70202">
      <w:pPr>
        <w:pStyle w:val="LetranormalTFG"/>
        <w:numPr>
          <w:ilvl w:val="0"/>
          <w:numId w:val="6"/>
        </w:numPr>
        <w:rPr>
          <w:ins w:id="438" w:author="David Vacas Miguel" w:date="2018-06-26T12:02:00Z"/>
          <w:noProof/>
        </w:rPr>
        <w:pPrChange w:id="439" w:author="David Vacas Miguel" w:date="2018-06-26T12:02:00Z">
          <w:pPr>
            <w:pStyle w:val="LetranormalTFG"/>
            <w:ind w:left="720"/>
            <w:jc w:val="center"/>
          </w:pPr>
        </w:pPrChange>
      </w:pPr>
      <w:del w:id="440" w:author="David Vacas Miguel" w:date="2018-06-26T12:01:00Z">
        <w:r w:rsidDel="00C87E87">
          <w:rPr>
            <w:noProof/>
            <w:lang w:eastAsia="es-ES"/>
          </w:rPr>
          <w:drawing>
            <wp:inline distT="0" distB="0" distL="0" distR="0" wp14:anchorId="0389088D" wp14:editId="24575613">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9EAF1CB" w14:textId="0A70C85F" w:rsidR="00AC0C93" w:rsidRDefault="00C87E87" w:rsidP="00AC0C93">
      <w:pPr>
        <w:pStyle w:val="LetranormalTFG"/>
        <w:ind w:left="720"/>
        <w:jc w:val="center"/>
      </w:pPr>
      <w:ins w:id="441" w:author="David Vacas Miguel" w:date="2018-06-26T12:02:00Z">
        <w:r>
          <w:rPr>
            <w:noProof/>
          </w:rPr>
          <w:drawing>
            <wp:inline distT="0" distB="0" distL="0" distR="0" wp14:anchorId="6C637930" wp14:editId="53C7EF12">
              <wp:extent cx="1409700" cy="18124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a:extLst>
                          <a:ext uri="{28A0092B-C50C-407E-A947-70E740481C1C}">
                            <a14:useLocalDpi xmlns:a14="http://schemas.microsoft.com/office/drawing/2010/main" val="0"/>
                          </a:ext>
                        </a:extLst>
                      </a:blip>
                      <a:srcRect r="72414" b="20879"/>
                      <a:stretch/>
                    </pic:blipFill>
                    <pic:spPr bwMode="auto">
                      <a:xfrm>
                        <a:off x="0" y="0"/>
                        <a:ext cx="1418357" cy="182360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2C8DD0DA" w:rsidR="00D76BCA" w:rsidRDefault="00D76BCA" w:rsidP="00D76BCA">
      <w:pPr>
        <w:pStyle w:val="LetranormalTFG"/>
        <w:numPr>
          <w:ilvl w:val="0"/>
          <w:numId w:val="6"/>
        </w:numPr>
      </w:pPr>
      <w:proofErr w:type="spellStart"/>
      <w:r w:rsidRPr="00F21B89">
        <w:rPr>
          <w:b/>
        </w:rPr>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 xml:space="preserve">de combinar las velocidades de las ruedas </w:t>
      </w:r>
      <w:del w:id="442" w:author="David Vacas Miguel" w:date="2018-06-26T12:03:00Z">
        <w:r w:rsidDel="00C87E87">
          <w:delText xml:space="preserve">izquierdas </w:delText>
        </w:r>
      </w:del>
      <w:ins w:id="443" w:author="David Vacas Miguel" w:date="2018-06-26T12:03:00Z">
        <w:r w:rsidR="00C87E87">
          <w:t xml:space="preserve">del lado izquierdo </w:t>
        </w:r>
      </w:ins>
      <w:r>
        <w:t xml:space="preserve">con las </w:t>
      </w:r>
      <w:del w:id="444" w:author="David Vacas Miguel" w:date="2018-06-26T12:03:00Z">
        <w:r w:rsidDel="00C87E87">
          <w:delText>de la derecha</w:delText>
        </w:r>
      </w:del>
      <w:ins w:id="445" w:author="David Vacas Miguel" w:date="2018-06-26T12:03:00Z">
        <w:r w:rsidR="00C87E87">
          <w:t>del derecho</w:t>
        </w:r>
      </w:ins>
      <w:r>
        <w:t>.</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9C4233"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75pt">
            <v:imagedata r:id="rId25"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57920E11" w:rsidR="0012487A" w:rsidRDefault="00373585" w:rsidP="00DE1065">
      <w:pPr>
        <w:pStyle w:val="LetranormalTFG"/>
        <w:numPr>
          <w:ilvl w:val="0"/>
          <w:numId w:val="6"/>
        </w:numPr>
        <w:rPr>
          <w:ins w:id="446" w:author="David Vacas Miguel" w:date="2018-06-26T12:10:00Z"/>
        </w:rPr>
      </w:pPr>
      <w:r w:rsidRPr="00F21B89">
        <w:rPr>
          <w:b/>
        </w:rPr>
        <w:t>Síncronas:</w:t>
      </w:r>
      <w:r>
        <w:t xml:space="preserve"> Se trata de una configuración en la que todas las ruedas actúan de forma simultánea y, por lo tanto, giran de forma síncrona.</w:t>
      </w:r>
    </w:p>
    <w:p w14:paraId="193277F9" w14:textId="26A2486C" w:rsidR="00C87E87" w:rsidRDefault="00C87E87" w:rsidP="00C87E87">
      <w:pPr>
        <w:pStyle w:val="LetranormalTFG"/>
        <w:ind w:left="720"/>
        <w:jc w:val="center"/>
        <w:rPr>
          <w:ins w:id="447" w:author="David Vacas Miguel" w:date="2018-06-26T12:10:00Z"/>
        </w:rPr>
      </w:pPr>
      <w:ins w:id="448" w:author="David Vacas Miguel" w:date="2018-06-26T12:10:00Z">
        <w:r>
          <w:rPr>
            <w:b/>
            <w:noProof/>
          </w:rPr>
          <w:lastRenderedPageBreak/>
          <w:drawing>
            <wp:inline distT="0" distB="0" distL="0" distR="0" wp14:anchorId="7F03BC09" wp14:editId="3CAFCFB0">
              <wp:extent cx="2390775" cy="1593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593850"/>
                      </a:xfrm>
                      <a:prstGeom prst="rect">
                        <a:avLst/>
                      </a:prstGeom>
                      <a:noFill/>
                      <a:ln>
                        <a:noFill/>
                      </a:ln>
                    </pic:spPr>
                  </pic:pic>
                </a:graphicData>
              </a:graphic>
            </wp:inline>
          </w:drawing>
        </w:r>
      </w:ins>
    </w:p>
    <w:p w14:paraId="3AC127DC" w14:textId="78A97919" w:rsidR="00C87E87" w:rsidRPr="00F21B89" w:rsidRDefault="001444A0">
      <w:pPr>
        <w:pStyle w:val="LetranormalTFG"/>
        <w:ind w:left="720"/>
        <w:jc w:val="center"/>
        <w:pPrChange w:id="449" w:author="David Vacas Miguel" w:date="2018-06-26T12:10:00Z">
          <w:pPr>
            <w:pStyle w:val="LetranormalTFG"/>
            <w:numPr>
              <w:numId w:val="6"/>
            </w:numPr>
            <w:ind w:left="720" w:hanging="360"/>
          </w:pPr>
        </w:pPrChange>
      </w:pPr>
      <w:ins w:id="450" w:author="David Vacas Miguel" w:date="2018-06-26T12:10:00Z">
        <w:r w:rsidRPr="001444A0">
          <w:rPr>
            <w:b/>
            <w:rPrChange w:id="451" w:author="David Vacas Miguel" w:date="2018-06-26T12:10:00Z">
              <w:rPr/>
            </w:rPrChange>
          </w:rPr>
          <w:t>Figura 8.</w:t>
        </w:r>
        <w:r>
          <w:t xml:space="preserve"> </w:t>
        </w:r>
      </w:ins>
      <w:ins w:id="452" w:author="David Vacas Miguel" w:date="2018-06-26T12:13:00Z">
        <w:r>
          <w:t>R</w:t>
        </w:r>
      </w:ins>
      <w:ins w:id="453" w:author="David Vacas Miguel" w:date="2018-06-26T12:10:00Z">
        <w:r>
          <w:t>uedas síncronas.</w:t>
        </w:r>
      </w:ins>
    </w:p>
    <w:p w14:paraId="25FCE095" w14:textId="00FA5FBA"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w:t>
      </w:r>
      <w:ins w:id="454" w:author="David Vacas Miguel" w:date="2018-06-26T12:11:00Z">
        <w:r w:rsidR="001444A0">
          <w:t xml:space="preserve"> utilizado en este trabajo</w:t>
        </w:r>
      </w:ins>
      <w:r>
        <w:t>. En este sistema</w:t>
      </w:r>
      <w:ins w:id="455" w:author="David Vacas Miguel" w:date="2018-06-26T12:11:00Z">
        <w:r w:rsidR="001444A0">
          <w:t>,</w:t>
        </w:r>
      </w:ins>
      <w:r>
        <w:t xml:space="preserve"> las ruedas se sitúan de forma paralela y no realizan giros.</w:t>
      </w:r>
      <w:r w:rsidRPr="00FA5302">
        <w:t xml:space="preserve"> </w:t>
      </w:r>
      <w:r w:rsidRPr="0005392A">
        <w:t>El direccionamiento diferencial viene dado por la diferencia de velocidades de las ruedas laterales. La tracción se consigue</w:t>
      </w:r>
      <w:ins w:id="456" w:author="David Vacas Miguel" w:date="2018-06-26T12:11:00Z">
        <w:r w:rsidR="001444A0">
          <w:t xml:space="preserve"> además</w:t>
        </w:r>
      </w:ins>
      <w:r w:rsidRPr="0005392A">
        <w:t xml:space="preserve"> con esas mismas ruedas. Adicionalmente, existen una o más ruedas</w:t>
      </w:r>
      <w:r>
        <w:t xml:space="preserve"> para el soporte</w:t>
      </w:r>
      <w:ins w:id="457" w:author="David Vacas Miguel" w:date="2018-06-26T12:12:00Z">
        <w:r w:rsidR="001444A0">
          <w:t xml:space="preserve"> en la parte posterior</w:t>
        </w:r>
      </w:ins>
      <w:del w:id="458" w:author="David Vacas Miguel" w:date="2018-06-26T12:12:00Z">
        <w:r w:rsidDel="001444A0">
          <w:delText xml:space="preserve">. En la figura </w:delText>
        </w:r>
      </w:del>
      <w:del w:id="459" w:author="David Vacas Miguel" w:date="2018-05-27T13:30:00Z">
        <w:r w:rsidDel="00447A67">
          <w:delText>10</w:delText>
        </w:r>
        <w:r w:rsidRPr="0005392A" w:rsidDel="00447A67">
          <w:delText xml:space="preserve"> </w:delText>
        </w:r>
      </w:del>
      <w:del w:id="460" w:author="David Vacas Miguel" w:date="2018-06-26T12:12:00Z">
        <w:r w:rsidRPr="0005392A" w:rsidDel="001444A0">
          <w:delText>se muestra una imagen de dicho esquema</w:delText>
        </w:r>
      </w:del>
      <w:r w:rsidRPr="0005392A">
        <w:t xml:space="preserve">. </w:t>
      </w:r>
      <w:r>
        <w:t xml:space="preserve"> </w:t>
      </w:r>
    </w:p>
    <w:p w14:paraId="5261F856" w14:textId="2A1C69BD" w:rsidR="004758F0" w:rsidRDefault="00243D06" w:rsidP="00243D06">
      <w:pPr>
        <w:pStyle w:val="LetranormalTFG"/>
        <w:jc w:val="center"/>
      </w:pPr>
      <w:del w:id="461"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462" w:author="David Vacas Miguel" w:date="2018-05-31T12:29:00Z">
        <w:r w:rsidR="009C4233">
          <w:pict w14:anchorId="278BFD39">
            <v:shape id="_x0000_i1026" type="#_x0000_t75" style="width:196.5pt;height:150.75pt">
              <v:imagedata r:id="rId28" o:title="robot direccionamiento diferencial"/>
            </v:shape>
          </w:pict>
        </w:r>
      </w:ins>
    </w:p>
    <w:p w14:paraId="64AFE215" w14:textId="27F04F8F" w:rsidR="004758F0" w:rsidDel="001523AB" w:rsidRDefault="004758F0" w:rsidP="00F21B89">
      <w:pPr>
        <w:pStyle w:val="LetranormalTFG"/>
        <w:jc w:val="center"/>
        <w:rPr>
          <w:del w:id="463" w:author="David Vacas Miguel" w:date="2018-06-02T12:56:00Z"/>
        </w:rPr>
      </w:pPr>
      <w:r w:rsidRPr="00F21B89">
        <w:rPr>
          <w:b/>
        </w:rPr>
        <w:t xml:space="preserve">Figura </w:t>
      </w:r>
      <w:del w:id="464" w:author="David Vacas Miguel" w:date="2018-06-26T17:36:00Z">
        <w:r w:rsidRPr="00F21B89" w:rsidDel="00C55F6C">
          <w:rPr>
            <w:b/>
          </w:rPr>
          <w:delText>8</w:delText>
        </w:r>
      </w:del>
      <w:ins w:id="465" w:author="David Vacas Miguel" w:date="2018-06-26T17:36:00Z">
        <w:r w:rsidR="00C55F6C">
          <w:rPr>
            <w:b/>
          </w:rPr>
          <w:t>9</w:t>
        </w:r>
      </w:ins>
      <w:r w:rsidRPr="00F21B89">
        <w:rPr>
          <w:b/>
        </w:rPr>
        <w:t>:</w:t>
      </w:r>
      <w:r>
        <w:t xml:space="preserve"> </w:t>
      </w:r>
      <w:ins w:id="466" w:author="David Vacas Miguel" w:date="2018-06-26T12:13:00Z">
        <w:r w:rsidR="001444A0">
          <w:t>D</w:t>
        </w:r>
      </w:ins>
      <w:del w:id="467" w:author="David Vacas Miguel" w:date="2018-06-26T12:13:00Z">
        <w:r w:rsidDel="001444A0">
          <w:delText>Robot con d</w:delText>
        </w:r>
      </w:del>
      <w:r>
        <w:t>ireccionamiento diferencial.</w:t>
      </w: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3C913AFF" w:rsidR="00A240FE" w:rsidRDefault="00D27C27" w:rsidP="00F21B89">
      <w:pPr>
        <w:pStyle w:val="TFGtitulo2"/>
        <w:spacing w:after="100"/>
      </w:pPr>
      <w:bookmarkStart w:id="468" w:name="_Toc517795804"/>
      <w:bookmarkStart w:id="469" w:name="_Toc517798911"/>
      <w:ins w:id="470" w:author="David Vacas Miguel" w:date="2018-06-26T17:26:00Z">
        <w:r>
          <w:t>2.</w:t>
        </w:r>
      </w:ins>
      <w:r w:rsidR="000475C7">
        <w:t xml:space="preserve">3. </w:t>
      </w:r>
      <w:r w:rsidR="00FA5302">
        <w:t>Modelo físico d</w:t>
      </w:r>
      <w:r w:rsidR="00BC3217">
        <w:t>ireccionamiento diferencial</w:t>
      </w:r>
      <w:bookmarkEnd w:id="468"/>
      <w:bookmarkEnd w:id="469"/>
    </w:p>
    <w:p w14:paraId="10395604" w14:textId="62A6DDE0" w:rsidR="007E6355" w:rsidRDefault="004A547C" w:rsidP="00FA5302">
      <w:pPr>
        <w:pStyle w:val="LetranormalTFG"/>
      </w:pPr>
      <w:r>
        <w:t>Para poder realizar la simulación</w:t>
      </w:r>
      <w:r w:rsidR="007A2996">
        <w:t xml:space="preserve"> </w:t>
      </w:r>
      <w:del w:id="471" w:author="David Vacas Miguel" w:date="2018-06-26T12:13:00Z">
        <w:r w:rsidR="007A2996" w:rsidDel="001444A0">
          <w:delText>gráfica</w:delText>
        </w:r>
        <w:r w:rsidDel="001444A0">
          <w:delText xml:space="preserve"> del robot y pintarlo</w:delText>
        </w:r>
      </w:del>
      <w:ins w:id="472" w:author="David Vacas Miguel" w:date="2018-06-26T12:13:00Z">
        <w:r w:rsidR="001444A0">
          <w:t>del movimiento del robot</w:t>
        </w:r>
      </w:ins>
      <w:r>
        <w:t xml:space="preserve">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del mismo</w:t>
      </w:r>
      <w:r>
        <w:t xml:space="preserve"> en los diferentes instantes</w:t>
      </w:r>
      <w:r w:rsidR="001A1288">
        <w:t xml:space="preserve"> de tiempo</w:t>
      </w:r>
      <w:r>
        <w:t xml:space="preserve">, por lo </w:t>
      </w:r>
      <w:r w:rsidR="00EE5E72">
        <w:t>tanto,</w:t>
      </w:r>
      <w:r>
        <w:t xml:space="preserve"> se debe definir un modelo de cambios de estado, es decir, una</w:t>
      </w:r>
      <w:ins w:id="473" w:author="David Vacas Miguel" w:date="2018-06-26T12:14:00Z">
        <w:r w:rsidR="003A343E">
          <w:t>s</w:t>
        </w:r>
      </w:ins>
      <w:r>
        <w:t xml:space="preserve"> ecuaci</w:t>
      </w:r>
      <w:ins w:id="474" w:author="David Vacas Miguel" w:date="2018-06-26T12:14:00Z">
        <w:r w:rsidR="003A343E">
          <w:t>o</w:t>
        </w:r>
      </w:ins>
      <w:del w:id="475" w:author="David Vacas Miguel" w:date="2018-06-26T12:14:00Z">
        <w:r w:rsidDel="003A343E">
          <w:delText>ó</w:delText>
        </w:r>
      </w:del>
      <w:r>
        <w:t>n</w:t>
      </w:r>
      <w:ins w:id="476" w:author="David Vacas Miguel" w:date="2018-06-26T12:14:00Z">
        <w:r w:rsidR="003A343E">
          <w:t>es</w:t>
        </w:r>
      </w:ins>
      <w:r>
        <w:t xml:space="preserve"> que a partir del estado actual</w:t>
      </w:r>
      <w:del w:id="477" w:author="David Vacas Miguel" w:date="2018-06-26T12:14:00Z">
        <w:r w:rsidR="001A1288" w:rsidDel="003A343E">
          <w:delText xml:space="preserve"> en</w:delText>
        </w:r>
        <w:r w:rsidDel="003A343E">
          <w:delText xml:space="preserve"> </w:delText>
        </w:r>
        <w:r w:rsidR="009C2297" w:rsidRPr="00F21B89" w:rsidDel="003A343E">
          <w:rPr>
            <w:i/>
          </w:rPr>
          <w:delText>(t)</w:delText>
        </w:r>
      </w:del>
      <w:r w:rsidR="00223F7B">
        <w:t xml:space="preserve"> </w:t>
      </w:r>
      <w:r>
        <w:t>y unas entradas</w:t>
      </w:r>
      <w:del w:id="478" w:author="David Vacas Miguel" w:date="2018-06-26T12:14:00Z">
        <w:r w:rsidR="001A1288" w:rsidDel="003A343E">
          <w:delText xml:space="preserve"> en </w:delText>
        </w:r>
        <w:r w:rsidR="001A1288" w:rsidRPr="00F21B89" w:rsidDel="003A343E">
          <w:rPr>
            <w:i/>
          </w:rPr>
          <w:delText>(t)</w:delText>
        </w:r>
      </w:del>
      <w:ins w:id="479" w:author="David Vacas Miguel" w:date="2018-06-26T12:14:00Z">
        <w:r w:rsidR="003A343E">
          <w:rPr>
            <w:i/>
          </w:rPr>
          <w:t xml:space="preserve"> </w:t>
        </w:r>
        <w:r w:rsidR="003A343E">
          <w:t>permiten calcular el</w:t>
        </w:r>
      </w:ins>
      <w:del w:id="480" w:author="David Vacas Miguel" w:date="2018-06-26T12:14:00Z">
        <w:r w:rsidDel="003A343E">
          <w:delText xml:space="preserve"> se pase al</w:delText>
        </w:r>
      </w:del>
      <w:r>
        <w:t xml:space="preserve"> estado</w:t>
      </w:r>
      <w:ins w:id="481" w:author="David Vacas Miguel" w:date="2018-06-26T12:15:00Z">
        <w:r w:rsidR="003A343E">
          <w:t xml:space="preserve"> del sistema</w:t>
        </w:r>
      </w:ins>
      <w:r>
        <w:t xml:space="preserve"> en el siguiente instan</w:t>
      </w:r>
      <w:ins w:id="482" w:author="David Vacas Miguel" w:date="2018-06-26T12:15:00Z">
        <w:r w:rsidR="003A343E">
          <w:t>te de tiempo</w:t>
        </w:r>
      </w:ins>
      <w:del w:id="483" w:author="David Vacas Miguel" w:date="2018-06-26T12:15:00Z">
        <w:r w:rsidDel="003A343E">
          <w:delText xml:space="preserve">te </w:delText>
        </w:r>
        <w:r w:rsidRPr="00F21B89" w:rsidDel="003A343E">
          <w:rPr>
            <w:i/>
          </w:rPr>
          <w:delText>(t+1)</w:delText>
        </w:r>
      </w:del>
      <w:r>
        <w:t xml:space="preserve">. En la ecuación </w:t>
      </w:r>
      <w:ins w:id="484" w:author="David Vacas Miguel" w:date="2018-06-26T12:15:00Z">
        <w:r w:rsidR="003A343E">
          <w:t>(1)</w:t>
        </w:r>
      </w:ins>
      <w:del w:id="485" w:author="David Vacas Miguel" w:date="2018-06-26T12:15:00Z">
        <w:r w:rsidDel="003A343E">
          <w:delText>X</w:delText>
        </w:r>
      </w:del>
      <w:r>
        <w:t xml:space="preserve"> se puede observar la ecuación que define el sistema, siendo </w:t>
      </w:r>
      <w:r w:rsidR="00223F7B" w:rsidRPr="00AD4DB6">
        <w:rPr>
          <w:position w:val="-6"/>
        </w:rPr>
        <w:object w:dxaOrig="200" w:dyaOrig="260" w14:anchorId="6C07473B">
          <v:shape id="_x0000_i1027" type="#_x0000_t75" style="width:9pt;height:12.75pt" o:ole="">
            <v:imagedata r:id="rId29" o:title=""/>
          </v:shape>
          <o:OLEObject Type="Embed" ProgID="Equation.DSMT4" ShapeID="_x0000_i1027" DrawAspect="Content" ObjectID="_1591543772" r:id="rId30"/>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31" o:title=""/>
          </v:shape>
          <o:OLEObject Type="Embed" ProgID="Equation.DSMT4" ShapeID="_x0000_i1028" DrawAspect="Content" ObjectID="_1591543773" r:id="rId32"/>
        </w:object>
      </w:r>
      <w:r>
        <w:rPr>
          <w:i/>
        </w:rPr>
        <w:t xml:space="preserve"> </w:t>
      </w:r>
      <w:r>
        <w:t>las entradas</w:t>
      </w:r>
      <w:r w:rsidR="009C2297">
        <w:t xml:space="preserve">. </w:t>
      </w:r>
      <w:del w:id="486" w:author="David Vacas Miguel" w:date="2018-06-26T12:15:00Z">
        <w:r w:rsidR="009C2297" w:rsidDel="003A343E">
          <w:delText>Asimismo, en esta misma ecuación se muestra</w:delText>
        </w:r>
        <w:r w:rsidR="001A1288" w:rsidDel="003A343E">
          <w:delText>n</w:delText>
        </w:r>
        <w:r w:rsidR="009C2297" w:rsidDel="003A343E">
          <w:delText xml:space="preserve"> la</w:delText>
        </w:r>
        <w:r w:rsidR="001A1288" w:rsidDel="003A343E">
          <w:delText>s</w:delText>
        </w:r>
        <w:r w:rsidR="009C2297" w:rsidDel="003A343E">
          <w:delText xml:space="preserve"> </w:delText>
        </w:r>
        <w:r w:rsidR="001A1288" w:rsidDel="003A343E">
          <w:delText xml:space="preserve">variables que definen el estado del robot en un instante </w:delText>
        </w:r>
        <w:r w:rsidR="001A1288" w:rsidRPr="00F21B89" w:rsidDel="003A343E">
          <w:rPr>
            <w:i/>
          </w:rPr>
          <w:delText>(t)</w:delText>
        </w:r>
        <w:r w:rsidR="001A1288" w:rsidDel="003A343E">
          <w:delText xml:space="preserve"> dado,</w:delText>
        </w:r>
        <w:r w:rsidR="009C2297" w:rsidDel="003A343E">
          <w:delText xml:space="preserve"> posición </w:delText>
        </w:r>
        <w:r w:rsidR="001A1288" w:rsidRPr="00F21B89" w:rsidDel="003A343E">
          <w:rPr>
            <w:i/>
          </w:rPr>
          <w:delText>(</w:delText>
        </w:r>
        <w:r w:rsidR="009C2297" w:rsidRPr="00F21B89" w:rsidDel="003A343E">
          <w:rPr>
            <w:i/>
          </w:rPr>
          <w:delText>x(t)</w:delText>
        </w:r>
        <w:r w:rsidR="001A1288" w:rsidRPr="001A1288" w:rsidDel="003A343E">
          <w:rPr>
            <w:i/>
          </w:rPr>
          <w:delText>,</w:delText>
        </w:r>
        <w:r w:rsidR="009C2297" w:rsidRPr="00F21B89" w:rsidDel="003A343E">
          <w:rPr>
            <w:i/>
          </w:rPr>
          <w:delText xml:space="preserve"> z(t)</w:delText>
        </w:r>
        <w:r w:rsidR="001A1288" w:rsidRPr="001A1288" w:rsidDel="003A343E">
          <w:rPr>
            <w:i/>
          </w:rPr>
          <w:delText>)</w:delText>
        </w:r>
        <w:r w:rsidR="009C2297" w:rsidDel="003A343E">
          <w:delText xml:space="preserve"> y su orientación </w:delText>
        </w:r>
        <w:r w:rsidR="009C2297" w:rsidRPr="00AD4DB6" w:rsidDel="003A343E">
          <w:rPr>
            <w:position w:val="-10"/>
          </w:rPr>
          <w:object w:dxaOrig="220" w:dyaOrig="260" w14:anchorId="1B10287B">
            <v:shape id="_x0000_i1029" type="#_x0000_t75" style="width:11.25pt;height:12.75pt" o:ole="">
              <v:imagedata r:id="rId33" o:title=""/>
            </v:shape>
            <o:OLEObject Type="Embed" ProgID="Equation.DSMT4" ShapeID="_x0000_i1029" DrawAspect="Content" ObjectID="_1591543774" r:id="rId34"/>
          </w:object>
        </w:r>
        <w:r w:rsidR="009C2297" w:rsidRPr="00F21B89" w:rsidDel="003A343E">
          <w:rPr>
            <w:i/>
          </w:rPr>
          <w:delText>(t)</w:delText>
        </w:r>
        <w:r w:rsidR="009C2297" w:rsidDel="003A343E">
          <w:delText xml:space="preserve"> en ese instante</w:delText>
        </w:r>
        <w:r w:rsidR="00774956" w:rsidDel="003A343E">
          <w:delText>:</w:delText>
        </w:r>
      </w:del>
    </w:p>
    <w:p w14:paraId="7A643571" w14:textId="03941A5E" w:rsidR="009C2297" w:rsidRDefault="0094275F" w:rsidP="00602C88">
      <w:pPr>
        <w:pStyle w:val="LetranormalTFG"/>
        <w:tabs>
          <w:tab w:val="right" w:pos="9070"/>
        </w:tabs>
      </w:pPr>
      <w:r w:rsidRPr="0094275F">
        <w:rPr>
          <w:position w:val="-28"/>
        </w:rPr>
        <w:object w:dxaOrig="2700" w:dyaOrig="680" w14:anchorId="3068C5FA">
          <v:shape id="_x0000_i1030" type="#_x0000_t75" style="width:135pt;height:33.75pt" o:ole="">
            <v:imagedata r:id="rId35" o:title=""/>
          </v:shape>
          <o:OLEObject Type="Embed" ProgID="Equation.DSMT4" ShapeID="_x0000_i1030" DrawAspect="Content" ObjectID="_1591543775" r:id="rId36"/>
        </w:object>
      </w:r>
      <w:r w:rsidR="00A3242A">
        <w:t xml:space="preserve"> </w:t>
      </w:r>
      <w:ins w:id="487" w:author="David Vacas Miguel" w:date="2018-05-30T11:35:00Z">
        <w:r w:rsidR="00602C88">
          <w:tab/>
        </w:r>
      </w:ins>
      <w:r w:rsidR="00A3242A">
        <w:t>(</w:t>
      </w:r>
      <w:del w:id="488" w:author="David Vacas Miguel" w:date="2018-06-01T03:15:00Z">
        <w:r w:rsidR="00A3242A" w:rsidDel="00597559">
          <w:delText>X</w:delText>
        </w:r>
      </w:del>
      <w:ins w:id="489" w:author="David Vacas Miguel" w:date="2018-06-01T03:15:00Z">
        <w:r w:rsidR="00597559">
          <w:t>1</w:t>
        </w:r>
      </w:ins>
      <w:r w:rsidR="00A3242A">
        <w:t>)</w:t>
      </w:r>
    </w:p>
    <w:p w14:paraId="0D783DB3" w14:textId="4770FFF4" w:rsidR="00223F7B" w:rsidRDefault="00675CDB" w:rsidP="00223F7B">
      <w:pPr>
        <w:pStyle w:val="LetranormalTFG"/>
      </w:pPr>
      <w:moveToRangeStart w:id="490" w:author="David Vacas Miguel" w:date="2018-06-26T12:32:00Z" w:name="move517779653"/>
      <w:moveTo w:id="491" w:author="David Vacas Miguel" w:date="2018-06-26T12:32:00Z">
        <w:del w:id="492" w:author="David Vacas Miguel" w:date="2018-06-26T12:32:00Z">
          <w:r w:rsidDel="00675CDB">
            <w:delText xml:space="preserve">Para obtener la ecuación de cambio de estado para un robot con direccionamiento diferencial se deben definir las entradas como las velocidades izquierda y derecha. </w:delText>
          </w:r>
        </w:del>
      </w:moveTo>
      <w:moveToRangeEnd w:id="490"/>
      <w:ins w:id="493" w:author="David Vacas Miguel" w:date="2018-06-26T12:16:00Z">
        <w:r w:rsidR="003A343E">
          <w:t xml:space="preserve">Para el </w:t>
        </w:r>
      </w:ins>
      <w:ins w:id="494" w:author="David Vacas Miguel" w:date="2018-06-26T12:32:00Z">
        <w:r>
          <w:t>cálculo</w:t>
        </w:r>
      </w:ins>
      <w:ins w:id="495" w:author="David Vacas Miguel" w:date="2018-06-26T12:16:00Z">
        <w:r w:rsidR="003A343E">
          <w:t xml:space="preserve"> de un robot móvil con direccionamiento diferencial </w:t>
        </w:r>
      </w:ins>
      <w:ins w:id="496" w:author="David Vacas Miguel" w:date="2018-06-26T12:20:00Z">
        <w:r w:rsidR="0094275F" w:rsidRPr="00326B5B">
          <w:rPr>
            <w:position w:val="-6"/>
          </w:rPr>
          <w:object w:dxaOrig="200" w:dyaOrig="260" w14:anchorId="6199E7ED">
            <v:shape id="_x0000_i1031" type="#_x0000_t75" style="width:9.75pt;height:12.75pt" o:ole="">
              <v:imagedata r:id="rId37" o:title=""/>
            </v:shape>
            <o:OLEObject Type="Embed" ProgID="Equation.DSMT4" ShapeID="_x0000_i1031" DrawAspect="Content" ObjectID="_1591543776" r:id="rId38"/>
          </w:object>
        </w:r>
      </w:ins>
      <w:ins w:id="497" w:author="David Vacas Miguel" w:date="2018-06-26T12:16:00Z">
        <w:r w:rsidR="003A343E">
          <w:t xml:space="preserve"> y </w:t>
        </w:r>
      </w:ins>
      <w:ins w:id="498" w:author="David Vacas Miguel" w:date="2018-06-26T12:20:00Z">
        <w:r w:rsidR="0094275F" w:rsidRPr="00AD4DB6">
          <w:rPr>
            <w:position w:val="-4"/>
          </w:rPr>
          <w:object w:dxaOrig="220" w:dyaOrig="240" w14:anchorId="7818D485">
            <v:shape id="_x0000_i1032" type="#_x0000_t75" style="width:11.25pt;height:12pt" o:ole="">
              <v:imagedata r:id="rId31" o:title=""/>
            </v:shape>
            <o:OLEObject Type="Embed" ProgID="Equation.DSMT4" ShapeID="_x0000_i1032" DrawAspect="Content" ObjectID="_1591543777" r:id="rId39"/>
          </w:object>
        </w:r>
      </w:ins>
      <w:ins w:id="499" w:author="David Vacas Miguel" w:date="2018-06-26T12:16:00Z">
        <w:r w:rsidR="003A343E">
          <w:t xml:space="preserve"> se definen</w:t>
        </w:r>
      </w:ins>
      <w:ins w:id="500" w:author="David Vacas Miguel" w:date="2018-06-26T12:35:00Z">
        <w:r>
          <w:t xml:space="preserve"> para </w:t>
        </w:r>
      </w:ins>
      <w:ins w:id="501" w:author="David Vacas Miguel" w:date="2018-06-26T12:35:00Z">
        <w:r w:rsidRPr="00AD4DB6">
          <w:rPr>
            <w:position w:val="-4"/>
          </w:rPr>
          <w:object w:dxaOrig="220" w:dyaOrig="240" w14:anchorId="4206D745">
            <v:shape id="_x0000_i1033" type="#_x0000_t75" style="width:11.25pt;height:12pt" o:ole="">
              <v:imagedata r:id="rId31" o:title=""/>
            </v:shape>
            <o:OLEObject Type="Embed" ProgID="Equation.DSMT4" ShapeID="_x0000_i1033" DrawAspect="Content" ObjectID="_1591543778" r:id="rId40"/>
          </w:object>
        </w:r>
      </w:ins>
      <w:ins w:id="502" w:author="David Vacas Miguel" w:date="2018-06-26T12:35:00Z">
        <w:r>
          <w:t xml:space="preserve"> :</w:t>
        </w:r>
      </w:ins>
      <w:moveToRangeStart w:id="503" w:author="David Vacas Miguel" w:date="2018-06-26T12:35:00Z" w:name="move517779828"/>
      <w:moveTo w:id="504" w:author="David Vacas Miguel" w:date="2018-06-26T12:35:00Z">
        <w:r w:rsidRPr="00AD4DB6">
          <w:rPr>
            <w:position w:val="-12"/>
          </w:rPr>
          <w:object w:dxaOrig="300" w:dyaOrig="380" w14:anchorId="116F70D2">
            <v:shape id="_x0000_i1034" type="#_x0000_t75" style="width:15pt;height:18.75pt" o:ole="">
              <v:imagedata r:id="rId41" o:title=""/>
            </v:shape>
            <o:OLEObject Type="Embed" ProgID="Equation.DSMT4" ShapeID="_x0000_i1034" DrawAspect="Content" ObjectID="_1591543779" r:id="rId42"/>
          </w:object>
        </w:r>
      </w:moveTo>
      <w:ins w:id="505" w:author="David Vacas Miguel" w:date="2018-06-26T12:35:00Z">
        <w:r>
          <w:t xml:space="preserve">como </w:t>
        </w:r>
      </w:ins>
      <w:moveTo w:id="506" w:author="David Vacas Miguel" w:date="2018-06-26T12:35:00Z">
        <w:r>
          <w:t xml:space="preserve">la velocidad de la rueda izquierda y </w:t>
        </w:r>
        <w:r w:rsidRPr="00AD4DB6">
          <w:rPr>
            <w:position w:val="-12"/>
          </w:rPr>
          <w:object w:dxaOrig="320" w:dyaOrig="380" w14:anchorId="7B47D5EB">
            <v:shape id="_x0000_i1035" type="#_x0000_t75" style="width:15.75pt;height:18.75pt" o:ole="">
              <v:imagedata r:id="rId43" o:title=""/>
            </v:shape>
            <o:OLEObject Type="Embed" ProgID="Equation.DSMT4" ShapeID="_x0000_i1035" DrawAspect="Content" ObjectID="_1591543780" r:id="rId44"/>
          </w:object>
        </w:r>
        <w:r>
          <w:t>la velocidad de la rueda derecha</w:t>
        </w:r>
      </w:moveTo>
      <w:moveToRangeEnd w:id="503"/>
      <w:ins w:id="507" w:author="David Vacas Miguel" w:date="2018-06-26T12:35:00Z">
        <w:r>
          <w:t xml:space="preserve">; y para </w:t>
        </w:r>
      </w:ins>
      <w:ins w:id="508" w:author="David Vacas Miguel" w:date="2018-06-26T12:36:00Z">
        <w:r w:rsidRPr="00326B5B">
          <w:rPr>
            <w:position w:val="-6"/>
          </w:rPr>
          <w:object w:dxaOrig="200" w:dyaOrig="260" w14:anchorId="37F203F1">
            <v:shape id="_x0000_i1036" type="#_x0000_t75" style="width:9.75pt;height:12.75pt" o:ole="">
              <v:imagedata r:id="rId37" o:title=""/>
            </v:shape>
            <o:OLEObject Type="Embed" ProgID="Equation.DSMT4" ShapeID="_x0000_i1036" DrawAspect="Content" ObjectID="_1591543781" r:id="rId45"/>
          </w:object>
        </w:r>
      </w:ins>
      <w:ins w:id="509" w:author="David Vacas Miguel" w:date="2018-06-26T12:36:00Z">
        <w:r>
          <w:t xml:space="preserve">: la posición </w:t>
        </w:r>
        <w:r w:rsidRPr="00F21B89">
          <w:rPr>
            <w:i/>
          </w:rPr>
          <w:t>(x(t)</w:t>
        </w:r>
        <w:r w:rsidRPr="001A1288">
          <w:rPr>
            <w:i/>
          </w:rPr>
          <w:t>,</w:t>
        </w:r>
        <w:r w:rsidRPr="00F21B89">
          <w:rPr>
            <w:i/>
          </w:rPr>
          <w:t xml:space="preserve"> z(t)</w:t>
        </w:r>
        <w:r w:rsidRPr="001A1288">
          <w:rPr>
            <w:i/>
          </w:rPr>
          <w:t>)</w:t>
        </w:r>
        <w:r>
          <w:t xml:space="preserve"> y orientación </w:t>
        </w:r>
      </w:ins>
      <w:ins w:id="510" w:author="David Vacas Miguel" w:date="2018-06-26T12:36:00Z">
        <w:r w:rsidRPr="00AD4DB6">
          <w:rPr>
            <w:position w:val="-10"/>
          </w:rPr>
          <w:object w:dxaOrig="220" w:dyaOrig="260" w14:anchorId="26B3BB58">
            <v:shape id="_x0000_i1037" type="#_x0000_t75" style="width:11.25pt;height:12.75pt" o:ole="">
              <v:imagedata r:id="rId33" o:title=""/>
            </v:shape>
            <o:OLEObject Type="Embed" ProgID="Equation.DSMT4" ShapeID="_x0000_i1037" DrawAspect="Content" ObjectID="_1591543782" r:id="rId46"/>
          </w:object>
        </w:r>
      </w:ins>
      <w:ins w:id="511" w:author="David Vacas Miguel" w:date="2018-06-26T12:36:00Z">
        <w:r w:rsidRPr="00F21B89">
          <w:rPr>
            <w:i/>
          </w:rPr>
          <w:t>(t)</w:t>
        </w:r>
        <w:r>
          <w:rPr>
            <w:i/>
          </w:rPr>
          <w:t>.</w:t>
        </w:r>
      </w:ins>
      <w:moveFromRangeStart w:id="512" w:author="David Vacas Miguel" w:date="2018-06-26T12:32:00Z" w:name="move517779653"/>
      <w:moveFrom w:id="513" w:author="David Vacas Miguel" w:date="2018-06-26T12:32:00Z">
        <w:r w:rsidR="00D94177" w:rsidDel="00675CDB">
          <w:t>Para</w:t>
        </w:r>
        <w:r w:rsidR="00223F7B" w:rsidDel="00675CDB">
          <w:t xml:space="preserve"> obtener la ecuación de cambio de estado</w:t>
        </w:r>
        <w:r w:rsidR="009C2297" w:rsidDel="00675CDB">
          <w:t xml:space="preserve"> para un robot con direccionamiento diferencial se debe</w:t>
        </w:r>
        <w:r w:rsidR="0027731A" w:rsidDel="00675CDB">
          <w:t>n</w:t>
        </w:r>
        <w:r w:rsidR="009C2297" w:rsidDel="00675CDB">
          <w:t xml:space="preserve"> </w:t>
        </w:r>
        <w:r w:rsidR="00A3242A" w:rsidDel="00675CDB">
          <w:t>definir</w:t>
        </w:r>
        <w:r w:rsidR="009C2297" w:rsidDel="00675CDB">
          <w:t xml:space="preserve"> las entradas </w:t>
        </w:r>
        <w:r w:rsidR="00A3242A" w:rsidDel="00675CDB">
          <w:t>como</w:t>
        </w:r>
        <w:r w:rsidR="009C2297" w:rsidDel="00675CDB">
          <w:t xml:space="preserve"> las </w:t>
        </w:r>
        <w:r w:rsidR="00A3242A" w:rsidDel="00675CDB">
          <w:t xml:space="preserve">velocidades </w:t>
        </w:r>
        <w:r w:rsidR="0027731A" w:rsidDel="00675CDB">
          <w:t>izquierda y derecha</w:t>
        </w:r>
        <w:r w:rsidR="00A3242A" w:rsidDel="00675CDB">
          <w:t xml:space="preserve">. </w:t>
        </w:r>
      </w:moveFrom>
      <w:moveFromRangeEnd w:id="512"/>
      <w:del w:id="514" w:author="David Vacas Miguel" w:date="2018-06-26T12:36:00Z">
        <w:r w:rsidR="00A3242A" w:rsidDel="00675CDB">
          <w:delText>Por lo tanto, la ecuación de las entradas resultante para un robot con direccionamiento diferencial, siendo</w:delText>
        </w:r>
      </w:del>
      <w:moveFromRangeStart w:id="515" w:author="David Vacas Miguel" w:date="2018-06-26T12:35:00Z" w:name="move517779828"/>
      <w:moveFrom w:id="516" w:author="David Vacas Miguel" w:date="2018-06-26T12:35:00Z">
        <w:r w:rsidR="00A3242A" w:rsidDel="00675CDB">
          <w:t xml:space="preserve"> </w:t>
        </w:r>
        <w:r w:rsidR="00A3242A" w:rsidRPr="00AD4DB6" w:rsidDel="00675CDB">
          <w:rPr>
            <w:position w:val="-12"/>
          </w:rPr>
          <w:object w:dxaOrig="300" w:dyaOrig="380" w14:anchorId="581F47F3">
            <v:shape id="_x0000_i1038" type="#_x0000_t75" style="width:15pt;height:18.75pt" o:ole="">
              <v:imagedata r:id="rId41" o:title=""/>
            </v:shape>
            <o:OLEObject Type="Embed" ProgID="Equation.DSMT4" ShapeID="_x0000_i1038" DrawAspect="Content" ObjectID="_1591543783" r:id="rId47"/>
          </w:object>
        </w:r>
        <w:r w:rsidR="00A3242A" w:rsidDel="00675CDB">
          <w:t xml:space="preserve">la velocidad de la rueda izquierda y </w:t>
        </w:r>
        <w:r w:rsidR="00A3242A" w:rsidRPr="00AD4DB6" w:rsidDel="00675CDB">
          <w:rPr>
            <w:position w:val="-12"/>
          </w:rPr>
          <w:object w:dxaOrig="320" w:dyaOrig="380" w14:anchorId="74F7606A">
            <v:shape id="_x0000_i1039" type="#_x0000_t75" style="width:15.75pt;height:18.75pt" o:ole="">
              <v:imagedata r:id="rId43" o:title=""/>
            </v:shape>
            <o:OLEObject Type="Embed" ProgID="Equation.DSMT4" ShapeID="_x0000_i1039" DrawAspect="Content" ObjectID="_1591543784" r:id="rId48"/>
          </w:object>
        </w:r>
        <w:r w:rsidR="00A3242A" w:rsidDel="00675CDB">
          <w:t>la velocidad de la rueda derecha</w:t>
        </w:r>
      </w:moveFrom>
      <w:moveFromRangeEnd w:id="515"/>
      <w:del w:id="517" w:author="David Vacas Miguel" w:date="2018-06-26T12:36:00Z">
        <w:r w:rsidR="00A3242A" w:rsidDel="00675CDB">
          <w:delText>, es la siguiente:</w:delText>
        </w:r>
      </w:del>
    </w:p>
    <w:p w14:paraId="0A248D21" w14:textId="347E964E" w:rsidR="00A10B6C" w:rsidRPr="004A547C" w:rsidRDefault="003A343E" w:rsidP="00A641E3">
      <w:pPr>
        <w:pStyle w:val="LetranormalTFG"/>
        <w:tabs>
          <w:tab w:val="right" w:pos="8931"/>
        </w:tabs>
      </w:pPr>
      <w:r w:rsidRPr="003A343E">
        <w:rPr>
          <w:position w:val="-28"/>
        </w:rPr>
        <w:object w:dxaOrig="1900" w:dyaOrig="680" w14:anchorId="312F999B">
          <v:shape id="_x0000_i1040" type="#_x0000_t75" style="width:95.25pt;height:35.25pt" o:ole="">
            <v:imagedata r:id="rId49" o:title=""/>
          </v:shape>
          <o:OLEObject Type="Embed" ProgID="Equation.DSMT4" ShapeID="_x0000_i1040" DrawAspect="Content" ObjectID="_1591543785" r:id="rId50"/>
        </w:object>
      </w:r>
      <w:r w:rsidR="00A10B6C">
        <w:t xml:space="preserve"> </w:t>
      </w:r>
      <w:ins w:id="518" w:author="David Vacas Miguel" w:date="2018-05-31T11:57:00Z">
        <w:r w:rsidR="00A641E3">
          <w:tab/>
        </w:r>
      </w:ins>
      <w:r w:rsidR="00A10B6C">
        <w:t>(</w:t>
      </w:r>
      <w:del w:id="519" w:author="David Vacas Miguel" w:date="2018-06-01T03:15:00Z">
        <w:r w:rsidR="00A10B6C" w:rsidDel="00597559">
          <w:delText>X</w:delText>
        </w:r>
      </w:del>
      <w:ins w:id="520" w:author="David Vacas Miguel" w:date="2018-06-01T03:15:00Z">
        <w:r w:rsidR="00597559">
          <w:t>2</w:t>
        </w:r>
      </w:ins>
      <w:r w:rsidR="00A10B6C">
        <w:t>)</w:t>
      </w:r>
    </w:p>
    <w:p w14:paraId="5FA75332" w14:textId="270EA0D8" w:rsidR="00A10B6C" w:rsidRDefault="00A10B6C" w:rsidP="00223F7B">
      <w:pPr>
        <w:pStyle w:val="LetranormalTFG"/>
      </w:pPr>
      <w:r>
        <w:t xml:space="preserve">En la figura </w:t>
      </w:r>
      <w:ins w:id="521" w:author="David Vacas Miguel" w:date="2018-06-26T17:36:00Z">
        <w:r w:rsidR="00C55F6C">
          <w:t>10</w:t>
        </w:r>
      </w:ins>
      <w:del w:id="522" w:author="David Vacas Miguel" w:date="2018-05-27T13:31:00Z">
        <w:r w:rsidR="00562E23" w:rsidDel="00447A67">
          <w:delText>8</w:delText>
        </w:r>
      </w:del>
      <w:r>
        <w:t xml:space="preserve"> se pueden observar </w:t>
      </w:r>
      <w:del w:id="523" w:author="David Vacas Miguel" w:date="2018-06-26T12:37:00Z">
        <w:r w:rsidDel="00675CDB">
          <w:delText>los diferentes datos de entrada y del sistema puestos</w:delText>
        </w:r>
      </w:del>
      <w:ins w:id="524" w:author="David Vacas Miguel" w:date="2018-06-26T12:37:00Z">
        <w:r w:rsidR="00675CDB">
          <w:t>tanto el estado del sistema como sus entradas</w:t>
        </w:r>
      </w:ins>
      <w:r>
        <w:t xml:space="preserve"> sobre </w:t>
      </w:r>
      <w:del w:id="525" w:author="David Vacas Miguel" w:date="2018-06-26T12:38:00Z">
        <w:r w:rsidDel="00675CDB">
          <w:delText xml:space="preserve">un </w:delText>
        </w:r>
      </w:del>
      <w:ins w:id="526" w:author="David Vacas Miguel" w:date="2018-06-26T12:38:00Z">
        <w:r w:rsidR="00675CDB">
          <w:t xml:space="preserve">el </w:t>
        </w:r>
      </w:ins>
      <w:r>
        <w:t xml:space="preserve">robot </w:t>
      </w:r>
      <w:del w:id="527" w:author="David Vacas Miguel" w:date="2018-06-26T12:38:00Z">
        <w:r w:rsidDel="00675CDB">
          <w:delText>con direccionamiento diferencial</w:delText>
        </w:r>
      </w:del>
      <w:ins w:id="528" w:author="David Vacas Miguel" w:date="2018-06-26T12:38:00Z">
        <w:r w:rsidR="00675CDB">
          <w:t>en cuestión</w:t>
        </w:r>
      </w:ins>
      <w:r>
        <w:t>.</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5317D7CB" w:rsidR="00E25AE9" w:rsidRDefault="00E25AE9" w:rsidP="00F21B89">
      <w:pPr>
        <w:pStyle w:val="LetranormalTFG"/>
        <w:jc w:val="center"/>
      </w:pPr>
      <w:r w:rsidRPr="00F21B89">
        <w:rPr>
          <w:b/>
        </w:rPr>
        <w:t xml:space="preserve">Figura </w:t>
      </w:r>
      <w:del w:id="529" w:author="David Vacas Miguel" w:date="2018-05-27T13:31:00Z">
        <w:r w:rsidR="00562E23" w:rsidDel="00447A67">
          <w:rPr>
            <w:b/>
          </w:rPr>
          <w:delText>8</w:delText>
        </w:r>
      </w:del>
      <w:ins w:id="530" w:author="David Vacas Miguel" w:date="2018-06-26T17:36:00Z">
        <w:r w:rsidR="00C55F6C">
          <w:rPr>
            <w:b/>
          </w:rPr>
          <w:t>10</w:t>
        </w:r>
      </w:ins>
      <w:r>
        <w:t xml:space="preserve">. </w:t>
      </w:r>
      <w:del w:id="531" w:author="David Vacas Miguel" w:date="2018-06-26T12:40:00Z">
        <w:r w:rsidDel="00675CDB">
          <w:delText>Sistema 3D</w:delText>
        </w:r>
      </w:del>
      <w:ins w:id="532" w:author="David Vacas Miguel" w:date="2018-06-26T12:40:00Z">
        <w:r w:rsidR="00675CDB">
          <w:t>Estado y entradas</w:t>
        </w:r>
      </w:ins>
      <w:r>
        <w:t xml:space="preserve"> de un robot con direccionamiento diferencial.</w:t>
      </w:r>
    </w:p>
    <w:p w14:paraId="4BE17787" w14:textId="201B8E44" w:rsidR="00FA5302" w:rsidDel="00675CDB" w:rsidRDefault="003F25BD" w:rsidP="00F21B89">
      <w:pPr>
        <w:pStyle w:val="LetranormalTFG"/>
        <w:rPr>
          <w:del w:id="533" w:author="David Vacas Miguel" w:date="2018-06-26T12:40:00Z"/>
        </w:rPr>
      </w:pPr>
      <w:del w:id="534" w:author="David Vacas Miguel" w:date="2018-06-26T12:40:00Z">
        <w:r w:rsidDel="00675CDB">
          <w:delText xml:space="preserve">Una vez obtenido esto vamos a realizar el </w:delText>
        </w:r>
        <w:r w:rsidR="00ED2A34" w:rsidDel="00675CDB">
          <w:delText>cálculo</w:delText>
        </w:r>
        <w:r w:rsidDel="00675CDB">
          <w:delText xml:space="preserve"> de las ecuaciones </w:delText>
        </w:r>
        <w:r w:rsidR="00330E3E" w:rsidDel="00675CDB">
          <w:delText>específicas</w:delText>
        </w:r>
        <w:r w:rsidR="00ED2A34" w:rsidDel="00675CDB">
          <w:delText>.</w:delText>
        </w:r>
      </w:del>
    </w:p>
    <w:p w14:paraId="0F71922C" w14:textId="19C0FC93" w:rsidR="00FA5302" w:rsidRPr="0005392A" w:rsidRDefault="00EE6CCA" w:rsidP="00FA5302">
      <w:pPr>
        <w:pStyle w:val="LetranormalTFG"/>
        <w:tabs>
          <w:tab w:val="right" w:pos="9070"/>
        </w:tabs>
      </w:pPr>
      <w:r>
        <w:t xml:space="preserve">A partir de la figura </w:t>
      </w:r>
      <w:ins w:id="535" w:author="David Vacas Miguel" w:date="2018-06-26T17:36:00Z">
        <w:r w:rsidR="00C55F6C">
          <w:t>10</w:t>
        </w:r>
      </w:ins>
      <w:del w:id="536"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w:t>
      </w:r>
      <w:ins w:id="537" w:author="David Vacas Miguel" w:date="2018-06-26T12:40:00Z">
        <w:r w:rsidR="00675CDB">
          <w:t xml:space="preserve"> los componentes mostrados en la ecuación (3)</w:t>
        </w:r>
      </w:ins>
      <w:del w:id="538" w:author="David Vacas Miguel" w:date="2018-06-26T12:41:00Z">
        <w:r w:rsidDel="00675CDB">
          <w:delText xml:space="preserve"> que</w:delText>
        </w:r>
      </w:del>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41" type="#_x0000_t75" style="width:77.25pt;height:55.5pt" o:ole="">
            <v:imagedata r:id="rId52" o:title=""/>
          </v:shape>
          <o:OLEObject Type="Embed" ProgID="Equation.DSMT4" ShapeID="_x0000_i1041" DrawAspect="Content" ObjectID="_1591543786" r:id="rId53"/>
        </w:object>
      </w:r>
      <w:r w:rsidR="005A1F0C">
        <w:tab/>
      </w:r>
      <w:r w:rsidR="005A1F0C">
        <w:rPr>
          <w:rFonts w:eastAsiaTheme="minorEastAsia"/>
        </w:rPr>
        <w:t>(</w:t>
      </w:r>
      <w:ins w:id="539" w:author="David Vacas Miguel" w:date="2018-06-01T03:15:00Z">
        <w:r w:rsidR="00597559">
          <w:rPr>
            <w:rFonts w:eastAsiaTheme="minorEastAsia"/>
          </w:rPr>
          <w:t>3</w:t>
        </w:r>
      </w:ins>
      <w:del w:id="540" w:author="David Vacas Miguel" w:date="2018-06-01T03:15:00Z">
        <w:r w:rsidR="005A1F0C" w:rsidDel="00597559">
          <w:rPr>
            <w:rFonts w:eastAsiaTheme="minorEastAsia"/>
          </w:rPr>
          <w:delText>1</w:delText>
        </w:r>
      </w:del>
      <w:r w:rsidR="005A1F0C">
        <w:rPr>
          <w:rFonts w:eastAsiaTheme="minorEastAsia"/>
        </w:rPr>
        <w:t>)</w:t>
      </w:r>
    </w:p>
    <w:p w14:paraId="6AEFD57F" w14:textId="14F65994" w:rsidR="00AA09DB" w:rsidRPr="0005392A" w:rsidDel="00AA09DB" w:rsidRDefault="00675CDB" w:rsidP="00AA09DB">
      <w:pPr>
        <w:pStyle w:val="LetranormalTFG"/>
        <w:rPr>
          <w:del w:id="541" w:author="David Vacas Miguel" w:date="2018-06-26T12:42:00Z"/>
          <w:moveTo w:id="542" w:author="David Vacas Miguel" w:date="2018-06-26T12:42:00Z"/>
        </w:rPr>
      </w:pPr>
      <w:ins w:id="543" w:author="David Vacas Miguel" w:date="2018-06-26T12:41:00Z">
        <w:r>
          <w:lastRenderedPageBreak/>
          <w:t xml:space="preserve">Por otro lado, </w:t>
        </w:r>
      </w:ins>
      <w:del w:id="544" w:author="David Vacas Miguel" w:date="2018-06-26T12:41:00Z">
        <w:r w:rsidR="00FA5302" w:rsidRPr="0005392A" w:rsidDel="00675CDB">
          <w:delText>L</w:delText>
        </w:r>
      </w:del>
      <w:ins w:id="545" w:author="David Vacas Miguel" w:date="2018-06-26T12:41:00Z">
        <w:r>
          <w:t>l</w:t>
        </w:r>
      </w:ins>
      <w:r w:rsidR="00FA5302" w:rsidRPr="0005392A">
        <w:t>a derivada de una función puede aproximarse por el cociente incremental</w:t>
      </w:r>
      <w:ins w:id="546" w:author="David Vacas Miguel" w:date="2018-06-26T12:41:00Z">
        <w:r w:rsidR="00AA09DB">
          <w:t xml:space="preserve"> mostrado en la ecuación (4)</w:t>
        </w:r>
      </w:ins>
      <w:ins w:id="547" w:author="David Vacas Miguel" w:date="2018-06-26T12:42:00Z">
        <w:r w:rsidR="00AA09DB">
          <w:t xml:space="preserve">. </w:t>
        </w:r>
      </w:ins>
      <w:moveToRangeStart w:id="548" w:author="David Vacas Miguel" w:date="2018-06-26T12:42:00Z" w:name="move517780274"/>
      <w:moveTo w:id="549" w:author="David Vacas Miguel" w:date="2018-06-26T12:42:00Z">
        <w:r w:rsidR="00AA09DB" w:rsidRPr="0005392A">
          <w:t>Esto se conoce como derivada discreta hacia adelante, pero también puede aproximarse con el cociente incremental hacia atrás, la aproximación centrada, u otras aproximaciones más complicadas</w:t>
        </w:r>
        <w:del w:id="550" w:author="David Vacas Miguel" w:date="2018-06-26T12:42:00Z">
          <w:r w:rsidR="00AA09DB" w:rsidRPr="0005392A" w:rsidDel="00AA09DB">
            <w:delText>.</w:delText>
          </w:r>
        </w:del>
      </w:moveTo>
    </w:p>
    <w:moveToRangeEnd w:id="548"/>
    <w:p w14:paraId="00F43408" w14:textId="13317205" w:rsidR="00FA5302" w:rsidRDefault="00FA5302" w:rsidP="00FA5302">
      <w:pPr>
        <w:pStyle w:val="LetranormalTFG"/>
      </w:pPr>
      <w:r w:rsidRPr="0005392A">
        <w:t>:</w:t>
      </w:r>
    </w:p>
    <w:p w14:paraId="337CDA91" w14:textId="03343018" w:rsidR="00FA5302" w:rsidDel="0002256E" w:rsidRDefault="0099707A" w:rsidP="0002256E">
      <w:pPr>
        <w:pStyle w:val="LetranormalTFG"/>
        <w:tabs>
          <w:tab w:val="right" w:pos="9070"/>
        </w:tabs>
        <w:rPr>
          <w:del w:id="551" w:author="David Vacas Miguel" w:date="2018-06-02T12:56:00Z"/>
        </w:rPr>
      </w:pPr>
      <m:oMath>
        <m:r>
          <m:rPr>
            <m:sty m:val="p"/>
          </m:rPr>
          <w:rPr>
            <w:rFonts w:ascii="Cambria Math" w:hAnsi="Cambria Math"/>
            <w:position w:val="-24"/>
          </w:rPr>
          <w:object w:dxaOrig="2240" w:dyaOrig="620" w14:anchorId="17B27A8C">
            <v:shape id="_x0000_i1042" type="#_x0000_t75" style="width:113.25pt;height:30.75pt" o:ole="">
              <v:imagedata r:id="rId54" o:title=""/>
            </v:shape>
            <o:OLEObject Type="Embed" ProgID="Equation.DSMT4" ShapeID="_x0000_i1042" DrawAspect="Content" ObjectID="_1591543787" r:id="rId55"/>
          </w:object>
        </m:r>
      </m:oMath>
      <w:r w:rsidR="005A1F0C">
        <w:rPr>
          <w:rFonts w:eastAsiaTheme="minorEastAsia"/>
        </w:rPr>
        <w:t xml:space="preserve"> </w:t>
      </w:r>
      <w:ins w:id="552" w:author="David Vacas Miguel" w:date="2018-06-23T12:41:00Z">
        <w:r w:rsidR="0002256E">
          <w:rPr>
            <w:rFonts w:eastAsiaTheme="minorEastAsia"/>
          </w:rPr>
          <w:tab/>
        </w:r>
      </w:ins>
      <w:del w:id="553" w:author="David Vacas Miguel" w:date="2018-06-23T12:40:00Z">
        <w:r w:rsidR="00FA5302" w:rsidDel="0002256E">
          <w:rPr>
            <w:rFonts w:eastAsiaTheme="minorEastAsia"/>
          </w:rPr>
          <w:tab/>
        </w:r>
      </w:del>
      <w:r w:rsidR="00FA5302">
        <w:t>(</w:t>
      </w:r>
      <w:ins w:id="554" w:author="David Vacas Miguel" w:date="2018-06-01T03:15:00Z">
        <w:r w:rsidR="00597559">
          <w:t>4</w:t>
        </w:r>
      </w:ins>
      <w:del w:id="555" w:author="David Vacas Miguel" w:date="2018-06-01T03:15:00Z">
        <w:r w:rsidR="00FA5302" w:rsidDel="00597559">
          <w:delText>2</w:delText>
        </w:r>
      </w:del>
      <w:r w:rsidR="00FA5302">
        <w:t>)</w:t>
      </w:r>
    </w:p>
    <w:p w14:paraId="0425B528" w14:textId="77777777" w:rsidR="0002256E" w:rsidRPr="0002256E" w:rsidRDefault="0002256E" w:rsidP="00BD513A">
      <w:pPr>
        <w:pStyle w:val="LetranormalTFG"/>
        <w:tabs>
          <w:tab w:val="right" w:pos="9070"/>
        </w:tabs>
        <w:rPr>
          <w:ins w:id="556" w:author="David Vacas Miguel" w:date="2018-06-23T12:41:00Z"/>
          <w:rFonts w:eastAsiaTheme="minorEastAsia"/>
          <w:rPrChange w:id="557" w:author="David Vacas Miguel" w:date="2018-06-23T12:40:00Z">
            <w:rPr>
              <w:ins w:id="558" w:author="David Vacas Miguel" w:date="2018-06-23T12:41:00Z"/>
              <w:rFonts w:ascii="Times New Roman" w:hAnsi="Times New Roman"/>
              <w:b/>
              <w:u w:val="single"/>
            </w:rPr>
          </w:rPrChange>
        </w:rPr>
      </w:pPr>
    </w:p>
    <w:p w14:paraId="57D9C757" w14:textId="77777777" w:rsidR="00FA5302" w:rsidRPr="0005392A" w:rsidRDefault="00FA5302">
      <w:pPr>
        <w:pStyle w:val="LetranormalTFG"/>
        <w:tabs>
          <w:tab w:val="right" w:pos="9070"/>
        </w:tabs>
        <w:pPrChange w:id="559" w:author="David Vacas Miguel" w:date="2018-06-23T12:41:00Z">
          <w:pPr>
            <w:pStyle w:val="LetranormalTFG"/>
          </w:pPr>
        </w:pPrChange>
      </w:pPr>
    </w:p>
    <w:p w14:paraId="58C131B4" w14:textId="293F1F1C" w:rsidR="00FA5302" w:rsidRPr="0005392A" w:rsidDel="00AA09DB" w:rsidRDefault="00FA5302" w:rsidP="00FA5302">
      <w:pPr>
        <w:pStyle w:val="LetranormalTFG"/>
        <w:rPr>
          <w:moveFrom w:id="560" w:author="David Vacas Miguel" w:date="2018-06-26T12:42:00Z"/>
        </w:rPr>
      </w:pPr>
      <w:moveFromRangeStart w:id="561" w:author="David Vacas Miguel" w:date="2018-06-26T12:42:00Z" w:name="move517780274"/>
      <w:moveFrom w:id="562" w:author="David Vacas Miguel" w:date="2018-06-26T12:42:00Z">
        <w:r w:rsidRPr="0005392A" w:rsidDel="00AA09DB">
          <w:t>Esto se conoce como derivada discreta hacia adelante, pero también puede aproximarse con el cociente incremental hacia atrás, la aproximación centrada, u otras aproximaciones más complicadas.</w:t>
        </w:r>
      </w:moveFrom>
    </w:p>
    <w:moveFromRangeEnd w:id="561"/>
    <w:p w14:paraId="42D29C90" w14:textId="1B41BA66"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w:t>
      </w:r>
      <w:del w:id="563" w:author="David Vacas Miguel" w:date="2018-06-26T12:43:00Z">
        <w:r w:rsidRPr="0005392A" w:rsidDel="00AA09DB">
          <w:delText xml:space="preserve">en </w:delText>
        </w:r>
        <w:r w:rsidRPr="00F21B89" w:rsidDel="00AA09DB">
          <w:rPr>
            <w:i/>
          </w:rPr>
          <w:delText>t+</w:delText>
        </w:r>
      </w:del>
      <w:del w:id="564" w:author="David Vacas Miguel" w:date="2018-06-26T12:42:00Z">
        <w:r w:rsidRPr="00F21B89" w:rsidDel="00AA09DB">
          <w:rPr>
            <w:i/>
          </w:rPr>
          <w:delText>1</w:delText>
        </w:r>
      </w:del>
      <w:ins w:id="565" w:author="David Vacas Miguel" w:date="2018-06-26T12:43:00Z">
        <w:r w:rsidR="00AA09DB" w:rsidRPr="00AA09DB">
          <w:rPr>
            <w:position w:val="-6"/>
            <w:rPrChange w:id="566" w:author="David Vacas Miguel" w:date="2018-06-26T12:43:00Z">
              <w:rPr>
                <w:position w:val="-6"/>
              </w:rPr>
            </w:rPrChange>
          </w:rPr>
          <w:object w:dxaOrig="600" w:dyaOrig="279" w14:anchorId="4811C24D">
            <v:shape id="_x0000_i1043" type="#_x0000_t75" style="width:30pt;height:14.25pt" o:ole="">
              <v:imagedata r:id="rId56" o:title=""/>
            </v:shape>
            <o:OLEObject Type="Embed" ProgID="Equation.DSMT4" ShapeID="_x0000_i1043" DrawAspect="Content" ObjectID="_1591543788" r:id="rId57"/>
          </w:object>
        </w:r>
      </w:ins>
      <w:r w:rsidRPr="0005392A">
        <w:t xml:space="preserve">} se puede calcular a partir de la anterior (en </w:t>
      </w:r>
      <w:r w:rsidRPr="00F21B89">
        <w:rPr>
          <w:i/>
        </w:rPr>
        <w:t>t</w:t>
      </w:r>
      <w:r w:rsidRPr="0005392A">
        <w:t>) mediante la ecuación:</w:t>
      </w:r>
    </w:p>
    <w:p w14:paraId="1CF20AEF" w14:textId="161FD6E1" w:rsidR="005A1F0C" w:rsidRDefault="00AA09DB" w:rsidP="00A641E3">
      <w:pPr>
        <w:pStyle w:val="LetranormalTFG"/>
        <w:tabs>
          <w:tab w:val="right" w:pos="9070"/>
        </w:tabs>
      </w:pPr>
      <w:r w:rsidRPr="00884C57">
        <w:rPr>
          <w:position w:val="-12"/>
        </w:rPr>
        <w:object w:dxaOrig="2240" w:dyaOrig="360" w14:anchorId="58935AE1">
          <v:shape id="_x0000_i1044" type="#_x0000_t75" style="width:112.5pt;height:18.75pt" o:ole="">
            <v:imagedata r:id="rId58" o:title=""/>
          </v:shape>
          <o:OLEObject Type="Embed" ProgID="Equation.DSMT4" ShapeID="_x0000_i1044" DrawAspect="Content" ObjectID="_1591543789" r:id="rId59"/>
        </w:object>
      </w:r>
      <w:r w:rsidR="005A1F0C">
        <w:t xml:space="preserve"> </w:t>
      </w:r>
      <w:ins w:id="567" w:author="David Vacas Miguel" w:date="2018-05-31T11:57:00Z">
        <w:r w:rsidR="00A641E3">
          <w:tab/>
        </w:r>
      </w:ins>
      <w:r w:rsidR="005A1F0C">
        <w:t>(</w:t>
      </w:r>
      <w:del w:id="568" w:author="David Vacas Miguel" w:date="2018-06-01T03:15:00Z">
        <w:r w:rsidR="005A1F0C" w:rsidDel="00597559">
          <w:delText>3</w:delText>
        </w:r>
      </w:del>
      <w:ins w:id="569" w:author="David Vacas Miguel" w:date="2018-06-01T03:15:00Z">
        <w:r w:rsidR="00597559">
          <w:t>5</w:t>
        </w:r>
      </w:ins>
      <w:r w:rsidR="005A1F0C">
        <w:t>)</w:t>
      </w:r>
    </w:p>
    <w:p w14:paraId="53E0F98D" w14:textId="3B428AA5" w:rsidR="00FA5302" w:rsidRDefault="00FA5302" w:rsidP="00FA5302">
      <w:pPr>
        <w:pStyle w:val="LetranormalTFG"/>
      </w:pPr>
      <w:r w:rsidRPr="0005392A">
        <w:t>Aplicando el mismo resultado al resto de coordenadas del modelo cinemático directo, se obtiene</w:t>
      </w:r>
      <w:ins w:id="570" w:author="David Vacas Miguel" w:date="2018-06-26T12:44:00Z">
        <w:r w:rsidR="00AA09DB">
          <w:t xml:space="preserve"> la ecuación de cambio de estado (6)</w:t>
        </w:r>
      </w:ins>
      <w:r w:rsidRPr="0005392A">
        <w:t>:</w:t>
      </w:r>
    </w:p>
    <w:p w14:paraId="073A8682" w14:textId="4A5F4494" w:rsidR="005A1F0C" w:rsidRDefault="00AA09DB" w:rsidP="00A641E3">
      <w:pPr>
        <w:pStyle w:val="LetranormalTFG"/>
        <w:tabs>
          <w:tab w:val="right" w:pos="9070"/>
        </w:tabs>
        <w:rPr>
          <w:ins w:id="571" w:author="David Vacas Miguel" w:date="2018-06-21T20:13:00Z"/>
        </w:rPr>
      </w:pPr>
      <w:r w:rsidRPr="00884C57">
        <w:rPr>
          <w:position w:val="-50"/>
        </w:rPr>
        <w:object w:dxaOrig="2420" w:dyaOrig="1100" w14:anchorId="6EF292C2">
          <v:shape id="_x0000_i1045" type="#_x0000_t75" style="width:121.5pt;height:55.5pt" o:ole="">
            <v:imagedata r:id="rId60" o:title=""/>
          </v:shape>
          <o:OLEObject Type="Embed" ProgID="Equation.DSMT4" ShapeID="_x0000_i1045" DrawAspect="Content" ObjectID="_1591543790" r:id="rId61"/>
        </w:object>
      </w:r>
      <w:r w:rsidR="005A1F0C">
        <w:tab/>
      </w:r>
      <w:del w:id="572" w:author="David Vacas Miguel" w:date="2018-05-31T11:57:00Z">
        <w:r w:rsidR="005A1F0C" w:rsidDel="00A641E3">
          <w:tab/>
        </w:r>
      </w:del>
      <w:r w:rsidR="005A1F0C">
        <w:t>(</w:t>
      </w:r>
      <w:del w:id="573" w:author="David Vacas Miguel" w:date="2018-06-01T03:15:00Z">
        <w:r w:rsidR="005A1F0C" w:rsidDel="00597559">
          <w:delText>4</w:delText>
        </w:r>
      </w:del>
      <w:ins w:id="574" w:author="David Vacas Miguel" w:date="2018-06-01T03:15:00Z">
        <w:r w:rsidR="00597559">
          <w:t>6</w:t>
        </w:r>
      </w:ins>
      <w:r w:rsidR="005A1F0C">
        <w:t>)</w:t>
      </w:r>
    </w:p>
    <w:p w14:paraId="10356B93" w14:textId="6E80E041" w:rsidR="00DB32F4" w:rsidRPr="0005392A" w:rsidDel="00A63859" w:rsidRDefault="00AA09DB">
      <w:pPr>
        <w:pStyle w:val="LetranormalTFG"/>
        <w:tabs>
          <w:tab w:val="right" w:pos="9070"/>
        </w:tabs>
        <w:rPr>
          <w:del w:id="575" w:author="David Vacas Miguel" w:date="2018-06-21T20:23:00Z"/>
        </w:rPr>
      </w:pPr>
      <w:ins w:id="576" w:author="David Vacas Miguel" w:date="2018-06-26T12:48:00Z">
        <w:r>
          <w:t xml:space="preserve">Con el objetivo de buscar una ecuación similar a la mostrada en las ecuaciones (2), debemos relacionar las velocidades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Pr>
            <w:rFonts w:eastAsiaTheme="minorEastAsia"/>
          </w:rPr>
          <w:t xml:space="preserve"> con las entradas reales del sis</w:t>
        </w:r>
      </w:ins>
      <w:ins w:id="577" w:author="David Vacas Miguel" w:date="2018-06-26T12:49:00Z">
        <w:r>
          <w:rPr>
            <w:rFonts w:eastAsiaTheme="minorEastAsia"/>
          </w:rPr>
          <w:t xml:space="preserve">tema </w:t>
        </w:r>
      </w:ins>
      <w:ins w:id="578" w:author="David Vacas Miguel" w:date="2018-06-26T12:50:00Z">
        <w:r w:rsidRPr="00326B5B">
          <w:rPr>
            <w:position w:val="-12"/>
          </w:rPr>
          <w:object w:dxaOrig="880" w:dyaOrig="360" w14:anchorId="0320B49B">
            <v:shape id="_x0000_i1046" type="#_x0000_t75" style="width:44.25pt;height:18pt" o:ole="">
              <v:imagedata r:id="rId62" o:title=""/>
            </v:shape>
            <o:OLEObject Type="Embed" ProgID="Equation.DSMT4" ShapeID="_x0000_i1046" DrawAspect="Content" ObjectID="_1591543791" r:id="rId63"/>
          </w:object>
        </w:r>
      </w:ins>
      <w:ins w:id="579" w:author="David Vacas Miguel" w:date="2018-06-26T12:50:00Z">
        <w:r>
          <w:t>.</w:t>
        </w:r>
      </w:ins>
    </w:p>
    <w:p w14:paraId="2FCFF379" w14:textId="73B17255" w:rsidR="00FA5302" w:rsidDel="00AA09DB" w:rsidRDefault="00FA5302">
      <w:pPr>
        <w:pStyle w:val="LetranormalTFG"/>
        <w:rPr>
          <w:del w:id="580" w:author="David Vacas Miguel" w:date="2018-06-26T12:50:00Z"/>
          <w:rFonts w:ascii="Arial" w:eastAsiaTheme="majorEastAsia" w:hAnsi="Arial" w:cstheme="majorBidi"/>
          <w:sz w:val="36"/>
          <w:szCs w:val="32"/>
        </w:rPr>
      </w:pPr>
      <w:del w:id="581" w:author="David Vacas Miguel" w:date="2018-06-26T12:50:00Z">
        <w:r w:rsidRPr="0005392A" w:rsidDel="00AA09DB">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AA09DB">
          <w:delText xml:space="preserve"> en cada instante de un determinado horizonte temporal, se puede calcular la nueva posición y orientación del robot en dicho horizonte.</w:delText>
        </w:r>
      </w:del>
    </w:p>
    <w:p w14:paraId="46B5FD58" w14:textId="06F1C250" w:rsidR="00F626D0" w:rsidDel="00AA09DB" w:rsidRDefault="00F626D0">
      <w:pPr>
        <w:pStyle w:val="LetranormalTFG"/>
        <w:rPr>
          <w:del w:id="582" w:author="David Vacas Miguel" w:date="2018-06-26T12:50:00Z"/>
        </w:rPr>
      </w:pPr>
      <w:del w:id="583" w:author="David Vacas Miguel" w:date="2018-06-26T12:50:00Z">
        <w:r w:rsidRPr="0005392A" w:rsidDel="00AA09DB">
          <w:delText>N</w:delText>
        </w:r>
        <w:r w:rsidR="00AE531B" w:rsidDel="00AA09DB">
          <w:delText>o</w:delText>
        </w:r>
        <w:r w:rsidRPr="0005392A" w:rsidDel="00AA09DB">
          <w:delText>te que para especificar la configuración hay que indicar los valores de</w:delText>
        </w:r>
        <w:r w:rsidR="00C653D5" w:rsidDel="00AA09DB">
          <w:delText xml:space="preserve"> las tres variables (</w:delText>
        </w:r>
        <w:r w:rsidR="00C653D5" w:rsidRPr="00F21B89" w:rsidDel="00AA09DB">
          <w:rPr>
            <w:i/>
          </w:rPr>
          <w:delText>x, z</w:delText>
        </w:r>
        <w:r w:rsidRPr="00F21B89" w:rsidDel="00AA09DB">
          <w:rPr>
            <w:i/>
          </w:rPr>
          <w:delText xml:space="preserve">, </w:delText>
        </w:r>
        <m:oMath>
          <m:r>
            <w:rPr>
              <w:rFonts w:ascii="Cambria Math" w:hAnsi="Cambria Math"/>
            </w:rPr>
            <m:t>φ</m:t>
          </m:r>
        </m:oMath>
        <w:r w:rsidRPr="0005392A" w:rsidDel="00AA09DB">
          <w:delText>), siendo las variables de control las velocidades de las ruedas laterales.</w:delText>
        </w:r>
      </w:del>
    </w:p>
    <w:p w14:paraId="4EC4F667" w14:textId="03B83C73" w:rsidR="00F626D0" w:rsidRPr="0005392A" w:rsidDel="00AA09DB" w:rsidRDefault="00F626D0">
      <w:pPr>
        <w:pStyle w:val="LetranormalTFG"/>
        <w:rPr>
          <w:del w:id="584" w:author="David Vacas Miguel" w:date="2018-06-26T12:50:00Z"/>
        </w:rPr>
      </w:pPr>
    </w:p>
    <w:p w14:paraId="752DBAA9" w14:textId="2B13EEEC" w:rsidR="00F626D0" w:rsidDel="00AA09DB" w:rsidRDefault="00A14D9B">
      <w:pPr>
        <w:jc w:val="both"/>
        <w:rPr>
          <w:del w:id="585" w:author="David Vacas Miguel" w:date="2018-06-26T12:51:00Z"/>
        </w:rPr>
        <w:pPrChange w:id="586" w:author="David Vacas Miguel" w:date="2018-06-26T17:45:00Z">
          <w:pPr>
            <w:jc w:val="center"/>
          </w:pPr>
        </w:pPrChange>
      </w:pPr>
      <w:del w:id="587" w:author="David Vacas Miguel" w:date="2018-06-26T12:51:00Z">
        <w:r w:rsidDel="00AA09D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del>
    </w:p>
    <w:p w14:paraId="765EDF26" w14:textId="66A21BE0" w:rsidR="00F626D0" w:rsidDel="00AA09DB" w:rsidRDefault="00F626D0">
      <w:pPr>
        <w:pStyle w:val="LetranormalTFG"/>
        <w:rPr>
          <w:del w:id="588" w:author="David Vacas Miguel" w:date="2018-06-26T12:51:00Z"/>
        </w:rPr>
        <w:pPrChange w:id="589" w:author="David Vacas Miguel" w:date="2018-06-26T17:45:00Z">
          <w:pPr>
            <w:pStyle w:val="LetranormalTFG"/>
            <w:jc w:val="center"/>
          </w:pPr>
        </w:pPrChange>
      </w:pPr>
      <w:del w:id="590" w:author="David Vacas Miguel" w:date="2018-06-26T12:51:00Z">
        <w:r w:rsidRPr="00F21B89" w:rsidDel="00AA09DB">
          <w:rPr>
            <w:b/>
          </w:rPr>
          <w:delText xml:space="preserve">Figura </w:delText>
        </w:r>
        <w:r w:rsidR="00562E23" w:rsidDel="00AA09DB">
          <w:rPr>
            <w:b/>
          </w:rPr>
          <w:delText>10</w:delText>
        </w:r>
        <w:r w:rsidRPr="00F21B89" w:rsidDel="00AA09DB">
          <w:rPr>
            <w:b/>
          </w:rPr>
          <w:delText>.</w:delText>
        </w:r>
        <w:r w:rsidDel="00AA09DB">
          <w:delText xml:space="preserve"> Locomoción mediante guiado diferencial.</w:delText>
        </w:r>
      </w:del>
    </w:p>
    <w:p w14:paraId="30A3BB74" w14:textId="77777777" w:rsidR="00F626D0" w:rsidRDefault="00F626D0">
      <w:pPr>
        <w:pStyle w:val="LetranormalTFG"/>
        <w:pPrChange w:id="591" w:author="David Vacas Miguel" w:date="2018-06-26T17:45:00Z">
          <w:pPr>
            <w:pStyle w:val="LetranormalTFG"/>
            <w:jc w:val="center"/>
          </w:pPr>
        </w:pPrChange>
      </w:pPr>
    </w:p>
    <w:p w14:paraId="4222592E" w14:textId="1A4A9B5D" w:rsidR="00E2057B" w:rsidRDefault="00F626D0" w:rsidP="00F626D0">
      <w:pPr>
        <w:pStyle w:val="LetranormalTFG"/>
        <w:rPr>
          <w:rFonts w:eastAsiaTheme="minorEastAsia"/>
        </w:rPr>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47" type="#_x0000_t75" style="width:157.5pt;height:63.75pt" o:ole="">
            <v:imagedata r:id="rId65" o:title=""/>
          </v:shape>
          <o:OLEObject Type="Embed" ProgID="Equation.DSMT4" ShapeID="_x0000_i1047" DrawAspect="Content" ObjectID="_1591543792" r:id="rId66"/>
        </w:object>
      </w:r>
      <w:r w:rsidR="00E2057B">
        <w:rPr>
          <w:rFonts w:eastAsiaTheme="minorEastAsia"/>
        </w:rPr>
        <w:tab/>
        <w:t>(</w:t>
      </w:r>
      <w:del w:id="592" w:author="David Vacas Miguel" w:date="2018-06-01T03:15:00Z">
        <w:r w:rsidR="00E2057B" w:rsidDel="00597559">
          <w:rPr>
            <w:rFonts w:eastAsiaTheme="minorEastAsia"/>
          </w:rPr>
          <w:delText>5</w:delText>
        </w:r>
      </w:del>
      <w:ins w:id="593" w:author="David Vacas Miguel" w:date="2018-06-01T03:15:00Z">
        <w:r w:rsidR="00597559">
          <w:rPr>
            <w:rFonts w:eastAsiaTheme="minorEastAsia"/>
          </w:rPr>
          <w:t>7</w:t>
        </w:r>
      </w:ins>
      <w:r w:rsidR="00E2057B">
        <w:rPr>
          <w:rFonts w:eastAsiaTheme="minorEastAsia"/>
        </w:rPr>
        <w:t>)</w:t>
      </w:r>
    </w:p>
    <w:p w14:paraId="55725CB2" w14:textId="389F2C1D" w:rsidR="00E2057B" w:rsidRDefault="00F626D0" w:rsidP="00F626D0">
      <w:pPr>
        <w:pStyle w:val="LetranormalTFG"/>
        <w:rPr>
          <w:rFonts w:eastAsiaTheme="minorEastAsia"/>
        </w:rPr>
      </w:pPr>
      <w:r>
        <w:t xml:space="preserve">Sustituyendo estas expresiones en las obtenidas </w:t>
      </w:r>
      <w:ins w:id="594" w:author="David Vacas Miguel" w:date="2018-06-26T12:54:00Z">
        <w:r w:rsidR="00EE2D42">
          <w:t>en la ecuación (3)</w:t>
        </w:r>
      </w:ins>
      <w:del w:id="595" w:author="David Vacas Miguel" w:date="2018-06-26T12:54:00Z">
        <w:r w:rsidDel="00EE2D42">
          <w:delText xml:space="preserve">a partir de la Figura </w:delText>
        </w:r>
      </w:del>
      <w:del w:id="596" w:author="David Vacas Miguel" w:date="2018-05-27T13:31:00Z">
        <w:r w:rsidR="00562E23" w:rsidDel="00447A67">
          <w:delText>9</w:delText>
        </w:r>
      </w:del>
      <w:r w:rsidR="003278DE">
        <w:t>,</w:t>
      </w:r>
      <w:r>
        <w:t xml:space="preserve"> se obtienen</w:t>
      </w:r>
      <w:ins w:id="597" w:author="David Vacas Miguel" w:date="2018-06-26T12:55:00Z">
        <w:r w:rsidR="00EE2D42">
          <w:t xml:space="preserve"> l</w:t>
        </w:r>
      </w:ins>
      <w:ins w:id="598" w:author="David Vacas Miguel" w:date="2018-06-26T12:56:00Z">
        <w:r w:rsidR="00EE2D42">
          <w:t>os componentes de la velocidad</w:t>
        </w:r>
      </w:ins>
      <w:r>
        <w:t xml:space="preserve"> </w:t>
      </w:r>
      <w:del w:id="599" w:author="David Vacas Miguel" w:date="2018-06-26T12:54:00Z">
        <w:r w:rsidDel="00EE2D42">
          <w:delText xml:space="preserve">las velocidades de las coordenadas </w:delText>
        </w:r>
      </w:del>
      <w:r>
        <w:t xml:space="preserve">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48" type="#_x0000_t75" style="width:285pt;height:95.25pt" o:ole="">
            <v:imagedata r:id="rId67" o:title=""/>
          </v:shape>
          <o:OLEObject Type="Embed" ProgID="Equation.DSMT4" ShapeID="_x0000_i1048" DrawAspect="Content" ObjectID="_1591543793" r:id="rId68"/>
        </w:object>
      </w:r>
      <w:ins w:id="600" w:author="David Vacas Miguel" w:date="2018-05-31T11:58:00Z">
        <w:r w:rsidR="00A641E3">
          <w:tab/>
        </w:r>
      </w:ins>
      <w:del w:id="601" w:author="David Vacas Miguel" w:date="2018-05-31T11:58:00Z">
        <w:r w:rsidR="00E2057B" w:rsidDel="00A641E3">
          <w:tab/>
        </w:r>
        <w:r w:rsidR="00E2057B" w:rsidDel="00A641E3">
          <w:tab/>
        </w:r>
      </w:del>
      <w:r w:rsidR="00E2057B">
        <w:t>(</w:t>
      </w:r>
      <w:del w:id="602" w:author="David Vacas Miguel" w:date="2018-06-01T03:15:00Z">
        <w:r w:rsidR="00E2057B" w:rsidDel="00597559">
          <w:delText>6</w:delText>
        </w:r>
      </w:del>
      <w:ins w:id="603" w:author="David Vacas Miguel" w:date="2018-06-01T03:15:00Z">
        <w:r w:rsidR="00597559">
          <w:t>8</w:t>
        </w:r>
      </w:ins>
      <w:r w:rsidR="00E2057B">
        <w:t>)</w:t>
      </w:r>
    </w:p>
    <w:p w14:paraId="0D66942B" w14:textId="4606BEA7" w:rsidR="00E2057B" w:rsidRDefault="00F626D0" w:rsidP="00F626D0">
      <w:pPr>
        <w:pStyle w:val="LetranormalTFG"/>
        <w:rPr>
          <w:rFonts w:eastAsiaTheme="minorEastAsia"/>
        </w:rPr>
      </w:pPr>
      <w:r>
        <w:t>Finalmente, utilizando el modelo discreto</w:t>
      </w:r>
      <w:ins w:id="604" w:author="David Vacas Miguel" w:date="2018-06-26T12:56:00Z">
        <w:r w:rsidR="00EE2D42">
          <w:t xml:space="preserve"> mostrado en la ecuación (6)</w:t>
        </w:r>
      </w:ins>
      <w:r>
        <w:t>, se obtiene:</w:t>
      </w:r>
    </w:p>
    <w:p w14:paraId="4EAAF2AB" w14:textId="6DB4AE85" w:rsidR="00AD5AD8" w:rsidRDefault="00A63859" w:rsidP="00A641E3">
      <w:pPr>
        <w:pStyle w:val="LetranormalTFG"/>
        <w:tabs>
          <w:tab w:val="right" w:pos="9070"/>
        </w:tabs>
        <w:rPr>
          <w:ins w:id="605" w:author="David Vacas Miguel" w:date="2018-06-21T20:08:00Z"/>
        </w:rPr>
      </w:pPr>
      <w:del w:id="606" w:author="David Vacas Miguel" w:date="2018-06-21T20:41:00Z">
        <w:r w:rsidRPr="00A63859" w:rsidDel="004168A9">
          <w:rPr>
            <w:position w:val="-24"/>
          </w:rPr>
          <w:object w:dxaOrig="1520" w:dyaOrig="620" w14:anchorId="63278FF4">
            <v:shape id="_x0000_i1049" type="#_x0000_t75" style="width:75.75pt;height:30.75pt" o:ole="">
              <v:imagedata r:id="rId69" o:title=""/>
            </v:shape>
            <o:OLEObject Type="Embed" ProgID="Equation.DSMT4" ShapeID="_x0000_i1049" DrawAspect="Content" ObjectID="_1591543794" r:id="rId70"/>
          </w:object>
        </w:r>
      </w:del>
      <w:ins w:id="607" w:author="David Vacas Miguel" w:date="2018-06-21T20:41:00Z">
        <w:r w:rsidR="00EE2D42" w:rsidRPr="00365347">
          <w:rPr>
            <w:position w:val="-88"/>
          </w:rPr>
          <w:object w:dxaOrig="5040" w:dyaOrig="1900" w14:anchorId="1CE13070">
            <v:shape id="_x0000_i1050" type="#_x0000_t75" style="width:252pt;height:95.25pt" o:ole="">
              <v:imagedata r:id="rId71" o:title=""/>
            </v:shape>
            <o:OLEObject Type="Embed" ProgID="Equation.DSMT4" ShapeID="_x0000_i1050" DrawAspect="Content" ObjectID="_1591543795" r:id="rId72"/>
          </w:object>
        </w:r>
      </w:ins>
      <w:r w:rsidR="00E2057B">
        <w:tab/>
        <w:t>(</w:t>
      </w:r>
      <w:del w:id="608" w:author="David Vacas Miguel" w:date="2018-06-01T03:15:00Z">
        <w:r w:rsidR="00E2057B" w:rsidDel="00597559">
          <w:delText>7</w:delText>
        </w:r>
      </w:del>
      <w:ins w:id="609" w:author="David Vacas Miguel" w:date="2018-06-01T03:15:00Z">
        <w:r w:rsidR="00597559">
          <w:t>9</w:t>
        </w:r>
      </w:ins>
      <w:r w:rsidR="00E2057B">
        <w:t>)</w:t>
      </w:r>
    </w:p>
    <w:p w14:paraId="7CDDE12A" w14:textId="0C534648" w:rsidR="00247757" w:rsidRDefault="00DB32F4" w:rsidP="00A641E3">
      <w:pPr>
        <w:pStyle w:val="LetranormalTFG"/>
        <w:tabs>
          <w:tab w:val="right" w:pos="9070"/>
        </w:tabs>
        <w:rPr>
          <w:ins w:id="610" w:author="David Vacas Miguel" w:date="2018-06-21T20:10:00Z"/>
          <w:rFonts w:eastAsiaTheme="minorEastAsia"/>
        </w:rPr>
      </w:pPr>
      <w:ins w:id="611" w:author="David Vacas Miguel" w:date="2018-06-21T20:09:00Z">
        <w:r>
          <w:rPr>
            <w:rFonts w:eastAsiaTheme="minorEastAsia"/>
          </w:rPr>
          <w:t xml:space="preserve">Para terminar, si utilizamos las variables </w:t>
        </w:r>
        <w:r w:rsidRPr="00EE2D42">
          <w:rPr>
            <w:rFonts w:eastAsiaTheme="minorEastAsia"/>
            <w:i/>
            <w:rPrChange w:id="612" w:author="David Vacas Miguel" w:date="2018-06-26T12:57:00Z">
              <w:rPr>
                <w:rFonts w:eastAsiaTheme="minorEastAsia"/>
              </w:rPr>
            </w:rPrChange>
          </w:rPr>
          <w:t>s</w:t>
        </w:r>
        <w:r>
          <w:rPr>
            <w:rFonts w:eastAsiaTheme="minorEastAsia"/>
          </w:rPr>
          <w:t xml:space="preserve"> para re</w:t>
        </w:r>
      </w:ins>
      <w:ins w:id="613" w:author="David Vacas Miguel" w:date="2018-06-21T20:10:00Z">
        <w:r>
          <w:rPr>
            <w:rFonts w:eastAsiaTheme="minorEastAsia"/>
          </w:rPr>
          <w:t>presentar el estado de los sensores (</w:t>
        </w:r>
        <w:r w:rsidRPr="00EE2D42">
          <w:rPr>
            <w:rFonts w:eastAsiaTheme="minorEastAsia"/>
            <w:i/>
            <w:rPrChange w:id="614" w:author="David Vacas Miguel" w:date="2018-06-26T12:57:00Z">
              <w:rPr>
                <w:rFonts w:eastAsiaTheme="minorEastAsia"/>
              </w:rPr>
            </w:rPrChange>
          </w:rPr>
          <w:t>s</w:t>
        </w:r>
        <w:r>
          <w:rPr>
            <w:rFonts w:eastAsiaTheme="minorEastAsia"/>
          </w:rPr>
          <w:t xml:space="preserve">=0 si esta sobre la línea y </w:t>
        </w:r>
        <w:r w:rsidRPr="00EE2D42">
          <w:rPr>
            <w:rFonts w:eastAsiaTheme="minorEastAsia"/>
            <w:i/>
            <w:rPrChange w:id="615" w:author="David Vacas Miguel" w:date="2018-06-26T12:57:00Z">
              <w:rPr>
                <w:rFonts w:eastAsiaTheme="minorEastAsia"/>
              </w:rPr>
            </w:rPrChange>
          </w:rPr>
          <w:t>s</w:t>
        </w:r>
        <w:r>
          <w:rPr>
            <w:rFonts w:eastAsiaTheme="minorEastAsia"/>
          </w:rPr>
          <w:t>=1 en caso contrario), se obtiene:</w:t>
        </w:r>
      </w:ins>
    </w:p>
    <w:p w14:paraId="71BBEB1B" w14:textId="098D0026" w:rsidR="00DB32F4" w:rsidRDefault="00EE2D42" w:rsidP="00DB32F4">
      <w:pPr>
        <w:pStyle w:val="LetranormalTFG"/>
        <w:tabs>
          <w:tab w:val="right" w:pos="9070"/>
        </w:tabs>
        <w:rPr>
          <w:ins w:id="616" w:author="David Vacas Miguel" w:date="2018-06-21T20:23:00Z"/>
        </w:rPr>
      </w:pPr>
      <w:ins w:id="617" w:author="David Vacas Miguel" w:date="2018-06-21T20:40:00Z">
        <w:r w:rsidRPr="00365347">
          <w:rPr>
            <w:position w:val="-88"/>
          </w:rPr>
          <w:object w:dxaOrig="5200" w:dyaOrig="1900" w14:anchorId="2720BA9A">
            <v:shape id="_x0000_i1051" type="#_x0000_t75" style="width:261pt;height:95.25pt" o:ole="">
              <v:imagedata r:id="rId73" o:title=""/>
            </v:shape>
            <o:OLEObject Type="Embed" ProgID="Equation.DSMT4" ShapeID="_x0000_i1051" DrawAspect="Content" ObjectID="_1591543796" r:id="rId74"/>
          </w:object>
        </w:r>
      </w:ins>
      <w:ins w:id="618" w:author="David Vacas Miguel" w:date="2018-06-21T20:13:00Z">
        <w:r w:rsidR="00DB32F4">
          <w:tab/>
        </w:r>
      </w:ins>
      <w:ins w:id="619" w:author="David Vacas Miguel" w:date="2018-06-21T20:12:00Z">
        <w:r w:rsidR="00DB32F4">
          <w:t>(10)</w:t>
        </w:r>
      </w:ins>
    </w:p>
    <w:p w14:paraId="13B4B14D" w14:textId="77777777" w:rsidR="003208DC" w:rsidRDefault="003208DC" w:rsidP="00A63859">
      <w:pPr>
        <w:pStyle w:val="LetranormalTFG"/>
        <w:tabs>
          <w:tab w:val="right" w:pos="9070"/>
        </w:tabs>
        <w:rPr>
          <w:ins w:id="620" w:author="David Vacas Miguel" w:date="2018-06-21T20:49:00Z"/>
        </w:rPr>
      </w:pPr>
    </w:p>
    <w:p w14:paraId="121F164E" w14:textId="1F1214CD" w:rsidR="00A63859" w:rsidRDefault="00A63859" w:rsidP="00A63859">
      <w:pPr>
        <w:pStyle w:val="LetranormalTFG"/>
        <w:tabs>
          <w:tab w:val="right" w:pos="9070"/>
        </w:tabs>
        <w:rPr>
          <w:ins w:id="621" w:author="David Vacas Miguel" w:date="2018-06-21T20:27:00Z"/>
        </w:rPr>
      </w:pPr>
      <w:ins w:id="622" w:author="David Vacas Miguel" w:date="2018-06-21T20:23:00Z">
        <w:r>
          <w:t>Y definiendo la</w:t>
        </w:r>
      </w:ins>
      <w:ins w:id="623" w:author="David Vacas Miguel" w:date="2018-06-21T20:26:00Z">
        <w:r>
          <w:t>s</w:t>
        </w:r>
      </w:ins>
      <w:ins w:id="624" w:author="David Vacas Miguel" w:date="2018-06-21T20:23:00Z">
        <w:r>
          <w:t xml:space="preserve"> constante</w:t>
        </w:r>
      </w:ins>
      <w:ins w:id="625" w:author="David Vacas Miguel" w:date="2018-06-21T20:26:00Z">
        <w:r>
          <w:t>s</w:t>
        </w:r>
      </w:ins>
      <w:ins w:id="626" w:author="David Vacas Miguel" w:date="2018-06-21T20:23:00Z">
        <w:r>
          <w:t xml:space="preserve"> </w:t>
        </w:r>
      </w:ins>
      <w:ins w:id="627" w:author="David Vacas Miguel" w:date="2018-06-21T20:35:00Z">
        <w:r w:rsidRPr="00365347">
          <w:rPr>
            <w:position w:val="-24"/>
          </w:rPr>
          <w:object w:dxaOrig="1040" w:dyaOrig="620" w14:anchorId="2A775146">
            <v:shape id="_x0000_i1052" type="#_x0000_t75" style="width:52.5pt;height:30.75pt" o:ole="">
              <v:imagedata r:id="rId75" o:title=""/>
            </v:shape>
            <o:OLEObject Type="Embed" ProgID="Equation.DSMT4" ShapeID="_x0000_i1052" DrawAspect="Content" ObjectID="_1591543797" r:id="rId76"/>
          </w:object>
        </w:r>
      </w:ins>
      <w:ins w:id="628" w:author="David Vacas Miguel" w:date="2018-06-21T20:25:00Z">
        <w:r>
          <w:t xml:space="preserve"> y </w:t>
        </w:r>
      </w:ins>
      <w:ins w:id="629" w:author="David Vacas Miguel" w:date="2018-06-21T20:36:00Z">
        <w:r w:rsidRPr="00365347">
          <w:rPr>
            <w:position w:val="-12"/>
          </w:rPr>
          <w:object w:dxaOrig="1020" w:dyaOrig="360" w14:anchorId="5E42B506">
            <v:shape id="_x0000_i1053" type="#_x0000_t75" style="width:51.75pt;height:18pt" o:ole="">
              <v:imagedata r:id="rId77" o:title=""/>
            </v:shape>
            <o:OLEObject Type="Embed" ProgID="Equation.DSMT4" ShapeID="_x0000_i1053" DrawAspect="Content" ObjectID="_1591543798" r:id="rId78"/>
          </w:object>
        </w:r>
      </w:ins>
      <w:ins w:id="630" w:author="David Vacas Miguel" w:date="2018-06-21T20:26:00Z">
        <w:r>
          <w:t xml:space="preserve"> r</w:t>
        </w:r>
      </w:ins>
      <w:ins w:id="631" w:author="David Vacas Miguel" w:date="2018-06-21T20:27:00Z">
        <w:r>
          <w:t>esulta:</w:t>
        </w:r>
      </w:ins>
    </w:p>
    <w:p w14:paraId="72A8FDBD" w14:textId="4102047E" w:rsidR="00A63859" w:rsidRPr="0005392A" w:rsidRDefault="00EE2D42" w:rsidP="006A260B">
      <w:pPr>
        <w:pStyle w:val="LetranormalTFG"/>
        <w:tabs>
          <w:tab w:val="right" w:pos="9070"/>
        </w:tabs>
        <w:rPr>
          <w:ins w:id="632" w:author="David Vacas Miguel" w:date="2018-06-21T20:23:00Z"/>
        </w:rPr>
      </w:pPr>
      <w:ins w:id="633" w:author="David Vacas Miguel" w:date="2018-06-21T20:37:00Z">
        <w:r w:rsidRPr="00365347">
          <w:rPr>
            <w:position w:val="-76"/>
          </w:rPr>
          <w:object w:dxaOrig="4800" w:dyaOrig="1359" w14:anchorId="407D04ED">
            <v:shape id="_x0000_i1054" type="#_x0000_t75" style="width:240pt;height:68.25pt" o:ole="">
              <v:imagedata r:id="rId79" o:title=""/>
            </v:shape>
            <o:OLEObject Type="Embed" ProgID="Equation.DSMT4" ShapeID="_x0000_i1054" DrawAspect="Content" ObjectID="_1591543799" r:id="rId80"/>
          </w:object>
        </w:r>
      </w:ins>
      <w:ins w:id="634" w:author="David Vacas Miguel" w:date="2018-06-21T20:42:00Z">
        <w:r w:rsidR="004168A9">
          <w:tab/>
          <w:t>(11)</w:t>
        </w:r>
      </w:ins>
    </w:p>
    <w:p w14:paraId="09FB8B63" w14:textId="77777777" w:rsidR="00A63859" w:rsidRPr="00F21B89" w:rsidRDefault="00A63859">
      <w:pPr>
        <w:pStyle w:val="LetranormalTFG"/>
        <w:tabs>
          <w:tab w:val="right" w:pos="9070"/>
        </w:tabs>
        <w:rPr>
          <w:rFonts w:eastAsiaTheme="minorEastAsia"/>
        </w:rPr>
      </w:pPr>
    </w:p>
    <w:p w14:paraId="25A2124F" w14:textId="4914617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w:t>
      </w:r>
      <w:del w:id="635" w:author="David Vacas Miguel" w:date="2018-06-26T12:58:00Z">
        <w:r w:rsidR="00E813B5" w:rsidDel="00EE2D42">
          <w:rPr>
            <w:rFonts w:eastAsiaTheme="minorEastAsia"/>
          </w:rPr>
          <w:delText xml:space="preserve"> </w:delText>
        </w:r>
        <w:r w:rsidR="00E813B5" w:rsidRPr="00F21B89" w:rsidDel="00EE2D42">
          <w:rPr>
            <w:rFonts w:eastAsiaTheme="minorEastAsia"/>
            <w:i/>
          </w:rPr>
          <w:delText>(t+1)</w:delText>
        </w:r>
      </w:del>
      <w:ins w:id="636" w:author="David Vacas Miguel" w:date="2018-06-26T12:58:00Z">
        <w:r w:rsidR="00EE2D42" w:rsidRPr="00326B5B">
          <w:rPr>
            <w:position w:val="-10"/>
          </w:rPr>
          <w:object w:dxaOrig="760" w:dyaOrig="320" w14:anchorId="66653FAC">
            <v:shape id="_x0000_i1055" type="#_x0000_t75" style="width:38.25pt;height:15.75pt" o:ole="">
              <v:imagedata r:id="rId81" o:title=""/>
            </v:shape>
            <o:OLEObject Type="Embed" ProgID="Equation.DSMT4" ShapeID="_x0000_i1055" DrawAspect="Content" ObjectID="_1591543800" r:id="rId82"/>
          </w:object>
        </w:r>
      </w:ins>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EE2D42" w:rsidRPr="00EE2D42">
        <w:rPr>
          <w:i/>
          <w:position w:val="-10"/>
        </w:rPr>
        <w:object w:dxaOrig="880" w:dyaOrig="320" w14:anchorId="7B87E27F">
          <v:shape id="_x0000_i1056" type="#_x0000_t75" style="width:44.25pt;height:15.75pt" o:ole="">
            <v:imagedata r:id="rId83" o:title=""/>
          </v:shape>
          <o:OLEObject Type="Embed" ProgID="Equation.DSMT4" ShapeID="_x0000_i1056" DrawAspect="Content" ObjectID="_1591543801" r:id="rId84"/>
        </w:object>
      </w:r>
      <w:r w:rsidRPr="00EE2D42">
        <w:rPr>
          <w:rFonts w:eastAsiaTheme="minorEastAsia"/>
          <w:i/>
          <w:rPrChange w:id="637" w:author="David Vacas Miguel" w:date="2018-06-26T13:00:00Z">
            <w:rPr>
              <w:rFonts w:eastAsiaTheme="minorEastAsia"/>
            </w:rPr>
          </w:rPrChange>
        </w:rPr>
        <w:t xml:space="preserve"> </w:t>
      </w:r>
      <w:r>
        <w:rPr>
          <w:rFonts w:eastAsiaTheme="minorEastAsia"/>
        </w:rPr>
        <w:t>u orientación</w:t>
      </w:r>
      <w:r w:rsidR="00496FA4">
        <w:rPr>
          <w:rFonts w:eastAsiaTheme="minorEastAsia"/>
        </w:rPr>
        <w:t xml:space="preserve"> </w:t>
      </w:r>
      <w:r w:rsidR="00496FA4" w:rsidRPr="00C23E16">
        <w:rPr>
          <w:position w:val="-10"/>
        </w:rPr>
        <w:object w:dxaOrig="440" w:dyaOrig="320" w14:anchorId="47CFD9A3">
          <v:shape id="_x0000_i1057" type="#_x0000_t75" style="width:21.75pt;height:15.75pt" o:ole="">
            <v:imagedata r:id="rId85" o:title=""/>
          </v:shape>
          <o:OLEObject Type="Embed" ProgID="Equation.DSMT4" ShapeID="_x0000_i1057" DrawAspect="Content" ObjectID="_1591543802" r:id="rId86"/>
        </w:object>
      </w:r>
      <w:r>
        <w:rPr>
          <w:rFonts w:eastAsiaTheme="minorEastAsia"/>
        </w:rPr>
        <w:t>, el radio</w:t>
      </w:r>
      <w:ins w:id="638" w:author="David Vacas Miguel" w:date="2018-06-23T12:46:00Z">
        <w:r w:rsidR="0002256E">
          <w:rPr>
            <w:rFonts w:eastAsiaTheme="minorEastAsia"/>
          </w:rPr>
          <w:t xml:space="preserve"> de las </w:t>
        </w:r>
        <w:r w:rsidR="0002256E" w:rsidRPr="00EE2D42">
          <w:rPr>
            <w:rFonts w:eastAsiaTheme="minorEastAsia"/>
          </w:rPr>
          <w:t>ruedas</w:t>
        </w:r>
      </w:ins>
      <w:r>
        <w:rPr>
          <w:rFonts w:eastAsiaTheme="minorEastAsia"/>
        </w:rPr>
        <w:t xml:space="preserve"> </w:t>
      </w:r>
      <w:r w:rsidR="00CF4F13" w:rsidRPr="00C23E16">
        <w:rPr>
          <w:position w:val="-6"/>
        </w:rPr>
        <w:object w:dxaOrig="400" w:dyaOrig="279" w14:anchorId="29F26274">
          <v:shape id="_x0000_i1058" type="#_x0000_t75" style="width:20.25pt;height:14.25pt" o:ole="">
            <v:imagedata r:id="rId87" o:title=""/>
          </v:shape>
          <o:OLEObject Type="Embed" ProgID="Equation.DSMT4" ShapeID="_x0000_i1058" DrawAspect="Content" ObjectID="_1591543803" r:id="rId88"/>
        </w:object>
      </w:r>
      <w:ins w:id="639" w:author="David Vacas Miguel" w:date="2018-06-23T12:46:00Z">
        <w:r w:rsidR="0002256E">
          <w:rPr>
            <w:rFonts w:eastAsiaTheme="minorEastAsia"/>
          </w:rPr>
          <w:t xml:space="preserve"> y</w:t>
        </w:r>
      </w:ins>
      <w:del w:id="640" w:author="David Vacas Miguel" w:date="2018-06-23T12:46:00Z">
        <w:r w:rsidR="00CF4F13" w:rsidDel="0002256E">
          <w:rPr>
            <w:rFonts w:eastAsiaTheme="minorEastAsia"/>
          </w:rPr>
          <w:delText>,</w:delText>
        </w:r>
        <w:r w:rsidDel="0002256E">
          <w:rPr>
            <w:rFonts w:eastAsiaTheme="minorEastAsia"/>
          </w:rPr>
          <w:delText xml:space="preserve"> la</w:delText>
        </w:r>
      </w:del>
      <w:r>
        <w:rPr>
          <w:rFonts w:eastAsiaTheme="minorEastAsia"/>
        </w:rPr>
        <w:t xml:space="preserve"> separación </w:t>
      </w:r>
      <w:ins w:id="641" w:author="David Vacas Miguel" w:date="2018-06-23T12:46:00Z">
        <w:r w:rsidR="0002256E">
          <w:rPr>
            <w:rFonts w:eastAsiaTheme="minorEastAsia"/>
          </w:rPr>
          <w:t xml:space="preserve">entre las mismas </w:t>
        </w:r>
      </w:ins>
      <w:r w:rsidR="00CF4F13" w:rsidRPr="00C23E16">
        <w:rPr>
          <w:position w:val="-6"/>
        </w:rPr>
        <w:object w:dxaOrig="400" w:dyaOrig="279" w14:anchorId="455658E0">
          <v:shape id="_x0000_i1059" type="#_x0000_t75" style="width:20.25pt;height:14.25pt" o:ole="">
            <v:imagedata r:id="rId89" o:title=""/>
          </v:shape>
          <o:OLEObject Type="Embed" ProgID="Equation.DSMT4" ShapeID="_x0000_i1059" DrawAspect="Content" ObjectID="_1591543804" r:id="rId90"/>
        </w:object>
      </w:r>
      <w:ins w:id="642" w:author="David Vacas Miguel" w:date="2018-06-23T12:46:00Z">
        <w:r w:rsidR="0002256E">
          <w:t xml:space="preserve">, </w:t>
        </w:r>
      </w:ins>
      <w:ins w:id="643" w:author="David Vacas Miguel" w:date="2018-06-23T12:47:00Z">
        <w:r w:rsidR="0002256E">
          <w:t>así</w:t>
        </w:r>
      </w:ins>
      <w:ins w:id="644" w:author="David Vacas Miguel" w:date="2018-06-23T12:46:00Z">
        <w:r w:rsidR="0002256E">
          <w:t xml:space="preserve"> </w:t>
        </w:r>
        <w:r w:rsidR="0002256E">
          <w:lastRenderedPageBreak/>
          <w:t>como la velocidad de giro de los motores</w:t>
        </w:r>
      </w:ins>
      <w:del w:id="645" w:author="David Vacas Miguel" w:date="2018-06-23T12:46:00Z">
        <w:r w:rsidDel="0002256E">
          <w:rPr>
            <w:rFonts w:eastAsiaTheme="minorEastAsia"/>
          </w:rPr>
          <w:delText xml:space="preserve"> </w:delText>
        </w:r>
        <w:r w:rsidR="00CF4F13" w:rsidDel="0002256E">
          <w:rPr>
            <w:rFonts w:eastAsiaTheme="minorEastAsia"/>
          </w:rPr>
          <w:delText>y la velocidad de las rueda</w:delText>
        </w:r>
        <w:r w:rsidR="00496FA4" w:rsidDel="0002256E">
          <w:rPr>
            <w:rFonts w:eastAsiaTheme="minorEastAsia"/>
          </w:rPr>
          <w:delText>s</w:delText>
        </w:r>
      </w:del>
      <w:r w:rsidR="00CF4F13">
        <w:rPr>
          <w:rFonts w:eastAsiaTheme="minorEastAsia"/>
        </w:rPr>
        <w:t xml:space="preserve"> </w:t>
      </w:r>
      <w:r w:rsidR="0002256E" w:rsidRPr="0002256E">
        <w:rPr>
          <w:position w:val="-6"/>
        </w:rPr>
        <w:object w:dxaOrig="240" w:dyaOrig="220" w14:anchorId="4AE33CCE">
          <v:shape id="_x0000_i1060" type="#_x0000_t75" style="width:12pt;height:11.25pt" o:ole="">
            <v:imagedata r:id="rId91" o:title=""/>
          </v:shape>
          <o:OLEObject Type="Embed" ProgID="Equation.DSMT4" ShapeID="_x0000_i1060" DrawAspect="Content" ObjectID="_1591543805" r:id="rId92"/>
        </w:object>
      </w:r>
      <w:ins w:id="646" w:author="David Vacas Miguel" w:date="2018-06-23T12:46:00Z">
        <w:r w:rsidR="0002256E">
          <w:t xml:space="preserve"> y el paso de la simulación </w:t>
        </w:r>
      </w:ins>
      <w:ins w:id="647" w:author="David Vacas Miguel" w:date="2018-06-23T12:47:00Z">
        <w:r w:rsidR="0002256E" w:rsidRPr="00834508">
          <w:rPr>
            <w:position w:val="-6"/>
          </w:rPr>
          <w:object w:dxaOrig="300" w:dyaOrig="279" w14:anchorId="4D55F80D">
            <v:shape id="_x0000_i1061" type="#_x0000_t75" style="width:15pt;height:14.25pt" o:ole="">
              <v:imagedata r:id="rId93" o:title=""/>
            </v:shape>
            <o:OLEObject Type="Embed" ProgID="Equation.DSMT4" ShapeID="_x0000_i1061" DrawAspect="Content" ObjectID="_1591543806" r:id="rId94"/>
          </w:object>
        </w:r>
      </w:ins>
      <w:ins w:id="648" w:author="David Vacas Miguel" w:date="2018-06-23T12:46:00Z">
        <w:r w:rsidR="0002256E">
          <w:t>.</w:t>
        </w:r>
      </w:ins>
      <w:ins w:id="649" w:author="David Vacas Miguel" w:date="2018-06-23T12:47:00Z">
        <w:r w:rsidR="0002256E">
          <w:t xml:space="preserve"> </w:t>
        </w:r>
      </w:ins>
      <w:ins w:id="650" w:author="David Vacas Miguel" w:date="2018-06-21T20:47:00Z">
        <w:r w:rsidR="00391406">
          <w:t xml:space="preserve">El cálculo de las variables </w:t>
        </w:r>
        <w:r w:rsidR="00391406" w:rsidRPr="00EE2D42">
          <w:rPr>
            <w:i/>
            <w:rPrChange w:id="651" w:author="David Vacas Miguel" w:date="2018-06-26T13:00:00Z">
              <w:rPr/>
            </w:rPrChange>
          </w:rPr>
          <w:t>s</w:t>
        </w:r>
        <w:r w:rsidR="00391406">
          <w:t xml:space="preserve"> se explica a continuación.</w:t>
        </w:r>
      </w:ins>
      <w:del w:id="652" w:author="David Vacas Miguel" w:date="2018-06-02T12:55:00Z">
        <w:r w:rsidR="00496FA4" w:rsidDel="001523AB">
          <w:delText>.</w:delText>
        </w:r>
      </w:del>
    </w:p>
    <w:p w14:paraId="3B28DB52" w14:textId="1BDEDFC3" w:rsidR="001E4BD3" w:rsidRDefault="00D27C27" w:rsidP="00F21B89">
      <w:pPr>
        <w:pStyle w:val="TFGtitulo2"/>
      </w:pPr>
      <w:bookmarkStart w:id="653" w:name="_Toc517795805"/>
      <w:bookmarkStart w:id="654" w:name="_Toc517798912"/>
      <w:ins w:id="655" w:author="David Vacas Miguel" w:date="2018-06-26T17:27:00Z">
        <w:r>
          <w:t>2.</w:t>
        </w:r>
      </w:ins>
      <w:r w:rsidR="00160EF8">
        <w:t xml:space="preserve">4. </w:t>
      </w:r>
      <w:r w:rsidR="00BC3217">
        <w:t>Navegación autónoma</w:t>
      </w:r>
      <w:bookmarkEnd w:id="653"/>
      <w:bookmarkEnd w:id="654"/>
    </w:p>
    <w:p w14:paraId="29729E53" w14:textId="1F0627E7" w:rsidR="008E23AC" w:rsidRDefault="008E23AC" w:rsidP="008E23AC">
      <w:pPr>
        <w:pStyle w:val="LetranormalTFG"/>
      </w:pPr>
      <w:del w:id="656" w:author="David Vacas Miguel" w:date="2018-06-26T13:01:00Z">
        <w:r w:rsidDel="00EE2D42">
          <w:delText>El robot sigue líneas que se ha implementado realiza su movimiento de manera autónoma, s</w:delText>
        </w:r>
      </w:del>
      <w:ins w:id="657" w:author="David Vacas Miguel" w:date="2018-06-26T13:01:00Z">
        <w:r w:rsidR="00EE2D42">
          <w:t>S</w:t>
        </w:r>
      </w:ins>
      <w:r>
        <w:t xml:space="preserve">e coloca el robot sobre un fondo blanco con una línea negra que representa el circuito, como se muestra en la figura </w:t>
      </w:r>
      <w:r w:rsidR="00DC5F1F">
        <w:t>1</w:t>
      </w:r>
      <w:r w:rsidR="00562E23">
        <w:t>1</w:t>
      </w:r>
      <w:r>
        <w:t xml:space="preserve">, y este deberá recorrer el circuito sin salirse del mismo. </w:t>
      </w:r>
      <w:ins w:id="658" w:author="David Vacas Miguel" w:date="2018-06-26T13:01:00Z">
        <w:r w:rsidR="00EE2D42">
          <w:t xml:space="preserve">El robot sigue líneas que se ha implementado realiza su movimiento de manera autónoma, </w:t>
        </w:r>
      </w:ins>
      <w:del w:id="659" w:author="David Vacas Miguel" w:date="2018-06-26T13:01:00Z">
        <w:r w:rsidDel="00EE2D42">
          <w:delText>E</w:delText>
        </w:r>
      </w:del>
      <w:ins w:id="660" w:author="David Vacas Miguel" w:date="2018-06-26T13:01:00Z">
        <w:r w:rsidR="00EE2D42">
          <w:t>e</w:t>
        </w:r>
      </w:ins>
      <w:r>
        <w:t xml:space="preserv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C616E35"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w:t>
      </w:r>
      <w:del w:id="661" w:author="David Vacas Miguel" w:date="2018-06-26T13:02:00Z">
        <w:r w:rsidDel="00D91B61">
          <w:delText>Colocación del robot en un circuito negro sobre fondo blanco.</w:delText>
        </w:r>
      </w:del>
      <w:ins w:id="662" w:author="David Vacas Miguel" w:date="2018-06-26T13:02:00Z">
        <w:r w:rsidR="00D91B61">
          <w:t>Navegación autónoma del robot sigue líneas.</w:t>
        </w:r>
      </w:ins>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5162A4BF"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4BE35457" w:rsidR="008E23AC" w:rsidRDefault="008E23AC" w:rsidP="008E23AC">
      <w:pPr>
        <w:pStyle w:val="LetranormalTFG"/>
      </w:pPr>
      <w:r>
        <w:lastRenderedPageBreak/>
        <w:t>Estos son sensores ópticos reflexivos de corto alcance basados en un diodo de emisión de luz infrarroja y un receptor formado por un fototransistor que ambos apuntan en la misma dirección</w:t>
      </w:r>
      <w:del w:id="663" w:author="David Vacas Miguel" w:date="2018-06-26T13:03:00Z">
        <w:r w:rsidDel="00D91B61">
          <w:delText xml:space="preserve">, esta estructura de forma simplificada se puede observar en la figura </w:delText>
        </w:r>
        <w:r w:rsidR="00DC5F1F" w:rsidDel="00D91B61">
          <w:delText>1</w:delText>
        </w:r>
        <w:r w:rsidR="00562E23" w:rsidDel="00D91B61">
          <w:delText>3</w:delText>
        </w:r>
      </w:del>
      <w:ins w:id="664" w:author="David Vacas Miguel" w:date="2018-06-26T13:03:00Z">
        <w:r w:rsidR="00D91B61">
          <w:t>. La figura 13 muestra de forma simplificada su estructura interna</w:t>
        </w:r>
      </w:ins>
      <w:r>
        <w:t xml:space="preserve">. Cuando el sensor se haya sobre una línea negra la luz </w:t>
      </w:r>
      <w:ins w:id="665" w:author="David Vacas Miguel" w:date="2018-06-26T13:04:00Z">
        <w:r w:rsidR="00F13C49">
          <w:t>emitida</w:t>
        </w:r>
      </w:ins>
      <w:ins w:id="666" w:author="David Vacas Miguel" w:date="2018-06-26T13:03:00Z">
        <w:r w:rsidR="00F13C49">
          <w:t xml:space="preserve"> por </w:t>
        </w:r>
      </w:ins>
      <w:ins w:id="667" w:author="David Vacas Miguel" w:date="2018-06-26T13:04:00Z">
        <w:r w:rsidR="00F13C49">
          <w:t xml:space="preserve">el fotodiodo </w:t>
        </w:r>
      </w:ins>
      <w:r>
        <w:t>es absorbida</w:t>
      </w:r>
      <w:ins w:id="668" w:author="David Vacas Miguel" w:date="2018-06-26T13:04:00Z">
        <w:r w:rsidR="00F13C49">
          <w:t xml:space="preserve"> por la misma</w:t>
        </w:r>
      </w:ins>
      <w:r>
        <w:t xml:space="preserve"> y el fototransistor </w:t>
      </w:r>
      <w:del w:id="669" w:author="David Vacas Miguel" w:date="2018-06-26T13:04:00Z">
        <w:r w:rsidDel="00F13C49">
          <w:delText>envía una señal (ya sea alta o baja dependiendo del montaje del sensor)</w:delText>
        </w:r>
      </w:del>
      <w:ins w:id="670" w:author="David Vacas Miguel" w:date="2018-06-26T13:04:00Z">
        <w:r w:rsidR="00F13C49">
          <w:t>la señal correspondiente al circuito de control</w:t>
        </w:r>
      </w:ins>
      <w:del w:id="671" w:author="David Vacas Miguel" w:date="2018-06-26T13:04:00Z">
        <w:r w:rsidDel="00F13C49">
          <w:delText>,</w:delText>
        </w:r>
      </w:del>
      <w:ins w:id="672" w:author="David Vacas Miguel" w:date="2018-06-26T13:04:00Z">
        <w:r w:rsidR="00F13C49">
          <w:t>.</w:t>
        </w:r>
      </w:ins>
      <w:r>
        <w:t xml:space="preserve"> </w:t>
      </w:r>
      <w:ins w:id="673" w:author="David Vacas Miguel" w:date="2018-06-26T13:04:00Z">
        <w:r w:rsidR="00F13C49">
          <w:t>S</w:t>
        </w:r>
      </w:ins>
      <w:del w:id="674" w:author="David Vacas Miguel" w:date="2018-06-26T13:04:00Z">
        <w:r w:rsidDel="00F13C49">
          <w:delText>s</w:delText>
        </w:r>
      </w:del>
      <w:r>
        <w:t xml:space="preserve">in embargo, cuando se </w:t>
      </w:r>
      <w:r w:rsidRPr="00E65625">
        <w:t>haya</w:t>
      </w:r>
      <w:r>
        <w:t xml:space="preserve"> sobre fondo blanco la luz es reflejada y por lo tanto el fototransistor envía la señal contraria a la enviada al estar sobre negro.</w:t>
      </w:r>
    </w:p>
    <w:p w14:paraId="49607574" w14:textId="792B0924" w:rsidR="008E23AC" w:rsidRDefault="00F13C49" w:rsidP="008E23AC">
      <w:pPr>
        <w:pStyle w:val="LetranormalTFG"/>
        <w:jc w:val="center"/>
      </w:pPr>
      <w:ins w:id="675" w:author="David Vacas Miguel" w:date="2018-06-26T13:08:00Z">
        <w:r>
          <w:rPr>
            <w:noProof/>
          </w:rPr>
          <w:drawing>
            <wp:inline distT="0" distB="0" distL="0" distR="0" wp14:anchorId="57D5DA53" wp14:editId="6D9B7779">
              <wp:extent cx="1974392" cy="1981200"/>
              <wp:effectExtent l="0" t="0" r="698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96">
                        <a:extLst>
                          <a:ext uri="{28A0092B-C50C-407E-A947-70E740481C1C}">
                            <a14:useLocalDpi xmlns:a14="http://schemas.microsoft.com/office/drawing/2010/main" val="0"/>
                          </a:ext>
                        </a:extLst>
                      </a:blip>
                      <a:srcRect r="40082"/>
                      <a:stretch/>
                    </pic:blipFill>
                    <pic:spPr bwMode="auto">
                      <a:xfrm>
                        <a:off x="0" y="0"/>
                        <a:ext cx="2035822" cy="2042841"/>
                      </a:xfrm>
                      <a:prstGeom prst="rect">
                        <a:avLst/>
                      </a:prstGeom>
                      <a:noFill/>
                      <a:ln>
                        <a:noFill/>
                      </a:ln>
                      <a:extLst>
                        <a:ext uri="{53640926-AAD7-44D8-BBD7-CCE9431645EC}">
                          <a14:shadowObscured xmlns:a14="http://schemas.microsoft.com/office/drawing/2010/main"/>
                        </a:ext>
                      </a:extLst>
                    </pic:spPr>
                  </pic:pic>
                </a:graphicData>
              </a:graphic>
            </wp:inline>
          </w:drawing>
        </w:r>
      </w:ins>
      <w:ins w:id="676" w:author="David Vacas Miguel" w:date="2018-06-26T13:07:00Z">
        <w:r w:rsidRPr="00F13C49" w:rsidDel="00F13C49">
          <w:t xml:space="preserve"> </w:t>
        </w:r>
      </w:ins>
      <w:del w:id="677" w:author="David Vacas Miguel" w:date="2018-06-26T13:05:00Z">
        <w:r w:rsidR="008E23AC" w:rsidDel="00F13C49">
          <w:rPr>
            <w:rFonts w:ascii="Century Schoolbook" w:hAnsi="Century Schoolbook"/>
            <w:noProof/>
            <w:lang w:eastAsia="es-ES"/>
          </w:rPr>
          <w:drawing>
            <wp:inline distT="0" distB="0" distL="0" distR="0" wp14:anchorId="33FE427B" wp14:editId="6342205E">
              <wp:extent cx="1257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rotWithShape="1">
                      <a:blip r:embed="rId97">
                        <a:extLst>
                          <a:ext uri="{28A0092B-C50C-407E-A947-70E740481C1C}">
                            <a14:useLocalDpi xmlns:a14="http://schemas.microsoft.com/office/drawing/2010/main" val="0"/>
                          </a:ext>
                        </a:extLst>
                      </a:blip>
                      <a:srcRect r="37736"/>
                      <a:stretch/>
                    </pic:blipFill>
                    <pic:spPr bwMode="auto">
                      <a:xfrm>
                        <a:off x="0" y="0"/>
                        <a:ext cx="1257300" cy="1209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2338660D" w:rsidR="003D3FD3" w:rsidDel="00F13C49" w:rsidRDefault="003D3FD3" w:rsidP="003D3FD3">
      <w:pPr>
        <w:pStyle w:val="LetranormalTFG"/>
        <w:rPr>
          <w:del w:id="678" w:author="David Vacas Miguel" w:date="2018-06-26T13:09:00Z"/>
        </w:rPr>
      </w:pPr>
      <w:r>
        <w:t>Para implementar dicho comportamiento en el simulador</w:t>
      </w:r>
      <w:ins w:id="679" w:author="David Vacas Miguel" w:date="2018-06-26T13:09:00Z">
        <w:r w:rsidR="00F13C49">
          <w:t>,</w:t>
        </w:r>
      </w:ins>
      <w:r>
        <w:t xml:space="preserve"> se ha seguido la siguiente lógica:</w:t>
      </w:r>
    </w:p>
    <w:p w14:paraId="23674B59" w14:textId="77777777" w:rsidR="003208DC" w:rsidRDefault="003208DC" w:rsidP="001E4BD3">
      <w:pPr>
        <w:pStyle w:val="LetranormalTFG"/>
        <w:rPr>
          <w:ins w:id="680" w:author="David Vacas Miguel" w:date="2018-06-21T20:49:00Z"/>
          <w:rFonts w:ascii="Courier New" w:hAnsi="Courier New" w:cs="Courier New"/>
          <w:i/>
        </w:rPr>
      </w:pPr>
    </w:p>
    <w:p w14:paraId="46681E2E" w14:textId="209CE18D" w:rsidR="003D3FD3" w:rsidRDefault="00BA1018" w:rsidP="001E4BD3">
      <w:pPr>
        <w:pStyle w:val="LetranormalTFG"/>
        <w:rPr>
          <w:ins w:id="681" w:author="David Vacas Miguel" w:date="2018-06-26T13:41:00Z"/>
          <w:rFonts w:ascii="Courier New" w:hAnsi="Courier New" w:cs="Courier New"/>
        </w:rPr>
      </w:pPr>
      <w:r w:rsidRPr="008326CD">
        <w:rPr>
          <w:rFonts w:ascii="Courier New" w:hAnsi="Courier New" w:cs="Courier New"/>
          <w:noProof/>
          <w:lang w:eastAsia="es-ES"/>
          <w:rPrChange w:id="682" w:author="David Vacas Miguel" w:date="2018-06-01T01:41:00Z">
            <w:rPr>
              <w:noProof/>
              <w:lang w:eastAsia="es-ES"/>
            </w:rPr>
          </w:rPrChange>
        </w:rPr>
        <w:drawing>
          <wp:anchor distT="0" distB="0" distL="114300" distR="114300" simplePos="0" relativeHeight="251675648" behindDoc="0" locked="0" layoutInCell="1" allowOverlap="1" wp14:anchorId="6DD211B9" wp14:editId="3B6C2B56">
            <wp:simplePos x="0" y="0"/>
            <wp:positionH relativeFrom="column">
              <wp:posOffset>2977515</wp:posOffset>
            </wp:positionH>
            <wp:positionV relativeFrom="paragraph">
              <wp:posOffset>283210</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del w:id="683" w:author="David Vacas Miguel" w:date="2018-06-26T13:13:00Z">
        <w:r w:rsidR="003D3FD3" w:rsidRPr="008326CD" w:rsidDel="00F13C49">
          <w:rPr>
            <w:rFonts w:ascii="Courier New" w:hAnsi="Courier New" w:cs="Courier New"/>
            <w:i/>
            <w:rPrChange w:id="684" w:author="David Vacas Miguel" w:date="2018-06-01T01:41:00Z">
              <w:rPr>
                <w:i/>
              </w:rPr>
            </w:rPrChange>
          </w:rPr>
          <w:delText>S</w:delText>
        </w:r>
      </w:del>
      <w:del w:id="685" w:author="David Vacas Miguel" w:date="2018-06-26T13:20:00Z">
        <w:r w:rsidR="003D3FD3" w:rsidRPr="008326CD" w:rsidDel="001323C4">
          <w:rPr>
            <w:rFonts w:ascii="Courier New" w:hAnsi="Courier New" w:cs="Courier New"/>
            <w:i/>
            <w:rPrChange w:id="686" w:author="David Vacas Miguel" w:date="2018-06-01T01:41:00Z">
              <w:rPr>
                <w:i/>
              </w:rPr>
            </w:rPrChange>
          </w:rPr>
          <w:delText>i</w:delText>
        </w:r>
      </w:del>
      <w:ins w:id="687" w:author="David Vacas Miguel" w:date="2018-06-26T13:20:00Z">
        <w:r w:rsidR="001323C4">
          <w:rPr>
            <w:rFonts w:ascii="Courier New" w:hAnsi="Courier New" w:cs="Courier New"/>
            <w:i/>
          </w:rPr>
          <w:t>s</w:t>
        </w:r>
        <w:r w:rsidR="001323C4">
          <w:rPr>
            <w:rFonts w:ascii="Courier New" w:hAnsi="Courier New" w:cs="Courier New"/>
            <w:i/>
            <w:vertAlign w:val="subscript"/>
          </w:rPr>
          <w:t>i</w:t>
        </w:r>
      </w:ins>
      <w:r w:rsidR="003D3FD3" w:rsidRPr="008326CD">
        <w:rPr>
          <w:rFonts w:ascii="Courier New" w:hAnsi="Courier New" w:cs="Courier New"/>
          <w:i/>
          <w:rPrChange w:id="688" w:author="David Vacas Miguel" w:date="2018-06-01T01:41:00Z">
            <w:rPr>
              <w:i/>
            </w:rPr>
          </w:rPrChange>
        </w:rPr>
        <w:t xml:space="preserve"> </w:t>
      </w:r>
      <w:r w:rsidR="003D3FD3" w:rsidRPr="008326CD">
        <w:rPr>
          <w:rFonts w:ascii="Courier New" w:hAnsi="Courier New" w:cs="Courier New"/>
          <w:rPrChange w:id="689" w:author="David Vacas Miguel" w:date="2018-06-01T01:41:00Z">
            <w:rPr/>
          </w:rPrChange>
        </w:rPr>
        <w:t xml:space="preserve">-&gt; sensor izquierdo. | </w:t>
      </w:r>
      <w:del w:id="690" w:author="David Vacas Miguel" w:date="2018-06-26T13:13:00Z">
        <w:r w:rsidR="003D3FD3" w:rsidRPr="001323C4" w:rsidDel="00F13C49">
          <w:rPr>
            <w:rFonts w:ascii="Courier New" w:hAnsi="Courier New" w:cs="Courier New"/>
            <w:i/>
            <w:rPrChange w:id="691" w:author="David Vacas Miguel" w:date="2018-06-26T13:20:00Z">
              <w:rPr>
                <w:i/>
              </w:rPr>
            </w:rPrChange>
          </w:rPr>
          <w:delText>S</w:delText>
        </w:r>
      </w:del>
      <w:del w:id="692" w:author="David Vacas Miguel" w:date="2018-06-26T13:20:00Z">
        <w:r w:rsidR="003D3FD3" w:rsidRPr="001323C4" w:rsidDel="001323C4">
          <w:rPr>
            <w:rFonts w:ascii="Courier New" w:hAnsi="Courier New" w:cs="Courier New"/>
            <w:i/>
            <w:rPrChange w:id="693" w:author="David Vacas Miguel" w:date="2018-06-26T13:20:00Z">
              <w:rPr>
                <w:i/>
              </w:rPr>
            </w:rPrChange>
          </w:rPr>
          <w:delText>d</w:delText>
        </w:r>
        <w:r w:rsidR="003D3FD3" w:rsidRPr="001323C4" w:rsidDel="001323C4">
          <w:rPr>
            <w:rFonts w:ascii="Courier New" w:hAnsi="Courier New" w:cs="Courier New"/>
            <w:i/>
            <w:rPrChange w:id="694" w:author="David Vacas Miguel" w:date="2018-06-26T13:20:00Z">
              <w:rPr/>
            </w:rPrChange>
          </w:rPr>
          <w:delText xml:space="preserve"> </w:delText>
        </w:r>
      </w:del>
      <w:proofErr w:type="spellStart"/>
      <w:ins w:id="695" w:author="David Vacas Miguel" w:date="2018-06-26T13:20:00Z">
        <w:r w:rsidR="001323C4" w:rsidRPr="001323C4">
          <w:rPr>
            <w:rFonts w:ascii="Courier New" w:hAnsi="Courier New" w:cs="Courier New"/>
            <w:i/>
            <w:rPrChange w:id="696" w:author="David Vacas Miguel" w:date="2018-06-26T13:20:00Z">
              <w:rPr>
                <w:rFonts w:ascii="Courier New" w:hAnsi="Courier New" w:cs="Courier New"/>
              </w:rPr>
            </w:rPrChange>
          </w:rPr>
          <w:t>s</w:t>
        </w:r>
        <w:r w:rsidR="001323C4" w:rsidRPr="001323C4">
          <w:rPr>
            <w:rFonts w:ascii="Courier New" w:hAnsi="Courier New" w:cs="Courier New"/>
            <w:i/>
            <w:vertAlign w:val="subscript"/>
            <w:rPrChange w:id="697" w:author="David Vacas Miguel" w:date="2018-06-26T13:20:00Z">
              <w:rPr>
                <w:rFonts w:ascii="Courier New" w:hAnsi="Courier New" w:cs="Courier New"/>
                <w:vertAlign w:val="subscript"/>
              </w:rPr>
            </w:rPrChange>
          </w:rPr>
          <w:t>d</w:t>
        </w:r>
        <w:proofErr w:type="spellEnd"/>
        <w:r w:rsidR="001323C4" w:rsidRPr="001323C4">
          <w:rPr>
            <w:rFonts w:ascii="Courier New" w:hAnsi="Courier New" w:cs="Courier New"/>
            <w:i/>
            <w:rPrChange w:id="698" w:author="David Vacas Miguel" w:date="2018-06-26T13:20:00Z">
              <w:rPr>
                <w:rFonts w:ascii="Courier New" w:hAnsi="Courier New" w:cs="Courier New"/>
                <w:vertAlign w:val="subscript"/>
              </w:rPr>
            </w:rPrChange>
          </w:rPr>
          <w:t xml:space="preserve"> </w:t>
        </w:r>
      </w:ins>
      <w:r w:rsidR="003D3FD3" w:rsidRPr="008326CD">
        <w:rPr>
          <w:rFonts w:ascii="Courier New" w:hAnsi="Courier New" w:cs="Courier New"/>
          <w:rPrChange w:id="699" w:author="David Vacas Miguel" w:date="2018-06-01T01:41:00Z">
            <w:rPr/>
          </w:rPrChange>
        </w:rPr>
        <w:t>-&gt; sensor derecho.</w:t>
      </w:r>
      <w:del w:id="700" w:author="David Vacas Miguel" w:date="2018-06-23T12:48:00Z">
        <w:r w:rsidR="003D3FD3" w:rsidRPr="008326CD" w:rsidDel="0002256E">
          <w:rPr>
            <w:rFonts w:ascii="Courier New" w:hAnsi="Courier New" w:cs="Courier New"/>
            <w:rPrChange w:id="701" w:author="David Vacas Miguel" w:date="2018-06-01T01:41:00Z">
              <w:rPr/>
            </w:rPrChange>
          </w:rPr>
          <w:delText xml:space="preserve"> | </w:delText>
        </w:r>
        <w:r w:rsidR="003D3FD3" w:rsidRPr="008326CD" w:rsidDel="0002256E">
          <w:rPr>
            <w:rFonts w:ascii="Courier New" w:hAnsi="Courier New" w:cs="Courier New"/>
            <w:i/>
            <w:rPrChange w:id="702" w:author="David Vacas Miguel" w:date="2018-06-01T01:41:00Z">
              <w:rPr>
                <w:i/>
              </w:rPr>
            </w:rPrChange>
          </w:rPr>
          <w:delText>w</w:delText>
        </w:r>
        <w:r w:rsidR="003D3FD3" w:rsidRPr="008326CD" w:rsidDel="0002256E">
          <w:rPr>
            <w:rFonts w:ascii="Courier New" w:hAnsi="Courier New" w:cs="Courier New"/>
            <w:rPrChange w:id="703" w:author="David Vacas Miguel" w:date="2018-06-01T01:41:00Z">
              <w:rPr/>
            </w:rPrChange>
          </w:rPr>
          <w:delText xml:space="preserve"> -&gt; velocidad ruedas.</w:delText>
        </w:r>
      </w:del>
    </w:p>
    <w:p w14:paraId="285D7A8F" w14:textId="2DF1642D" w:rsidR="00BA1018" w:rsidRDefault="00BA1018" w:rsidP="001E4BD3">
      <w:pPr>
        <w:pStyle w:val="LetranormalTFG"/>
        <w:rPr>
          <w:ins w:id="704" w:author="David Vacas Miguel" w:date="2018-06-26T13:13:00Z"/>
          <w:rFonts w:ascii="Courier New" w:hAnsi="Courier New" w:cs="Courier New"/>
        </w:rPr>
      </w:pPr>
    </w:p>
    <w:tbl>
      <w:tblPr>
        <w:tblStyle w:val="Tablaconcuadrcula"/>
        <w:tblW w:w="0" w:type="auto"/>
        <w:tblLook w:val="04A0" w:firstRow="1" w:lastRow="0" w:firstColumn="1" w:lastColumn="0" w:noHBand="0" w:noVBand="1"/>
        <w:tblPrChange w:id="705" w:author="David Vacas Miguel" w:date="2018-06-26T13:41:00Z">
          <w:tblPr>
            <w:tblStyle w:val="Tablaconcuadrcula"/>
            <w:tblW w:w="0" w:type="auto"/>
            <w:tblLook w:val="04A0" w:firstRow="1" w:lastRow="0" w:firstColumn="1" w:lastColumn="0" w:noHBand="0" w:noVBand="1"/>
          </w:tblPr>
        </w:tblPrChange>
      </w:tblPr>
      <w:tblGrid>
        <w:gridCol w:w="3984"/>
        <w:tblGridChange w:id="706">
          <w:tblGrid>
            <w:gridCol w:w="8494"/>
          </w:tblGrid>
        </w:tblGridChange>
      </w:tblGrid>
      <w:tr w:rsidR="00BA1018" w14:paraId="20562900" w14:textId="77777777" w:rsidTr="00BA1018">
        <w:trPr>
          <w:trHeight w:val="498"/>
          <w:ins w:id="707" w:author="David Vacas Miguel" w:date="2018-06-26T13:41:00Z"/>
        </w:trPr>
        <w:tc>
          <w:tcPr>
            <w:tcW w:w="3984" w:type="dxa"/>
            <w:tcBorders>
              <w:top w:val="single" w:sz="4" w:space="0" w:color="auto"/>
              <w:left w:val="nil"/>
              <w:bottom w:val="single" w:sz="4" w:space="0" w:color="auto"/>
              <w:right w:val="nil"/>
            </w:tcBorders>
            <w:vAlign w:val="center"/>
            <w:tcPrChange w:id="708" w:author="David Vacas Miguel" w:date="2018-06-26T13:41:00Z">
              <w:tcPr>
                <w:tcW w:w="8494" w:type="dxa"/>
                <w:tcBorders>
                  <w:top w:val="single" w:sz="4" w:space="0" w:color="auto"/>
                  <w:left w:val="nil"/>
                  <w:bottom w:val="single" w:sz="4" w:space="0" w:color="auto"/>
                  <w:right w:val="nil"/>
                </w:tcBorders>
                <w:vAlign w:val="center"/>
              </w:tcPr>
            </w:tcPrChange>
          </w:tcPr>
          <w:p w14:paraId="7E3708B6" w14:textId="4B9EAAE4" w:rsidR="00BA1018" w:rsidRPr="004678F1" w:rsidRDefault="00BA1018" w:rsidP="007E7028">
            <w:pPr>
              <w:spacing w:before="120" w:line="360" w:lineRule="auto"/>
              <w:rPr>
                <w:ins w:id="709" w:author="David Vacas Miguel" w:date="2018-06-26T13:41:00Z"/>
                <w:rFonts w:ascii="Bookman Old Style" w:eastAsiaTheme="minorEastAsia" w:hAnsi="Bookman Old Style"/>
                <w:b/>
                <w:lang w:val="en-US"/>
              </w:rPr>
            </w:pPr>
            <w:ins w:id="710" w:author="David Vacas Miguel" w:date="2018-06-26T13:41:00Z">
              <w:r w:rsidRPr="00285D1F">
                <w:rPr>
                  <w:rFonts w:ascii="Bookman Old Style" w:eastAsiaTheme="minorEastAsia" w:hAnsi="Bookman Old Style"/>
                  <w:b/>
                  <w:lang w:val="en-US"/>
                </w:rPr>
                <w:t>Algorithm 1:</w:t>
              </w:r>
              <w:r w:rsidRPr="004678F1">
                <w:rPr>
                  <w:rFonts w:ascii="Bookman Old Style" w:eastAsiaTheme="minorEastAsia" w:hAnsi="Bookman Old Style"/>
                  <w:b/>
                  <w:lang w:val="en-US"/>
                </w:rPr>
                <w:t xml:space="preserve"> </w:t>
              </w:r>
              <w:proofErr w:type="spellStart"/>
              <w:r w:rsidRPr="004678F1">
                <w:rPr>
                  <w:rFonts w:ascii="Bookman Old Style" w:eastAsiaTheme="minorEastAsia" w:hAnsi="Bookman Old Style"/>
                  <w:lang w:val="en-US"/>
                </w:rPr>
                <w:t>Algoritmo</w:t>
              </w:r>
              <w:proofErr w:type="spellEnd"/>
              <w:r w:rsidRPr="004678F1">
                <w:rPr>
                  <w:rFonts w:ascii="Bookman Old Style" w:eastAsiaTheme="minorEastAsia" w:hAnsi="Bookman Old Style"/>
                  <w:lang w:val="en-US"/>
                </w:rPr>
                <w:t xml:space="preserve"> sensor</w:t>
              </w:r>
            </w:ins>
          </w:p>
        </w:tc>
      </w:tr>
      <w:tr w:rsidR="00BA1018" w14:paraId="508B606E" w14:textId="77777777" w:rsidTr="00BA1018">
        <w:trPr>
          <w:trHeight w:val="1826"/>
          <w:ins w:id="711" w:author="David Vacas Miguel" w:date="2018-06-26T13:41:00Z"/>
        </w:trPr>
        <w:tc>
          <w:tcPr>
            <w:tcW w:w="3984" w:type="dxa"/>
            <w:tcBorders>
              <w:top w:val="single" w:sz="4" w:space="0" w:color="auto"/>
              <w:left w:val="nil"/>
              <w:bottom w:val="single" w:sz="4" w:space="0" w:color="auto"/>
              <w:right w:val="nil"/>
            </w:tcBorders>
            <w:vAlign w:val="center"/>
            <w:tcPrChange w:id="712" w:author="David Vacas Miguel" w:date="2018-06-26T13:41:00Z">
              <w:tcPr>
                <w:tcW w:w="8494" w:type="dxa"/>
                <w:tcBorders>
                  <w:top w:val="single" w:sz="4" w:space="0" w:color="auto"/>
                  <w:left w:val="nil"/>
                  <w:bottom w:val="single" w:sz="4" w:space="0" w:color="auto"/>
                  <w:right w:val="nil"/>
                </w:tcBorders>
                <w:vAlign w:val="center"/>
              </w:tcPr>
            </w:tcPrChange>
          </w:tcPr>
          <w:p w14:paraId="246FBAA5" w14:textId="59257385" w:rsidR="00BA1018" w:rsidRPr="007D702A" w:rsidRDefault="00BA1018" w:rsidP="00BA1018">
            <w:pPr>
              <w:pStyle w:val="Prrafodelista"/>
              <w:numPr>
                <w:ilvl w:val="0"/>
                <w:numId w:val="38"/>
              </w:numPr>
              <w:spacing w:before="120" w:after="120" w:line="360" w:lineRule="auto"/>
              <w:ind w:left="426" w:hanging="426"/>
              <w:rPr>
                <w:ins w:id="713" w:author="David Vacas Miguel" w:date="2018-06-26T13:41:00Z"/>
                <w:rFonts w:ascii="Book Antiqua" w:hAnsi="Book Antiqua"/>
                <w:lang w:val="en-US"/>
              </w:rPr>
            </w:pPr>
            <w:proofErr w:type="gramStart"/>
            <w:ins w:id="714"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715" w:author="David Vacas Miguel" w:date="2018-06-26T13:42:00Z">
              <w:r w:rsidRPr="00BA1018">
                <w:rPr>
                  <w:rFonts w:ascii="Cambria Math" w:hAnsi="Cambria Math"/>
                  <w:i/>
                  <w:lang w:val="en-US"/>
                  <w:rPrChange w:id="716" w:author="David Vacas Miguel" w:date="2018-06-26T13:42:00Z">
                    <w:rPr>
                      <w:rFonts w:ascii="Book Antiqua" w:eastAsiaTheme="minorEastAsia" w:hAnsi="Book Antiqua"/>
                      <w:b/>
                      <w:lang w:val="en-US"/>
                    </w:rPr>
                  </w:rPrChange>
                </w:rPr>
                <w:t>I</w:t>
              </w:r>
              <w:r w:rsidRPr="00BA1018">
                <w:rPr>
                  <w:rFonts w:ascii="Cambria Math" w:hAnsi="Cambria Math"/>
                  <w:i/>
                  <w:lang w:val="en-US"/>
                </w:rPr>
                <w:t>sOnCircuite</w:t>
              </w:r>
              <w:proofErr w:type="spellEnd"/>
              <w:proofErr w:type="gram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i</w:t>
              </w:r>
              <w:proofErr w:type="spellEnd"/>
              <w:r>
                <w:rPr>
                  <w:rFonts w:ascii="Cambria Math" w:hAnsi="Cambria Math"/>
                  <w:i/>
                  <w:lang w:val="en-US"/>
                </w:rPr>
                <w:t>)</w:t>
              </w:r>
            </w:ins>
          </w:p>
          <w:p w14:paraId="6D581704" w14:textId="527DF60A" w:rsidR="00BA1018" w:rsidRDefault="009C4233" w:rsidP="00BA1018">
            <w:pPr>
              <w:pStyle w:val="Prrafodelista"/>
              <w:numPr>
                <w:ilvl w:val="0"/>
                <w:numId w:val="38"/>
              </w:numPr>
              <w:spacing w:before="120" w:after="120" w:line="360" w:lineRule="auto"/>
              <w:ind w:left="851" w:hanging="851"/>
              <w:rPr>
                <w:ins w:id="717" w:author="David Vacas Miguel" w:date="2018-06-26T13:41:00Z"/>
                <w:rFonts w:ascii="Cambria Math" w:hAnsi="Cambria Math"/>
                <w:i/>
                <w:lang w:val="en-US"/>
              </w:rPr>
            </w:pPr>
            <w:proofErr w:type="spellStart"/>
            <w:ins w:id="718" w:author="David Vacas Miguel" w:date="2018-06-26T18:37:00Z">
              <w:r>
                <w:rPr>
                  <w:rFonts w:ascii="Cambria Math" w:hAnsi="Cambria Math"/>
                  <w:i/>
                  <w:lang w:val="en-US"/>
                </w:rPr>
                <w:t>s</w:t>
              </w:r>
            </w:ins>
            <w:bookmarkStart w:id="719" w:name="_GoBack"/>
            <w:ins w:id="720" w:author="David Vacas Miguel" w:date="2018-06-26T13:41:00Z">
              <w:r w:rsidR="00BA1018" w:rsidRPr="009C4233">
                <w:rPr>
                  <w:rFonts w:ascii="Cambria Math" w:hAnsi="Cambria Math"/>
                  <w:i/>
                  <w:vertAlign w:val="subscript"/>
                  <w:lang w:val="en-US"/>
                  <w:rPrChange w:id="721" w:author="David Vacas Miguel" w:date="2018-06-26T18:37:00Z">
                    <w:rPr>
                      <w:rFonts w:ascii="Cambria Math" w:hAnsi="Cambria Math"/>
                      <w:i/>
                      <w:lang w:val="en-US"/>
                    </w:rPr>
                  </w:rPrChange>
                </w:rPr>
                <w:t>i</w:t>
              </w:r>
              <w:bookmarkEnd w:id="719"/>
              <w:proofErr w:type="spellEnd"/>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p w14:paraId="6777F4CE" w14:textId="264D296E" w:rsidR="00BA1018" w:rsidRPr="007D702A" w:rsidRDefault="00BA1018" w:rsidP="00BA1018">
            <w:pPr>
              <w:pStyle w:val="Prrafodelista"/>
              <w:numPr>
                <w:ilvl w:val="0"/>
                <w:numId w:val="38"/>
              </w:numPr>
              <w:spacing w:before="120" w:after="120" w:line="360" w:lineRule="auto"/>
              <w:ind w:left="426" w:hanging="426"/>
              <w:rPr>
                <w:ins w:id="722" w:author="David Vacas Miguel" w:date="2018-06-26T13:41:00Z"/>
                <w:rFonts w:ascii="Book Antiqua" w:hAnsi="Book Antiqua"/>
                <w:lang w:val="en-US"/>
              </w:rPr>
            </w:pPr>
            <w:proofErr w:type="gramStart"/>
            <w:ins w:id="723"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724" w:author="David Vacas Miguel" w:date="2018-06-26T13:43:00Z">
              <w:r>
                <w:rPr>
                  <w:rFonts w:ascii="Cambria Math" w:hAnsi="Cambria Math"/>
                  <w:i/>
                  <w:lang w:val="en-US"/>
                </w:rPr>
                <w:t>IsOnCircuite</w:t>
              </w:r>
              <w:proofErr w:type="spellEnd"/>
              <w:proofErr w:type="gram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d</w:t>
              </w:r>
              <w:proofErr w:type="spellEnd"/>
              <w:r>
                <w:rPr>
                  <w:rFonts w:ascii="Cambria Math" w:hAnsi="Cambria Math"/>
                  <w:i/>
                  <w:lang w:val="en-US"/>
                </w:rPr>
                <w:t>)</w:t>
              </w:r>
            </w:ins>
          </w:p>
          <w:p w14:paraId="7FF76284" w14:textId="40A8F150" w:rsidR="00BA1018" w:rsidRPr="007D702A" w:rsidRDefault="009C4233" w:rsidP="00BA1018">
            <w:pPr>
              <w:pStyle w:val="Prrafodelista"/>
              <w:numPr>
                <w:ilvl w:val="0"/>
                <w:numId w:val="38"/>
              </w:numPr>
              <w:spacing w:before="120" w:after="120" w:line="360" w:lineRule="auto"/>
              <w:ind w:left="851" w:hanging="851"/>
              <w:rPr>
                <w:ins w:id="725" w:author="David Vacas Miguel" w:date="2018-06-26T13:41:00Z"/>
                <w:rFonts w:ascii="Book Antiqua" w:hAnsi="Book Antiqua"/>
                <w:lang w:val="en-US"/>
              </w:rPr>
            </w:pPr>
            <w:proofErr w:type="spellStart"/>
            <w:ins w:id="726" w:author="David Vacas Miguel" w:date="2018-06-26T18:37:00Z">
              <w:r>
                <w:rPr>
                  <w:rFonts w:ascii="Cambria Math" w:hAnsi="Cambria Math"/>
                  <w:i/>
                  <w:lang w:val="en-US"/>
                </w:rPr>
                <w:t>s</w:t>
              </w:r>
              <w:r w:rsidRPr="009C4233">
                <w:rPr>
                  <w:rFonts w:ascii="Cambria Math" w:hAnsi="Cambria Math"/>
                  <w:i/>
                  <w:vertAlign w:val="subscript"/>
                  <w:lang w:val="en-US"/>
                  <w:rPrChange w:id="727" w:author="David Vacas Miguel" w:date="2018-06-26T18:37:00Z">
                    <w:rPr>
                      <w:rFonts w:ascii="Cambria Math" w:hAnsi="Cambria Math"/>
                      <w:i/>
                      <w:lang w:val="en-US"/>
                    </w:rPr>
                  </w:rPrChange>
                </w:rPr>
                <w:t>d</w:t>
              </w:r>
            </w:ins>
            <w:proofErr w:type="spellEnd"/>
            <w:ins w:id="728" w:author="David Vacas Miguel" w:date="2018-06-26T13:41:00Z">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tc>
      </w:tr>
    </w:tbl>
    <w:p w14:paraId="2093E16F" w14:textId="77777777" w:rsidR="001323C4" w:rsidRPr="008326CD" w:rsidRDefault="001323C4" w:rsidP="001E4BD3">
      <w:pPr>
        <w:pStyle w:val="LetranormalTFG"/>
        <w:rPr>
          <w:rFonts w:ascii="Courier New" w:hAnsi="Courier New" w:cs="Courier New"/>
          <w:rPrChange w:id="729" w:author="David Vacas Miguel" w:date="2018-06-01T01:41:00Z">
            <w:rPr/>
          </w:rPrChange>
        </w:rPr>
      </w:pPr>
    </w:p>
    <w:p w14:paraId="47167BA7" w14:textId="2459A4C9" w:rsidR="003D3FD3" w:rsidRPr="008326CD" w:rsidDel="00BA1018" w:rsidRDefault="003D3FD3" w:rsidP="001E4BD3">
      <w:pPr>
        <w:pStyle w:val="LetranormalTFG"/>
        <w:rPr>
          <w:del w:id="730" w:author="David Vacas Miguel" w:date="2018-06-26T13:43:00Z"/>
          <w:rFonts w:ascii="Courier New" w:hAnsi="Courier New" w:cs="Courier New"/>
          <w:b/>
          <w:rPrChange w:id="731" w:author="David Vacas Miguel" w:date="2018-06-01T01:41:00Z">
            <w:rPr>
              <w:del w:id="732" w:author="David Vacas Miguel" w:date="2018-06-26T13:43:00Z"/>
              <w:rFonts w:ascii="Courier Prime" w:hAnsi="Courier Prime"/>
              <w:b/>
            </w:rPr>
          </w:rPrChange>
        </w:rPr>
      </w:pPr>
      <w:del w:id="733" w:author="David Vacas Miguel" w:date="2018-06-26T13:43:00Z">
        <w:r w:rsidRPr="008326CD" w:rsidDel="00BA1018">
          <w:rPr>
            <w:rFonts w:ascii="Courier New" w:hAnsi="Courier New" w:cs="Courier New"/>
            <w:b/>
            <w:rPrChange w:id="734" w:author="David Vacas Miguel" w:date="2018-06-01T01:41:00Z">
              <w:rPr>
                <w:rFonts w:ascii="Courier Prime" w:hAnsi="Courier Prime"/>
                <w:b/>
              </w:rPr>
            </w:rPrChange>
          </w:rPr>
          <w:delText>Algoritmo</w:delText>
        </w:r>
        <w:r w:rsidR="00DA5639" w:rsidRPr="008326CD" w:rsidDel="00BA1018">
          <w:rPr>
            <w:rFonts w:ascii="Courier New" w:hAnsi="Courier New" w:cs="Courier New"/>
            <w:b/>
            <w:rPrChange w:id="735" w:author="David Vacas Miguel" w:date="2018-06-01T01:41:00Z">
              <w:rPr>
                <w:rFonts w:ascii="Courier Prime" w:hAnsi="Courier Prime"/>
                <w:b/>
              </w:rPr>
            </w:rPrChange>
          </w:rPr>
          <w:delText xml:space="preserve"> sensor</w:delText>
        </w:r>
      </w:del>
    </w:p>
    <w:p w14:paraId="6A653ED6" w14:textId="0C9D023C" w:rsidR="003D3FD3" w:rsidRPr="008326CD" w:rsidDel="00BA1018" w:rsidRDefault="00DA5639" w:rsidP="001E4BD3">
      <w:pPr>
        <w:pStyle w:val="LetranormalTFG"/>
        <w:rPr>
          <w:del w:id="736" w:author="David Vacas Miguel" w:date="2018-06-26T13:43:00Z"/>
          <w:rFonts w:ascii="Courier New" w:hAnsi="Courier New" w:cs="Courier New"/>
          <w:rPrChange w:id="737" w:author="David Vacas Miguel" w:date="2018-06-01T01:41:00Z">
            <w:rPr>
              <w:del w:id="738" w:author="David Vacas Miguel" w:date="2018-06-26T13:43:00Z"/>
              <w:rFonts w:ascii="Courier Prime" w:hAnsi="Courier Prime"/>
            </w:rPr>
          </w:rPrChange>
        </w:rPr>
      </w:pPr>
      <w:del w:id="739" w:author="David Vacas Miguel" w:date="2018-06-26T13:43:00Z">
        <w:r w:rsidRPr="008326CD" w:rsidDel="00BA1018">
          <w:rPr>
            <w:rFonts w:ascii="Courier New" w:hAnsi="Courier New" w:cs="Courier New"/>
            <w:rPrChange w:id="740" w:author="David Vacas Miguel" w:date="2018-06-01T01:41:00Z">
              <w:rPr>
                <w:rFonts w:ascii="Courier Prime" w:hAnsi="Courier Prime"/>
              </w:rPr>
            </w:rPrChange>
          </w:rPr>
          <w:delText>i</w:delText>
        </w:r>
        <w:r w:rsidR="003D3FD3" w:rsidRPr="008326CD" w:rsidDel="00BA1018">
          <w:rPr>
            <w:rFonts w:ascii="Courier New" w:hAnsi="Courier New" w:cs="Courier New"/>
            <w:rPrChange w:id="741" w:author="David Vacas Miguel" w:date="2018-06-01T01:41:00Z">
              <w:rPr>
                <w:rFonts w:ascii="Courier Prime" w:hAnsi="Courier Prime"/>
              </w:rPr>
            </w:rPrChange>
          </w:rPr>
          <w:delText>f(</w:delText>
        </w:r>
      </w:del>
      <w:del w:id="742" w:author="David Vacas Miguel" w:date="2018-06-26T13:13:00Z">
        <w:r w:rsidR="003D3FD3" w:rsidRPr="008326CD" w:rsidDel="00F13C49">
          <w:rPr>
            <w:rFonts w:ascii="Courier New" w:hAnsi="Courier New" w:cs="Courier New"/>
            <w:rPrChange w:id="743" w:author="David Vacas Miguel" w:date="2018-06-01T01:41:00Z">
              <w:rPr>
                <w:rFonts w:ascii="Courier Prime" w:hAnsi="Courier Prime"/>
              </w:rPr>
            </w:rPrChange>
          </w:rPr>
          <w:delText>S</w:delText>
        </w:r>
      </w:del>
      <w:del w:id="744" w:author="David Vacas Miguel" w:date="2018-06-26T13:22:00Z">
        <w:r w:rsidR="003D3FD3" w:rsidRPr="008326CD" w:rsidDel="001323C4">
          <w:rPr>
            <w:rFonts w:ascii="Courier New" w:hAnsi="Courier New" w:cs="Courier New"/>
            <w:rPrChange w:id="745" w:author="David Vacas Miguel" w:date="2018-06-01T01:41:00Z">
              <w:rPr>
                <w:rFonts w:ascii="Courier Prime" w:hAnsi="Courier Prime"/>
              </w:rPr>
            </w:rPrChange>
          </w:rPr>
          <w:delText>i = circuito</w:delText>
        </w:r>
      </w:del>
      <w:del w:id="746" w:author="David Vacas Miguel" w:date="2018-06-26T13:43:00Z">
        <w:r w:rsidR="003D3FD3" w:rsidRPr="008326CD" w:rsidDel="00BA1018">
          <w:rPr>
            <w:rFonts w:ascii="Courier New" w:hAnsi="Courier New" w:cs="Courier New"/>
            <w:rPrChange w:id="747" w:author="David Vacas Miguel" w:date="2018-06-01T01:41:00Z">
              <w:rPr>
                <w:rFonts w:ascii="Courier Prime" w:hAnsi="Courier Prime"/>
              </w:rPr>
            </w:rPrChange>
          </w:rPr>
          <w:delText>)</w:delText>
        </w:r>
      </w:del>
    </w:p>
    <w:p w14:paraId="3B33EB83" w14:textId="729713BF" w:rsidR="003D3FD3" w:rsidRPr="008326CD" w:rsidDel="00BA1018" w:rsidRDefault="003D3FD3" w:rsidP="001E4BD3">
      <w:pPr>
        <w:pStyle w:val="LetranormalTFG"/>
        <w:rPr>
          <w:del w:id="748" w:author="David Vacas Miguel" w:date="2018-06-26T13:43:00Z"/>
          <w:rFonts w:ascii="Courier New" w:hAnsi="Courier New" w:cs="Courier New"/>
          <w:rPrChange w:id="749" w:author="David Vacas Miguel" w:date="2018-06-01T01:42:00Z">
            <w:rPr>
              <w:del w:id="750" w:author="David Vacas Miguel" w:date="2018-06-26T13:43:00Z"/>
              <w:rFonts w:ascii="Courier Prime" w:hAnsi="Courier Prime"/>
            </w:rPr>
          </w:rPrChange>
        </w:rPr>
      </w:pPr>
      <w:del w:id="751" w:author="David Vacas Miguel" w:date="2018-06-26T13:43:00Z">
        <w:r w:rsidRPr="00F21B89" w:rsidDel="00BA1018">
          <w:rPr>
            <w:rFonts w:ascii="Courier Prime" w:hAnsi="Courier Prime"/>
          </w:rPr>
          <w:tab/>
        </w:r>
      </w:del>
      <w:del w:id="752" w:author="David Vacas Miguel" w:date="2018-06-23T12:48:00Z">
        <w:r w:rsidRPr="001323C4" w:rsidDel="0002256E">
          <w:rPr>
            <w:rFonts w:ascii="Courier New" w:hAnsi="Courier New" w:cs="Courier New"/>
            <w:vertAlign w:val="subscript"/>
            <w:rPrChange w:id="753" w:author="David Vacas Miguel" w:date="2018-06-26T13:21:00Z">
              <w:rPr>
                <w:rFonts w:ascii="Courier Prime" w:hAnsi="Courier Prime"/>
              </w:rPr>
            </w:rPrChange>
          </w:rPr>
          <w:delText>W</w:delText>
        </w:r>
      </w:del>
      <w:del w:id="754" w:author="David Vacas Miguel" w:date="2018-06-26T13:21:00Z">
        <w:r w:rsidRPr="001323C4" w:rsidDel="001323C4">
          <w:rPr>
            <w:rFonts w:ascii="Courier New" w:hAnsi="Courier New" w:cs="Courier New"/>
            <w:vertAlign w:val="subscript"/>
            <w:rPrChange w:id="755" w:author="David Vacas Miguel" w:date="2018-06-26T13:21:00Z">
              <w:rPr>
                <w:rFonts w:ascii="Courier Prime" w:hAnsi="Courier Prime"/>
              </w:rPr>
            </w:rPrChange>
          </w:rPr>
          <w:delText>i</w:delText>
        </w:r>
        <w:r w:rsidRPr="008326CD" w:rsidDel="001323C4">
          <w:rPr>
            <w:rFonts w:ascii="Courier New" w:hAnsi="Courier New" w:cs="Courier New"/>
            <w:rPrChange w:id="756" w:author="David Vacas Miguel" w:date="2018-06-01T01:42:00Z">
              <w:rPr>
                <w:rFonts w:ascii="Courier Prime" w:hAnsi="Courier Prime"/>
              </w:rPr>
            </w:rPrChange>
          </w:rPr>
          <w:delText xml:space="preserve"> =</w:delText>
        </w:r>
      </w:del>
      <w:del w:id="757" w:author="David Vacas Miguel" w:date="2018-06-26T13:43:00Z">
        <w:r w:rsidRPr="008326CD" w:rsidDel="00BA1018">
          <w:rPr>
            <w:rFonts w:ascii="Courier New" w:hAnsi="Courier New" w:cs="Courier New"/>
            <w:rPrChange w:id="758" w:author="David Vacas Miguel" w:date="2018-06-01T01:42:00Z">
              <w:rPr>
                <w:rFonts w:ascii="Courier Prime" w:hAnsi="Courier Prime"/>
              </w:rPr>
            </w:rPrChange>
          </w:rPr>
          <w:delText xml:space="preserve"> 0;</w:delText>
        </w:r>
      </w:del>
    </w:p>
    <w:p w14:paraId="78F3AC80" w14:textId="79E7A0BD" w:rsidR="003D3FD3" w:rsidRPr="008326CD" w:rsidDel="00BA1018" w:rsidRDefault="00DA5639" w:rsidP="001E4BD3">
      <w:pPr>
        <w:pStyle w:val="LetranormalTFG"/>
        <w:rPr>
          <w:del w:id="759" w:author="David Vacas Miguel" w:date="2018-06-26T13:43:00Z"/>
          <w:rFonts w:ascii="Courier New" w:hAnsi="Courier New" w:cs="Courier New"/>
          <w:rPrChange w:id="760" w:author="David Vacas Miguel" w:date="2018-06-01T01:42:00Z">
            <w:rPr>
              <w:del w:id="761" w:author="David Vacas Miguel" w:date="2018-06-26T13:43:00Z"/>
              <w:rFonts w:ascii="Courier Prime" w:hAnsi="Courier Prime"/>
            </w:rPr>
          </w:rPrChange>
        </w:rPr>
      </w:pPr>
      <w:del w:id="762" w:author="David Vacas Miguel" w:date="2018-06-26T13:43:00Z">
        <w:r w:rsidRPr="008326CD" w:rsidDel="00BA1018">
          <w:rPr>
            <w:rFonts w:ascii="Courier New" w:hAnsi="Courier New" w:cs="Courier New"/>
            <w:rPrChange w:id="763" w:author="David Vacas Miguel" w:date="2018-06-01T01:42:00Z">
              <w:rPr>
                <w:rFonts w:ascii="Courier Prime" w:hAnsi="Courier Prime"/>
              </w:rPr>
            </w:rPrChange>
          </w:rPr>
          <w:delText>i</w:delText>
        </w:r>
        <w:r w:rsidR="003D3FD3" w:rsidRPr="008326CD" w:rsidDel="00BA1018">
          <w:rPr>
            <w:rFonts w:ascii="Courier New" w:hAnsi="Courier New" w:cs="Courier New"/>
            <w:rPrChange w:id="764" w:author="David Vacas Miguel" w:date="2018-06-01T01:42:00Z">
              <w:rPr>
                <w:rFonts w:ascii="Courier Prime" w:hAnsi="Courier Prime"/>
              </w:rPr>
            </w:rPrChange>
          </w:rPr>
          <w:delText>f(</w:delText>
        </w:r>
      </w:del>
      <w:del w:id="765" w:author="David Vacas Miguel" w:date="2018-06-26T13:13:00Z">
        <w:r w:rsidR="003D3FD3" w:rsidRPr="008326CD" w:rsidDel="00F13C49">
          <w:rPr>
            <w:rFonts w:ascii="Courier New" w:hAnsi="Courier New" w:cs="Courier New"/>
            <w:rPrChange w:id="766" w:author="David Vacas Miguel" w:date="2018-06-01T01:42:00Z">
              <w:rPr>
                <w:rFonts w:ascii="Courier Prime" w:hAnsi="Courier Prime"/>
              </w:rPr>
            </w:rPrChange>
          </w:rPr>
          <w:delText>S</w:delText>
        </w:r>
      </w:del>
      <w:del w:id="767" w:author="David Vacas Miguel" w:date="2018-06-26T13:22:00Z">
        <w:r w:rsidR="003D3FD3" w:rsidRPr="008326CD" w:rsidDel="001323C4">
          <w:rPr>
            <w:rFonts w:ascii="Courier New" w:hAnsi="Courier New" w:cs="Courier New"/>
            <w:rPrChange w:id="768" w:author="David Vacas Miguel" w:date="2018-06-01T01:42:00Z">
              <w:rPr>
                <w:rFonts w:ascii="Courier Prime" w:hAnsi="Courier Prime"/>
              </w:rPr>
            </w:rPrChange>
          </w:rPr>
          <w:delText>d = circuito</w:delText>
        </w:r>
      </w:del>
      <w:del w:id="769" w:author="David Vacas Miguel" w:date="2018-06-26T13:43:00Z">
        <w:r w:rsidR="003D3FD3" w:rsidRPr="008326CD" w:rsidDel="00BA1018">
          <w:rPr>
            <w:rFonts w:ascii="Courier New" w:hAnsi="Courier New" w:cs="Courier New"/>
            <w:rPrChange w:id="770" w:author="David Vacas Miguel" w:date="2018-06-01T01:42:00Z">
              <w:rPr>
                <w:rFonts w:ascii="Courier Prime" w:hAnsi="Courier Prime"/>
              </w:rPr>
            </w:rPrChange>
          </w:rPr>
          <w:delText>)</w:delText>
        </w:r>
      </w:del>
    </w:p>
    <w:p w14:paraId="7CB960D1" w14:textId="22F72750" w:rsidR="003D3FD3" w:rsidRPr="008326CD" w:rsidDel="00BA1018" w:rsidRDefault="003D3FD3">
      <w:pPr>
        <w:pStyle w:val="LetranormalTFG"/>
        <w:ind w:firstLine="708"/>
        <w:rPr>
          <w:del w:id="771" w:author="David Vacas Miguel" w:date="2018-06-26T13:43:00Z"/>
          <w:rFonts w:ascii="Courier New" w:hAnsi="Courier New" w:cs="Courier New"/>
          <w:rPrChange w:id="772" w:author="David Vacas Miguel" w:date="2018-06-01T01:42:00Z">
            <w:rPr>
              <w:del w:id="773" w:author="David Vacas Miguel" w:date="2018-06-26T13:43:00Z"/>
              <w:rFonts w:ascii="Courier Prime" w:hAnsi="Courier Prime"/>
            </w:rPr>
          </w:rPrChange>
        </w:rPr>
        <w:pPrChange w:id="774" w:author="David Vacas Miguel" w:date="2018-06-26T13:21:00Z">
          <w:pPr>
            <w:pStyle w:val="LetranormalTFG"/>
          </w:pPr>
        </w:pPrChange>
      </w:pPr>
      <w:del w:id="775" w:author="David Vacas Miguel" w:date="2018-06-26T13:21:00Z">
        <w:r w:rsidRPr="008326CD" w:rsidDel="001323C4">
          <w:rPr>
            <w:rFonts w:ascii="Courier New" w:hAnsi="Courier New" w:cs="Courier New"/>
            <w:rPrChange w:id="776" w:author="David Vacas Miguel" w:date="2018-06-01T01:42:00Z">
              <w:rPr>
                <w:rFonts w:ascii="Courier Prime" w:hAnsi="Courier Prime"/>
              </w:rPr>
            </w:rPrChange>
          </w:rPr>
          <w:tab/>
        </w:r>
      </w:del>
      <w:del w:id="777" w:author="David Vacas Miguel" w:date="2018-06-23T12:48:00Z">
        <w:r w:rsidRPr="001323C4" w:rsidDel="0002256E">
          <w:rPr>
            <w:rFonts w:ascii="Courier New" w:hAnsi="Courier New" w:cs="Courier New"/>
            <w:vertAlign w:val="subscript"/>
            <w:rPrChange w:id="778" w:author="David Vacas Miguel" w:date="2018-06-26T13:21:00Z">
              <w:rPr>
                <w:rFonts w:ascii="Courier Prime" w:hAnsi="Courier Prime"/>
              </w:rPr>
            </w:rPrChange>
          </w:rPr>
          <w:delText>W</w:delText>
        </w:r>
      </w:del>
      <w:del w:id="779" w:author="David Vacas Miguel" w:date="2018-06-26T13:21:00Z">
        <w:r w:rsidRPr="001323C4" w:rsidDel="001323C4">
          <w:rPr>
            <w:rFonts w:ascii="Courier New" w:hAnsi="Courier New" w:cs="Courier New"/>
            <w:vertAlign w:val="subscript"/>
            <w:rPrChange w:id="780" w:author="David Vacas Miguel" w:date="2018-06-26T13:21:00Z">
              <w:rPr>
                <w:rFonts w:ascii="Courier Prime" w:hAnsi="Courier Prime"/>
              </w:rPr>
            </w:rPrChange>
          </w:rPr>
          <w:delText>d</w:delText>
        </w:r>
        <w:r w:rsidRPr="008326CD" w:rsidDel="001323C4">
          <w:rPr>
            <w:rFonts w:ascii="Courier New" w:hAnsi="Courier New" w:cs="Courier New"/>
            <w:rPrChange w:id="781" w:author="David Vacas Miguel" w:date="2018-06-01T01:42:00Z">
              <w:rPr>
                <w:rFonts w:ascii="Courier Prime" w:hAnsi="Courier Prime"/>
              </w:rPr>
            </w:rPrChange>
          </w:rPr>
          <w:delText xml:space="preserve"> </w:delText>
        </w:r>
      </w:del>
      <w:del w:id="782" w:author="David Vacas Miguel" w:date="2018-06-26T13:43:00Z">
        <w:r w:rsidRPr="008326CD" w:rsidDel="00BA1018">
          <w:rPr>
            <w:rFonts w:ascii="Courier New" w:hAnsi="Courier New" w:cs="Courier New"/>
            <w:rPrChange w:id="783" w:author="David Vacas Miguel" w:date="2018-06-01T01:42:00Z">
              <w:rPr>
                <w:rFonts w:ascii="Courier Prime" w:hAnsi="Courier Prime"/>
              </w:rPr>
            </w:rPrChange>
          </w:rPr>
          <w:delText>= 0;</w:delText>
        </w:r>
      </w:del>
    </w:p>
    <w:p w14:paraId="2BFFF399" w14:textId="6BAEAE1C" w:rsidR="003D3FD3" w:rsidRPr="008326CD" w:rsidDel="001323C4" w:rsidRDefault="00DA5639" w:rsidP="001E4BD3">
      <w:pPr>
        <w:pStyle w:val="LetranormalTFG"/>
        <w:rPr>
          <w:del w:id="784" w:author="David Vacas Miguel" w:date="2018-06-26T13:13:00Z"/>
          <w:rFonts w:ascii="Courier New" w:hAnsi="Courier New" w:cs="Courier New"/>
          <w:b/>
          <w:rPrChange w:id="785" w:author="David Vacas Miguel" w:date="2018-06-01T01:42:00Z">
            <w:rPr>
              <w:del w:id="786" w:author="David Vacas Miguel" w:date="2018-06-26T13:13:00Z"/>
              <w:rFonts w:ascii="Courier Prime" w:hAnsi="Courier Prime"/>
              <w:b/>
            </w:rPr>
          </w:rPrChange>
        </w:rPr>
      </w:pPr>
      <w:del w:id="787" w:author="David Vacas Miguel" w:date="2018-06-26T13:13:00Z">
        <w:r w:rsidRPr="008326CD" w:rsidDel="001323C4">
          <w:rPr>
            <w:rFonts w:ascii="Courier New" w:hAnsi="Courier New" w:cs="Courier New"/>
            <w:b/>
            <w:rPrChange w:id="788" w:author="David Vacas Miguel" w:date="2018-06-01T01:42:00Z">
              <w:rPr>
                <w:rFonts w:ascii="Courier Prime" w:hAnsi="Courier Prime"/>
                <w:b/>
              </w:rPr>
            </w:rPrChange>
          </w:rPr>
          <w:delText>Ecuacion de estado</w:delText>
        </w:r>
      </w:del>
    </w:p>
    <w:p w14:paraId="0BC6876C" w14:textId="275A5DE3" w:rsidR="00DA5639" w:rsidRPr="008326CD" w:rsidDel="001323C4" w:rsidRDefault="00DA5639" w:rsidP="001E4BD3">
      <w:pPr>
        <w:pStyle w:val="LetranormalTFG"/>
        <w:rPr>
          <w:del w:id="789" w:author="David Vacas Miguel" w:date="2018-06-26T13:13:00Z"/>
          <w:rFonts w:ascii="Courier New" w:hAnsi="Courier New" w:cs="Courier New"/>
          <w:rPrChange w:id="790" w:author="David Vacas Miguel" w:date="2018-06-01T01:42:00Z">
            <w:rPr>
              <w:del w:id="791" w:author="David Vacas Miguel" w:date="2018-06-26T13:13:00Z"/>
              <w:rFonts w:ascii="Courier Prime" w:hAnsi="Courier Prime"/>
            </w:rPr>
          </w:rPrChange>
        </w:rPr>
      </w:pPr>
      <w:del w:id="792" w:author="David Vacas Miguel" w:date="2018-06-26T13:13:00Z">
        <w:r w:rsidRPr="008326CD" w:rsidDel="001323C4">
          <w:rPr>
            <w:rFonts w:ascii="Courier New" w:hAnsi="Courier New" w:cs="Courier New"/>
            <w:rPrChange w:id="793" w:author="David Vacas Miguel" w:date="2018-06-01T01:42:00Z">
              <w:rPr>
                <w:rFonts w:ascii="Courier Prime" w:hAnsi="Courier Prime"/>
              </w:rPr>
            </w:rPrChange>
          </w:rPr>
          <w:delText>[…]</w:delText>
        </w:r>
      </w:del>
    </w:p>
    <w:p w14:paraId="49D3D8BC" w14:textId="50D08EBA" w:rsidR="00DA5639" w:rsidRPr="008326CD" w:rsidDel="001323C4" w:rsidRDefault="00DA5639" w:rsidP="001E4BD3">
      <w:pPr>
        <w:pStyle w:val="LetranormalTFG"/>
        <w:rPr>
          <w:del w:id="794" w:author="David Vacas Miguel" w:date="2018-06-26T13:13:00Z"/>
          <w:rFonts w:ascii="Courier New" w:hAnsi="Courier New" w:cs="Courier New"/>
          <w:rPrChange w:id="795" w:author="David Vacas Miguel" w:date="2018-06-01T01:42:00Z">
            <w:rPr>
              <w:del w:id="796" w:author="David Vacas Miguel" w:date="2018-06-26T13:13:00Z"/>
              <w:rFonts w:ascii="Courier Prime" w:hAnsi="Courier Prime"/>
            </w:rPr>
          </w:rPrChange>
        </w:rPr>
      </w:pPr>
      <w:del w:id="797" w:author="David Vacas Miguel" w:date="2018-06-26T13:13:00Z">
        <w:r w:rsidRPr="008326CD" w:rsidDel="001323C4">
          <w:rPr>
            <w:rFonts w:ascii="Courier New" w:hAnsi="Courier New" w:cs="Courier New"/>
            <w:rPrChange w:id="798" w:author="David Vacas Miguel" w:date="2018-06-01T01:42:00Z">
              <w:rPr>
                <w:rFonts w:ascii="Courier Prime" w:hAnsi="Courier Prime"/>
              </w:rPr>
            </w:rPrChange>
          </w:rPr>
          <w:delText>Wi = w;</w:delText>
        </w:r>
      </w:del>
    </w:p>
    <w:p w14:paraId="0F05A45F" w14:textId="6457C94D" w:rsidR="00DA5639" w:rsidRDefault="00DA5639" w:rsidP="001E4BD3">
      <w:pPr>
        <w:pStyle w:val="LetranormalTFG"/>
        <w:rPr>
          <w:rFonts w:cstheme="majorHAnsi"/>
        </w:rPr>
      </w:pPr>
      <w:del w:id="799" w:author="David Vacas Miguel" w:date="2018-06-26T13:13:00Z">
        <w:r w:rsidRPr="008326CD" w:rsidDel="001323C4">
          <w:rPr>
            <w:rFonts w:ascii="Courier New" w:hAnsi="Courier New" w:cs="Courier New"/>
            <w:rPrChange w:id="800" w:author="David Vacas Miguel" w:date="2018-06-01T01:42:00Z">
              <w:rPr>
                <w:rFonts w:ascii="Courier Prime" w:hAnsi="Courier Prime"/>
              </w:rPr>
            </w:rPrChange>
          </w:rPr>
          <w:delText>Wd = w;</w:delText>
        </w:r>
      </w:del>
      <w:r w:rsidR="00D02459" w:rsidRPr="008326CD">
        <w:rPr>
          <w:rFonts w:ascii="Courier New" w:hAnsi="Courier New" w:cs="Courier New"/>
          <w:rPrChange w:id="801" w:author="David Vacas Miguel" w:date="2018-06-01T01:42:00Z">
            <w:rPr>
              <w:rFonts w:ascii="Courier Prime" w:hAnsi="Courier Prime"/>
            </w:rPr>
          </w:rPrChange>
        </w:rPr>
        <w:tab/>
      </w:r>
      <w:r w:rsidR="00D02459" w:rsidRPr="008326CD">
        <w:rPr>
          <w:rFonts w:ascii="Courier New" w:hAnsi="Courier New" w:cs="Courier New"/>
          <w:rPrChange w:id="802" w:author="David Vacas Miguel" w:date="2018-06-01T01:42:00Z">
            <w:rPr>
              <w:rFonts w:ascii="Courier Prime" w:hAnsi="Courier Prime"/>
            </w:rPr>
          </w:rPrChange>
        </w:rPr>
        <w:tab/>
      </w:r>
      <w:r w:rsidR="00D02459" w:rsidRPr="008326CD">
        <w:rPr>
          <w:rFonts w:ascii="Courier New" w:hAnsi="Courier New" w:cs="Courier New"/>
          <w:rPrChange w:id="803" w:author="David Vacas Miguel" w:date="2018-06-01T01:42:00Z">
            <w:rPr>
              <w:rFonts w:ascii="Courier Prime" w:hAnsi="Courier Prime"/>
            </w:rPr>
          </w:rPrChange>
        </w:rPr>
        <w:tab/>
      </w:r>
      <w:ins w:id="804" w:author="David Vacas Miguel" w:date="2018-06-26T13:43:00Z">
        <w:r w:rsidR="00BA1018">
          <w:rPr>
            <w:rFonts w:ascii="Courier New" w:hAnsi="Courier New" w:cs="Courier New"/>
          </w:rPr>
          <w:tab/>
        </w:r>
        <w:r w:rsidR="00BA1018">
          <w:rPr>
            <w:rFonts w:ascii="Courier New" w:hAnsi="Courier New" w:cs="Courier New"/>
          </w:rPr>
          <w:tab/>
        </w:r>
      </w:ins>
      <w:r w:rsidR="00D02459">
        <w:rPr>
          <w:rFonts w:ascii="Courier Prime" w:hAnsi="Courier Prime"/>
        </w:rPr>
        <w:tab/>
      </w:r>
      <w:r w:rsidR="00D02459" w:rsidRPr="00F21B89">
        <w:rPr>
          <w:rFonts w:cstheme="majorHAnsi"/>
          <w:b/>
        </w:rPr>
        <w:t xml:space="preserve">Figura </w:t>
      </w:r>
      <w:ins w:id="805" w:author="David Vacas Miguel" w:date="2018-05-27T13:32:00Z">
        <w:r w:rsidR="00447A67">
          <w:rPr>
            <w:rFonts w:cstheme="majorHAnsi"/>
            <w:b/>
          </w:rPr>
          <w:t>14</w:t>
        </w:r>
      </w:ins>
      <w:del w:id="806"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515D171C" w14:textId="77777777" w:rsidR="00BA1018" w:rsidRDefault="00BA1018" w:rsidP="001E4BD3">
      <w:pPr>
        <w:pStyle w:val="LetranormalTFG"/>
        <w:rPr>
          <w:ins w:id="807" w:author="David Vacas Miguel" w:date="2018-06-26T13:43:00Z"/>
          <w:rFonts w:ascii="Courier New" w:hAnsi="Courier New" w:cs="Courier New"/>
          <w:b/>
        </w:rPr>
      </w:pPr>
    </w:p>
    <w:tbl>
      <w:tblPr>
        <w:tblStyle w:val="Tablaconcuadrcula"/>
        <w:tblW w:w="9364" w:type="dxa"/>
        <w:tblLook w:val="04A0" w:firstRow="1" w:lastRow="0" w:firstColumn="1" w:lastColumn="0" w:noHBand="0" w:noVBand="1"/>
        <w:tblPrChange w:id="808" w:author="David Vacas Miguel" w:date="2018-06-26T13:45:00Z">
          <w:tblPr>
            <w:tblStyle w:val="Tablaconcuadrcula"/>
            <w:tblW w:w="0" w:type="auto"/>
            <w:tblLook w:val="04A0" w:firstRow="1" w:lastRow="0" w:firstColumn="1" w:lastColumn="0" w:noHBand="0" w:noVBand="1"/>
          </w:tblPr>
        </w:tblPrChange>
      </w:tblPr>
      <w:tblGrid>
        <w:gridCol w:w="9364"/>
        <w:tblGridChange w:id="809">
          <w:tblGrid>
            <w:gridCol w:w="3984"/>
          </w:tblGrid>
        </w:tblGridChange>
      </w:tblGrid>
      <w:tr w:rsidR="00BA1018" w14:paraId="7BDF0679" w14:textId="77777777" w:rsidTr="004859D2">
        <w:trPr>
          <w:trHeight w:val="498"/>
          <w:ins w:id="810" w:author="David Vacas Miguel" w:date="2018-06-26T13:43:00Z"/>
          <w:trPrChange w:id="811" w:author="David Vacas Miguel" w:date="2018-06-26T13:45:00Z">
            <w:trPr>
              <w:trHeight w:val="498"/>
            </w:trPr>
          </w:trPrChange>
        </w:trPr>
        <w:tc>
          <w:tcPr>
            <w:tcW w:w="9364" w:type="dxa"/>
            <w:tcBorders>
              <w:top w:val="single" w:sz="4" w:space="0" w:color="auto"/>
              <w:left w:val="nil"/>
              <w:bottom w:val="single" w:sz="4" w:space="0" w:color="auto"/>
              <w:right w:val="nil"/>
            </w:tcBorders>
            <w:vAlign w:val="center"/>
            <w:tcPrChange w:id="812" w:author="David Vacas Miguel" w:date="2018-06-26T13:45:00Z">
              <w:tcPr>
                <w:tcW w:w="3984" w:type="dxa"/>
                <w:tcBorders>
                  <w:top w:val="single" w:sz="4" w:space="0" w:color="auto"/>
                  <w:left w:val="nil"/>
                  <w:bottom w:val="single" w:sz="4" w:space="0" w:color="auto"/>
                  <w:right w:val="nil"/>
                </w:tcBorders>
                <w:vAlign w:val="center"/>
              </w:tcPr>
            </w:tcPrChange>
          </w:tcPr>
          <w:p w14:paraId="108FE8B4" w14:textId="29FF02F1" w:rsidR="00BA1018" w:rsidRPr="004678F1" w:rsidRDefault="00BA1018" w:rsidP="007E7028">
            <w:pPr>
              <w:spacing w:before="120" w:line="360" w:lineRule="auto"/>
              <w:rPr>
                <w:ins w:id="813" w:author="David Vacas Miguel" w:date="2018-06-26T13:43:00Z"/>
                <w:rFonts w:ascii="Bookman Old Style" w:eastAsiaTheme="minorEastAsia" w:hAnsi="Bookman Old Style"/>
                <w:b/>
                <w:lang w:val="en-US"/>
              </w:rPr>
            </w:pPr>
            <w:ins w:id="814" w:author="David Vacas Miguel" w:date="2018-06-26T13:43:00Z">
              <w:r w:rsidRPr="00285D1F">
                <w:rPr>
                  <w:rFonts w:ascii="Bookman Old Style" w:eastAsiaTheme="minorEastAsia" w:hAnsi="Bookman Old Style"/>
                  <w:b/>
                  <w:lang w:val="en-US"/>
                </w:rPr>
                <w:lastRenderedPageBreak/>
                <w:t xml:space="preserve">Algorithm </w:t>
              </w:r>
              <w:r>
                <w:rPr>
                  <w:rFonts w:ascii="Bookman Old Style" w:eastAsiaTheme="minorEastAsia" w:hAnsi="Bookman Old Style"/>
                  <w:b/>
                  <w:lang w:val="en-US"/>
                </w:rPr>
                <w:t>2</w:t>
              </w:r>
              <w:r w:rsidRPr="00285D1F">
                <w:rPr>
                  <w:rFonts w:ascii="Bookman Old Style" w:eastAsiaTheme="minorEastAsia" w:hAnsi="Bookman Old Style"/>
                  <w:b/>
                  <w:lang w:val="en-US"/>
                </w:rPr>
                <w:t>:</w:t>
              </w:r>
              <w:r w:rsidRPr="004678F1">
                <w:rPr>
                  <w:rFonts w:ascii="Bookman Old Style" w:eastAsiaTheme="minorEastAsia" w:hAnsi="Bookman Old Style"/>
                  <w:b/>
                  <w:lang w:val="en-US"/>
                </w:rPr>
                <w:t xml:space="preserve"> </w:t>
              </w:r>
              <w:proofErr w:type="spellStart"/>
              <w:r>
                <w:rPr>
                  <w:rFonts w:ascii="Bookman Old Style" w:eastAsiaTheme="minorEastAsia" w:hAnsi="Bookman Old Style"/>
                  <w:lang w:val="en-US"/>
                </w:rPr>
                <w:t>IsOnCircuite</w:t>
              </w:r>
            </w:ins>
            <w:proofErr w:type="spellEnd"/>
            <w:ins w:id="815" w:author="David Vacas Miguel" w:date="2018-06-26T13:44:00Z">
              <w:r>
                <w:rPr>
                  <w:rFonts w:ascii="Bookman Old Style" w:eastAsiaTheme="minorEastAsia" w:hAnsi="Bookman Old Style"/>
                  <w:lang w:val="en-US"/>
                </w:rPr>
                <w:t>(pos)</w:t>
              </w:r>
            </w:ins>
          </w:p>
        </w:tc>
      </w:tr>
      <w:tr w:rsidR="00BA1018" w14:paraId="0CA769BF" w14:textId="77777777" w:rsidTr="004859D2">
        <w:trPr>
          <w:trHeight w:val="1826"/>
          <w:ins w:id="816" w:author="David Vacas Miguel" w:date="2018-06-26T13:43:00Z"/>
          <w:trPrChange w:id="817" w:author="David Vacas Miguel" w:date="2018-06-26T13:45:00Z">
            <w:trPr>
              <w:trHeight w:val="1826"/>
            </w:trPr>
          </w:trPrChange>
        </w:trPr>
        <w:tc>
          <w:tcPr>
            <w:tcW w:w="9364" w:type="dxa"/>
            <w:tcBorders>
              <w:top w:val="single" w:sz="4" w:space="0" w:color="auto"/>
              <w:left w:val="nil"/>
              <w:bottom w:val="single" w:sz="4" w:space="0" w:color="auto"/>
              <w:right w:val="nil"/>
            </w:tcBorders>
            <w:vAlign w:val="center"/>
            <w:tcPrChange w:id="818" w:author="David Vacas Miguel" w:date="2018-06-26T13:45:00Z">
              <w:tcPr>
                <w:tcW w:w="3984" w:type="dxa"/>
                <w:tcBorders>
                  <w:top w:val="single" w:sz="4" w:space="0" w:color="auto"/>
                  <w:left w:val="nil"/>
                  <w:bottom w:val="single" w:sz="4" w:space="0" w:color="auto"/>
                  <w:right w:val="nil"/>
                </w:tcBorders>
                <w:vAlign w:val="center"/>
              </w:tcPr>
            </w:tcPrChange>
          </w:tcPr>
          <w:p w14:paraId="3D51C841" w14:textId="310831B8" w:rsidR="00BA1018" w:rsidRDefault="009319DE" w:rsidP="00BA1018">
            <w:pPr>
              <w:pStyle w:val="Prrafodelista"/>
              <w:numPr>
                <w:ilvl w:val="0"/>
                <w:numId w:val="40"/>
              </w:numPr>
              <w:spacing w:before="120" w:after="120" w:line="360" w:lineRule="auto"/>
              <w:rPr>
                <w:ins w:id="819" w:author="David Vacas Miguel" w:date="2018-06-26T13:45:00Z"/>
                <w:rFonts w:ascii="Book Antiqua" w:hAnsi="Book Antiqua"/>
                <w:lang w:val="en-US"/>
              </w:rPr>
            </w:pPr>
            <w:ins w:id="820" w:author="David Vacas Miguel" w:date="2018-06-26T13:48:00Z">
              <w:r>
                <w:rPr>
                  <w:rFonts w:ascii="Book Antiqua" w:eastAsiaTheme="minorEastAsia" w:hAnsi="Book Antiqua"/>
                  <w:b/>
                  <w:lang w:val="en-US"/>
                </w:rPr>
                <w:t>f</w:t>
              </w:r>
            </w:ins>
            <w:ins w:id="821" w:author="David Vacas Miguel" w:date="2018-06-26T13:44:00Z">
              <w:r w:rsidR="00BA1018" w:rsidRPr="004859D2">
                <w:rPr>
                  <w:rFonts w:ascii="Book Antiqua" w:eastAsiaTheme="minorEastAsia" w:hAnsi="Book Antiqua"/>
                  <w:b/>
                  <w:lang w:val="en-US"/>
                  <w:rPrChange w:id="822" w:author="David Vacas Miguel" w:date="2018-06-26T13:47:00Z">
                    <w:rPr>
                      <w:rFonts w:ascii="Book Antiqua" w:hAnsi="Book Antiqua"/>
                      <w:lang w:val="en-US"/>
                    </w:rPr>
                  </w:rPrChange>
                </w:rPr>
                <w:t>or</w:t>
              </w:r>
            </w:ins>
            <w:ins w:id="823" w:author="David Vacas Miguel" w:date="2018-06-26T13:48:00Z">
              <w:r w:rsidR="004859D2">
                <w:rPr>
                  <w:rFonts w:ascii="Book Antiqua" w:eastAsiaTheme="minorEastAsia" w:hAnsi="Book Antiqua"/>
                  <w:b/>
                  <w:lang w:val="en-US"/>
                </w:rPr>
                <w:t xml:space="preserve"> </w:t>
              </w:r>
            </w:ins>
            <w:ins w:id="824" w:author="David Vacas Miguel" w:date="2018-06-26T13:44:00Z">
              <w:r w:rsidR="00BA1018">
                <w:rPr>
                  <w:rFonts w:ascii="Book Antiqua" w:hAnsi="Book Antiqua"/>
                  <w:lang w:val="en-US"/>
                </w:rPr>
                <w:t>(</w:t>
              </w:r>
              <w:proofErr w:type="spellStart"/>
              <w:r w:rsidR="00BA1018">
                <w:rPr>
                  <w:rFonts w:ascii="Book Antiqua" w:hAnsi="Book Antiqua"/>
                  <w:lang w:val="en-US"/>
                </w:rPr>
                <w:t>i</w:t>
              </w:r>
              <w:proofErr w:type="spellEnd"/>
              <w:r w:rsidR="00BA1018">
                <w:rPr>
                  <w:rFonts w:ascii="Book Antiqua" w:hAnsi="Book Antiqua"/>
                  <w:lang w:val="en-US"/>
                </w:rPr>
                <w:t>=</w:t>
              </w:r>
              <w:proofErr w:type="gramStart"/>
              <w:r w:rsidR="00BA1018">
                <w:rPr>
                  <w:rFonts w:ascii="Book Antiqua" w:hAnsi="Book Antiqua"/>
                  <w:lang w:val="en-US"/>
                </w:rPr>
                <w:t xml:space="preserve">0; </w:t>
              </w:r>
            </w:ins>
            <w:ins w:id="825" w:author="David Vacas Miguel" w:date="2018-06-26T13:48:00Z">
              <w:r w:rsidR="004859D2">
                <w:rPr>
                  <w:rFonts w:ascii="Book Antiqua" w:hAnsi="Book Antiqua"/>
                  <w:lang w:val="en-US"/>
                </w:rPr>
                <w:t xml:space="preserve"> </w:t>
              </w:r>
            </w:ins>
            <w:proofErr w:type="spellStart"/>
            <w:ins w:id="826" w:author="David Vacas Miguel" w:date="2018-06-26T13:44:00Z">
              <w:r w:rsidR="00BA1018">
                <w:rPr>
                  <w:rFonts w:ascii="Book Antiqua" w:hAnsi="Book Antiqua"/>
                  <w:lang w:val="en-US"/>
                </w:rPr>
                <w:t>i</w:t>
              </w:r>
              <w:proofErr w:type="spellEnd"/>
              <w:proofErr w:type="gramEnd"/>
              <w:r w:rsidR="00BA1018">
                <w:rPr>
                  <w:rFonts w:ascii="Book Antiqua" w:hAnsi="Book Antiqua"/>
                  <w:lang w:val="en-US"/>
                </w:rPr>
                <w:t>&lt;</w:t>
              </w:r>
              <w:proofErr w:type="spellStart"/>
              <w:r w:rsidR="00BA1018">
                <w:rPr>
                  <w:rFonts w:ascii="Book Antiqua" w:hAnsi="Book Antiqua"/>
                  <w:lang w:val="en-US"/>
                </w:rPr>
                <w:t>circuite.leng</w:t>
              </w:r>
            </w:ins>
            <w:ins w:id="827" w:author="David Vacas Miguel" w:date="2018-06-26T13:45:00Z">
              <w:r w:rsidR="00BA1018">
                <w:rPr>
                  <w:rFonts w:ascii="Book Antiqua" w:hAnsi="Book Antiqua"/>
                  <w:lang w:val="en-US"/>
                </w:rPr>
                <w:t>th</w:t>
              </w:r>
              <w:proofErr w:type="spellEnd"/>
              <w:r w:rsidR="004859D2">
                <w:rPr>
                  <w:rFonts w:ascii="Book Antiqua" w:hAnsi="Book Antiqua"/>
                  <w:lang w:val="en-US"/>
                </w:rPr>
                <w:t>;</w:t>
              </w:r>
            </w:ins>
            <w:ins w:id="828" w:author="David Vacas Miguel" w:date="2018-06-26T13:48:00Z">
              <w:r w:rsidR="004859D2">
                <w:rPr>
                  <w:rFonts w:ascii="Book Antiqua" w:hAnsi="Book Antiqua"/>
                  <w:lang w:val="en-US"/>
                </w:rPr>
                <w:t xml:space="preserve"> </w:t>
              </w:r>
            </w:ins>
            <w:proofErr w:type="spellStart"/>
            <w:ins w:id="829" w:author="David Vacas Miguel" w:date="2018-06-26T13:45:00Z">
              <w:r w:rsidR="004859D2">
                <w:rPr>
                  <w:rFonts w:ascii="Book Antiqua" w:hAnsi="Book Antiqua"/>
                  <w:lang w:val="en-US"/>
                </w:rPr>
                <w:t>i</w:t>
              </w:r>
              <w:proofErr w:type="spellEnd"/>
              <w:r w:rsidR="004859D2">
                <w:rPr>
                  <w:rFonts w:ascii="Book Antiqua" w:hAnsi="Book Antiqua"/>
                  <w:lang w:val="en-US"/>
                </w:rPr>
                <w:t>++</w:t>
              </w:r>
            </w:ins>
            <w:ins w:id="830" w:author="David Vacas Miguel" w:date="2018-06-26T13:44:00Z">
              <w:r w:rsidR="00BA1018">
                <w:rPr>
                  <w:rFonts w:ascii="Book Antiqua" w:hAnsi="Book Antiqua"/>
                  <w:lang w:val="en-US"/>
                </w:rPr>
                <w:t>)</w:t>
              </w:r>
            </w:ins>
          </w:p>
          <w:p w14:paraId="62D03974" w14:textId="77777777" w:rsidR="004859D2" w:rsidRDefault="004859D2" w:rsidP="00BA1018">
            <w:pPr>
              <w:pStyle w:val="Prrafodelista"/>
              <w:numPr>
                <w:ilvl w:val="0"/>
                <w:numId w:val="40"/>
              </w:numPr>
              <w:spacing w:before="120" w:after="120" w:line="360" w:lineRule="auto"/>
              <w:rPr>
                <w:ins w:id="831" w:author="David Vacas Miguel" w:date="2018-06-26T13:46:00Z"/>
                <w:rFonts w:ascii="Book Antiqua" w:hAnsi="Book Antiqua"/>
                <w:lang w:val="en-US"/>
              </w:rPr>
            </w:pPr>
            <w:ins w:id="832" w:author="David Vacas Miguel" w:date="2018-06-26T13:45:00Z">
              <w:r>
                <w:rPr>
                  <w:rFonts w:ascii="Book Antiqua" w:hAnsi="Book Antiqua"/>
                  <w:lang w:val="en-US"/>
                </w:rPr>
                <w:t xml:space="preserve">     distance = </w:t>
              </w:r>
              <w:proofErr w:type="spellStart"/>
              <w:r>
                <w:rPr>
                  <w:rFonts w:ascii="Book Antiqua" w:hAnsi="Book Antiqua"/>
                  <w:lang w:val="en-US"/>
                </w:rPr>
                <w:t>raiz</w:t>
              </w:r>
              <w:proofErr w:type="spellEnd"/>
              <w:r>
                <w:rPr>
                  <w:rFonts w:ascii="Book Antiqua" w:hAnsi="Book Antiqua"/>
                  <w:lang w:val="en-US"/>
                </w:rPr>
                <w:t>(</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).x</w:t>
              </w:r>
            </w:ins>
            <w:ins w:id="833" w:author="David Vacas Miguel" w:date="2018-06-26T13:46:00Z">
              <w:r>
                <w:rPr>
                  <w:rFonts w:ascii="Book Antiqua" w:hAnsi="Book Antiqua"/>
                  <w:lang w:val="en-US"/>
                </w:rPr>
                <w:t xml:space="preserve"> </w:t>
              </w:r>
            </w:ins>
            <w:ins w:id="834" w:author="David Vacas Miguel" w:date="2018-06-26T13:45:00Z">
              <w:r>
                <w:rPr>
                  <w:rFonts w:ascii="Book Antiqua" w:hAnsi="Book Antiqua"/>
                  <w:lang w:val="en-US"/>
                </w:rPr>
                <w:t>-</w:t>
              </w:r>
            </w:ins>
            <w:ins w:id="835" w:author="David Vacas Miguel" w:date="2018-06-26T13:46:00Z">
              <w:r>
                <w:rPr>
                  <w:rFonts w:ascii="Book Antiqua" w:hAnsi="Book Antiqua"/>
                  <w:lang w:val="en-US"/>
                </w:rPr>
                <w:t xml:space="preserve"> </w:t>
              </w:r>
            </w:ins>
            <w:proofErr w:type="spellStart"/>
            <w:ins w:id="836" w:author="David Vacas Miguel" w:date="2018-06-26T13:45:00Z">
              <w:r>
                <w:rPr>
                  <w:rFonts w:ascii="Book Antiqua" w:hAnsi="Book Antiqua"/>
                  <w:lang w:val="en-US"/>
                </w:rPr>
                <w:t>pos.x</w:t>
              </w:r>
              <w:proofErr w:type="spellEnd"/>
              <w:r>
                <w:rPr>
                  <w:rFonts w:ascii="Book Antiqua" w:hAnsi="Book Antiqua"/>
                  <w:lang w:val="en-US"/>
                </w:rPr>
                <w:t>))</w:t>
              </w:r>
            </w:ins>
            <w:ins w:id="837" w:author="David Vacas Miguel" w:date="2018-06-26T13:46:00Z">
              <w:r>
                <w:rPr>
                  <w:rFonts w:ascii="Book Antiqua" w:hAnsi="Book Antiqua"/>
                  <w:lang w:val="en-US"/>
                </w:rPr>
                <w:t xml:space="preserve"> + </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proofErr w:type="gramStart"/>
              <w:r>
                <w:rPr>
                  <w:rFonts w:ascii="Book Antiqua" w:hAnsi="Book Antiqua"/>
                  <w:lang w:val="en-US"/>
                </w:rPr>
                <w:t>).z</w:t>
              </w:r>
              <w:proofErr w:type="gramEnd"/>
              <w:r>
                <w:rPr>
                  <w:rFonts w:ascii="Book Antiqua" w:hAnsi="Book Antiqua"/>
                  <w:lang w:val="en-US"/>
                </w:rPr>
                <w:t xml:space="preserve"> - </w:t>
              </w:r>
              <w:proofErr w:type="spellStart"/>
              <w:r>
                <w:rPr>
                  <w:rFonts w:ascii="Book Antiqua" w:hAnsi="Book Antiqua"/>
                  <w:lang w:val="en-US"/>
                </w:rPr>
                <w:t>pos.z</w:t>
              </w:r>
              <w:proofErr w:type="spellEnd"/>
              <w:r>
                <w:rPr>
                  <w:rFonts w:ascii="Book Antiqua" w:hAnsi="Book Antiqua"/>
                  <w:lang w:val="en-US"/>
                </w:rPr>
                <w:t>)</w:t>
              </w:r>
            </w:ins>
          </w:p>
          <w:p w14:paraId="76CCB094" w14:textId="5101E3E9" w:rsidR="004859D2" w:rsidRDefault="004859D2" w:rsidP="00BA1018">
            <w:pPr>
              <w:pStyle w:val="Prrafodelista"/>
              <w:numPr>
                <w:ilvl w:val="0"/>
                <w:numId w:val="40"/>
              </w:numPr>
              <w:spacing w:before="120" w:after="120" w:line="360" w:lineRule="auto"/>
              <w:rPr>
                <w:ins w:id="838" w:author="David Vacas Miguel" w:date="2018-06-26T13:46:00Z"/>
                <w:rFonts w:ascii="Book Antiqua" w:hAnsi="Book Antiqua"/>
                <w:lang w:val="en-US"/>
              </w:rPr>
            </w:pPr>
            <w:ins w:id="839" w:author="David Vacas Miguel" w:date="2018-06-26T13:46:00Z">
              <w:r>
                <w:rPr>
                  <w:rFonts w:ascii="Book Antiqua" w:hAnsi="Book Antiqua"/>
                  <w:lang w:val="en-US"/>
                </w:rPr>
                <w:t xml:space="preserve">     </w:t>
              </w:r>
              <w:r w:rsidRPr="004859D2">
                <w:rPr>
                  <w:rFonts w:ascii="Book Antiqua" w:eastAsiaTheme="minorEastAsia" w:hAnsi="Book Antiqua"/>
                  <w:b/>
                  <w:lang w:val="en-US"/>
                  <w:rPrChange w:id="840" w:author="David Vacas Miguel" w:date="2018-06-26T13:47:00Z">
                    <w:rPr>
                      <w:rFonts w:ascii="Book Antiqua" w:hAnsi="Book Antiqua"/>
                      <w:lang w:val="en-US"/>
                    </w:rPr>
                  </w:rPrChange>
                </w:rPr>
                <w:t>if</w:t>
              </w:r>
            </w:ins>
            <w:ins w:id="841" w:author="David Vacas Miguel" w:date="2018-06-26T13:47:00Z">
              <w:r>
                <w:rPr>
                  <w:rFonts w:ascii="Book Antiqua" w:eastAsiaTheme="minorEastAsia" w:hAnsi="Book Antiqua"/>
                  <w:b/>
                  <w:lang w:val="en-US"/>
                </w:rPr>
                <w:t xml:space="preserve"> </w:t>
              </w:r>
            </w:ins>
            <w:ins w:id="842" w:author="David Vacas Miguel" w:date="2018-06-26T13:46:00Z">
              <w:r>
                <w:rPr>
                  <w:rFonts w:ascii="Book Antiqua" w:hAnsi="Book Antiqua"/>
                  <w:lang w:val="en-US"/>
                </w:rPr>
                <w:t>distance&lt;threshold</w:t>
              </w:r>
            </w:ins>
          </w:p>
          <w:p w14:paraId="70ABC3D9" w14:textId="77777777" w:rsidR="004859D2" w:rsidRDefault="004859D2" w:rsidP="00BA1018">
            <w:pPr>
              <w:pStyle w:val="Prrafodelista"/>
              <w:numPr>
                <w:ilvl w:val="0"/>
                <w:numId w:val="40"/>
              </w:numPr>
              <w:spacing w:before="120" w:after="120" w:line="360" w:lineRule="auto"/>
              <w:rPr>
                <w:ins w:id="843" w:author="David Vacas Miguel" w:date="2018-06-26T13:47:00Z"/>
                <w:rFonts w:ascii="Book Antiqua" w:hAnsi="Book Antiqua"/>
                <w:lang w:val="en-US"/>
              </w:rPr>
            </w:pPr>
            <w:ins w:id="844" w:author="David Vacas Miguel" w:date="2018-06-26T13:46:00Z">
              <w:r>
                <w:rPr>
                  <w:rFonts w:ascii="Book Antiqua" w:hAnsi="Book Antiqua"/>
                  <w:lang w:val="en-US"/>
                </w:rPr>
                <w:t xml:space="preserve">         </w:t>
              </w:r>
            </w:ins>
            <w:ins w:id="845" w:author="David Vacas Miguel" w:date="2018-06-26T13:47:00Z">
              <w:r>
                <w:rPr>
                  <w:rFonts w:ascii="Book Antiqua" w:hAnsi="Book Antiqua"/>
                  <w:lang w:val="en-US"/>
                </w:rPr>
                <w:t xml:space="preserve"> </w:t>
              </w:r>
              <w:r w:rsidRPr="004859D2">
                <w:rPr>
                  <w:rFonts w:ascii="Book Antiqua" w:eastAsiaTheme="minorEastAsia" w:hAnsi="Book Antiqua"/>
                  <w:b/>
                  <w:lang w:val="en-US"/>
                  <w:rPrChange w:id="846" w:author="David Vacas Miguel" w:date="2018-06-26T13:48:00Z">
                    <w:rPr>
                      <w:rFonts w:ascii="Book Antiqua" w:hAnsi="Book Antiqua"/>
                      <w:lang w:val="en-US"/>
                    </w:rPr>
                  </w:rPrChange>
                </w:rPr>
                <w:t>return</w:t>
              </w:r>
              <w:r>
                <w:rPr>
                  <w:rFonts w:ascii="Book Antiqua" w:hAnsi="Book Antiqua"/>
                  <w:lang w:val="en-US"/>
                </w:rPr>
                <w:t xml:space="preserve"> true</w:t>
              </w:r>
            </w:ins>
          </w:p>
          <w:p w14:paraId="79AC531C" w14:textId="69E09E1C" w:rsidR="004859D2" w:rsidRDefault="004859D2" w:rsidP="00BA1018">
            <w:pPr>
              <w:pStyle w:val="Prrafodelista"/>
              <w:numPr>
                <w:ilvl w:val="0"/>
                <w:numId w:val="40"/>
              </w:numPr>
              <w:spacing w:before="120" w:after="120" w:line="360" w:lineRule="auto"/>
              <w:rPr>
                <w:ins w:id="847" w:author="David Vacas Miguel" w:date="2018-06-26T13:47:00Z"/>
                <w:rFonts w:ascii="Book Antiqua" w:hAnsi="Book Antiqua"/>
                <w:lang w:val="en-US"/>
              </w:rPr>
            </w:pPr>
            <w:proofErr w:type="spellStart"/>
            <w:ins w:id="848" w:author="David Vacas Miguel" w:date="2018-06-26T13:47:00Z">
              <w:r w:rsidRPr="004859D2">
                <w:rPr>
                  <w:rFonts w:ascii="Book Antiqua" w:eastAsiaTheme="minorEastAsia" w:hAnsi="Book Antiqua"/>
                  <w:b/>
                  <w:lang w:val="en-US"/>
                  <w:rPrChange w:id="849" w:author="David Vacas Miguel" w:date="2018-06-26T13:48:00Z">
                    <w:rPr>
                      <w:rFonts w:ascii="Book Antiqua" w:hAnsi="Book Antiqua"/>
                      <w:lang w:val="en-US"/>
                    </w:rPr>
                  </w:rPrChange>
                </w:rPr>
                <w:t>endfor</w:t>
              </w:r>
              <w:proofErr w:type="spellEnd"/>
            </w:ins>
          </w:p>
          <w:p w14:paraId="548BA78B" w14:textId="520577DF" w:rsidR="004859D2" w:rsidRPr="00BA1018" w:rsidRDefault="004859D2">
            <w:pPr>
              <w:pStyle w:val="Prrafodelista"/>
              <w:numPr>
                <w:ilvl w:val="0"/>
                <w:numId w:val="40"/>
              </w:numPr>
              <w:spacing w:before="120" w:after="120" w:line="360" w:lineRule="auto"/>
              <w:rPr>
                <w:ins w:id="850" w:author="David Vacas Miguel" w:date="2018-06-26T13:43:00Z"/>
                <w:rFonts w:ascii="Book Antiqua" w:hAnsi="Book Antiqua"/>
                <w:lang w:val="en-US"/>
                <w:rPrChange w:id="851" w:author="David Vacas Miguel" w:date="2018-06-26T13:44:00Z">
                  <w:rPr>
                    <w:ins w:id="852" w:author="David Vacas Miguel" w:date="2018-06-26T13:43:00Z"/>
                    <w:lang w:val="en-US"/>
                  </w:rPr>
                </w:rPrChange>
              </w:rPr>
              <w:pPrChange w:id="853" w:author="David Vacas Miguel" w:date="2018-06-26T13:44:00Z">
                <w:pPr>
                  <w:pStyle w:val="Prrafodelista"/>
                  <w:numPr>
                    <w:numId w:val="38"/>
                  </w:numPr>
                  <w:spacing w:before="120" w:after="120" w:line="360" w:lineRule="auto"/>
                  <w:ind w:hanging="360"/>
                </w:pPr>
              </w:pPrChange>
            </w:pPr>
            <w:ins w:id="854" w:author="David Vacas Miguel" w:date="2018-06-26T13:47:00Z">
              <w:r w:rsidRPr="004859D2">
                <w:rPr>
                  <w:rFonts w:ascii="Book Antiqua" w:eastAsiaTheme="minorEastAsia" w:hAnsi="Book Antiqua"/>
                  <w:b/>
                  <w:lang w:val="en-US"/>
                  <w:rPrChange w:id="855" w:author="David Vacas Miguel" w:date="2018-06-26T13:48:00Z">
                    <w:rPr>
                      <w:rFonts w:ascii="Book Antiqua" w:hAnsi="Book Antiqua"/>
                      <w:lang w:val="en-US"/>
                    </w:rPr>
                  </w:rPrChange>
                </w:rPr>
                <w:t>return</w:t>
              </w:r>
              <w:r>
                <w:rPr>
                  <w:rFonts w:ascii="Book Antiqua" w:hAnsi="Book Antiqua"/>
                  <w:lang w:val="en-US"/>
                </w:rPr>
                <w:t xml:space="preserve"> false</w:t>
              </w:r>
            </w:ins>
          </w:p>
        </w:tc>
      </w:tr>
    </w:tbl>
    <w:p w14:paraId="5495DA3C" w14:textId="77777777" w:rsidR="001323C4" w:rsidRPr="001323C4" w:rsidRDefault="001323C4" w:rsidP="001E4BD3">
      <w:pPr>
        <w:pStyle w:val="LetranormalTFG"/>
        <w:rPr>
          <w:rFonts w:ascii="Courier New" w:hAnsi="Courier New" w:cs="Courier New"/>
          <w:b/>
          <w:rPrChange w:id="856" w:author="David Vacas Miguel" w:date="2018-06-26T13:23:00Z">
            <w:rPr>
              <w:rFonts w:ascii="Courier Prime" w:hAnsi="Courier Prime"/>
            </w:rPr>
          </w:rPrChange>
        </w:rPr>
      </w:pPr>
    </w:p>
    <w:p w14:paraId="1F29A67C" w14:textId="0013FA20" w:rsidR="00036E9B" w:rsidRDefault="00D02459">
      <w:pPr>
        <w:pStyle w:val="LetranormalTFG"/>
        <w:rPr>
          <w:ins w:id="857" w:author="David Vacas Miguel" w:date="2018-05-31T12:14:00Z"/>
        </w:rPr>
        <w:sectPr w:rsidR="00036E9B" w:rsidSect="00036E9B">
          <w:footerReference w:type="default" r:id="rId99"/>
          <w:headerReference w:type="first" r:id="rId100"/>
          <w:footerReference w:type="first" r:id="rId101"/>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ins w:id="865" w:author="David Vacas Miguel" w:date="2018-06-26T13:18:00Z">
        <w:r w:rsidR="001323C4" w:rsidRPr="00326B5B">
          <w:rPr>
            <w:position w:val="-12"/>
          </w:rPr>
          <w:object w:dxaOrig="1579" w:dyaOrig="360" w14:anchorId="39908561">
            <v:shape id="_x0000_i1062" type="#_x0000_t75" style="width:78.75pt;height:18pt" o:ole="">
              <v:imagedata r:id="rId102" o:title=""/>
            </v:shape>
            <o:OLEObject Type="Embed" ProgID="Equation.DSMT4" ShapeID="_x0000_i1062" DrawAspect="Content" ObjectID="_1591543807" r:id="rId103"/>
          </w:object>
        </w:r>
      </w:ins>
      <w:ins w:id="866" w:author="David Vacas Miguel" w:date="2018-06-26T13:17:00Z">
        <w:r w:rsidR="001323C4" w:rsidRPr="00C23E16" w:rsidDel="001323C4">
          <w:t xml:space="preserve"> </w:t>
        </w:r>
      </w:ins>
      <w:del w:id="867" w:author="David Vacas Miguel" w:date="2018-06-26T13:16:00Z">
        <w:r w:rsidRPr="00C23E16" w:rsidDel="001323C4">
          <w:rPr>
            <w:position w:val="-14"/>
          </w:rPr>
          <w:object w:dxaOrig="740" w:dyaOrig="380" w14:anchorId="7452ED5D">
            <v:shape id="_x0000_i1063" type="#_x0000_t75" style="width:36.75pt;height:18.75pt" o:ole="">
              <v:imagedata r:id="rId104" o:title=""/>
            </v:shape>
            <o:OLEObject Type="Embed" ProgID="Equation.DSMT4" ShapeID="_x0000_i1063" DrawAspect="Content" ObjectID="_1591543808" r:id="rId105"/>
          </w:object>
        </w:r>
      </w:del>
      <w:r w:rsidR="00A5797F">
        <w:t xml:space="preserve"> o</w:t>
      </w:r>
      <w:r w:rsidRPr="00F21B89">
        <w:t xml:space="preserve"> </w:t>
      </w:r>
      <w:r w:rsidR="00805F9F">
        <w:t>disminuye la velocidad</w:t>
      </w:r>
      <w:r>
        <w:t xml:space="preserve"> en vez de frenar </w:t>
      </w:r>
      <w:ins w:id="868" w:author="David Vacas Miguel" w:date="2018-06-26T13:16:00Z">
        <w:r w:rsidR="001323C4">
          <w:t xml:space="preserve">completamente </w:t>
        </w:r>
      </w:ins>
      <w:r w:rsidR="001323C4" w:rsidRPr="001323C4">
        <w:rPr>
          <w:position w:val="-12"/>
        </w:rPr>
        <w:object w:dxaOrig="2200" w:dyaOrig="360" w14:anchorId="7F9C2A47">
          <v:shape id="_x0000_i1064" type="#_x0000_t75" style="width:113.25pt;height:18pt" o:ole="">
            <v:imagedata r:id="rId106" o:title=""/>
          </v:shape>
          <o:OLEObject Type="Embed" ProgID="Equation.DSMT4" ShapeID="_x0000_i1064" DrawAspect="Content" ObjectID="_1591543809" r:id="rId107"/>
        </w:object>
      </w:r>
      <w:ins w:id="869" w:author="David Vacas Miguel" w:date="2018-06-26T13:19:00Z">
        <w:r w:rsidR="001323C4">
          <w:t xml:space="preserve"> con </w:t>
        </w:r>
      </w:ins>
      <w:ins w:id="870" w:author="David Vacas Miguel" w:date="2018-06-26T13:20:00Z">
        <w:r w:rsidR="001323C4" w:rsidRPr="00326B5B">
          <w:rPr>
            <w:position w:val="-10"/>
          </w:rPr>
          <w:object w:dxaOrig="900" w:dyaOrig="320" w14:anchorId="585D78BD">
            <v:shape id="_x0000_i1065" type="#_x0000_t75" style="width:45pt;height:15.75pt" o:ole="">
              <v:imagedata r:id="rId108" o:title=""/>
            </v:shape>
            <o:OLEObject Type="Embed" ProgID="Equation.DSMT4" ShapeID="_x0000_i1065" DrawAspect="Content" ObjectID="_1591543810" r:id="rId109"/>
          </w:object>
        </w:r>
      </w:ins>
      <w:ins w:id="871" w:author="David Vacas Miguel" w:date="2018-06-26T13:20:00Z">
        <w:r w:rsidR="001323C4">
          <w:t>.</w:t>
        </w:r>
      </w:ins>
      <w:del w:id="872" w:author="David Vacas Miguel" w:date="2018-05-31T12:14:00Z">
        <w:r w:rsidDel="00036E9B">
          <w:delText>.</w:delText>
        </w:r>
      </w:del>
    </w:p>
    <w:p w14:paraId="35B30CF0" w14:textId="69A5F80B" w:rsidR="00D02459" w:rsidRPr="00D02459" w:rsidDel="00036E9B" w:rsidRDefault="00D02459">
      <w:pPr>
        <w:pStyle w:val="TituloTFG"/>
        <w:rPr>
          <w:del w:id="873" w:author="David Vacas Miguel" w:date="2018-05-31T12:13:00Z"/>
        </w:rPr>
        <w:pPrChange w:id="874" w:author="David Vacas Miguel" w:date="2018-05-31T12:14:00Z">
          <w:pPr>
            <w:pStyle w:val="LetranormalTFG"/>
          </w:pPr>
        </w:pPrChange>
      </w:pPr>
    </w:p>
    <w:p w14:paraId="011AB890" w14:textId="1BE4B52C" w:rsidR="00BC3217" w:rsidDel="00036E9B" w:rsidRDefault="00BC3217">
      <w:pPr>
        <w:pStyle w:val="TituloTFG"/>
        <w:rPr>
          <w:del w:id="875" w:author="David Vacas Miguel" w:date="2018-05-31T12:14:00Z"/>
          <w:sz w:val="36"/>
        </w:rPr>
        <w:pPrChange w:id="876" w:author="David Vacas Miguel" w:date="2018-05-31T12:14:00Z">
          <w:pPr>
            <w:pStyle w:val="LetranormalTFG"/>
          </w:pPr>
        </w:pPrChange>
      </w:pPr>
      <w:del w:id="877" w:author="David Vacas Miguel" w:date="2018-05-31T12:13:00Z">
        <w:r w:rsidDel="00036E9B">
          <w:br w:type="page"/>
        </w:r>
      </w:del>
    </w:p>
    <w:p w14:paraId="79271EE3" w14:textId="1D5C4ACE" w:rsidR="00BC3217" w:rsidRDefault="00BC3217">
      <w:pPr>
        <w:pStyle w:val="TituloTFG"/>
      </w:pPr>
      <w:bookmarkStart w:id="878" w:name="_Toc517795806"/>
      <w:bookmarkStart w:id="879" w:name="_Toc517798913"/>
      <w:r>
        <w:t>Capítulo 3 Entorno tecnológico</w:t>
      </w:r>
      <w:bookmarkEnd w:id="878"/>
      <w:bookmarkEnd w:id="879"/>
    </w:p>
    <w:p w14:paraId="05CFB3AE" w14:textId="5862953B" w:rsidR="00983833" w:rsidDel="00E45822" w:rsidRDefault="00913D6B" w:rsidP="00F21B89">
      <w:pPr>
        <w:pStyle w:val="LetranormalTFG"/>
        <w:rPr>
          <w:del w:id="880"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781C1540" w14:textId="68682AAA" w:rsidR="00D25D18" w:rsidRDefault="00D25D18" w:rsidP="00D25D18">
      <w:pPr>
        <w:pStyle w:val="LetranormalTFG"/>
        <w:numPr>
          <w:ilvl w:val="0"/>
          <w:numId w:val="35"/>
        </w:numPr>
        <w:rPr>
          <w:ins w:id="881" w:author="David Vacas Miguel" w:date="2018-06-26T13:51:00Z"/>
        </w:rPr>
      </w:pPr>
      <w:proofErr w:type="spellStart"/>
      <w:ins w:id="882" w:author="David Vacas Miguel" w:date="2018-06-26T13:51:00Z">
        <w:r>
          <w:t>Freeglut</w:t>
        </w:r>
        <w:proofErr w:type="spellEnd"/>
        <w:r>
          <w:t xml:space="preserve"> para la creación de los modelos 3D utilizados.</w:t>
        </w:r>
      </w:ins>
    </w:p>
    <w:p w14:paraId="289ACAA7" w14:textId="043B8522" w:rsidR="00D25D18" w:rsidRDefault="00D25D18">
      <w:pPr>
        <w:pStyle w:val="LetranormalTFG"/>
        <w:numPr>
          <w:ilvl w:val="0"/>
          <w:numId w:val="35"/>
        </w:numPr>
        <w:rPr>
          <w:ins w:id="883" w:author="David Vacas Miguel" w:date="2018-06-26T13:51:00Z"/>
        </w:rPr>
      </w:pPr>
      <w:proofErr w:type="spellStart"/>
      <w:ins w:id="884" w:author="David Vacas Miguel" w:date="2018-06-26T13:52:00Z">
        <w:r>
          <w:t>Glm</w:t>
        </w:r>
        <w:proofErr w:type="spellEnd"/>
        <w:r>
          <w:t xml:space="preserve"> para el cálculo de matrices necesarias para el posicionamiento del robot y sus sensores.</w:t>
        </w:r>
      </w:ins>
    </w:p>
    <w:p w14:paraId="5501F681" w14:textId="733DC2E0" w:rsidR="00983833" w:rsidDel="00E45822" w:rsidRDefault="00D25D18">
      <w:pPr>
        <w:pStyle w:val="LetranormalTFG"/>
        <w:numPr>
          <w:ilvl w:val="0"/>
          <w:numId w:val="35"/>
        </w:numPr>
        <w:rPr>
          <w:del w:id="885" w:author="David Vacas Miguel" w:date="2018-05-30T11:49:00Z"/>
        </w:rPr>
        <w:pPrChange w:id="886" w:author="David Vacas Miguel" w:date="2018-05-30T11:48:00Z">
          <w:pPr>
            <w:pStyle w:val="LetranormalTFG"/>
          </w:pPr>
        </w:pPrChange>
      </w:pPr>
      <w:ins w:id="887" w:author="David Vacas Miguel" w:date="2018-06-26T13:52:00Z">
        <w:r>
          <w:t>OpenGL para la visualización grafica (3D) del robot en diferentes perspectivas</w:t>
        </w:r>
        <w:r>
          <w:rPr>
            <w:noProof/>
            <w:lang w:eastAsia="es-ES"/>
          </w:rPr>
          <w:t>.</w:t>
        </w:r>
      </w:ins>
      <w:del w:id="888" w:author="David Vacas Miguel" w:date="2018-06-26T13:52:00Z">
        <w:r w:rsidR="00983833" w:rsidDel="00D25D18">
          <w:delText xml:space="preserve">Qt para la </w:delText>
        </w:r>
        <w:r w:rsidR="00000017" w:rsidDel="00D25D18">
          <w:delText xml:space="preserve">creación </w:delText>
        </w:r>
        <w:r w:rsidR="00974A63" w:rsidDel="00D25D18">
          <w:delText>de la interfaz de</w:delText>
        </w:r>
        <w:r w:rsidR="00983833" w:rsidDel="00D25D18">
          <w:delText xml:space="preserve"> usuario</w:delText>
        </w:r>
      </w:del>
      <w:del w:id="889" w:author="David Vacas Miguel" w:date="2018-06-26T13:50:00Z">
        <w:r w:rsidR="00974A63" w:rsidDel="00D25D18">
          <w:delText xml:space="preserve"> y</w:delText>
        </w:r>
      </w:del>
      <w:del w:id="890" w:author="David Vacas Miguel" w:date="2018-06-26T13:52:00Z">
        <w:r w:rsidR="00974A63" w:rsidDel="00D25D18">
          <w:delText xml:space="preserve"> la ventana </w:delText>
        </w:r>
      </w:del>
      <w:del w:id="891" w:author="David Vacas Miguel" w:date="2018-06-26T13:50:00Z">
        <w:r w:rsidR="00974A63" w:rsidDel="00D25D18">
          <w:delText>para</w:delText>
        </w:r>
      </w:del>
      <w:del w:id="892" w:author="David Vacas Miguel" w:date="2018-06-26T13:52:00Z">
        <w:r w:rsidR="00974A63" w:rsidDel="00D25D18">
          <w:delText xml:space="preserve"> la simulación del robot</w:delText>
        </w:r>
        <w:r w:rsidR="00983833" w:rsidDel="00D25D18">
          <w:delText>.</w:delText>
        </w:r>
      </w:del>
    </w:p>
    <w:p w14:paraId="7ED22397" w14:textId="5A7B5D39" w:rsidR="00983833" w:rsidRDefault="00983833">
      <w:pPr>
        <w:pStyle w:val="LetranormalTFG"/>
        <w:numPr>
          <w:ilvl w:val="0"/>
          <w:numId w:val="35"/>
        </w:numPr>
        <w:pPrChange w:id="893" w:author="David Vacas Miguel" w:date="2018-05-30T11:49:00Z">
          <w:pPr>
            <w:pStyle w:val="LetranormalTFG"/>
          </w:pPr>
        </w:pPrChange>
      </w:pPr>
    </w:p>
    <w:p w14:paraId="01802027" w14:textId="5B7EB6CB" w:rsidR="00913D6B" w:rsidDel="00E45822" w:rsidRDefault="009A1E9C">
      <w:pPr>
        <w:pStyle w:val="LetranormalTFG"/>
        <w:numPr>
          <w:ilvl w:val="0"/>
          <w:numId w:val="35"/>
        </w:numPr>
        <w:rPr>
          <w:del w:id="894" w:author="David Vacas Miguel" w:date="2018-05-30T11:49:00Z"/>
          <w:noProof/>
          <w:lang w:eastAsia="es-ES"/>
        </w:rPr>
        <w:pPrChange w:id="895" w:author="David Vacas Miguel" w:date="2018-05-30T11:49:00Z">
          <w:pPr>
            <w:pStyle w:val="LetranormalTFG"/>
          </w:pPr>
        </w:pPrChange>
      </w:pPr>
      <w:r>
        <w:rPr>
          <w:noProof/>
          <w:lang w:eastAsia="es-ES"/>
        </w:rPr>
        <w:drawing>
          <wp:anchor distT="0" distB="0" distL="114300" distR="114300" simplePos="0" relativeHeight="251670528" behindDoc="0" locked="0" layoutInCell="1" allowOverlap="1" wp14:anchorId="1ED83C67" wp14:editId="666A400D">
            <wp:simplePos x="0" y="0"/>
            <wp:positionH relativeFrom="margin">
              <wp:posOffset>4514215</wp:posOffset>
            </wp:positionH>
            <wp:positionV relativeFrom="paragraph">
              <wp:posOffset>466725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noProof/>
          <w:lang w:eastAsia="es-ES"/>
        </w:rPr>
        <w:drawing>
          <wp:anchor distT="0" distB="0" distL="114300" distR="114300" simplePos="0" relativeHeight="251671552" behindDoc="0" locked="0" layoutInCell="1" allowOverlap="1" wp14:anchorId="44F0718C" wp14:editId="3CA6E11A">
            <wp:simplePos x="0" y="0"/>
            <wp:positionH relativeFrom="column">
              <wp:posOffset>3001010</wp:posOffset>
            </wp:positionH>
            <wp:positionV relativeFrom="paragraph">
              <wp:posOffset>598170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r>
        <w:rPr>
          <w:noProof/>
          <w:lang w:eastAsia="es-ES"/>
        </w:rPr>
        <w:drawing>
          <wp:anchor distT="0" distB="0" distL="114300" distR="114300" simplePos="0" relativeHeight="251672576" behindDoc="0" locked="0" layoutInCell="1" allowOverlap="1" wp14:anchorId="1F1EA679" wp14:editId="201618A0">
            <wp:simplePos x="0" y="0"/>
            <wp:positionH relativeFrom="column">
              <wp:posOffset>1507490</wp:posOffset>
            </wp:positionH>
            <wp:positionV relativeFrom="paragraph">
              <wp:posOffset>543560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d="896" w:author="David Vacas Miguel" w:date="2018-06-26T13:52:00Z">
        <w:r w:rsidR="00D25D18">
          <w:t>Qt, tanto para la creación de la interfaz de usuario, como para la creación de la ventana en la que mostrar la simulación del robot.</w:t>
        </w:r>
      </w:ins>
      <w:del w:id="897" w:author="David Vacas Miguel" w:date="2018-05-30T11:49:00Z">
        <w:r w:rsidR="00913D6B" w:rsidDel="00E45822">
          <w:delText xml:space="preserve">  </w:delText>
        </w:r>
      </w:del>
      <w:del w:id="898" w:author="David Vacas Miguel" w:date="2018-06-26T13:52:00Z">
        <w:r w:rsidR="00983833" w:rsidDel="00D25D18">
          <w:delText xml:space="preserve">OpenGL para </w:delText>
        </w:r>
      </w:del>
      <w:del w:id="899" w:author="David Vacas Miguel" w:date="2018-06-26T13:50:00Z">
        <w:r w:rsidR="00983833" w:rsidDel="00D25D18">
          <w:delText xml:space="preserve">implementar </w:delText>
        </w:r>
        <w:r w:rsidR="00974A63" w:rsidDel="00D25D18">
          <w:delText>gráficos</w:delText>
        </w:r>
        <w:r w:rsidR="00CC53D1" w:rsidDel="00D25D18">
          <w:delText xml:space="preserve"> 3D</w:delText>
        </w:r>
        <w:r w:rsidR="00CA018B" w:rsidDel="00D25D18">
          <w:delText xml:space="preserve"> y realizar la simulación del robot</w:delText>
        </w:r>
      </w:del>
      <w:del w:id="900" w:author="David Vacas Miguel" w:date="2018-06-26T13:52:00Z">
        <w:r w:rsidR="00F1385F" w:rsidDel="00D25D18">
          <w:rPr>
            <w:noProof/>
            <w:lang w:eastAsia="es-ES"/>
          </w:rPr>
          <w:delText>.</w:delText>
        </w:r>
      </w:del>
    </w:p>
    <w:p w14:paraId="308D3FEA" w14:textId="5941B547" w:rsidR="00983833" w:rsidDel="00C73A70" w:rsidRDefault="00983833">
      <w:pPr>
        <w:pStyle w:val="LetranormalTFG"/>
        <w:numPr>
          <w:ilvl w:val="0"/>
          <w:numId w:val="35"/>
        </w:numPr>
        <w:rPr>
          <w:del w:id="901" w:author="David Vacas Miguel" w:date="2018-06-26T13:52:00Z"/>
        </w:rPr>
        <w:pPrChange w:id="902" w:author="David Vacas Miguel" w:date="2018-05-30T11:49:00Z">
          <w:pPr>
            <w:pStyle w:val="LetranormalTFG"/>
          </w:pPr>
        </w:pPrChange>
      </w:pPr>
    </w:p>
    <w:p w14:paraId="6878AB9E" w14:textId="16E2574B" w:rsidR="00983833" w:rsidDel="00E45822" w:rsidRDefault="00983833">
      <w:pPr>
        <w:pStyle w:val="LetranormalTFG"/>
        <w:numPr>
          <w:ilvl w:val="0"/>
          <w:numId w:val="35"/>
        </w:numPr>
        <w:rPr>
          <w:del w:id="903" w:author="David Vacas Miguel" w:date="2018-05-30T11:49:00Z"/>
        </w:rPr>
        <w:pPrChange w:id="904" w:author="David Vacas Miguel" w:date="2018-06-26T13:52:00Z">
          <w:pPr>
            <w:pStyle w:val="LetranormalTFG"/>
          </w:pPr>
        </w:pPrChange>
      </w:pPr>
      <w:del w:id="905" w:author="David Vacas Miguel" w:date="2018-06-26T13:51:00Z">
        <w:r w:rsidDel="00D25D18">
          <w:delText>Glm para el cálculo de matrices</w:delText>
        </w:r>
        <w:r w:rsidR="00000017" w:rsidDel="00D25D18">
          <w:delText xml:space="preserve"> necesarias para la simulación del robot</w:delText>
        </w:r>
        <w:r w:rsidR="00F1385F" w:rsidDel="00D25D18">
          <w:delText>.</w:delText>
        </w:r>
      </w:del>
    </w:p>
    <w:p w14:paraId="18461ED5" w14:textId="0AFCEE36" w:rsidR="00B72F56" w:rsidDel="00D25D18" w:rsidRDefault="00B72F56" w:rsidP="00D25D18">
      <w:pPr>
        <w:pStyle w:val="LetranormalTFG"/>
        <w:rPr>
          <w:del w:id="906" w:author="David Vacas Miguel" w:date="2018-06-26T13:51:00Z"/>
        </w:rPr>
      </w:pPr>
    </w:p>
    <w:p w14:paraId="244B4BBC" w14:textId="77777777" w:rsidR="00D25D18" w:rsidRDefault="00D25D18">
      <w:pPr>
        <w:pStyle w:val="LetranormalTFG"/>
        <w:numPr>
          <w:ilvl w:val="0"/>
          <w:numId w:val="35"/>
        </w:numPr>
        <w:rPr>
          <w:ins w:id="907" w:author="David Vacas Miguel" w:date="2018-06-26T13:51:00Z"/>
        </w:rPr>
        <w:pPrChange w:id="908" w:author="David Vacas Miguel" w:date="2018-06-26T13:52:00Z">
          <w:pPr>
            <w:pStyle w:val="LetranormalTFG"/>
          </w:pPr>
        </w:pPrChange>
      </w:pPr>
    </w:p>
    <w:p w14:paraId="2228227D" w14:textId="71B3890E" w:rsidR="00E45822" w:rsidDel="009A1E9C" w:rsidRDefault="009A1E9C">
      <w:pPr>
        <w:pStyle w:val="LetranormalTFG"/>
        <w:rPr>
          <w:del w:id="909" w:author="David Vacas Miguel" w:date="2018-06-26T17:45:00Z"/>
        </w:rPr>
      </w:pPr>
      <w:r>
        <w:rPr>
          <w:noProof/>
          <w:lang w:eastAsia="es-ES"/>
        </w:rPr>
        <w:drawing>
          <wp:anchor distT="0" distB="0" distL="114300" distR="114300" simplePos="0" relativeHeight="251673600" behindDoc="0" locked="0" layoutInCell="1" allowOverlap="1" wp14:anchorId="1F4BDCFF" wp14:editId="2B5B0DCC">
            <wp:simplePos x="0" y="0"/>
            <wp:positionH relativeFrom="column">
              <wp:posOffset>1270</wp:posOffset>
            </wp:positionH>
            <wp:positionV relativeFrom="paragraph">
              <wp:posOffset>184150</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del w:id="910" w:author="David Vacas Miguel" w:date="2018-06-26T13:51:00Z">
        <w:r w:rsidR="002E4A2A" w:rsidDel="00D25D18">
          <w:delText>Freeglut para crear modelos 3D.</w:delText>
        </w:r>
      </w:del>
    </w:p>
    <w:p w14:paraId="2B5E1ADD" w14:textId="79BAF07D" w:rsidR="00913D6B" w:rsidRPr="00FE3863" w:rsidRDefault="00913D6B" w:rsidP="00F21B89">
      <w:pPr>
        <w:pStyle w:val="LetranormalTFG"/>
      </w:pPr>
    </w:p>
    <w:p w14:paraId="54394795" w14:textId="045FB589" w:rsidR="00BC3217" w:rsidDel="00E45822" w:rsidRDefault="00D27C27" w:rsidP="00F21B89">
      <w:pPr>
        <w:pStyle w:val="TFGtitulo2"/>
        <w:rPr>
          <w:del w:id="911" w:author="David Vacas Miguel" w:date="2018-05-30T11:47:00Z"/>
        </w:rPr>
      </w:pPr>
      <w:bookmarkStart w:id="912" w:name="_Toc517795807"/>
      <w:bookmarkStart w:id="913" w:name="_Toc517798914"/>
      <w:ins w:id="914" w:author="David Vacas Miguel" w:date="2018-06-26T17:27:00Z">
        <w:r>
          <w:t>3.</w:t>
        </w:r>
      </w:ins>
      <w:r w:rsidR="00255D26">
        <w:t xml:space="preserve">1. </w:t>
      </w:r>
      <w:r w:rsidR="00D73616">
        <w:t>OpenGL</w:t>
      </w:r>
      <w:bookmarkEnd w:id="912"/>
      <w:bookmarkEnd w:id="913"/>
    </w:p>
    <w:p w14:paraId="1EEDFE48" w14:textId="2B40E547" w:rsidR="00D73616" w:rsidRDefault="00D73616">
      <w:pPr>
        <w:pStyle w:val="TFGtitulo2"/>
        <w:pPrChange w:id="915" w:author="David Vacas Miguel" w:date="2018-05-30T11:47:00Z">
          <w:pPr>
            <w:pStyle w:val="LetranormalTFG"/>
          </w:pPr>
        </w:pPrChange>
      </w:pPr>
    </w:p>
    <w:p w14:paraId="257A79FB" w14:textId="1DCA9C89"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w:t>
      </w:r>
      <w:ins w:id="916" w:author="David Vacas Miguel" w:date="2018-06-26T13:53:00Z">
        <w:r w:rsidR="00C73A70">
          <w:t>u</w:t>
        </w:r>
      </w:ins>
      <w:del w:id="917" w:author="David Vacas Miguel" w:date="2018-06-26T13:53:00Z">
        <w:r w:rsidR="00D73616" w:rsidDel="00C73A70">
          <w:delText>o</w:delText>
        </w:r>
      </w:del>
      <w:r w:rsidR="00D73616">
        <w:t xml:space="preserve"> OpenGL. Se decidió utilizar OpenGL puesto que es la librería más conocida, pública y multiplataforma, además</w:t>
      </w:r>
      <w:ins w:id="918" w:author="David Vacas Miguel" w:date="2018-06-26T13:53:00Z">
        <w:r w:rsidR="00C73A70">
          <w:t xml:space="preserve"> de que</w:t>
        </w:r>
      </w:ins>
      <w:r w:rsidR="00D73616">
        <w:t xml:space="preserve"> es fácil integrarl</w:t>
      </w:r>
      <w:r w:rsidR="00F17C90">
        <w:t>a</w:t>
      </w:r>
      <w:r w:rsidR="00D73616">
        <w:t xml:space="preserve"> en la mayoría de los proyectos.</w:t>
      </w:r>
    </w:p>
    <w:p w14:paraId="66A648F4" w14:textId="32018C37" w:rsidR="00D73616" w:rsidRDefault="00D73616" w:rsidP="00D73616">
      <w:pPr>
        <w:pStyle w:val="LetranormalTFG"/>
      </w:pPr>
      <w:r>
        <w:t xml:space="preserve">OpenGL es una API multilenguaje y multiplataforma que se utiliza para el desarrollo de aplicaciones en las que se utilicen gráficos 2D y 3D. Este </w:t>
      </w:r>
      <w:del w:id="919" w:author="David Vacas Miguel" w:date="2018-06-26T13:54:00Z">
        <w:r w:rsidDel="00C73A70">
          <w:delText xml:space="preserve">te </w:delText>
        </w:r>
      </w:del>
      <w:r>
        <w:t xml:space="preserve">proporciona funciones con las cuales </w:t>
      </w:r>
      <w:del w:id="920" w:author="David Vacas Miguel" w:date="2018-06-26T13:54:00Z">
        <w:r w:rsidDel="00C73A70">
          <w:delText xml:space="preserve">podrás </w:delText>
        </w:r>
      </w:del>
      <w:ins w:id="921" w:author="David Vacas Miguel" w:date="2018-06-26T13:54:00Z">
        <w:r w:rsidR="00C73A70">
          <w:t xml:space="preserve">se pueden renderizar </w:t>
        </w:r>
      </w:ins>
      <w:del w:id="922" w:author="David Vacas Miguel" w:date="2018-06-26T13:54:00Z">
        <w:r w:rsidDel="00C73A70">
          <w:delText xml:space="preserve">realizar </w:delText>
        </w:r>
      </w:del>
      <w:r>
        <w:t>imágenes,</w:t>
      </w:r>
      <w:ins w:id="923" w:author="David Vacas Miguel" w:date="2018-06-26T13:54:00Z">
        <w:r w:rsidR="00C73A70">
          <w:t xml:space="preserve"> realizar</w:t>
        </w:r>
      </w:ins>
      <w:r>
        <w:t xml:space="preserve"> animaciones, juegos, simulaciones, etc. </w:t>
      </w:r>
      <w:ins w:id="924" w:author="David Vacas Miguel" w:date="2018-06-26T13:54:00Z">
        <w:r w:rsidR="00C73A70">
          <w:t xml:space="preserve">Adicionalmente, </w:t>
        </w:r>
      </w:ins>
      <w:r>
        <w:t xml:space="preserve">OpenGL </w:t>
      </w:r>
      <w:del w:id="925" w:author="David Vacas Miguel" w:date="2018-06-26T13:55:00Z">
        <w:r w:rsidDel="00C73A70">
          <w:delText>te permite realizar entre otras muchas cosas</w:delText>
        </w:r>
      </w:del>
      <w:ins w:id="926" w:author="David Vacas Miguel" w:date="2018-06-26T13:55:00Z">
        <w:r w:rsidR="00C73A70">
          <w:t>también permite</w:t>
        </w:r>
      </w:ins>
      <w:r>
        <w:t>:</w:t>
      </w:r>
    </w:p>
    <w:p w14:paraId="1449B061" w14:textId="266FCBC8" w:rsidR="00D73616" w:rsidRDefault="00D73616" w:rsidP="00D73616">
      <w:pPr>
        <w:pStyle w:val="LetranormalTFG"/>
        <w:numPr>
          <w:ilvl w:val="0"/>
          <w:numId w:val="25"/>
        </w:numPr>
      </w:pPr>
      <w:r>
        <w:t xml:space="preserve">Construir formas geométricas a partir de las primitivas que este </w:t>
      </w:r>
      <w:del w:id="927" w:author="David Vacas Miguel" w:date="2018-06-26T13:56:00Z">
        <w:r w:rsidDel="002A40A7">
          <w:delText xml:space="preserve">te </w:delText>
        </w:r>
      </w:del>
      <w:r>
        <w:t>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C386E6C" w:rsidR="00D73616" w:rsidRDefault="00D73616" w:rsidP="00D73616">
      <w:pPr>
        <w:pStyle w:val="LetranormalTFG"/>
      </w:pPr>
      <w:r>
        <w:t>OpenGL tiene diferentes versiones que siguen pudiendo ser utilizadas hoy en día</w:t>
      </w:r>
      <w:ins w:id="928" w:author="David Vacas Miguel" w:date="2018-06-26T13:56:00Z">
        <w:r w:rsidR="002A40A7">
          <w:t>.</w:t>
        </w:r>
      </w:ins>
      <w:del w:id="929" w:author="David Vacas Miguel" w:date="2018-06-26T13:56:00Z">
        <w:r w:rsidDel="002A40A7">
          <w:delText>,</w:delText>
        </w:r>
      </w:del>
      <w:r>
        <w:t xml:space="preserve"> </w:t>
      </w:r>
      <w:del w:id="930" w:author="David Vacas Miguel" w:date="2018-06-26T13:56:00Z">
        <w:r w:rsidDel="002A40A7">
          <w:delText>a</w:delText>
        </w:r>
      </w:del>
      <w:ins w:id="931" w:author="David Vacas Miguel" w:date="2018-06-26T13:56:00Z">
        <w:r w:rsidR="002A40A7">
          <w:t>A</w:t>
        </w:r>
      </w:ins>
      <w:r>
        <w:t xml:space="preserve">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1D4C388E" w:rsidR="00D73616" w:rsidRDefault="00D73616" w:rsidP="00F21B89">
      <w:pPr>
        <w:pStyle w:val="LetranormalTFG"/>
      </w:pPr>
      <w:r>
        <w:t>A pesar de esto OpenGL tiene un problema, no es fácil crear una interfaz con la que un usuario pueda interactuar</w:t>
      </w:r>
      <w:ins w:id="932" w:author="David Vacas Miguel" w:date="2018-06-26T13:57:00Z">
        <w:r w:rsidR="002A40A7">
          <w:t>.</w:t>
        </w:r>
      </w:ins>
      <w:del w:id="933" w:author="David Vacas Miguel" w:date="2018-06-26T13:57:00Z">
        <w:r w:rsidDel="002A40A7">
          <w:delText>,</w:delText>
        </w:r>
      </w:del>
      <w:r>
        <w:t xml:space="preserve"> </w:t>
      </w:r>
      <w:del w:id="934" w:author="David Vacas Miguel" w:date="2018-06-26T13:57:00Z">
        <w:r w:rsidDel="002A40A7">
          <w:delText>p</w:delText>
        </w:r>
      </w:del>
      <w:ins w:id="935" w:author="David Vacas Miguel" w:date="2018-06-26T13:57:00Z">
        <w:r w:rsidR="002A40A7">
          <w:t>P</w:t>
        </w:r>
      </w:ins>
      <w:r>
        <w:t>or ello y para solucionar este problema</w:t>
      </w:r>
      <w:ins w:id="936" w:author="David Vacas Miguel" w:date="2018-06-26T13:57:00Z">
        <w:r w:rsidR="002A40A7">
          <w:t>,</w:t>
        </w:r>
      </w:ins>
      <w:r>
        <w:t xml:space="preserve"> </w:t>
      </w:r>
      <w:ins w:id="937" w:author="David Vacas Miguel" w:date="2018-06-26T13:57:00Z">
        <w:r w:rsidR="002A40A7">
          <w:t xml:space="preserve">como se verá más adelante, </w:t>
        </w:r>
      </w:ins>
      <w:r>
        <w:t xml:space="preserve">se </w:t>
      </w:r>
      <w:ins w:id="938" w:author="David Vacas Miguel" w:date="2018-06-26T13:57:00Z">
        <w:r w:rsidR="002A40A7">
          <w:t xml:space="preserve">ha </w:t>
        </w:r>
      </w:ins>
      <w:r>
        <w:t>utiliza Qt en este proyecto.</w:t>
      </w:r>
    </w:p>
    <w:p w14:paraId="62DA5690" w14:textId="70D383F5" w:rsidR="005273B0" w:rsidDel="002A40A7" w:rsidRDefault="005273B0" w:rsidP="005273B0">
      <w:pPr>
        <w:pStyle w:val="LetranormalTFG"/>
        <w:rPr>
          <w:del w:id="939" w:author="David Vacas Miguel" w:date="2018-06-26T13:58:00Z"/>
        </w:rPr>
      </w:pPr>
      <w:r>
        <w:t>El cauce grafico es el conjunto de transformaciones y procesados de la imagen que se realiza a los elementos que definen la escena hasta llegar a la imagen resultante final.</w:t>
      </w:r>
      <w:ins w:id="940" w:author="David Vacas Miguel" w:date="2018-06-26T13:58:00Z">
        <w:r w:rsidR="002A40A7">
          <w:t xml:space="preserve"> </w:t>
        </w:r>
      </w:ins>
      <w:del w:id="941" w:author="David Vacas Miguel" w:date="2018-06-26T13:58:00Z">
        <w:r w:rsidDel="002A40A7">
          <w:delText xml:space="preserve"> Actualmente la generación de estas imágenes sigue una serie de pasos ya definidos.</w:delText>
        </w:r>
      </w:del>
    </w:p>
    <w:p w14:paraId="6D37B21A" w14:textId="11C67A5F" w:rsidR="005273B0" w:rsidDel="002A40A7" w:rsidRDefault="005273B0" w:rsidP="002A40A7">
      <w:pPr>
        <w:pStyle w:val="LetranormalTFG"/>
        <w:rPr>
          <w:del w:id="942" w:author="David Vacas Miguel" w:date="2018-06-26T14:04:00Z"/>
        </w:rPr>
      </w:pPr>
      <w:del w:id="943" w:author="David Vacas Miguel" w:date="2018-06-26T13:58:00Z">
        <w:r w:rsidDel="002A40A7">
          <w:delText>El cauce grafico</w:delText>
        </w:r>
      </w:del>
      <w:ins w:id="944" w:author="David Vacas Miguel" w:date="2018-06-26T13:58:00Z">
        <w:r w:rsidR="002A40A7">
          <w:t>Dicho cauce</w:t>
        </w:r>
      </w:ins>
      <w:r>
        <w:t xml:space="preserve"> se divide en varios pasos o etapas que se conectan entre ellas, es decir la salida de la primera será la entrada de la segunda, y así sucesivamente. En la figura </w:t>
      </w:r>
      <w:r w:rsidR="00562E23">
        <w:t>1</w:t>
      </w:r>
      <w:ins w:id="945" w:author="David Vacas Miguel" w:date="2018-05-27T13:32:00Z">
        <w:r w:rsidR="00447A67">
          <w:t>5</w:t>
        </w:r>
      </w:ins>
      <w:del w:id="946" w:author="David Vacas Miguel" w:date="2018-05-27T13:32:00Z">
        <w:r w:rsidR="00562E23" w:rsidDel="00447A67">
          <w:delText>4</w:delText>
        </w:r>
      </w:del>
      <w:r>
        <w:t xml:space="preserve"> podemos observar las diferentes etapas y como se conectan</w:t>
      </w:r>
      <w:del w:id="947" w:author="David Vacas Miguel" w:date="2018-06-26T13:59:00Z">
        <w:r w:rsidDel="002A40A7">
          <w:delText xml:space="preserve"> como hemos citado anteriormente</w:delText>
        </w:r>
      </w:del>
      <w:r>
        <w:t>.</w:t>
      </w:r>
      <w:ins w:id="948" w:author="David Vacas Miguel" w:date="2018-06-26T13:59:00Z">
        <w:r w:rsidR="002A40A7">
          <w:t xml:space="preserve"> OpenGL define las etapas de un cauce grafico común para todos los tipos de hardwa</w:t>
        </w:r>
      </w:ins>
      <w:ins w:id="949" w:author="David Vacas Miguel" w:date="2018-06-26T14:00:00Z">
        <w:r w:rsidR="002A40A7">
          <w:t>re.</w:t>
        </w:r>
      </w:ins>
    </w:p>
    <w:p w14:paraId="06514B82" w14:textId="77777777" w:rsidR="002A40A7" w:rsidRDefault="002A40A7" w:rsidP="005273B0">
      <w:pPr>
        <w:pStyle w:val="LetranormalTFG"/>
        <w:rPr>
          <w:ins w:id="950" w:author="David Vacas Miguel" w:date="2018-06-26T14:04:00Z"/>
        </w:rPr>
      </w:pPr>
    </w:p>
    <w:p w14:paraId="0CB87D98" w14:textId="77777777" w:rsidR="005273B0" w:rsidDel="002A40A7" w:rsidRDefault="005273B0" w:rsidP="005273B0">
      <w:pPr>
        <w:pStyle w:val="LetranormalTFG"/>
        <w:rPr>
          <w:del w:id="951" w:author="David Vacas Miguel" w:date="2018-06-26T14:04:00Z"/>
        </w:rPr>
      </w:pPr>
    </w:p>
    <w:p w14:paraId="1CB6E44C" w14:textId="1592205B" w:rsidR="005273B0" w:rsidRDefault="005273B0">
      <w:pPr>
        <w:pStyle w:val="LetranormalTFG"/>
        <w:jc w:val="center"/>
      </w:pPr>
      <w:del w:id="952" w:author="David Vacas Miguel" w:date="2018-06-26T14:02:00Z">
        <w:r w:rsidDel="002A40A7">
          <w:rPr>
            <w:noProof/>
            <w:lang w:eastAsia="es-ES"/>
          </w:rPr>
          <w:drawing>
            <wp:inline distT="0" distB="0" distL="0" distR="0" wp14:anchorId="04A902BA" wp14:editId="5F35308E">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del>
      <w:ins w:id="953" w:author="David Vacas Miguel" w:date="2018-06-26T14:04:00Z">
        <w:r w:rsidR="002A40A7">
          <w:rPr>
            <w:noProof/>
          </w:rPr>
          <w:drawing>
            <wp:inline distT="0" distB="0" distL="0" distR="0" wp14:anchorId="053D510D" wp14:editId="4270B1B7">
              <wp:extent cx="4992867" cy="231457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28859" cy="2331260"/>
                      </a:xfrm>
                      <a:prstGeom prst="rect">
                        <a:avLst/>
                      </a:prstGeom>
                      <a:noFill/>
                      <a:ln>
                        <a:noFill/>
                      </a:ln>
                    </pic:spPr>
                  </pic:pic>
                </a:graphicData>
              </a:graphic>
            </wp:inline>
          </w:drawing>
        </w:r>
      </w:ins>
    </w:p>
    <w:p w14:paraId="2F60F44D" w14:textId="0BB366EA" w:rsidR="005273B0" w:rsidDel="001523AB" w:rsidRDefault="005273B0" w:rsidP="005273B0">
      <w:pPr>
        <w:pStyle w:val="LetranormalTFG"/>
        <w:jc w:val="center"/>
        <w:rPr>
          <w:del w:id="954" w:author="David Vacas Miguel" w:date="2018-06-02T12:58:00Z"/>
        </w:rPr>
      </w:pPr>
      <w:r>
        <w:rPr>
          <w:b/>
        </w:rPr>
        <w:t xml:space="preserve">Figura </w:t>
      </w:r>
      <w:r w:rsidR="00562E23">
        <w:rPr>
          <w:b/>
        </w:rPr>
        <w:t>1</w:t>
      </w:r>
      <w:ins w:id="955" w:author="David Vacas Miguel" w:date="2018-05-27T13:32:00Z">
        <w:r w:rsidR="00447A67">
          <w:rPr>
            <w:b/>
          </w:rPr>
          <w:t>5</w:t>
        </w:r>
      </w:ins>
      <w:del w:id="956"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0AEDF3" w:rsidR="005273B0" w:rsidDel="001523AB" w:rsidRDefault="005273B0" w:rsidP="005273B0">
      <w:pPr>
        <w:pStyle w:val="LetranormalTFG"/>
        <w:rPr>
          <w:del w:id="957" w:author="David Vacas Miguel" w:date="2018-06-02T12:58:00Z"/>
        </w:rPr>
      </w:pPr>
      <w:del w:id="958" w:author="David Vacas Miguel" w:date="2018-06-26T14:06:00Z">
        <w:r w:rsidDel="00CA6F04">
          <w:lastRenderedPageBreak/>
          <w:delText>Las tres etapas principales del cauce grafico son: transformación</w:delText>
        </w:r>
        <w:r w:rsidR="003904EC" w:rsidDel="00CA6F04">
          <w:delText>/geométrica</w:delText>
        </w:r>
        <w:r w:rsidDel="00CA6F04">
          <w:delText>, rasterizado y sombreado.</w:delText>
        </w:r>
      </w:del>
      <w:ins w:id="959" w:author="David Vacas Miguel" w:date="2018-06-26T14:06:00Z">
        <w:r w:rsidR="00CA6F04">
          <w:t>De todas estas etapas, se describen a continuación las asociadas al procesamiento de los vértices de la escena (a) por ser las más importantes para el desarrollo de este proyecto.</w:t>
        </w:r>
      </w:ins>
    </w:p>
    <w:p w14:paraId="4C4CE3CD" w14:textId="234477C9" w:rsidR="00BC3217" w:rsidRDefault="00BC3217">
      <w:pPr>
        <w:pStyle w:val="LetranormalTFG"/>
      </w:pPr>
    </w:p>
    <w:p w14:paraId="55BE0D92" w14:textId="079CAF78" w:rsidR="00D73616" w:rsidDel="001523AB" w:rsidRDefault="00D27C27" w:rsidP="00F21B89">
      <w:pPr>
        <w:pStyle w:val="TFGtitulo2"/>
        <w:rPr>
          <w:del w:id="960" w:author="David Vacas Miguel" w:date="2018-06-02T12:58:00Z"/>
        </w:rPr>
      </w:pPr>
      <w:bookmarkStart w:id="961" w:name="_Toc517795808"/>
      <w:bookmarkStart w:id="962" w:name="_Toc517798915"/>
      <w:ins w:id="963" w:author="David Vacas Miguel" w:date="2018-06-26T17:27:00Z">
        <w:r>
          <w:t>3.</w:t>
        </w:r>
      </w:ins>
      <w:r w:rsidR="00255D26">
        <w:t xml:space="preserve">2. </w:t>
      </w:r>
      <w:r w:rsidR="00D73616">
        <w:t>Etapa Geométrica</w:t>
      </w:r>
      <w:bookmarkEnd w:id="961"/>
      <w:bookmarkEnd w:id="962"/>
    </w:p>
    <w:p w14:paraId="288AB332" w14:textId="77777777" w:rsidR="00762C1C" w:rsidRDefault="00762C1C">
      <w:pPr>
        <w:pStyle w:val="TFGtitulo2"/>
        <w:pPrChange w:id="964" w:author="David Vacas Miguel" w:date="2018-06-02T12:58:00Z">
          <w:pPr>
            <w:pStyle w:val="LetranormalTFG"/>
          </w:pPr>
        </w:pPrChange>
      </w:pPr>
    </w:p>
    <w:p w14:paraId="5AF61A04" w14:textId="39E92F69" w:rsidR="00D73616" w:rsidRDefault="00762C1C" w:rsidP="00D73616">
      <w:pPr>
        <w:pStyle w:val="LetranormalTFG"/>
      </w:pPr>
      <w:r>
        <w:t xml:space="preserve">En esta etapa se transforma las coordenadas de los vértices de los objetos </w:t>
      </w:r>
      <w:del w:id="965" w:author="David Vacas Miguel" w:date="2018-06-26T14:07:00Z">
        <w:r w:rsidDel="00CA6F04">
          <w:delText xml:space="preserve">de </w:delText>
        </w:r>
      </w:del>
      <w:ins w:id="966" w:author="David Vacas Miguel" w:date="2018-06-26T14:07:00Z">
        <w:r w:rsidR="00CA6F04">
          <w:t xml:space="preserve">3D en </w:t>
        </w:r>
      </w:ins>
      <w:r>
        <w:t>su sistema local a su proyección en 2D.</w:t>
      </w:r>
      <w:del w:id="967" w:author="David Vacas Miguel" w:date="2018-06-26T14:07:00Z">
        <w:r w:rsidDel="00CA6F04">
          <w:delText xml:space="preserve"> </w:delText>
        </w:r>
      </w:del>
      <w:ins w:id="968" w:author="David Vacas Miguel" w:date="2018-06-26T14:07:00Z">
        <w:r w:rsidR="00CA6F04">
          <w:t xml:space="preserve"> Dicha etapa lleva a cabo su tarea mediante una serie de cálculos matriciales</w:t>
        </w:r>
      </w:ins>
      <w:ins w:id="969" w:author="David Vacas Miguel" w:date="2018-06-26T14:08:00Z">
        <w:r w:rsidR="00CA6F04">
          <w:t>. En concreto,</w:t>
        </w:r>
      </w:ins>
      <w:del w:id="970" w:author="David Vacas Miguel" w:date="2018-06-26T14:07:00Z">
        <w:r w:rsidDel="00CA6F04">
          <w:delText>Esto se realiza mediante cálculos de matrices en los que una vez se han realizado todos los cálculos se consiguen las coordenadas en la proyección.</w:delText>
        </w:r>
        <w:r w:rsidR="009318A1" w:rsidRPr="009318A1" w:rsidDel="00CA6F04">
          <w:delText xml:space="preserve"> </w:delText>
        </w:r>
        <w:r w:rsidR="00DB787F" w:rsidDel="00CA6F04">
          <w:delText>Para</w:delText>
        </w:r>
        <w:r w:rsidR="009318A1" w:rsidDel="00CA6F04">
          <w:delText xml:space="preserve"> 3D, las matrices que se utilizan para los cálculos son matrices 4x4</w:delText>
        </w:r>
      </w:del>
      <w:del w:id="971" w:author="David Vacas Miguel" w:date="2018-06-26T14:08:00Z">
        <w:r w:rsidR="009318A1" w:rsidDel="00CA6F04">
          <w:delText>.</w:delText>
        </w:r>
        <w:r w:rsidR="009318A1" w:rsidRPr="009318A1" w:rsidDel="00CA6F04">
          <w:delText xml:space="preserve"> </w:delText>
        </w:r>
        <w:r w:rsidR="009318A1" w:rsidDel="00CA6F04">
          <w:delText>P</w:delText>
        </w:r>
      </w:del>
      <w:ins w:id="972" w:author="David Vacas Miguel" w:date="2018-06-26T14:08:00Z">
        <w:r w:rsidR="00CA6F04">
          <w:t xml:space="preserve"> p</w:t>
        </w:r>
      </w:ins>
      <w:r w:rsidR="009318A1">
        <w:t xml:space="preserve">ara obtener las coordenadas donde se encuentra cada punto del objeto dentro de </w:t>
      </w:r>
      <w:del w:id="973" w:author="David Vacas Miguel" w:date="2018-06-26T14:08:00Z">
        <w:r w:rsidR="009318A1" w:rsidDel="00CA6F04">
          <w:delText xml:space="preserve">la escena </w:delText>
        </w:r>
      </w:del>
      <w:ins w:id="974" w:author="David Vacas Miguel" w:date="2018-06-26T14:08:00Z">
        <w:r w:rsidR="00CA6F04">
          <w:t xml:space="preserve">la imagen final </w:t>
        </w:r>
      </w:ins>
      <w:r w:rsidR="009318A1">
        <w:t xml:space="preserve">es necesario calcular la matriz </w:t>
      </w:r>
      <w:proofErr w:type="spellStart"/>
      <w:r w:rsidR="009318A1">
        <w:t>model-view-projection</w:t>
      </w:r>
      <w:proofErr w:type="spellEnd"/>
      <w:r w:rsidR="009318A1">
        <w:t xml:space="preserve"> (MVP)</w:t>
      </w:r>
      <w:del w:id="975" w:author="David Vacas Miguel" w:date="2018-06-26T14:08:00Z">
        <w:r w:rsidR="009318A1" w:rsidDel="00CA6F04">
          <w:delText>, c</w:delText>
        </w:r>
      </w:del>
      <w:ins w:id="976" w:author="David Vacas Miguel" w:date="2018-06-26T14:08:00Z">
        <w:r w:rsidR="00CA6F04">
          <w:t>. C</w:t>
        </w:r>
      </w:ins>
      <w:r w:rsidR="009318A1">
        <w:t>omo su nombre indica, esta matriz viene dada por la multiplicación de tres matrices distintas</w:t>
      </w:r>
      <w:ins w:id="977" w:author="David Vacas Miguel" w:date="2018-06-26T14:09:00Z">
        <w:r w:rsidR="00CA6F04">
          <w:t>, que implementan</w:t>
        </w:r>
      </w:ins>
      <w:del w:id="978" w:author="David Vacas Miguel" w:date="2018-06-26T14:09:00Z">
        <w:r w:rsidR="009318A1" w:rsidDel="00CA6F04">
          <w:delText xml:space="preserve"> las cuales realizan cálculos para la obtención de </w:delText>
        </w:r>
      </w:del>
      <w:ins w:id="979" w:author="David Vacas Miguel" w:date="2018-06-26T14:09:00Z">
        <w:r w:rsidR="00CA6F04">
          <w:t xml:space="preserve"> </w:t>
        </w:r>
      </w:ins>
      <w:r w:rsidR="009318A1">
        <w:t>diferentes funcionalidades</w:t>
      </w:r>
      <w:ins w:id="980" w:author="David Vacas Miguel" w:date="2018-06-26T14:09:00Z">
        <w:r w:rsidR="00CA6F04">
          <w:t>.</w:t>
        </w:r>
      </w:ins>
      <w:del w:id="981" w:author="David Vacas Miguel" w:date="2018-06-26T14:09:00Z">
        <w:r w:rsidR="009318A1" w:rsidDel="00CA6F04">
          <w:delText>, es decir,</w:delText>
        </w:r>
      </w:del>
      <w:r w:rsidR="009318A1">
        <w:t xml:space="preserve"> </w:t>
      </w:r>
      <w:del w:id="982" w:author="David Vacas Miguel" w:date="2018-06-26T14:09:00Z">
        <w:r w:rsidR="009318A1" w:rsidDel="00CA6F04">
          <w:delText>l</w:delText>
        </w:r>
      </w:del>
      <w:ins w:id="983" w:author="David Vacas Miguel" w:date="2018-06-26T14:09:00Z">
        <w:r w:rsidR="00CA6F04">
          <w:t>L</w:t>
        </w:r>
      </w:ins>
      <w:r w:rsidR="009318A1">
        <w:t>a ecuación</w:t>
      </w:r>
      <w:ins w:id="984" w:author="David Vacas Miguel" w:date="2018-06-26T14:09:00Z">
        <w:r w:rsidR="00CA6F04">
          <w:t xml:space="preserve"> (12)</w:t>
        </w:r>
      </w:ins>
      <w:r w:rsidR="009318A1">
        <w:t xml:space="preserve"> </w:t>
      </w:r>
      <w:del w:id="985" w:author="David Vacas Miguel" w:date="2018-06-26T14:09:00Z">
        <w:r w:rsidR="009318A1" w:rsidDel="00CA6F04">
          <w:delText>que se implementa en esta etapa es</w:delText>
        </w:r>
      </w:del>
      <w:ins w:id="986" w:author="David Vacas Miguel" w:date="2018-06-26T14:09:00Z">
        <w:r w:rsidR="00CA6F04">
          <w:t>mue</w:t>
        </w:r>
      </w:ins>
      <w:ins w:id="987" w:author="David Vacas Miguel" w:date="2018-06-26T14:10:00Z">
        <w:r w:rsidR="00CA6F04">
          <w:t xml:space="preserve">stra el </w:t>
        </w:r>
      </w:ins>
      <w:ins w:id="988" w:author="David Vacas Miguel" w:date="2018-06-26T17:27:00Z">
        <w:r w:rsidR="00D27C27">
          <w:t>cálculo</w:t>
        </w:r>
      </w:ins>
      <w:ins w:id="989" w:author="David Vacas Miguel" w:date="2018-06-26T14:10:00Z">
        <w:r w:rsidR="00CA6F04">
          <w:t xml:space="preserve"> llevado a cabo por dicha etapa, donde </w:t>
        </w:r>
      </w:ins>
      <w:ins w:id="990" w:author="David Vacas Miguel" w:date="2018-06-26T14:10:00Z">
        <w:r w:rsidR="00CA6F04" w:rsidRPr="009D25A6">
          <w:rPr>
            <w:position w:val="-6"/>
          </w:rPr>
          <w:object w:dxaOrig="240" w:dyaOrig="279" w14:anchorId="790D966E">
            <v:shape id="_x0000_i1066" type="#_x0000_t75" style="width:12pt;height:14.25pt" o:ole="">
              <v:imagedata r:id="rId116" o:title=""/>
            </v:shape>
            <o:OLEObject Type="Embed" ProgID="Equation.DSMT4" ShapeID="_x0000_i1066" DrawAspect="Content" ObjectID="_1591543811" r:id="rId117"/>
          </w:object>
        </w:r>
      </w:ins>
      <w:ins w:id="991" w:author="David Vacas Miguel" w:date="2018-06-26T14:10:00Z">
        <w:r w:rsidR="00CA6F04">
          <w:t xml:space="preserve"> es el vértice proyectado visto desde la cámara y </w:t>
        </w:r>
      </w:ins>
      <w:ins w:id="992" w:author="David Vacas Miguel" w:date="2018-06-26T14:10:00Z">
        <w:r w:rsidR="00CA6F04" w:rsidRPr="009D25A6">
          <w:rPr>
            <w:position w:val="-6"/>
          </w:rPr>
          <w:object w:dxaOrig="180" w:dyaOrig="220" w14:anchorId="1950FB24">
            <v:shape id="_x0000_i1067" type="#_x0000_t75" style="width:8.25pt;height:11.25pt" o:ole="">
              <v:imagedata r:id="rId118" o:title=""/>
            </v:shape>
            <o:OLEObject Type="Embed" ProgID="Equation.DSMT4" ShapeID="_x0000_i1067" DrawAspect="Content" ObjectID="_1591543812" r:id="rId119"/>
          </w:object>
        </w:r>
      </w:ins>
      <w:ins w:id="993" w:author="David Vacas Miguel" w:date="2018-06-26T14:10:00Z">
        <w:r w:rsidR="00CA6F04">
          <w:t xml:space="preserve"> el vértice del modelo del objeto a visualizar [3].</w:t>
        </w:r>
      </w:ins>
    </w:p>
    <w:p w14:paraId="3B623E82" w14:textId="1CA0A48E" w:rsidR="009318A1" w:rsidRDefault="003261C4" w:rsidP="00A641E3">
      <w:pPr>
        <w:pStyle w:val="LetranormalTFG"/>
        <w:tabs>
          <w:tab w:val="right" w:pos="9070"/>
        </w:tabs>
      </w:pPr>
      <w:r w:rsidRPr="009D25A6">
        <w:rPr>
          <w:position w:val="-14"/>
        </w:rPr>
        <w:object w:dxaOrig="3240" w:dyaOrig="380" w14:anchorId="33B2B981">
          <v:shape id="_x0000_i1068" type="#_x0000_t75" style="width:189.75pt;height:21.75pt" o:ole="">
            <v:imagedata r:id="rId120" o:title=""/>
          </v:shape>
          <o:OLEObject Type="Embed" ProgID="Equation.DSMT4" ShapeID="_x0000_i1068" DrawAspect="Content" ObjectID="_1591543813" r:id="rId121"/>
        </w:object>
      </w:r>
      <w:ins w:id="994" w:author="David Vacas Miguel" w:date="2018-05-31T11:59:00Z">
        <w:r w:rsidR="00A641E3">
          <w:tab/>
        </w:r>
      </w:ins>
      <w:ins w:id="995" w:author="David Vacas Miguel" w:date="2018-05-30T11:50:00Z">
        <w:r w:rsidR="00E45822">
          <w:t>(</w:t>
        </w:r>
      </w:ins>
      <w:ins w:id="996" w:author="David Vacas Miguel" w:date="2018-06-01T03:15:00Z">
        <w:r w:rsidR="00597559">
          <w:t>1</w:t>
        </w:r>
      </w:ins>
      <w:ins w:id="997" w:author="David Vacas Miguel" w:date="2018-06-21T20:45:00Z">
        <w:r w:rsidR="003E273F">
          <w:t>2</w:t>
        </w:r>
      </w:ins>
      <w:ins w:id="998" w:author="David Vacas Miguel" w:date="2018-05-30T11:50:00Z">
        <w:r w:rsidR="00E45822">
          <w:t>)</w:t>
        </w:r>
      </w:ins>
    </w:p>
    <w:p w14:paraId="6D4DCEE5" w14:textId="0C4249C6" w:rsidR="009318A1" w:rsidDel="00CA6F04" w:rsidRDefault="00CA6F04" w:rsidP="00D73616">
      <w:pPr>
        <w:pStyle w:val="LetranormalTFG"/>
        <w:rPr>
          <w:del w:id="999" w:author="David Vacas Miguel" w:date="2018-06-26T14:10:00Z"/>
        </w:rPr>
      </w:pPr>
      <w:ins w:id="1000" w:author="David Vacas Miguel" w:date="2018-06-26T14:10:00Z">
        <w:r>
          <w:t xml:space="preserve">Esta </w:t>
        </w:r>
      </w:ins>
      <w:ins w:id="1001" w:author="David Vacas Miguel" w:date="2018-06-26T14:11:00Z">
        <w:r>
          <w:t xml:space="preserve">ecuación requiere como entrada cada uno de los vértices de los modelos a visualizar. </w:t>
        </w:r>
      </w:ins>
      <w:del w:id="1002" w:author="David Vacas Miguel" w:date="2018-06-26T14:10:00Z">
        <w:r w:rsidR="00DB787F" w:rsidDel="00CA6F04">
          <w:delText>donde</w:delText>
        </w:r>
        <w:r w:rsidR="009318A1" w:rsidDel="00CA6F04">
          <w:delText xml:space="preserve"> </w:delText>
        </w:r>
        <w:r w:rsidR="009318A1" w:rsidRPr="009D25A6" w:rsidDel="00CA6F04">
          <w:rPr>
            <w:position w:val="-6"/>
          </w:rPr>
          <w:object w:dxaOrig="240" w:dyaOrig="279" w14:anchorId="5B84D3F4">
            <v:shape id="_x0000_i1069" type="#_x0000_t75" style="width:12pt;height:14.25pt" o:ole="">
              <v:imagedata r:id="rId116" o:title=""/>
            </v:shape>
            <o:OLEObject Type="Embed" ProgID="Equation.DSMT4" ShapeID="_x0000_i1069" DrawAspect="Content" ObjectID="_1591543814" r:id="rId122"/>
          </w:object>
        </w:r>
        <w:r w:rsidR="009318A1" w:rsidDel="00CA6F04">
          <w:delText xml:space="preserve">es </w:delText>
        </w:r>
        <w:r w:rsidR="00DB787F" w:rsidDel="00CA6F04">
          <w:delText>el vértice proyectado visto desde la cámara</w:delText>
        </w:r>
        <w:r w:rsidR="009318A1" w:rsidDel="00CA6F04">
          <w:delText xml:space="preserve"> y </w:delText>
        </w:r>
        <w:r w:rsidR="00F77DE6" w:rsidRPr="009D25A6" w:rsidDel="00CA6F04">
          <w:rPr>
            <w:position w:val="-6"/>
          </w:rPr>
          <w:object w:dxaOrig="180" w:dyaOrig="220" w14:anchorId="049567E2">
            <v:shape id="_x0000_i1070" type="#_x0000_t75" style="width:8.25pt;height:11.25pt" o:ole="">
              <v:imagedata r:id="rId118" o:title=""/>
            </v:shape>
            <o:OLEObject Type="Embed" ProgID="Equation.DSMT4" ShapeID="_x0000_i1070" DrawAspect="Content" ObjectID="_1591543815" r:id="rId123"/>
          </w:object>
        </w:r>
        <w:r w:rsidR="009318A1" w:rsidDel="00CA6F04">
          <w:delText xml:space="preserve"> </w:delText>
        </w:r>
        <w:r w:rsidR="00DB787F" w:rsidDel="00CA6F04">
          <w:delText>el vértice del modelo del objeto a visualizar</w:delText>
        </w:r>
        <w:r w:rsidR="009A1524" w:rsidDel="00CA6F04">
          <w:delText>.</w:delText>
        </w:r>
      </w:del>
    </w:p>
    <w:p w14:paraId="41CA06F9" w14:textId="64355910"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del w:id="1003" w:author="David Vacas Miguel" w:date="2018-06-26T14:11:00Z">
        <w:r w:rsidDel="00CA6F04">
          <w:delText>. Estos modelos son los que contienen las coordenadas</w:delText>
        </w:r>
        <w:r w:rsidR="00DB787F" w:rsidDel="00CA6F04">
          <w:delText xml:space="preserve"> de cada uno de los vértices del mismo.</w:delText>
        </w:r>
      </w:del>
      <w:ins w:id="1004" w:author="David Vacas Miguel" w:date="2018-06-26T14:11:00Z">
        <w:r w:rsidR="00CA6F04">
          <w:t>.</w:t>
        </w:r>
      </w:ins>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14E30D82" w14:textId="41CCB38C" w:rsidR="007E7028" w:rsidRDefault="007E7028" w:rsidP="007E7028">
      <w:pPr>
        <w:pStyle w:val="LetranormalTFG"/>
        <w:rPr>
          <w:ins w:id="1005" w:author="David Vacas Miguel" w:date="2018-06-26T14:51:00Z"/>
          <w:rStyle w:val="Titulo3tfgCar"/>
        </w:rPr>
      </w:pPr>
      <w:bookmarkStart w:id="1006" w:name="_Toc517795809"/>
      <w:bookmarkStart w:id="1007" w:name="_Toc517798916"/>
      <w:ins w:id="1008" w:author="David Vacas Miguel" w:date="2018-06-26T14:51:00Z">
        <w:r w:rsidRPr="00326B5B">
          <w:rPr>
            <w:rStyle w:val="Titulo3tfgCar"/>
          </w:rPr>
          <w:t>3.2.1</w:t>
        </w:r>
      </w:ins>
      <w:ins w:id="1009" w:author="David Vacas Miguel" w:date="2018-06-26T17:27:00Z">
        <w:r w:rsidR="00D27C27">
          <w:rPr>
            <w:rStyle w:val="Titulo3tfgCar"/>
          </w:rPr>
          <w:t>.</w:t>
        </w:r>
      </w:ins>
      <w:ins w:id="1010" w:author="David Vacas Miguel" w:date="2018-06-26T14:51:00Z">
        <w:r w:rsidRPr="00326B5B">
          <w:rPr>
            <w:rStyle w:val="Titulo3tfgCar"/>
          </w:rPr>
          <w:t xml:space="preserve"> </w:t>
        </w:r>
        <w:proofErr w:type="spellStart"/>
        <w:r w:rsidRPr="00326B5B">
          <w:rPr>
            <w:rStyle w:val="Titulo3tfgCar"/>
          </w:rPr>
          <w:t>Model</w:t>
        </w:r>
        <w:proofErr w:type="spellEnd"/>
        <w:r w:rsidRPr="00326B5B">
          <w:rPr>
            <w:rStyle w:val="Titulo3tfgCar"/>
          </w:rPr>
          <w:t xml:space="preserve"> (M)</w:t>
        </w:r>
        <w:bookmarkEnd w:id="1006"/>
        <w:bookmarkEnd w:id="1007"/>
      </w:ins>
    </w:p>
    <w:p w14:paraId="738A55F8" w14:textId="1CFBD3AB" w:rsidR="007E7028" w:rsidRPr="00326B5B" w:rsidRDefault="007E7028" w:rsidP="007E7028">
      <w:pPr>
        <w:pStyle w:val="LetranormalTFG"/>
        <w:rPr>
          <w:ins w:id="1011" w:author="David Vacas Miguel" w:date="2018-06-26T14:51:00Z"/>
          <w:b/>
          <w:i/>
        </w:rPr>
      </w:pPr>
      <w:ins w:id="1012" w:author="David Vacas Miguel" w:date="2018-06-26T14:51:00Z">
        <w:r>
          <w:t xml:space="preserve">Esta matriz realiza una transformación de las coordenadas de los vértices del modelo para ubicarlo en la escena. Normalmente es una combinación de tres posibles transformaciones elementales: traslación, escalado y rotación. Cada una de estas transformaciones vienen dadas por matrices, las cuales se multiplican unas sobre otras dando como resultado la matriz </w:t>
        </w:r>
        <w:proofErr w:type="spellStart"/>
        <w:r w:rsidRPr="00F21B89">
          <w:rPr>
            <w:i/>
          </w:rPr>
          <w:t>model</w:t>
        </w:r>
        <w:proofErr w:type="spellEnd"/>
        <w:r>
          <w:t xml:space="preserve">. En el caso que nos ocupa, posicionar al robot en el plano XZ con una determinada orientación, la matriz </w:t>
        </w:r>
        <w:proofErr w:type="spellStart"/>
        <w:r w:rsidRPr="00326B5B">
          <w:rPr>
            <w:i/>
          </w:rPr>
          <w:t>model</w:t>
        </w:r>
        <w:proofErr w:type="spellEnd"/>
        <w:r w:rsidRPr="00326B5B">
          <w:rPr>
            <w:i/>
          </w:rPr>
          <w:t xml:space="preserve"> </w:t>
        </w:r>
        <w:r>
          <w:t xml:space="preserve">se calcula </w:t>
        </w:r>
        <w:r>
          <w:lastRenderedPageBreak/>
          <w:t>mediante la ecuación (13), es decir, se realiza primero una rotación respecto al eje y (</w:t>
        </w:r>
      </w:ins>
      <w:ins w:id="1013" w:author="David Vacas Miguel" w:date="2018-06-26T14:51:00Z">
        <w:r w:rsidRPr="00D1461D">
          <w:rPr>
            <w:position w:val="-14"/>
          </w:rPr>
          <w:object w:dxaOrig="300" w:dyaOrig="380" w14:anchorId="4B5157C9">
            <v:shape id="_x0000_i1071" type="#_x0000_t75" style="width:15pt;height:18.75pt" o:ole="">
              <v:imagedata r:id="rId124" o:title=""/>
            </v:shape>
            <o:OLEObject Type="Embed" ProgID="Equation.DSMT4" ShapeID="_x0000_i1071" DrawAspect="Content" ObjectID="_1591543816" r:id="rId125"/>
          </w:object>
        </w:r>
      </w:ins>
      <w:ins w:id="1014" w:author="David Vacas Miguel" w:date="2018-06-26T14:51:00Z">
        <w:r>
          <w:t>) y después una translación en el plano XZ (</w:t>
        </w:r>
      </w:ins>
      <w:ins w:id="1015" w:author="David Vacas Miguel" w:date="2018-06-26T14:51:00Z">
        <w:r w:rsidRPr="00326B5B">
          <w:rPr>
            <w:position w:val="-12"/>
          </w:rPr>
          <w:object w:dxaOrig="320" w:dyaOrig="360" w14:anchorId="0AA1A22C">
            <v:shape id="_x0000_i1072" type="#_x0000_t75" style="width:16.5pt;height:18pt" o:ole="">
              <v:imagedata r:id="rId126" o:title=""/>
            </v:shape>
            <o:OLEObject Type="Embed" ProgID="Equation.DSMT4" ShapeID="_x0000_i1072" DrawAspect="Content" ObjectID="_1591543817" r:id="rId127"/>
          </w:object>
        </w:r>
      </w:ins>
      <w:ins w:id="1016" w:author="David Vacas Miguel" w:date="2018-06-26T14:51:00Z">
        <w:r>
          <w:t>).</w:t>
        </w:r>
      </w:ins>
    </w:p>
    <w:p w14:paraId="1D110A8D" w14:textId="79481681" w:rsidR="007E7028" w:rsidRPr="00326B5B" w:rsidRDefault="007E7028" w:rsidP="007E7028">
      <w:pPr>
        <w:pStyle w:val="LetranormalTFG"/>
        <w:tabs>
          <w:tab w:val="right" w:pos="9070"/>
        </w:tabs>
        <w:rPr>
          <w:ins w:id="1017" w:author="David Vacas Miguel" w:date="2018-06-26T14:51:00Z"/>
          <w:b/>
          <w:i/>
        </w:rPr>
      </w:pPr>
      <w:ins w:id="1018" w:author="David Vacas Miguel" w:date="2018-06-26T14:51:00Z">
        <w:r w:rsidRPr="00D1461D">
          <w:rPr>
            <w:position w:val="-14"/>
          </w:rPr>
          <w:object w:dxaOrig="1060" w:dyaOrig="380" w14:anchorId="75D737E4">
            <v:shape id="_x0000_i1073" type="#_x0000_t75" style="width:53.25pt;height:18.75pt" o:ole="">
              <v:imagedata r:id="rId128" o:title=""/>
            </v:shape>
            <o:OLEObject Type="Embed" ProgID="Equation.DSMT4" ShapeID="_x0000_i1073" DrawAspect="Content" ObjectID="_1591543818" r:id="rId129"/>
          </w:object>
        </w:r>
      </w:ins>
      <w:ins w:id="1019" w:author="David Vacas Miguel" w:date="2018-06-26T14:51:00Z">
        <w:r>
          <w:t xml:space="preserve"> </w:t>
        </w:r>
        <w:r>
          <w:tab/>
          <w:t>(13)</w:t>
        </w:r>
      </w:ins>
    </w:p>
    <w:p w14:paraId="31CE75A7" w14:textId="1C56FBB9" w:rsidR="007E7028" w:rsidRDefault="007E7028" w:rsidP="007E7028">
      <w:pPr>
        <w:pStyle w:val="LetranormalTFG"/>
        <w:rPr>
          <w:ins w:id="1020" w:author="David Vacas Miguel" w:date="2018-06-26T14:51:00Z"/>
        </w:rPr>
      </w:pPr>
      <w:ins w:id="1021" w:author="David Vacas Miguel" w:date="2018-06-26T14:51:00Z">
        <w:r>
          <w:t>Las matrices específicas que se utilizan en este proyecto se pueden observar en las ecuaciones 1</w:t>
        </w:r>
      </w:ins>
      <w:ins w:id="1022" w:author="David Vacas Miguel" w:date="2018-06-26T14:52:00Z">
        <w:r>
          <w:t>4</w:t>
        </w:r>
      </w:ins>
      <w:ins w:id="1023" w:author="David Vacas Miguel" w:date="2018-06-26T14:51:00Z">
        <w:r>
          <w:t xml:space="preserve"> y 1</w:t>
        </w:r>
      </w:ins>
      <w:ins w:id="1024" w:author="David Vacas Miguel" w:date="2018-06-26T14:52:00Z">
        <w:r>
          <w:t>5</w:t>
        </w:r>
      </w:ins>
      <w:ins w:id="1025" w:author="David Vacas Miguel" w:date="2018-06-26T14:51:00Z">
        <w:r>
          <w:t>. En la ecuación 1</w:t>
        </w:r>
      </w:ins>
      <w:ins w:id="1026" w:author="David Vacas Miguel" w:date="2018-06-26T14:52:00Z">
        <w:r>
          <w:t>4</w:t>
        </w:r>
      </w:ins>
      <w:ins w:id="1027" w:author="David Vacas Miguel" w:date="2018-06-26T14:51:00Z">
        <w:r>
          <w:t xml:space="preserve"> se puede ver la matriz de rotación en </w:t>
        </w:r>
        <w:r w:rsidRPr="00F21B89">
          <w:rPr>
            <w:i/>
          </w:rPr>
          <w:t>Y</w:t>
        </w:r>
        <w:r>
          <w:t xml:space="preserve"> donde </w:t>
        </w:r>
      </w:ins>
      <w:ins w:id="1028" w:author="David Vacas Miguel" w:date="2018-06-26T14:51:00Z">
        <w:r w:rsidRPr="0096417D">
          <w:rPr>
            <w:position w:val="-10"/>
          </w:rPr>
          <w:object w:dxaOrig="220" w:dyaOrig="260" w14:anchorId="5C8811B9">
            <v:shape id="_x0000_i1074" type="#_x0000_t75" style="width:11.25pt;height:12.75pt" o:ole="">
              <v:imagedata r:id="rId130" o:title=""/>
            </v:shape>
            <o:OLEObject Type="Embed" ProgID="Equation.DSMT4" ShapeID="_x0000_i1074" DrawAspect="Content" ObjectID="_1591543819" r:id="rId131"/>
          </w:object>
        </w:r>
      </w:ins>
      <w:ins w:id="1029" w:author="David Vacas Miguel" w:date="2018-06-26T14:51:00Z">
        <w:r>
          <w:t xml:space="preserve"> representa el ángulo que rota el robot.</w:t>
        </w:r>
      </w:ins>
    </w:p>
    <w:p w14:paraId="58844482" w14:textId="38D6B373" w:rsidR="007E7028" w:rsidRDefault="007E7028" w:rsidP="007E7028">
      <w:pPr>
        <w:pStyle w:val="LetranormalTFG"/>
        <w:tabs>
          <w:tab w:val="right" w:pos="9070"/>
        </w:tabs>
        <w:rPr>
          <w:ins w:id="1030" w:author="David Vacas Miguel" w:date="2018-06-26T14:51:00Z"/>
        </w:rPr>
      </w:pPr>
      <w:ins w:id="1031" w:author="David Vacas Miguel" w:date="2018-06-26T14:51:00Z">
        <w:r w:rsidRPr="0096417D">
          <w:rPr>
            <w:position w:val="-66"/>
          </w:rPr>
          <w:object w:dxaOrig="2760" w:dyaOrig="1440" w14:anchorId="6B1CD5A0">
            <v:shape id="_x0000_i1075" type="#_x0000_t75" style="width:179.25pt;height:93.75pt" o:ole="">
              <v:imagedata r:id="rId132" o:title=""/>
            </v:shape>
            <o:OLEObject Type="Embed" ProgID="Equation.DSMT4" ShapeID="_x0000_i1075" DrawAspect="Content" ObjectID="_1591543820" r:id="rId133"/>
          </w:object>
        </w:r>
      </w:ins>
      <w:ins w:id="1032" w:author="David Vacas Miguel" w:date="2018-06-26T14:51:00Z">
        <w:r>
          <w:tab/>
          <w:t>(1</w:t>
        </w:r>
      </w:ins>
      <w:ins w:id="1033" w:author="David Vacas Miguel" w:date="2018-06-26T14:52:00Z">
        <w:r>
          <w:t>4</w:t>
        </w:r>
      </w:ins>
      <w:ins w:id="1034" w:author="David Vacas Miguel" w:date="2018-06-26T14:51:00Z">
        <w:r>
          <w:t>)</w:t>
        </w:r>
      </w:ins>
    </w:p>
    <w:p w14:paraId="65451BF2" w14:textId="2ED001F3" w:rsidR="007E7028" w:rsidRDefault="007E7028" w:rsidP="007E7028">
      <w:pPr>
        <w:pStyle w:val="LetranormalTFG"/>
        <w:rPr>
          <w:ins w:id="1035" w:author="David Vacas Miguel" w:date="2018-06-26T14:51:00Z"/>
        </w:rPr>
      </w:pPr>
      <w:ins w:id="1036" w:author="David Vacas Miguel" w:date="2018-06-26T14:51:00Z">
        <w:r>
          <w:t>En la ecuación 1</w:t>
        </w:r>
      </w:ins>
      <w:ins w:id="1037" w:author="David Vacas Miguel" w:date="2018-06-26T14:52:00Z">
        <w:r>
          <w:t>5</w:t>
        </w:r>
      </w:ins>
      <w:ins w:id="1038" w:author="David Vacas Miguel" w:date="2018-06-26T14:51:00Z">
        <w:r>
          <w:t xml:space="preserve"> se puede observar la matriz de translación en el plano XZ sobre el que se mueve el robot.</w:t>
        </w:r>
      </w:ins>
    </w:p>
    <w:p w14:paraId="274E0242" w14:textId="1A8AFADA" w:rsidR="007E7028" w:rsidRPr="00326B5B" w:rsidRDefault="007E7028" w:rsidP="007E7028">
      <w:pPr>
        <w:pStyle w:val="LetranormalTFG"/>
        <w:tabs>
          <w:tab w:val="right" w:pos="9070"/>
        </w:tabs>
        <w:rPr>
          <w:ins w:id="1039" w:author="David Vacas Miguel" w:date="2018-06-26T14:51:00Z"/>
        </w:rPr>
      </w:pPr>
      <w:ins w:id="1040" w:author="David Vacas Miguel" w:date="2018-06-26T14:51:00Z">
        <w:r w:rsidRPr="0096417D">
          <w:rPr>
            <w:position w:val="-66"/>
          </w:rPr>
          <w:object w:dxaOrig="1920" w:dyaOrig="1440" w14:anchorId="4C3C38C9">
            <v:shape id="_x0000_i1076" type="#_x0000_t75" style="width:129pt;height:98.25pt" o:ole="">
              <v:imagedata r:id="rId134" o:title=""/>
            </v:shape>
            <o:OLEObject Type="Embed" ProgID="Equation.DSMT4" ShapeID="_x0000_i1076" DrawAspect="Content" ObjectID="_1591543821" r:id="rId135"/>
          </w:object>
        </w:r>
      </w:ins>
      <w:ins w:id="1041" w:author="David Vacas Miguel" w:date="2018-06-26T14:51:00Z">
        <w:r>
          <w:tab/>
          <w:t>(1</w:t>
        </w:r>
      </w:ins>
      <w:ins w:id="1042" w:author="David Vacas Miguel" w:date="2018-06-26T14:52:00Z">
        <w:r>
          <w:t>5</w:t>
        </w:r>
      </w:ins>
      <w:ins w:id="1043" w:author="David Vacas Miguel" w:date="2018-06-26T14:51:00Z">
        <w:r>
          <w:t>)</w:t>
        </w:r>
      </w:ins>
    </w:p>
    <w:p w14:paraId="76B974AA" w14:textId="77777777" w:rsidR="007E7028" w:rsidRDefault="007E7028" w:rsidP="007E7028">
      <w:pPr>
        <w:pStyle w:val="LetranormalTFG"/>
        <w:rPr>
          <w:ins w:id="1044" w:author="David Vacas Miguel" w:date="2018-06-26T14:51:00Z"/>
        </w:rPr>
      </w:pPr>
      <w:ins w:id="1045" w:author="David Vacas Miguel" w:date="2018-06-26T14:51:00Z">
        <w:r>
          <w:t xml:space="preserve">En ambas matrices simplemente se debe sustituir las variables </w:t>
        </w:r>
        <w:r w:rsidRPr="00F21B89">
          <w:rPr>
            <w:i/>
          </w:rPr>
          <w:t xml:space="preserve">X, Y </w:t>
        </w:r>
        <w:proofErr w:type="spellStart"/>
        <w:r w:rsidRPr="00EB344C">
          <w:t>y</w:t>
        </w:r>
        <w:proofErr w:type="spellEnd"/>
        <w:r w:rsidRPr="00F21B89">
          <w:rPr>
            <w:i/>
          </w:rPr>
          <w:t xml:space="preserve"> </w:t>
        </w:r>
      </w:ins>
      <w:ins w:id="1046" w:author="David Vacas Miguel" w:date="2018-06-26T14:51:00Z">
        <w:r w:rsidRPr="00F21B89">
          <w:rPr>
            <w:i/>
            <w:position w:val="-10"/>
          </w:rPr>
          <w:object w:dxaOrig="220" w:dyaOrig="260" w14:anchorId="3D5B52F5">
            <v:shape id="_x0000_i1077" type="#_x0000_t75" style="width:11.25pt;height:12.75pt" o:ole="">
              <v:imagedata r:id="rId136" o:title=""/>
            </v:shape>
            <o:OLEObject Type="Embed" ProgID="Equation.DSMT4" ShapeID="_x0000_i1077" DrawAspect="Content" ObjectID="_1591543822" r:id="rId137"/>
          </w:object>
        </w:r>
      </w:ins>
      <w:ins w:id="1047" w:author="David Vacas Miguel" w:date="2018-06-26T14:51:00Z">
        <w:r>
          <w:t xml:space="preserve"> que definen el estado del robot para que OpenGL lo ubique correctamente en la escena.</w:t>
        </w:r>
      </w:ins>
    </w:p>
    <w:p w14:paraId="43BDA408" w14:textId="77777777" w:rsidR="007E7028" w:rsidRDefault="007E7028" w:rsidP="007E7028">
      <w:pPr>
        <w:pStyle w:val="LetranormalTFG"/>
        <w:rPr>
          <w:ins w:id="1048" w:author="David Vacas Miguel" w:date="2018-06-26T14:51:00Z"/>
        </w:rPr>
      </w:pPr>
      <w:ins w:id="1049" w:author="David Vacas Miguel" w:date="2018-06-26T14:51:00Z">
        <w:r>
          <w:t xml:space="preserve">Las funciones de la </w:t>
        </w:r>
        <w:proofErr w:type="spellStart"/>
        <w:r>
          <w:t>libreria</w:t>
        </w:r>
        <w:proofErr w:type="spellEnd"/>
        <w:r>
          <w:t xml:space="preserve"> GLM utilizadas para generar dichas matrices son:</w:t>
        </w:r>
      </w:ins>
    </w:p>
    <w:p w14:paraId="5D4A8D90" w14:textId="77777777" w:rsidR="007E7028" w:rsidRDefault="007E7028" w:rsidP="007E7028">
      <w:pPr>
        <w:pStyle w:val="LetranormalTFG"/>
        <w:rPr>
          <w:ins w:id="1050" w:author="David Vacas Miguel" w:date="2018-06-26T14:51:00Z"/>
        </w:rPr>
      </w:pPr>
      <w:proofErr w:type="spellStart"/>
      <w:ins w:id="1051" w:author="David Vacas Miguel" w:date="2018-06-26T14:51:00Z">
        <w:r w:rsidRPr="00326B5B">
          <w:rPr>
            <w:rStyle w:val="CodigoCar"/>
          </w:rPr>
          <w:t>translate</w:t>
        </w:r>
        <w:proofErr w:type="spellEnd"/>
        <w:r w:rsidRPr="00326B5B">
          <w:rPr>
            <w:rStyle w:val="CodigoCar"/>
          </w:rPr>
          <w:t>(</w:t>
        </w:r>
        <w:proofErr w:type="spellStart"/>
        <w:proofErr w:type="gramStart"/>
        <w:r w:rsidRPr="00326B5B">
          <w:rPr>
            <w:rStyle w:val="CodigoCar"/>
          </w:rPr>
          <w:t>m,v</w:t>
        </w:r>
        <w:proofErr w:type="spellEnd"/>
        <w:proofErr w:type="gramEnd"/>
        <w:r w:rsidRPr="00326B5B">
          <w:rPr>
            <w:rStyle w:val="CodigoCar"/>
          </w:rPr>
          <w:t>)</w:t>
        </w:r>
        <w:r>
          <w:t xml:space="preserve">, donde </w:t>
        </w:r>
        <w:r w:rsidRPr="00326B5B">
          <w:rPr>
            <w:rStyle w:val="CodigoCar"/>
          </w:rPr>
          <w:t>m</w:t>
        </w:r>
        <w:r>
          <w:t xml:space="preserve"> es la matriz del modelo (inicializada a la matriz identidad) y </w:t>
        </w:r>
        <w:r w:rsidRPr="00326B5B">
          <w:rPr>
            <w:rStyle w:val="CodigoCar"/>
          </w:rPr>
          <w:t>v</w:t>
        </w:r>
        <w:r>
          <w:t xml:space="preserve"> es el vector que contiene las cantidades a trasladar, (x,0,z) en nuestro caso. Tras ejecutar esta función </w:t>
        </w:r>
        <w:r w:rsidRPr="00326B5B">
          <w:rPr>
            <w:rStyle w:val="CodigoCar"/>
          </w:rPr>
          <w:t>m</w:t>
        </w:r>
        <w:r>
          <w:rPr>
            <w:rStyle w:val="CodigoCar"/>
          </w:rPr>
          <w:t xml:space="preserve"> </w:t>
        </w:r>
        <w:r w:rsidRPr="00326B5B">
          <w:t>contiene la matriz mostrada en la ecuación (12), es decir, la matriz del modelo que ubica y orienta nuestro robot en la escena.</w:t>
        </w:r>
      </w:ins>
    </w:p>
    <w:p w14:paraId="1025B22B" w14:textId="785E86F4" w:rsidR="007E7028" w:rsidRDefault="007E7028" w:rsidP="007E7028">
      <w:pPr>
        <w:pStyle w:val="LetranormalTFG"/>
        <w:rPr>
          <w:ins w:id="1052" w:author="David Vacas Miguel" w:date="2018-06-26T17:46:00Z"/>
        </w:rPr>
      </w:pPr>
      <w:proofErr w:type="spellStart"/>
      <w:ins w:id="1053" w:author="David Vacas Miguel" w:date="2018-06-26T14:51:00Z">
        <w:r w:rsidRPr="00326B5B">
          <w:rPr>
            <w:rStyle w:val="CodigoCar"/>
          </w:rPr>
          <w:t>rotate</w:t>
        </w:r>
        <w:proofErr w:type="spellEnd"/>
        <w:r w:rsidRPr="00326B5B">
          <w:rPr>
            <w:rStyle w:val="CodigoCar"/>
          </w:rPr>
          <w:t>(</w:t>
        </w:r>
        <w:proofErr w:type="spellStart"/>
        <w:proofErr w:type="gramStart"/>
        <w:r w:rsidRPr="00326B5B">
          <w:rPr>
            <w:rStyle w:val="CodigoCar"/>
          </w:rPr>
          <w:t>m,angle</w:t>
        </w:r>
        <w:proofErr w:type="gramEnd"/>
        <w:r w:rsidRPr="00326B5B">
          <w:rPr>
            <w:rStyle w:val="CodigoCar"/>
          </w:rPr>
          <w:t>,axis</w:t>
        </w:r>
        <w:proofErr w:type="spellEnd"/>
        <w:r w:rsidRPr="00326B5B">
          <w:rPr>
            <w:rStyle w:val="CodigoCar"/>
          </w:rPr>
          <w:t>)</w:t>
        </w:r>
        <w:r>
          <w:t xml:space="preserve"> donde </w:t>
        </w:r>
        <w:r w:rsidRPr="00326B5B">
          <w:rPr>
            <w:rStyle w:val="CodigoCar"/>
          </w:rPr>
          <w:t>m</w:t>
        </w:r>
        <w:r>
          <w:t xml:space="preserve"> es la matriz anterior, </w:t>
        </w:r>
        <w:proofErr w:type="spellStart"/>
        <w:r w:rsidRPr="00326B5B">
          <w:rPr>
            <w:rStyle w:val="CodigoCar"/>
          </w:rPr>
          <w:t>angle</w:t>
        </w:r>
        <w:proofErr w:type="spellEnd"/>
        <w:r w:rsidRPr="00D1461D">
          <w:rPr>
            <w:rFonts w:ascii="Courier Prime" w:hAnsi="Courier Prime"/>
          </w:rPr>
          <w:t xml:space="preserve"> </w:t>
        </w:r>
        <w:r>
          <w:t xml:space="preserve">es el ángulo que se rota y </w:t>
        </w:r>
        <w:r w:rsidRPr="00326B5B">
          <w:rPr>
            <w:rStyle w:val="CodigoCar"/>
          </w:rPr>
          <w:t>axis</w:t>
        </w:r>
        <w:r>
          <w:t xml:space="preserve"> es un vector que indica en que eje rota, (0,1,0) en nuestro caso. </w:t>
        </w:r>
      </w:ins>
    </w:p>
    <w:p w14:paraId="5D6C37CC" w14:textId="1BA58260" w:rsidR="009A1E9C" w:rsidRDefault="009A1E9C" w:rsidP="007E7028">
      <w:pPr>
        <w:pStyle w:val="LetranormalTFG"/>
        <w:rPr>
          <w:ins w:id="1054" w:author="David Vacas Miguel" w:date="2018-06-26T17:46:00Z"/>
        </w:rPr>
      </w:pPr>
    </w:p>
    <w:p w14:paraId="37875A9E" w14:textId="77777777" w:rsidR="009A1E9C" w:rsidRDefault="009A1E9C" w:rsidP="007E7028">
      <w:pPr>
        <w:pStyle w:val="LetranormalTFG"/>
        <w:rPr>
          <w:ins w:id="1055" w:author="David Vacas Miguel" w:date="2018-06-26T14:51:00Z"/>
        </w:rPr>
      </w:pPr>
    </w:p>
    <w:p w14:paraId="5774FAF5" w14:textId="77777777" w:rsidR="007E7028" w:rsidRDefault="007E7028" w:rsidP="007E7028">
      <w:pPr>
        <w:pStyle w:val="LetranormalTFG"/>
        <w:rPr>
          <w:ins w:id="1056" w:author="David Vacas Miguel" w:date="2018-06-26T14:51:00Z"/>
        </w:rPr>
      </w:pPr>
      <w:bookmarkStart w:id="1057" w:name="_Toc517795810"/>
      <w:bookmarkStart w:id="1058" w:name="_Toc517798917"/>
      <w:ins w:id="1059" w:author="David Vacas Miguel" w:date="2018-06-26T14:51:00Z">
        <w:r w:rsidRPr="00326B5B">
          <w:rPr>
            <w:rStyle w:val="Titulo3tfgCar"/>
          </w:rPr>
          <w:lastRenderedPageBreak/>
          <w:t>3.2.2 View(V)</w:t>
        </w:r>
        <w:bookmarkEnd w:id="1057"/>
        <w:bookmarkEnd w:id="1058"/>
      </w:ins>
    </w:p>
    <w:p w14:paraId="0BADE462" w14:textId="2F4DD1C3" w:rsidR="007E7028" w:rsidRDefault="007E7028" w:rsidP="007E7028">
      <w:pPr>
        <w:pStyle w:val="LetranormalTFG"/>
        <w:rPr>
          <w:ins w:id="1060" w:author="David Vacas Miguel" w:date="2018-06-26T14:51:00Z"/>
        </w:rPr>
      </w:pPr>
      <w:ins w:id="1061" w:author="David Vacas Miguel" w:date="2018-06-26T14:51:00Z">
        <w:r>
          <w:t xml:space="preserve">Esta matriz hace las funciones de cámara, necesitando para poder usar esta matriz la posición, el punto hacia el que mira y la orientación de la cámara. </w:t>
        </w:r>
      </w:ins>
    </w:p>
    <w:p w14:paraId="291F3BB9" w14:textId="544D7F2B" w:rsidR="007E7028" w:rsidRDefault="007E7028" w:rsidP="007E7028">
      <w:pPr>
        <w:pStyle w:val="LetranormalTFG"/>
        <w:rPr>
          <w:ins w:id="1062" w:author="David Vacas Miguel" w:date="2018-06-26T14:51:00Z"/>
        </w:rPr>
      </w:pPr>
      <w:ins w:id="1063" w:author="David Vacas Miguel" w:date="2018-06-26T14:51:00Z">
        <w:r>
          <w:t xml:space="preserve">La función de la librería GLM que se utiliza para generar esta matriz es </w:t>
        </w:r>
        <w:proofErr w:type="spellStart"/>
        <w:r w:rsidRPr="00326B5B">
          <w:rPr>
            <w:rStyle w:val="CodigoCar"/>
          </w:rPr>
          <w:t>lookAt</w:t>
        </w:r>
        <w:proofErr w:type="spellEnd"/>
        <w:r w:rsidRPr="00326B5B">
          <w:rPr>
            <w:rStyle w:val="CodigoCar"/>
          </w:rPr>
          <w:t>(</w:t>
        </w:r>
        <w:proofErr w:type="spellStart"/>
        <w:proofErr w:type="gramStart"/>
        <w:r w:rsidRPr="00326B5B">
          <w:rPr>
            <w:rStyle w:val="CodigoCar"/>
          </w:rPr>
          <w:t>eye,center</w:t>
        </w:r>
        <w:proofErr w:type="gramEnd"/>
        <w:r w:rsidRPr="00326B5B">
          <w:rPr>
            <w:rStyle w:val="CodigoCar"/>
          </w:rPr>
          <w:t>,up</w:t>
        </w:r>
        <w:proofErr w:type="spellEnd"/>
        <w:r w:rsidRPr="00326B5B">
          <w:rPr>
            <w:rStyle w:val="CodigoCar"/>
          </w:rPr>
          <w:t>)</w:t>
        </w:r>
        <w:r w:rsidRPr="00326B5B">
          <w:t>, dicha funció</w:t>
        </w:r>
        <w:r>
          <w:t xml:space="preserve">n posiciona la cámara según sus parámetros de entrada que son </w:t>
        </w:r>
        <w:r>
          <w:rPr>
            <w:rStyle w:val="CodigoCar"/>
          </w:rPr>
          <w:t>center</w:t>
        </w:r>
        <w:r w:rsidRPr="00326B5B">
          <w:rPr>
            <w:rFonts w:ascii="Courier New" w:hAnsi="Courier New" w:cs="Courier New"/>
            <w:b/>
          </w:rPr>
          <w:t xml:space="preserve"> </w:t>
        </w:r>
        <w:r>
          <w:t xml:space="preserve">la posición de la cámara, </w:t>
        </w:r>
        <w:proofErr w:type="spellStart"/>
        <w:r>
          <w:rPr>
            <w:rStyle w:val="CodigoCar"/>
          </w:rPr>
          <w:t>eye</w:t>
        </w:r>
        <w:proofErr w:type="spellEnd"/>
        <w:r w:rsidRPr="001B1AB4">
          <w:rPr>
            <w:i/>
          </w:rPr>
          <w:t xml:space="preserve"> </w:t>
        </w:r>
        <w:r>
          <w:t>el punto hacia donde mira, y</w:t>
        </w:r>
        <w:r>
          <w:rPr>
            <w:i/>
          </w:rPr>
          <w:t xml:space="preserve"> </w:t>
        </w:r>
        <w:r>
          <w:t xml:space="preserve">la orientación de la misma </w:t>
        </w:r>
        <w:r w:rsidRPr="00326B5B">
          <w:rPr>
            <w:rStyle w:val="CodigoCar"/>
          </w:rPr>
          <w:t>up</w:t>
        </w:r>
        <w:r>
          <w:t>, como se muestra en la figura 1</w:t>
        </w:r>
      </w:ins>
      <w:ins w:id="1064" w:author="David Vacas Miguel" w:date="2018-06-26T17:36:00Z">
        <w:r w:rsidR="00C55F6C">
          <w:t>6</w:t>
        </w:r>
      </w:ins>
      <w:ins w:id="1065" w:author="David Vacas Miguel" w:date="2018-06-26T14:51:00Z">
        <w:r>
          <w:t>.</w:t>
        </w:r>
      </w:ins>
    </w:p>
    <w:p w14:paraId="14E46DC1" w14:textId="77777777" w:rsidR="009A1E9C" w:rsidRDefault="007E7028" w:rsidP="009A1E9C">
      <w:pPr>
        <w:pStyle w:val="LetranormalTFG"/>
        <w:rPr>
          <w:ins w:id="1066" w:author="David Vacas Miguel" w:date="2018-06-26T17:47:00Z"/>
        </w:rPr>
      </w:pPr>
      <w:ins w:id="1067" w:author="David Vacas Miguel" w:date="2018-06-26T14:51:00Z">
        <w:r>
          <w:t>A continuación, se explica el algoritmo diseñado para posicionar la cámara de forma automática para un circuito dado.</w:t>
        </w:r>
        <w:r w:rsidRPr="0031002A">
          <w:t xml:space="preserve"> </w:t>
        </w:r>
        <w:r>
          <w:t xml:space="preserve">Para calcular </w:t>
        </w:r>
        <w:r w:rsidRPr="00326B5B">
          <w:rPr>
            <w:rStyle w:val="CodigoCar"/>
          </w:rPr>
          <w:t>center</w:t>
        </w:r>
        <w:r>
          <w:t xml:space="preserve"> se buscan los puntos más externos (mayor y menor) del circuito en los dos ejes (</w:t>
        </w:r>
        <w:proofErr w:type="spellStart"/>
        <w:proofErr w:type="gramStart"/>
        <w:r>
          <w:t>x,z</w:t>
        </w:r>
        <w:proofErr w:type="spellEnd"/>
        <w:proofErr w:type="gramEnd"/>
        <w:r>
          <w:t>) y con ellos se calcula el punto central del circuito.</w:t>
        </w:r>
      </w:ins>
    </w:p>
    <w:p w14:paraId="5BFA34CC" w14:textId="64F13754" w:rsidR="007E7028" w:rsidRDefault="007E7028">
      <w:pPr>
        <w:pStyle w:val="LetranormalTFG"/>
        <w:jc w:val="center"/>
        <w:rPr>
          <w:ins w:id="1068" w:author="David Vacas Miguel" w:date="2018-06-26T14:51:00Z"/>
          <w:noProof/>
        </w:rPr>
        <w:pPrChange w:id="1069" w:author="David Vacas Miguel" w:date="2018-06-26T17:47:00Z">
          <w:pPr>
            <w:pStyle w:val="LetranormalTFG"/>
            <w:ind w:left="1428"/>
            <w:jc w:val="center"/>
          </w:pPr>
        </w:pPrChange>
      </w:pPr>
      <w:ins w:id="1070" w:author="David Vacas Miguel" w:date="2018-06-26T14:51:00Z">
        <w:r>
          <w:rPr>
            <w:noProof/>
            <w:lang w:eastAsia="es-ES"/>
          </w:rPr>
          <w:drawing>
            <wp:inline distT="0" distB="0" distL="0" distR="0" wp14:anchorId="607B36A6" wp14:editId="71EC5777">
              <wp:extent cx="4257675" cy="3504957"/>
              <wp:effectExtent l="0" t="0" r="0" b="63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8">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C85B90" w14:textId="795C99D3" w:rsidR="007E7028" w:rsidRDefault="007E7028">
      <w:pPr>
        <w:pStyle w:val="LetranormalTFG"/>
        <w:jc w:val="center"/>
        <w:rPr>
          <w:ins w:id="1071" w:author="David Vacas Miguel" w:date="2018-06-26T14:51:00Z"/>
        </w:rPr>
        <w:pPrChange w:id="1072" w:author="David Vacas Miguel" w:date="2018-06-26T17:47:00Z">
          <w:pPr>
            <w:pStyle w:val="LetranormalTFG"/>
            <w:ind w:left="1428"/>
            <w:jc w:val="center"/>
          </w:pPr>
        </w:pPrChange>
      </w:pPr>
      <w:ins w:id="1073" w:author="David Vacas Miguel" w:date="2018-06-26T14:51:00Z">
        <w:r>
          <w:rPr>
            <w:b/>
          </w:rPr>
          <w:t>Figura 1</w:t>
        </w:r>
      </w:ins>
      <w:ins w:id="1074" w:author="David Vacas Miguel" w:date="2018-06-26T17:36:00Z">
        <w:r w:rsidR="00C55F6C">
          <w:rPr>
            <w:b/>
          </w:rPr>
          <w:t>6</w:t>
        </w:r>
      </w:ins>
      <w:ins w:id="1075" w:author="David Vacas Miguel" w:date="2018-06-26T14:51:00Z">
        <w:r w:rsidRPr="007377EC">
          <w:rPr>
            <w:b/>
          </w:rPr>
          <w:t xml:space="preserve">. </w:t>
        </w:r>
        <w:r>
          <w:t>Posición y orientación de la cámara.</w:t>
        </w:r>
      </w:ins>
    </w:p>
    <w:p w14:paraId="296D7AE8" w14:textId="77777777" w:rsidR="007E7028" w:rsidRDefault="007E7028" w:rsidP="007E7028">
      <w:pPr>
        <w:pStyle w:val="LetranormalTFG"/>
        <w:ind w:left="1428"/>
        <w:rPr>
          <w:ins w:id="1076" w:author="David Vacas Miguel" w:date="2018-06-26T14:51:00Z"/>
          <w:u w:val="single"/>
        </w:rPr>
      </w:pPr>
    </w:p>
    <w:p w14:paraId="6810D6B8" w14:textId="134C8943" w:rsidR="007E7028" w:rsidRPr="00F21B89" w:rsidRDefault="007E7028" w:rsidP="007E7028">
      <w:pPr>
        <w:pStyle w:val="LetranormalTFG"/>
        <w:rPr>
          <w:ins w:id="1077" w:author="David Vacas Miguel" w:date="2018-06-26T14:51:00Z"/>
          <w:i/>
        </w:rPr>
      </w:pPr>
      <w:ins w:id="1078" w:author="David Vacas Miguel" w:date="2018-06-26T14:51:00Z">
        <w:r>
          <w:t xml:space="preserve">Una vez determinado </w:t>
        </w:r>
        <w:r w:rsidRPr="00326B5B">
          <w:rPr>
            <w:rStyle w:val="CodigoCar"/>
          </w:rPr>
          <w:t>center</w:t>
        </w:r>
        <w:r>
          <w:t>, se calcula en qué eje (</w:t>
        </w:r>
        <w:proofErr w:type="gramStart"/>
        <w:r>
          <w:t>X,Z</w:t>
        </w:r>
        <w:proofErr w:type="gramEnd"/>
        <w:r>
          <w:t xml:space="preserve">) el circuito tiene la mayor dimensión. </w:t>
        </w:r>
        <w:r w:rsidR="009A1E9C">
          <w:t>C</w:t>
        </w:r>
        <w:r>
          <w:t>on</w:t>
        </w:r>
      </w:ins>
      <w:ins w:id="1079" w:author="David Vacas Miguel" w:date="2018-06-26T17:47:00Z">
        <w:r w:rsidR="009A1E9C">
          <w:t xml:space="preserve"> </w:t>
        </w:r>
      </w:ins>
      <w:ins w:id="1080" w:author="David Vacas Miguel" w:date="2018-06-26T14:51:00Z">
        <w:r>
          <w:t xml:space="preserve">dicha </w:t>
        </w:r>
      </w:ins>
      <w:ins w:id="1081" w:author="David Vacas Miguel" w:date="2018-06-26T17:47:00Z">
        <w:r w:rsidR="009A1E9C">
          <w:t>información</w:t>
        </w:r>
      </w:ins>
      <w:ins w:id="1082" w:author="David Vacas Miguel" w:date="2018-06-26T14:51:00Z">
        <w:r>
          <w:t xml:space="preserve"> y el </w:t>
        </w:r>
        <w:proofErr w:type="spellStart"/>
        <w:r w:rsidRPr="00FE55DD">
          <w:rPr>
            <w:rStyle w:val="CodigoCar"/>
          </w:rPr>
          <w:t>fov</w:t>
        </w:r>
        <w:proofErr w:type="spellEnd"/>
        <w:r>
          <w:t xml:space="preserve"> de la cámara podemos calcular mediante trigonometría la altura (</w:t>
        </w:r>
        <w:r>
          <w:rPr>
            <w:i/>
          </w:rPr>
          <w:t>h)</w:t>
        </w:r>
        <w:r>
          <w:t xml:space="preserve"> a la que se debe posicionar la cámara para poder ver todo el circuito. En la ecuación (1</w:t>
        </w:r>
      </w:ins>
      <w:ins w:id="1083" w:author="David Vacas Miguel" w:date="2018-06-26T14:52:00Z">
        <w:r>
          <w:t>6</w:t>
        </w:r>
      </w:ins>
      <w:ins w:id="1084" w:author="David Vacas Miguel" w:date="2018-06-26T14:51:00Z">
        <w:r>
          <w:t xml:space="preserve">) se pueden observar los cálculos </w:t>
        </w:r>
        <w:r>
          <w:lastRenderedPageBreak/>
          <w:t xml:space="preserve">trigonométricos realizados, asumiendo que el eje de mayor longitud es X. Por lo tanto, </w:t>
        </w:r>
        <w:proofErr w:type="spellStart"/>
        <w:r w:rsidRPr="00326B5B">
          <w:rPr>
            <w:rStyle w:val="CodigoCar"/>
          </w:rPr>
          <w:t>eye</w:t>
        </w:r>
        <w:proofErr w:type="spellEnd"/>
        <w:r>
          <w:t xml:space="preserve">, se sitúa en </w:t>
        </w:r>
        <w:r w:rsidRPr="00326B5B">
          <w:rPr>
            <w:rStyle w:val="CodigoCar"/>
          </w:rPr>
          <w:t>center</w:t>
        </w:r>
        <w:r>
          <w:t xml:space="preserve"> levantado </w:t>
        </w:r>
        <w:r>
          <w:rPr>
            <w:i/>
          </w:rPr>
          <w:t>h.</w:t>
        </w:r>
      </w:ins>
    </w:p>
    <w:p w14:paraId="690A32C6" w14:textId="77777777" w:rsidR="007E7028" w:rsidRDefault="007E7028" w:rsidP="007E7028">
      <w:pPr>
        <w:pStyle w:val="LetranormalTFG"/>
        <w:jc w:val="center"/>
        <w:rPr>
          <w:ins w:id="1085" w:author="David Vacas Miguel" w:date="2018-06-26T14:51:00Z"/>
        </w:rPr>
      </w:pPr>
      <w:ins w:id="1086" w:author="David Vacas Miguel" w:date="2018-06-26T14:51:00Z">
        <w:r>
          <w:rPr>
            <w:noProof/>
            <w:lang w:eastAsia="es-ES"/>
          </w:rPr>
          <w:drawing>
            <wp:inline distT="0" distB="0" distL="0" distR="0" wp14:anchorId="12E47648" wp14:editId="619A59FB">
              <wp:extent cx="2924175" cy="1190625"/>
              <wp:effectExtent l="0" t="0" r="9525" b="9525"/>
              <wp:docPr id="297" name="Imagen 29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39">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4ABF47" w14:textId="684F20FE" w:rsidR="007E7028" w:rsidRDefault="007E7028" w:rsidP="007E7028">
      <w:pPr>
        <w:pStyle w:val="LetranormalTFG"/>
        <w:jc w:val="center"/>
        <w:rPr>
          <w:ins w:id="1087" w:author="David Vacas Miguel" w:date="2018-06-26T14:51:00Z"/>
        </w:rPr>
      </w:pPr>
      <w:ins w:id="1088" w:author="David Vacas Miguel" w:date="2018-06-26T14:51:00Z">
        <w:r w:rsidRPr="004B65E2">
          <w:rPr>
            <w:b/>
          </w:rPr>
          <w:t xml:space="preserve">Figura </w:t>
        </w:r>
        <w:r>
          <w:rPr>
            <w:b/>
          </w:rPr>
          <w:t>1</w:t>
        </w:r>
      </w:ins>
      <w:ins w:id="1089" w:author="David Vacas Miguel" w:date="2018-06-26T17:37:00Z">
        <w:r w:rsidR="00C55F6C">
          <w:rPr>
            <w:b/>
          </w:rPr>
          <w:t>7</w:t>
        </w:r>
      </w:ins>
      <w:ins w:id="1090" w:author="David Vacas Miguel" w:date="2018-06-26T14:51:00Z">
        <w:r w:rsidRPr="004B65E2">
          <w:rPr>
            <w:b/>
          </w:rPr>
          <w:t>.</w:t>
        </w:r>
        <w:r>
          <w:t xml:space="preserve"> Trigonometría utilizada para el cálculo de la altura de la cámara.</w:t>
        </w:r>
      </w:ins>
    </w:p>
    <w:p w14:paraId="1998EF78" w14:textId="77777777" w:rsidR="007E7028" w:rsidRDefault="007E7028" w:rsidP="007E7028">
      <w:pPr>
        <w:pStyle w:val="LetranormalTFG"/>
        <w:jc w:val="center"/>
        <w:rPr>
          <w:ins w:id="1091" w:author="David Vacas Miguel" w:date="2018-06-26T14:51:00Z"/>
        </w:rPr>
      </w:pPr>
    </w:p>
    <w:p w14:paraId="1B279EEB" w14:textId="5C2598B1" w:rsidR="007E7028" w:rsidRDefault="007E7028" w:rsidP="007E7028">
      <w:pPr>
        <w:pStyle w:val="LetranormalTFG"/>
        <w:tabs>
          <w:tab w:val="right" w:pos="9070"/>
        </w:tabs>
        <w:jc w:val="left"/>
        <w:rPr>
          <w:ins w:id="1092" w:author="David Vacas Miguel" w:date="2018-06-26T14:51:00Z"/>
        </w:rPr>
      </w:pPr>
      <w:ins w:id="1093" w:author="David Vacas Miguel" w:date="2018-06-26T14:51:00Z">
        <w:r w:rsidRPr="00326B5B">
          <w:rPr>
            <w:position w:val="-110"/>
          </w:rPr>
          <w:object w:dxaOrig="3440" w:dyaOrig="1820" w14:anchorId="5D098F0C">
            <v:shape id="_x0000_i1078" type="#_x0000_t75" style="width:171.75pt;height:90.75pt" o:ole="">
              <v:imagedata r:id="rId140" o:title=""/>
            </v:shape>
            <o:OLEObject Type="Embed" ProgID="Equation.DSMT4" ShapeID="_x0000_i1078" DrawAspect="Content" ObjectID="_1591543823" r:id="rId141"/>
          </w:object>
        </w:r>
      </w:ins>
      <w:ins w:id="1094" w:author="David Vacas Miguel" w:date="2018-06-26T14:51:00Z">
        <w:r>
          <w:tab/>
          <w:t>(1</w:t>
        </w:r>
      </w:ins>
      <w:ins w:id="1095" w:author="David Vacas Miguel" w:date="2018-06-26T14:52:00Z">
        <w:r>
          <w:t>6</w:t>
        </w:r>
      </w:ins>
      <w:ins w:id="1096" w:author="David Vacas Miguel" w:date="2018-06-26T14:51:00Z">
        <w:r>
          <w:t>)</w:t>
        </w:r>
      </w:ins>
    </w:p>
    <w:p w14:paraId="5A086C6B" w14:textId="77777777" w:rsidR="007E7028" w:rsidRDefault="007E7028" w:rsidP="007E7028">
      <w:pPr>
        <w:pStyle w:val="LetranormalTFG"/>
        <w:ind w:left="1428"/>
        <w:jc w:val="center"/>
        <w:rPr>
          <w:ins w:id="1097" w:author="David Vacas Miguel" w:date="2018-06-26T14:51:00Z"/>
        </w:rPr>
      </w:pPr>
    </w:p>
    <w:p w14:paraId="103436EA" w14:textId="77777777" w:rsidR="007E7028" w:rsidRDefault="007E7028" w:rsidP="007E7028">
      <w:pPr>
        <w:pStyle w:val="LetranormalTFG"/>
        <w:rPr>
          <w:ins w:id="1098" w:author="David Vacas Miguel" w:date="2018-06-26T14:51:00Z"/>
        </w:rPr>
      </w:pPr>
      <w:ins w:id="1099" w:author="David Vacas Miguel" w:date="2018-06-26T14:51:00Z">
        <w:r>
          <w:t xml:space="preserve">Con esto la cámara se situará automáticamente en el centro de cualquier circuito que se introduzca y a una distancia a la cual se pueda ver el circuito completamente. Estas posiciones son </w:t>
        </w:r>
      </w:ins>
      <w:ins w:id="1100" w:author="David Vacas Miguel" w:date="2018-06-26T14:51:00Z">
        <w:r w:rsidRPr="00326B5B">
          <w:rPr>
            <w:position w:val="-12"/>
          </w:rPr>
          <w:object w:dxaOrig="1820" w:dyaOrig="360" w14:anchorId="52C1B30C">
            <v:shape id="_x0000_i1079" type="#_x0000_t75" style="width:90.75pt;height:18pt" o:ole="">
              <v:imagedata r:id="rId142" o:title=""/>
            </v:shape>
            <o:OLEObject Type="Embed" ProgID="Equation.DSMT4" ShapeID="_x0000_i1079" DrawAspect="Content" ObjectID="_1591543824" r:id="rId143"/>
          </w:object>
        </w:r>
      </w:ins>
      <w:ins w:id="1101" w:author="David Vacas Miguel" w:date="2018-06-26T14:51:00Z">
        <w:r>
          <w:t xml:space="preserve"> y </w:t>
        </w:r>
      </w:ins>
      <w:ins w:id="1102" w:author="David Vacas Miguel" w:date="2018-06-26T14:51:00Z">
        <w:r w:rsidRPr="00326B5B">
          <w:rPr>
            <w:position w:val="-12"/>
          </w:rPr>
          <w:object w:dxaOrig="1520" w:dyaOrig="360" w14:anchorId="6BFEBE94">
            <v:shape id="_x0000_i1080" type="#_x0000_t75" style="width:75.75pt;height:18pt" o:ole="">
              <v:imagedata r:id="rId144" o:title=""/>
            </v:shape>
            <o:OLEObject Type="Embed" ProgID="Equation.DSMT4" ShapeID="_x0000_i1080" DrawAspect="Content" ObjectID="_1591543825" r:id="rId145"/>
          </w:object>
        </w:r>
      </w:ins>
      <w:ins w:id="1103" w:author="David Vacas Miguel" w:date="2018-06-26T14:51:00Z">
        <w:r>
          <w:t>.</w:t>
        </w:r>
      </w:ins>
    </w:p>
    <w:p w14:paraId="3E2B7404" w14:textId="77777777" w:rsidR="007E7028" w:rsidRDefault="007E7028" w:rsidP="007E7028">
      <w:pPr>
        <w:pStyle w:val="LetranormalTFG"/>
        <w:rPr>
          <w:ins w:id="1104" w:author="David Vacas Miguel" w:date="2018-06-26T14:51:00Z"/>
        </w:rPr>
      </w:pPr>
      <w:ins w:id="1105" w:author="David Vacas Miguel" w:date="2018-06-26T14:51: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El cálculo de </w:t>
        </w:r>
        <w:proofErr w:type="spellStart"/>
        <w:r w:rsidRPr="00326B5B">
          <w:rPr>
            <w:rStyle w:val="CodigoCar"/>
          </w:rPr>
          <w:t>eye</w:t>
        </w:r>
        <w:proofErr w:type="spellEnd"/>
        <w:r>
          <w:t xml:space="preserve"> en perspectiva se realiza colocando una de las dos distancias en un eje en ambos, es decir, </w:t>
        </w:r>
      </w:ins>
      <w:ins w:id="1106" w:author="David Vacas Miguel" w:date="2018-06-26T14:51:00Z">
        <w:r w:rsidRPr="00D1461D">
          <w:rPr>
            <w:position w:val="-10"/>
          </w:rPr>
          <w:object w:dxaOrig="1340" w:dyaOrig="320" w14:anchorId="26E23133">
            <v:shape id="_x0000_i1081" type="#_x0000_t75" style="width:66.75pt;height:15.75pt" o:ole="">
              <v:imagedata r:id="rId146" o:title=""/>
            </v:shape>
            <o:OLEObject Type="Embed" ProgID="Equation.DSMT4" ShapeID="_x0000_i1081" DrawAspect="Content" ObjectID="_1591543826" r:id="rId147"/>
          </w:object>
        </w:r>
      </w:ins>
      <w:ins w:id="1107" w:author="David Vacas Miguel" w:date="2018-06-26T14:51:00Z">
        <w:r>
          <w:t xml:space="preserve">ó </w:t>
        </w:r>
      </w:ins>
      <w:ins w:id="1108" w:author="David Vacas Miguel" w:date="2018-06-26T14:51:00Z">
        <w:r w:rsidRPr="00D1461D">
          <w:rPr>
            <w:position w:val="-10"/>
          </w:rPr>
          <w:object w:dxaOrig="1300" w:dyaOrig="320" w14:anchorId="4E8627B3">
            <v:shape id="_x0000_i1082" type="#_x0000_t75" style="width:65.25pt;height:15.75pt" o:ole="">
              <v:imagedata r:id="rId148" o:title=""/>
            </v:shape>
            <o:OLEObject Type="Embed" ProgID="Equation.DSMT4" ShapeID="_x0000_i1082" DrawAspect="Content" ObjectID="_1591543827" r:id="rId149"/>
          </w:object>
        </w:r>
      </w:ins>
      <w:ins w:id="1109" w:author="David Vacas Miguel" w:date="2018-06-26T14:51:00Z">
        <w:r>
          <w:t xml:space="preserve">. Lo que crea un ángulo de 45 grados respecto al plano XZ. </w:t>
        </w:r>
      </w:ins>
    </w:p>
    <w:p w14:paraId="240EA275" w14:textId="7A3A7912" w:rsidR="007E7028" w:rsidRDefault="007E7028" w:rsidP="007E7028">
      <w:pPr>
        <w:pStyle w:val="LetranormalTFG"/>
        <w:rPr>
          <w:ins w:id="1110" w:author="David Vacas Miguel" w:date="2018-06-26T17:47:00Z"/>
        </w:rPr>
      </w:pPr>
      <w:ins w:id="1111" w:author="David Vacas Miguel" w:date="2018-06-26T14:51:00Z">
        <w:r>
          <w:t xml:space="preserve">Como añadido, se ha implementado la posibilidad de poder hacer </w:t>
        </w:r>
        <w:proofErr w:type="gramStart"/>
        <w:r>
          <w:t>zoom</w:t>
        </w:r>
        <w:proofErr w:type="gramEnd"/>
        <w:r>
          <w:t xml:space="preserve"> en ambas proyecciones con la rueda del ratón.</w:t>
        </w:r>
      </w:ins>
    </w:p>
    <w:p w14:paraId="3043AE69" w14:textId="77777777" w:rsidR="009A1E9C" w:rsidRDefault="009A1E9C" w:rsidP="007E7028">
      <w:pPr>
        <w:pStyle w:val="LetranormalTFG"/>
        <w:rPr>
          <w:ins w:id="1112" w:author="David Vacas Miguel" w:date="2018-06-26T14:51:00Z"/>
        </w:rPr>
      </w:pPr>
    </w:p>
    <w:p w14:paraId="7B7DFF79" w14:textId="6510EAFB" w:rsidR="007E7028" w:rsidRDefault="00CA6F04" w:rsidP="00CA6F04">
      <w:pPr>
        <w:pStyle w:val="LetranormalTFG"/>
        <w:rPr>
          <w:ins w:id="1113" w:author="David Vacas Miguel" w:date="2018-06-26T14:51:00Z"/>
        </w:rPr>
      </w:pPr>
      <w:bookmarkStart w:id="1114" w:name="_Toc517795811"/>
      <w:bookmarkStart w:id="1115" w:name="_Toc517798918"/>
      <w:ins w:id="1116" w:author="David Vacas Miguel" w:date="2018-06-26T14:12:00Z">
        <w:r w:rsidRPr="00CA6F04">
          <w:rPr>
            <w:rStyle w:val="Titulo3tfgCar"/>
            <w:rPrChange w:id="1117" w:author="David Vacas Miguel" w:date="2018-06-26T14:13:00Z">
              <w:rPr>
                <w:b/>
                <w:i/>
              </w:rPr>
            </w:rPrChange>
          </w:rPr>
          <w:lastRenderedPageBreak/>
          <w:t>3.2.3</w:t>
        </w:r>
      </w:ins>
      <w:ins w:id="1118" w:author="David Vacas Miguel" w:date="2018-06-26T17:27:00Z">
        <w:r w:rsidR="00D27C27">
          <w:rPr>
            <w:rStyle w:val="Titulo3tfgCar"/>
          </w:rPr>
          <w:t>.</w:t>
        </w:r>
      </w:ins>
      <w:ins w:id="1119" w:author="David Vacas Miguel" w:date="2018-06-26T14:12:00Z">
        <w:r w:rsidRPr="00CA6F04">
          <w:rPr>
            <w:rStyle w:val="Titulo3tfgCar"/>
            <w:rPrChange w:id="1120" w:author="David Vacas Miguel" w:date="2018-06-26T14:13:00Z">
              <w:rPr>
                <w:b/>
                <w:i/>
              </w:rPr>
            </w:rPrChange>
          </w:rPr>
          <w:t xml:space="preserve"> </w:t>
        </w:r>
      </w:ins>
      <w:del w:id="1121" w:author="David Vacas Miguel" w:date="2018-05-30T12:09:00Z">
        <w:r w:rsidR="00803022" w:rsidRPr="00CA6F04" w:rsidDel="000D465D">
          <w:rPr>
            <w:rStyle w:val="Titulo3tfgCar"/>
            <w:rPrChange w:id="1122" w:author="David Vacas Miguel" w:date="2018-06-26T14:13:00Z">
              <w:rPr>
                <w:b/>
                <w:i/>
              </w:rPr>
            </w:rPrChange>
          </w:rPr>
          <w:delText xml:space="preserve">(P) </w:delText>
        </w:r>
      </w:del>
      <w:proofErr w:type="spellStart"/>
      <w:r w:rsidR="00803022" w:rsidRPr="00CA6F04">
        <w:rPr>
          <w:rStyle w:val="Titulo3tfgCar"/>
          <w:rPrChange w:id="1123" w:author="David Vacas Miguel" w:date="2018-06-26T14:13:00Z">
            <w:rPr>
              <w:b/>
              <w:i/>
            </w:rPr>
          </w:rPrChange>
        </w:rPr>
        <w:t>Projection</w:t>
      </w:r>
      <w:proofErr w:type="spellEnd"/>
      <w:ins w:id="1124" w:author="David Vacas Miguel" w:date="2018-05-30T12:09:00Z">
        <w:r w:rsidR="000D465D" w:rsidRPr="00CA6F04">
          <w:rPr>
            <w:rStyle w:val="Titulo3tfgCar"/>
            <w:rPrChange w:id="1125" w:author="David Vacas Miguel" w:date="2018-06-26T14:13:00Z">
              <w:rPr>
                <w:b/>
                <w:i/>
              </w:rPr>
            </w:rPrChange>
          </w:rPr>
          <w:t xml:space="preserve"> (P)</w:t>
        </w:r>
      </w:ins>
      <w:bookmarkEnd w:id="1114"/>
      <w:bookmarkEnd w:id="1115"/>
    </w:p>
    <w:p w14:paraId="7F89B818" w14:textId="2BBEB161" w:rsidR="00DB787F" w:rsidRDefault="00803022">
      <w:pPr>
        <w:pStyle w:val="LetranormalTFG"/>
        <w:pPrChange w:id="1126" w:author="David Vacas Miguel" w:date="2018-06-26T14:12:00Z">
          <w:pPr>
            <w:pStyle w:val="LetranormalTFG"/>
            <w:numPr>
              <w:numId w:val="6"/>
            </w:numPr>
            <w:ind w:left="720" w:hanging="360"/>
          </w:pPr>
        </w:pPrChange>
      </w:pPr>
      <w:del w:id="1127" w:author="David Vacas Miguel" w:date="2018-06-26T14:51:00Z">
        <w:r w:rsidRPr="00CA6F04" w:rsidDel="007E7028">
          <w:delText>:</w:delText>
        </w:r>
        <w:r w:rsidDel="007E7028">
          <w:delText xml:space="preserve"> </w:delText>
        </w:r>
      </w:del>
      <w:r w:rsidRPr="003E43F6">
        <w:t>Esta matriz defin</w:t>
      </w:r>
      <w:r>
        <w:t>e</w:t>
      </w:r>
      <w:r w:rsidRPr="003E43F6">
        <w:t xml:space="preserve"> como se realiza la proyección, </w:t>
      </w:r>
      <w:r>
        <w:t>en perspectiva u ortográfica</w:t>
      </w:r>
      <w:r w:rsidRPr="003E43F6">
        <w:t xml:space="preserve">. </w:t>
      </w:r>
    </w:p>
    <w:p w14:paraId="03CB2EAE" w14:textId="5F56A8E5" w:rsidR="00803022" w:rsidRDefault="00803022">
      <w:pPr>
        <w:pStyle w:val="LetranormalTFG"/>
        <w:pPrChange w:id="1128" w:author="David Vacas Miguel" w:date="2018-06-26T14:12:00Z">
          <w:pPr>
            <w:pStyle w:val="LetranormalTFG"/>
            <w:ind w:left="720"/>
          </w:pPr>
        </w:pPrChange>
      </w:pPr>
      <w:r>
        <w:t xml:space="preserve">La diferencia principal entre estos dos tipos de vistas </w:t>
      </w:r>
      <w:del w:id="1129" w:author="David Vacas Miguel" w:date="2018-06-26T14:15:00Z">
        <w:r w:rsidDel="006E303F">
          <w:delText xml:space="preserve">(proyección y ortográfica) </w:delText>
        </w:r>
      </w:del>
      <w:r>
        <w:t>se basa en que la vista en perspectiva mantiene las dimensiones reales de los objetos si nos acercamos o nos alejamos de ellos, por lo que se acerca más a la vista de una persona. En la</w:t>
      </w:r>
      <w:r w:rsidR="00DB787F">
        <w:t>s</w:t>
      </w:r>
      <w:r>
        <w:t xml:space="preserve"> figura</w:t>
      </w:r>
      <w:ins w:id="1130" w:author="David Vacas Miguel" w:date="2018-06-01T03:00:00Z">
        <w:r w:rsidR="00B83CD9">
          <w:t>s</w:t>
        </w:r>
      </w:ins>
      <w:del w:id="1131" w:author="David Vacas Miguel" w:date="2018-06-01T01:43:00Z">
        <w:r w:rsidR="00DB787F" w:rsidDel="00FE55DD">
          <w:delText>s</w:delText>
        </w:r>
      </w:del>
      <w:r>
        <w:t xml:space="preserve"> </w:t>
      </w:r>
      <w:r w:rsidR="00562E23">
        <w:t>1</w:t>
      </w:r>
      <w:ins w:id="1132" w:author="David Vacas Miguel" w:date="2018-06-26T17:37:00Z">
        <w:r w:rsidR="00C55F6C">
          <w:t>8</w:t>
        </w:r>
      </w:ins>
      <w:ins w:id="1133" w:author="David Vacas Miguel" w:date="2018-06-01T01:42:00Z">
        <w:r w:rsidR="00FE55DD">
          <w:t xml:space="preserve"> a)</w:t>
        </w:r>
      </w:ins>
      <w:del w:id="1134" w:author="David Vacas Miguel" w:date="2018-05-27T13:33:00Z">
        <w:r w:rsidR="00562E23" w:rsidDel="0047468B">
          <w:delText>5</w:delText>
        </w:r>
      </w:del>
      <w:r>
        <w:t xml:space="preserve"> y </w:t>
      </w:r>
      <w:ins w:id="1135" w:author="David Vacas Miguel" w:date="2018-06-01T01:43:00Z">
        <w:r w:rsidR="00FE55DD">
          <w:t>1</w:t>
        </w:r>
      </w:ins>
      <w:ins w:id="1136" w:author="David Vacas Miguel" w:date="2018-06-26T17:37:00Z">
        <w:r w:rsidR="00C55F6C">
          <w:t>8</w:t>
        </w:r>
      </w:ins>
      <w:ins w:id="1137" w:author="David Vacas Miguel" w:date="2018-06-01T01:43:00Z">
        <w:r w:rsidR="00FE55DD">
          <w:t xml:space="preserve"> </w:t>
        </w:r>
      </w:ins>
      <w:ins w:id="1138" w:author="David Vacas Miguel" w:date="2018-06-01T01:42:00Z">
        <w:r w:rsidR="00FE55DD">
          <w:t>b)</w:t>
        </w:r>
      </w:ins>
      <w:del w:id="1139" w:author="David Vacas Miguel" w:date="2018-06-01T01:42:00Z">
        <w:r w:rsidR="00562E23" w:rsidDel="00FE55DD">
          <w:delText>1</w:delText>
        </w:r>
      </w:del>
      <w:del w:id="1140"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1141" w:author="David Vacas Miguel" w:date="2018-06-01T01:39:00Z"/>
        </w:rPr>
      </w:pPr>
      <w:r>
        <w:rPr>
          <w:b/>
        </w:rPr>
        <w:t xml:space="preserve">            </w:t>
      </w:r>
      <w:ins w:id="1142" w:author="David Vacas Miguel" w:date="2018-06-01T01:39:00Z">
        <w:r w:rsidR="00EC1203">
          <w:rPr>
            <w:b/>
          </w:rPr>
          <w:t>a)</w:t>
        </w:r>
      </w:ins>
      <w:del w:id="1143" w:author="David Vacas Miguel" w:date="2018-06-01T01:39:00Z">
        <w:r w:rsidDel="00EC1203">
          <w:rPr>
            <w:b/>
          </w:rPr>
          <w:delText xml:space="preserve">Figura </w:delText>
        </w:r>
        <w:r w:rsidR="00562E23" w:rsidDel="00EC1203">
          <w:rPr>
            <w:b/>
          </w:rPr>
          <w:delText>1</w:delText>
        </w:r>
      </w:del>
      <w:del w:id="1144" w:author="David Vacas Miguel" w:date="2018-05-27T13:33:00Z">
        <w:r w:rsidR="00562E23" w:rsidDel="0047468B">
          <w:rPr>
            <w:b/>
          </w:rPr>
          <w:delText>5</w:delText>
        </w:r>
      </w:del>
      <w:del w:id="1145" w:author="David Vacas Miguel" w:date="2018-06-01T01:39:00Z">
        <w:r w:rsidRPr="004C4970" w:rsidDel="00EC1203">
          <w:rPr>
            <w:b/>
          </w:rPr>
          <w:delText>.</w:delText>
        </w:r>
      </w:del>
      <w:r>
        <w:t xml:space="preserve"> Vista en perspectiva.</w:t>
      </w:r>
      <w:r>
        <w:tab/>
      </w:r>
      <w:r>
        <w:tab/>
        <w:t xml:space="preserve">  </w:t>
      </w:r>
      <w:ins w:id="1146" w:author="David Vacas Miguel" w:date="2018-06-01T01:40:00Z">
        <w:r w:rsidR="00EC1203">
          <w:tab/>
        </w:r>
      </w:ins>
      <w:ins w:id="1147" w:author="David Vacas Miguel" w:date="2018-06-01T01:39:00Z">
        <w:r w:rsidR="00EC1203">
          <w:rPr>
            <w:b/>
          </w:rPr>
          <w:t>b)</w:t>
        </w:r>
      </w:ins>
      <w:del w:id="1148" w:author="David Vacas Miguel" w:date="2018-06-01T01:39:00Z">
        <w:r w:rsidDel="00EC1203">
          <w:rPr>
            <w:b/>
          </w:rPr>
          <w:delText>Figura</w:delText>
        </w:r>
        <w:r w:rsidR="00562E23" w:rsidDel="00EC1203">
          <w:rPr>
            <w:b/>
          </w:rPr>
          <w:delText xml:space="preserve"> 1</w:delText>
        </w:r>
      </w:del>
      <w:del w:id="1149" w:author="David Vacas Miguel" w:date="2018-05-27T13:33:00Z">
        <w:r w:rsidR="00562E23" w:rsidDel="0047468B">
          <w:rPr>
            <w:b/>
          </w:rPr>
          <w:delText>6</w:delText>
        </w:r>
      </w:del>
      <w:del w:id="1150" w:author="David Vacas Miguel" w:date="2018-06-01T01:39:00Z">
        <w:r w:rsidRPr="004C4970" w:rsidDel="00EC1203">
          <w:rPr>
            <w:b/>
          </w:rPr>
          <w:delText>.</w:delText>
        </w:r>
      </w:del>
      <w:r>
        <w:t xml:space="preserve"> Vista ortográfica.</w:t>
      </w:r>
    </w:p>
    <w:p w14:paraId="0242EA0B" w14:textId="3E902F3D" w:rsidR="00EC1203" w:rsidRDefault="00EC1203">
      <w:pPr>
        <w:pStyle w:val="LetranormalTFG"/>
        <w:ind w:left="720"/>
        <w:jc w:val="center"/>
        <w:pPrChange w:id="1151" w:author="David Vacas Miguel" w:date="2018-06-01T01:40:00Z">
          <w:pPr>
            <w:pStyle w:val="LetranormalTFG"/>
            <w:ind w:left="720"/>
            <w:jc w:val="left"/>
          </w:pPr>
        </w:pPrChange>
      </w:pPr>
      <w:ins w:id="1152" w:author="David Vacas Miguel" w:date="2018-06-01T01:39:00Z">
        <w:r>
          <w:rPr>
            <w:b/>
          </w:rPr>
          <w:t>Figura 1</w:t>
        </w:r>
      </w:ins>
      <w:ins w:id="1153" w:author="David Vacas Miguel" w:date="2018-06-26T17:37:00Z">
        <w:r w:rsidR="00C55F6C">
          <w:rPr>
            <w:b/>
          </w:rPr>
          <w:t>8</w:t>
        </w:r>
      </w:ins>
      <w:ins w:id="1154" w:author="David Vacas Miguel" w:date="2018-06-01T01:39:00Z">
        <w:r>
          <w:rPr>
            <w:b/>
          </w:rPr>
          <w:t xml:space="preserve">. </w:t>
        </w:r>
        <w:r w:rsidRPr="00EC1203">
          <w:rPr>
            <w:rPrChange w:id="1155"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pPr>
        <w:pStyle w:val="LetranormalTFG"/>
        <w:pPrChange w:id="1156" w:author="David Vacas Miguel" w:date="2018-06-26T14:12:00Z">
          <w:pPr>
            <w:pStyle w:val="LetranormalTFG"/>
            <w:ind w:left="708"/>
          </w:pPr>
        </w:pPrChange>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6C9BD36D" w:rsidR="00DB787F" w:rsidRDefault="00803022">
      <w:pPr>
        <w:pStyle w:val="LetranormalTFG"/>
        <w:jc w:val="left"/>
        <w:pPrChange w:id="1157" w:author="David Vacas Miguel" w:date="2018-06-26T14:12:00Z">
          <w:pPr>
            <w:pStyle w:val="LetranormalTFG"/>
            <w:ind w:left="720"/>
            <w:jc w:val="left"/>
          </w:pPr>
        </w:pPrChange>
      </w:pPr>
      <w:r>
        <w:t>Las funciones de</w:t>
      </w:r>
      <w:ins w:id="1158" w:author="David Vacas Miguel" w:date="2018-06-26T14:16:00Z">
        <w:r w:rsidR="006E303F">
          <w:t xml:space="preserve"> la </w:t>
        </w:r>
        <w:proofErr w:type="spellStart"/>
        <w:r w:rsidR="006E303F">
          <w:t>libreria</w:t>
        </w:r>
      </w:ins>
      <w:proofErr w:type="spellEnd"/>
      <w:r>
        <w:t xml:space="preserve"> GLM que se utilizan en el </w:t>
      </w:r>
      <w:r w:rsidR="0084410D">
        <w:t>cálculo</w:t>
      </w:r>
      <w:r>
        <w:t xml:space="preserve"> de esta matriz son</w:t>
      </w:r>
    </w:p>
    <w:p w14:paraId="0D489B9D" w14:textId="2C587E32" w:rsidR="00DB787F" w:rsidRPr="00232D77" w:rsidRDefault="00DB1975">
      <w:pPr>
        <w:pStyle w:val="LetranormalTFG"/>
        <w:pPrChange w:id="1159" w:author="David Vacas Miguel" w:date="2018-06-26T14:12:00Z">
          <w:pPr>
            <w:pStyle w:val="LetranormalTFG"/>
            <w:ind w:left="720"/>
          </w:pPr>
        </w:pPrChange>
      </w:pPr>
      <w:proofErr w:type="spellStart"/>
      <w:proofErr w:type="gramStart"/>
      <w:r w:rsidRPr="00FE55DD">
        <w:rPr>
          <w:rStyle w:val="CodigoCar"/>
          <w:rPrChange w:id="1160" w:author="David Vacas Miguel" w:date="2018-06-01T01:43:00Z">
            <w:rPr>
              <w:rFonts w:ascii="Courier Prime" w:hAnsi="Courier Prime"/>
              <w:i/>
            </w:rPr>
          </w:rPrChange>
        </w:rPr>
        <w:t>perspective</w:t>
      </w:r>
      <w:proofErr w:type="spellEnd"/>
      <w:r w:rsidRPr="00FE55DD">
        <w:rPr>
          <w:rStyle w:val="CodigoCar"/>
          <w:rPrChange w:id="1161" w:author="David Vacas Miguel" w:date="2018-06-01T01:43:00Z">
            <w:rPr>
              <w:rFonts w:ascii="Courier Prime" w:hAnsi="Courier Prime"/>
              <w:i/>
            </w:rPr>
          </w:rPrChange>
        </w:rPr>
        <w:t>(</w:t>
      </w:r>
      <w:proofErr w:type="spellStart"/>
      <w:proofErr w:type="gramEnd"/>
      <w:r w:rsidRPr="00FE55DD">
        <w:rPr>
          <w:rStyle w:val="CodigoCar"/>
          <w:rPrChange w:id="1162" w:author="David Vacas Miguel" w:date="2018-06-01T01:43:00Z">
            <w:rPr>
              <w:rFonts w:ascii="Courier Prime" w:hAnsi="Courier Prime"/>
              <w:i/>
            </w:rPr>
          </w:rPrChange>
        </w:rPr>
        <w:t>fov</w:t>
      </w:r>
      <w:proofErr w:type="spellEnd"/>
      <w:r w:rsidRPr="00FE55DD">
        <w:rPr>
          <w:rStyle w:val="CodigoCar"/>
          <w:rPrChange w:id="1163" w:author="David Vacas Miguel" w:date="2018-06-01T01:43:00Z">
            <w:rPr>
              <w:rFonts w:ascii="Courier Prime" w:hAnsi="Courier Prime"/>
              <w:i/>
            </w:rPr>
          </w:rPrChange>
        </w:rPr>
        <w:t xml:space="preserve">, </w:t>
      </w:r>
      <w:proofErr w:type="spellStart"/>
      <w:r w:rsidRPr="00FE55DD">
        <w:rPr>
          <w:rStyle w:val="CodigoCar"/>
          <w:rPrChange w:id="1164" w:author="David Vacas Miguel" w:date="2018-06-01T01:43:00Z">
            <w:rPr>
              <w:rFonts w:ascii="Courier Prime" w:hAnsi="Courier Prime"/>
              <w:i/>
            </w:rPr>
          </w:rPrChange>
        </w:rPr>
        <w:t>aspectRatio</w:t>
      </w:r>
      <w:proofErr w:type="spellEnd"/>
      <w:r w:rsidRPr="00FE55DD">
        <w:rPr>
          <w:rStyle w:val="CodigoCar"/>
          <w:rPrChange w:id="1165" w:author="David Vacas Miguel" w:date="2018-06-01T01:43:00Z">
            <w:rPr>
              <w:rFonts w:ascii="Courier Prime" w:hAnsi="Courier Prime"/>
              <w:i/>
            </w:rPr>
          </w:rPrChange>
        </w:rPr>
        <w:t xml:space="preserve">, </w:t>
      </w:r>
      <w:proofErr w:type="spellStart"/>
      <w:r w:rsidRPr="00FE55DD">
        <w:rPr>
          <w:rStyle w:val="CodigoCar"/>
          <w:rPrChange w:id="1166" w:author="David Vacas Miguel" w:date="2018-06-01T01:43:00Z">
            <w:rPr>
              <w:rFonts w:ascii="Courier Prime" w:hAnsi="Courier Prime"/>
              <w:i/>
            </w:rPr>
          </w:rPrChange>
        </w:rPr>
        <w:t>near</w:t>
      </w:r>
      <w:proofErr w:type="spellEnd"/>
      <w:r w:rsidRPr="00FE55DD">
        <w:rPr>
          <w:rStyle w:val="CodigoCar"/>
          <w:rPrChange w:id="1167" w:author="David Vacas Miguel" w:date="2018-06-01T01:43:00Z">
            <w:rPr>
              <w:rFonts w:ascii="Courier Prime" w:hAnsi="Courier Prime"/>
              <w:i/>
            </w:rPr>
          </w:rPrChange>
        </w:rPr>
        <w:t xml:space="preserve">, </w:t>
      </w:r>
      <w:proofErr w:type="spellStart"/>
      <w:r w:rsidRPr="00FE55DD">
        <w:rPr>
          <w:rStyle w:val="CodigoCar"/>
          <w:rPrChange w:id="1168" w:author="David Vacas Miguel" w:date="2018-06-01T01:43:00Z">
            <w:rPr>
              <w:rFonts w:ascii="Courier Prime" w:hAnsi="Courier Prime"/>
              <w:i/>
            </w:rPr>
          </w:rPrChange>
        </w:rPr>
        <w:t>far</w:t>
      </w:r>
      <w:proofErr w:type="spellEnd"/>
      <w:r w:rsidRPr="00FE55DD">
        <w:rPr>
          <w:rStyle w:val="CodigoCar"/>
          <w:rPrChange w:id="1169"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ins w:id="1170" w:author="David Vacas Miguel" w:date="2018-06-26T14:16:00Z">
        <w:r w:rsidR="006E303F">
          <w:t>,</w:t>
        </w:r>
      </w:ins>
      <w:r w:rsidR="00232D77">
        <w:t xml:space="preserve"> donde </w:t>
      </w:r>
      <w:proofErr w:type="spellStart"/>
      <w:r w:rsidR="00232D77" w:rsidRPr="00FE55DD">
        <w:rPr>
          <w:rStyle w:val="CodigoCar"/>
          <w:rPrChange w:id="1171"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w:t>
      </w:r>
      <w:del w:id="1172" w:author="David Vacas Miguel" w:date="2018-06-26T14:16:00Z">
        <w:r w:rsidR="00232D77" w:rsidDel="006E303F">
          <w:delText xml:space="preserve"> el</w:delText>
        </w:r>
      </w:del>
      <w:r w:rsidR="00232D77">
        <w:t xml:space="preserve"> </w:t>
      </w:r>
      <w:proofErr w:type="spellStart"/>
      <w:r w:rsidR="00232D77" w:rsidRPr="00FE55DD">
        <w:rPr>
          <w:rStyle w:val="CodigoCar"/>
          <w:rPrChange w:id="1173"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1174"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1175" w:author="David Vacas Miguel" w:date="2018-06-01T01:43:00Z">
            <w:rPr>
              <w:i/>
            </w:rPr>
          </w:rPrChange>
        </w:rPr>
        <w:t>far</w:t>
      </w:r>
      <w:proofErr w:type="spellEnd"/>
      <w:r w:rsidR="00232D77">
        <w:t xml:space="preserve"> es la distancia hasta donde puede ver</w:t>
      </w:r>
      <w:ins w:id="1176" w:author="David Vacas Miguel" w:date="2018-06-26T14:16:00Z">
        <w:r w:rsidR="006E303F">
          <w:t xml:space="preserve"> [11]</w:t>
        </w:r>
      </w:ins>
      <w:ins w:id="1177" w:author="David Vacas Miguel" w:date="2018-06-10T15:09:00Z">
        <w:r w:rsidR="00467294">
          <w:t>.</w:t>
        </w:r>
      </w:ins>
      <w:del w:id="1178" w:author="David Vacas Miguel" w:date="2018-06-10T15:09:00Z">
        <w:r w:rsidR="00232D77" w:rsidDel="00467294">
          <w:delText>.</w:delText>
        </w:r>
      </w:del>
    </w:p>
    <w:p w14:paraId="3CFDC9BD" w14:textId="2770D53E" w:rsidR="00803022" w:rsidRDefault="00DB1975">
      <w:pPr>
        <w:pStyle w:val="LetranormalTFG"/>
        <w:rPr>
          <w:ins w:id="1179" w:author="David Vacas Miguel" w:date="2018-06-26T17:31:00Z"/>
        </w:rPr>
      </w:pPr>
      <w:proofErr w:type="spellStart"/>
      <w:r w:rsidRPr="00FE55DD">
        <w:rPr>
          <w:rStyle w:val="CodigoCar"/>
          <w:rPrChange w:id="1180" w:author="David Vacas Miguel" w:date="2018-06-01T01:43:00Z">
            <w:rPr>
              <w:rFonts w:ascii="Courier Prime" w:hAnsi="Courier Prime"/>
              <w:i/>
            </w:rPr>
          </w:rPrChange>
        </w:rPr>
        <w:t>ortho</w:t>
      </w:r>
      <w:proofErr w:type="spellEnd"/>
      <w:r w:rsidRPr="00FE55DD">
        <w:rPr>
          <w:rStyle w:val="CodigoCar"/>
          <w:rPrChange w:id="1181" w:author="David Vacas Miguel" w:date="2018-06-01T01:43:00Z">
            <w:rPr>
              <w:rFonts w:ascii="Courier Prime" w:hAnsi="Courier Prime"/>
              <w:i/>
            </w:rPr>
          </w:rPrChange>
        </w:rPr>
        <w:t>(</w:t>
      </w:r>
      <w:proofErr w:type="spellStart"/>
      <w:proofErr w:type="gramStart"/>
      <w:r w:rsidRPr="00FE55DD">
        <w:rPr>
          <w:rStyle w:val="CodigoCar"/>
          <w:rPrChange w:id="1182" w:author="David Vacas Miguel" w:date="2018-06-01T01:43:00Z">
            <w:rPr>
              <w:rFonts w:ascii="Courier Prime" w:hAnsi="Courier Prime"/>
              <w:i/>
            </w:rPr>
          </w:rPrChange>
        </w:rPr>
        <w:t>left,right</w:t>
      </w:r>
      <w:proofErr w:type="gramEnd"/>
      <w:r w:rsidRPr="00FE55DD">
        <w:rPr>
          <w:rStyle w:val="CodigoCar"/>
          <w:rPrChange w:id="1183" w:author="David Vacas Miguel" w:date="2018-06-01T01:43:00Z">
            <w:rPr>
              <w:rFonts w:ascii="Courier Prime" w:hAnsi="Courier Prime"/>
              <w:i/>
            </w:rPr>
          </w:rPrChange>
        </w:rPr>
        <w:t>,bottom,top,near,far</w:t>
      </w:r>
      <w:proofErr w:type="spellEnd"/>
      <w:r w:rsidRPr="00FE55DD">
        <w:rPr>
          <w:rStyle w:val="CodigoCar"/>
          <w:rPrChange w:id="1184"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1185" w:author="David Vacas Miguel" w:date="2018-06-01T01:43:00Z">
            <w:rPr>
              <w:i/>
            </w:rPr>
          </w:rPrChange>
        </w:rPr>
        <w:t>left</w:t>
      </w:r>
      <w:proofErr w:type="spellEnd"/>
      <w:r w:rsidR="001D0624" w:rsidRPr="00FE55DD">
        <w:rPr>
          <w:rStyle w:val="CodigoCar"/>
          <w:rPrChange w:id="1186" w:author="David Vacas Miguel" w:date="2018-06-01T01:43:00Z">
            <w:rPr/>
          </w:rPrChange>
        </w:rPr>
        <w:t xml:space="preserve">, </w:t>
      </w:r>
      <w:proofErr w:type="spellStart"/>
      <w:r w:rsidR="001D0624" w:rsidRPr="00FE55DD">
        <w:rPr>
          <w:rStyle w:val="CodigoCar"/>
          <w:rPrChange w:id="1187" w:author="David Vacas Miguel" w:date="2018-06-01T01:43:00Z">
            <w:rPr>
              <w:i/>
            </w:rPr>
          </w:rPrChange>
        </w:rPr>
        <w:t>right</w:t>
      </w:r>
      <w:proofErr w:type="spellEnd"/>
      <w:r w:rsidR="001D0624" w:rsidRPr="00FE55DD">
        <w:rPr>
          <w:rStyle w:val="CodigoCar"/>
          <w:rPrChange w:id="1188" w:author="David Vacas Miguel" w:date="2018-06-01T01:43:00Z">
            <w:rPr>
              <w:i/>
            </w:rPr>
          </w:rPrChange>
        </w:rPr>
        <w:t xml:space="preserve">, </w:t>
      </w:r>
      <w:proofErr w:type="spellStart"/>
      <w:r w:rsidR="001D0624" w:rsidRPr="00FE55DD">
        <w:rPr>
          <w:rStyle w:val="CodigoCar"/>
          <w:rPrChange w:id="1189" w:author="David Vacas Miguel" w:date="2018-06-01T01:43:00Z">
            <w:rPr>
              <w:i/>
            </w:rPr>
          </w:rPrChange>
        </w:rPr>
        <w:t>bottom</w:t>
      </w:r>
      <w:proofErr w:type="spellEnd"/>
      <w:r w:rsidR="001D0624">
        <w:rPr>
          <w:i/>
        </w:rPr>
        <w:t xml:space="preserve"> y </w:t>
      </w:r>
      <w:r w:rsidR="001D0624" w:rsidRPr="00FE55DD">
        <w:rPr>
          <w:rStyle w:val="CodigoCar"/>
          <w:rPrChange w:id="1190" w:author="David Vacas Miguel" w:date="2018-06-01T01:44:00Z">
            <w:rPr>
              <w:i/>
            </w:rPr>
          </w:rPrChange>
        </w:rPr>
        <w:t>top</w:t>
      </w:r>
      <w:r w:rsidR="00DD0709">
        <w:t xml:space="preserve"> configuran </w:t>
      </w:r>
      <w:del w:id="1191" w:author="David Vacas Miguel" w:date="2018-06-26T14:16:00Z">
        <w:r w:rsidR="00E453BB" w:rsidDel="006E303F">
          <w:delText>la visión de la</w:delText>
        </w:r>
      </w:del>
      <w:ins w:id="1192" w:author="David Vacas Miguel" w:date="2018-06-26T14:16:00Z">
        <w:r w:rsidR="006E303F">
          <w:t xml:space="preserve">el volumen de </w:t>
        </w:r>
        <w:r w:rsidR="006E303F">
          <w:lastRenderedPageBreak/>
          <w:t>visualización de la</w:t>
        </w:r>
      </w:ins>
      <w:r w:rsidR="00E453BB">
        <w:t xml:space="preserve"> </w:t>
      </w:r>
      <w:del w:id="1193" w:author="David Vacas Miguel" w:date="2018-06-26T14:16:00Z">
        <w:r w:rsidR="00E453BB" w:rsidDel="006E303F">
          <w:delText>camara</w:delText>
        </w:r>
      </w:del>
      <w:ins w:id="1194" w:author="David Vacas Miguel" w:date="2018-06-26T14:16:00Z">
        <w:r w:rsidR="006E303F">
          <w:t>cámara</w:t>
        </w:r>
      </w:ins>
      <w:r w:rsidR="00E453BB">
        <w:t xml:space="preserve"> indicando el límite de la cámara en la izquierda, derecha, abajo y arriba respectivamente</w:t>
      </w:r>
      <w:r>
        <w:t>.</w:t>
      </w:r>
    </w:p>
    <w:p w14:paraId="2EB174CE" w14:textId="1BEBBC32" w:rsidR="006940AD" w:rsidRPr="00DB1975" w:rsidRDefault="006940AD">
      <w:pPr>
        <w:pStyle w:val="TFGtitulo2"/>
        <w:pPrChange w:id="1195" w:author="David Vacas Miguel" w:date="2018-06-26T17:31:00Z">
          <w:pPr>
            <w:pStyle w:val="LetranormalTFG"/>
            <w:ind w:left="720"/>
          </w:pPr>
        </w:pPrChange>
      </w:pPr>
      <w:bookmarkStart w:id="1196" w:name="_Toc517798919"/>
      <w:ins w:id="1197" w:author="David Vacas Miguel" w:date="2018-06-26T17:31:00Z">
        <w:r>
          <w:t>3.3 Qt</w:t>
        </w:r>
      </w:ins>
      <w:bookmarkEnd w:id="1196"/>
    </w:p>
    <w:p w14:paraId="641816E9" w14:textId="433870D9" w:rsidR="001B1AB4" w:rsidDel="007E7028" w:rsidRDefault="00DB1975">
      <w:pPr>
        <w:pStyle w:val="LetranormalTFG"/>
        <w:rPr>
          <w:del w:id="1198" w:author="David Vacas Miguel" w:date="2018-06-26T14:51:00Z"/>
        </w:rPr>
        <w:pPrChange w:id="1199" w:author="David Vacas Miguel" w:date="2018-06-26T17:31:00Z">
          <w:pPr>
            <w:pStyle w:val="LetranormalTFG"/>
            <w:numPr>
              <w:numId w:val="26"/>
            </w:numPr>
            <w:ind w:left="720" w:hanging="360"/>
          </w:pPr>
        </w:pPrChange>
      </w:pPr>
      <w:del w:id="1200" w:author="David Vacas Miguel" w:date="2018-05-30T12:09:00Z">
        <w:r w:rsidRPr="006940AD" w:rsidDel="000D465D">
          <w:rPr>
            <w:rPrChange w:id="1201" w:author="David Vacas Miguel" w:date="2018-06-26T17:31:00Z">
              <w:rPr>
                <w:b/>
                <w:i/>
              </w:rPr>
            </w:rPrChange>
          </w:rPr>
          <w:delText xml:space="preserve">(V) </w:delText>
        </w:r>
      </w:del>
      <w:del w:id="1202" w:author="David Vacas Miguel" w:date="2018-06-26T14:51:00Z">
        <w:r w:rsidRPr="006940AD" w:rsidDel="007E7028">
          <w:rPr>
            <w:rPrChange w:id="1203" w:author="David Vacas Miguel" w:date="2018-06-26T17:31:00Z">
              <w:rPr>
                <w:b/>
                <w:i/>
              </w:rPr>
            </w:rPrChange>
          </w:rPr>
          <w:delText>View:</w:delText>
        </w:r>
        <w:r w:rsidRPr="00D27C27" w:rsidDel="007E7028">
          <w:rPr>
            <w:rPrChange w:id="1204" w:author="David Vacas Miguel" w:date="2018-06-26T17:27:00Z">
              <w:rPr>
                <w:b/>
                <w:i/>
              </w:rPr>
            </w:rPrChange>
          </w:rPr>
          <w:delText xml:space="preserve"> </w:delText>
        </w:r>
        <w:r w:rsidDel="007E7028">
          <w:delText xml:space="preserve">Esta matriz hace las funciones de cámara, necesitando para poder usar esta matriz la posición, el punto hacia el que mira y la orientación de la cámara. </w:delText>
        </w:r>
      </w:del>
    </w:p>
    <w:p w14:paraId="08FF91DB" w14:textId="6EBF321D" w:rsidR="00956F31" w:rsidDel="007E7028" w:rsidRDefault="00956F31">
      <w:pPr>
        <w:pStyle w:val="LetranormalTFG"/>
        <w:rPr>
          <w:del w:id="1205" w:author="David Vacas Miguel" w:date="2018-06-26T14:51:00Z"/>
        </w:rPr>
        <w:pPrChange w:id="1206" w:author="David Vacas Miguel" w:date="2018-06-26T17:31:00Z">
          <w:pPr>
            <w:pStyle w:val="LetranormalTFG"/>
            <w:ind w:left="720"/>
          </w:pPr>
        </w:pPrChange>
      </w:pPr>
      <w:del w:id="1207" w:author="David Vacas Miguel" w:date="2018-06-26T14:51:00Z">
        <w:r w:rsidDel="007E7028">
          <w:delText>La</w:delText>
        </w:r>
      </w:del>
      <w:del w:id="1208" w:author="David Vacas Miguel" w:date="2018-06-26T14:17:00Z">
        <w:r w:rsidDel="006E303F">
          <w:delText>s</w:delText>
        </w:r>
      </w:del>
      <w:del w:id="1209" w:author="David Vacas Miguel" w:date="2018-06-26T14:51:00Z">
        <w:r w:rsidDel="007E7028">
          <w:delText xml:space="preserve"> </w:delText>
        </w:r>
        <w:r w:rsidR="00944561" w:rsidDel="007E7028">
          <w:delText>función</w:delText>
        </w:r>
        <w:r w:rsidDel="007E7028">
          <w:delText xml:space="preserve"> de </w:delText>
        </w:r>
        <w:r w:rsidR="00944561" w:rsidDel="007E7028">
          <w:delText>GLM</w:delText>
        </w:r>
        <w:r w:rsidDel="007E7028">
          <w:delText xml:space="preserve"> que se utiliza para esta matriz es </w:delText>
        </w:r>
        <w:r w:rsidRPr="006940AD" w:rsidDel="007E7028">
          <w:rPr>
            <w:rPrChange w:id="1210" w:author="David Vacas Miguel" w:date="2018-06-26T17:31:00Z">
              <w:rPr>
                <w:rFonts w:ascii="Courier Prime" w:hAnsi="Courier Prime"/>
                <w:i/>
              </w:rPr>
            </w:rPrChange>
          </w:rPr>
          <w:delText>lookAt(eye,center,up)</w:delText>
        </w:r>
      </w:del>
      <w:del w:id="1211" w:author="David Vacas Miguel" w:date="2018-06-26T14:17:00Z">
        <w:r w:rsidRPr="006E303F" w:rsidDel="006E303F">
          <w:delText xml:space="preserve"> </w:delText>
        </w:r>
        <w:r w:rsidR="00CF7475" w:rsidDel="006E303F">
          <w:delText>que</w:delText>
        </w:r>
      </w:del>
      <w:del w:id="1212" w:author="David Vacas Miguel" w:date="2018-06-26T14:51:00Z">
        <w:r w:rsidR="00CF7475" w:rsidDel="007E7028">
          <w:delText xml:space="preserve"> posiciona la cámara según </w:delText>
        </w:r>
      </w:del>
      <w:del w:id="1213" w:author="David Vacas Miguel" w:date="2018-06-26T14:17:00Z">
        <w:r w:rsidR="00CF7475" w:rsidDel="006E303F">
          <w:delText>los</w:delText>
        </w:r>
      </w:del>
      <w:del w:id="1214" w:author="David Vacas Miguel" w:date="2018-06-26T14:51:00Z">
        <w:r w:rsidR="00CF7475" w:rsidDel="007E7028">
          <w:delText xml:space="preserve"> parámetros de entrada que son</w:delText>
        </w:r>
        <w:r w:rsidDel="007E7028">
          <w:delText xml:space="preserve"> </w:delText>
        </w:r>
      </w:del>
      <w:del w:id="1215" w:author="David Vacas Miguel" w:date="2018-06-26T14:20:00Z">
        <w:r w:rsidRPr="006940AD" w:rsidDel="006E303F">
          <w:rPr>
            <w:rPrChange w:id="1216" w:author="David Vacas Miguel" w:date="2018-06-26T17:31:00Z">
              <w:rPr>
                <w:rFonts w:ascii="Courier Prime" w:hAnsi="Courier Prime"/>
                <w:i/>
              </w:rPr>
            </w:rPrChange>
          </w:rPr>
          <w:delText>eye</w:delText>
        </w:r>
      </w:del>
      <w:del w:id="1217" w:author="David Vacas Miguel" w:date="2018-06-26T14:51:00Z">
        <w:r w:rsidRPr="006940AD" w:rsidDel="007E7028">
          <w:delText xml:space="preserve"> </w:delText>
        </w:r>
        <w:r w:rsidDel="007E7028">
          <w:delText xml:space="preserve">la posición de la cámara, </w:delText>
        </w:r>
      </w:del>
      <w:del w:id="1218" w:author="David Vacas Miguel" w:date="2018-06-26T14:20:00Z">
        <w:r w:rsidRPr="006940AD" w:rsidDel="006E303F">
          <w:rPr>
            <w:rPrChange w:id="1219" w:author="David Vacas Miguel" w:date="2018-06-26T17:31:00Z">
              <w:rPr>
                <w:rFonts w:ascii="Courier Prime" w:hAnsi="Courier Prime"/>
                <w:i/>
              </w:rPr>
            </w:rPrChange>
          </w:rPr>
          <w:delText>center</w:delText>
        </w:r>
        <w:r w:rsidRPr="00D27C27" w:rsidDel="006E303F">
          <w:rPr>
            <w:rPrChange w:id="1220" w:author="David Vacas Miguel" w:date="2018-06-26T17:27:00Z">
              <w:rPr>
                <w:i/>
              </w:rPr>
            </w:rPrChange>
          </w:rPr>
          <w:delText xml:space="preserve"> </w:delText>
        </w:r>
      </w:del>
      <w:del w:id="1221" w:author="David Vacas Miguel" w:date="2018-06-26T14:51:00Z">
        <w:r w:rsidDel="007E7028">
          <w:delText>el punto hacia donde mira y</w:delText>
        </w:r>
      </w:del>
      <w:del w:id="1222" w:author="David Vacas Miguel" w:date="2018-06-26T14:20:00Z">
        <w:r w:rsidDel="006E303F">
          <w:delText xml:space="preserve"> </w:delText>
        </w:r>
        <w:r w:rsidRPr="006940AD" w:rsidDel="006E303F">
          <w:rPr>
            <w:rPrChange w:id="1223" w:author="David Vacas Miguel" w:date="2018-06-26T17:31:00Z">
              <w:rPr>
                <w:rFonts w:ascii="Courier Prime" w:hAnsi="Courier Prime"/>
                <w:i/>
              </w:rPr>
            </w:rPrChange>
          </w:rPr>
          <w:delText>up</w:delText>
        </w:r>
      </w:del>
      <w:del w:id="1224" w:author="David Vacas Miguel" w:date="2018-06-26T14:21:00Z">
        <w:r w:rsidRPr="00D27C27" w:rsidDel="006E303F">
          <w:rPr>
            <w:rPrChange w:id="1225" w:author="David Vacas Miguel" w:date="2018-06-26T17:27:00Z">
              <w:rPr>
                <w:i/>
              </w:rPr>
            </w:rPrChange>
          </w:rPr>
          <w:delText xml:space="preserve"> </w:delText>
        </w:r>
      </w:del>
      <w:del w:id="1226" w:author="David Vacas Miguel" w:date="2018-06-26T14:51:00Z">
        <w:r w:rsidDel="007E7028">
          <w:delText>la orientación</w:delText>
        </w:r>
        <w:r w:rsidR="00CF7475" w:rsidDel="007E7028">
          <w:delText xml:space="preserve">, como se muestra en la figura </w:delText>
        </w:r>
      </w:del>
      <w:del w:id="1227" w:author="David Vacas Miguel" w:date="2018-05-27T13:33:00Z">
        <w:r w:rsidR="00CF7475" w:rsidDel="0047468B">
          <w:delText>X</w:delText>
        </w:r>
      </w:del>
      <w:del w:id="1228" w:author="David Vacas Miguel" w:date="2018-06-26T14:51:00Z">
        <w:r w:rsidDel="007E7028">
          <w:delText>.</w:delText>
        </w:r>
      </w:del>
    </w:p>
    <w:p w14:paraId="5D2A5D76" w14:textId="5EBC5B06" w:rsidR="00944561" w:rsidRPr="0041550E" w:rsidDel="001523AB" w:rsidRDefault="00CF7475">
      <w:pPr>
        <w:pStyle w:val="LetranormalTFG"/>
        <w:rPr>
          <w:del w:id="1229" w:author="David Vacas Miguel" w:date="2018-06-02T12:58:00Z"/>
        </w:rPr>
        <w:pPrChange w:id="1230" w:author="David Vacas Miguel" w:date="2018-06-26T17:31:00Z">
          <w:pPr>
            <w:pStyle w:val="LetranormalTFG"/>
            <w:ind w:left="720"/>
          </w:pPr>
        </w:pPrChange>
      </w:pPr>
      <w:del w:id="1231" w:author="David Vacas Miguel" w:date="2018-06-26T14:51:00Z">
        <w:r w:rsidDel="007E7028">
          <w:delText>A continuación, se explica el algoritmo diseñado para posicionar la cámara de forma automática para un circuito dado</w:delText>
        </w:r>
        <w:r w:rsidR="00944561" w:rsidDel="007E7028">
          <w:delText>.</w:delText>
        </w:r>
        <w:r w:rsidR="00944561" w:rsidRPr="0031002A" w:rsidDel="007E7028">
          <w:delText xml:space="preserve"> </w:delText>
        </w:r>
        <w:r w:rsidR="0041550E" w:rsidDel="007E7028">
          <w:delText xml:space="preserve">Para calcular </w:delText>
        </w:r>
        <w:r w:rsidR="0041550E" w:rsidRPr="006940AD" w:rsidDel="007E7028">
          <w:rPr>
            <w:rPrChange w:id="1232" w:author="David Vacas Miguel" w:date="2018-06-26T17:31:00Z">
              <w:rPr>
                <w:i/>
              </w:rPr>
            </w:rPrChange>
          </w:rPr>
          <w:delText>center</w:delText>
        </w:r>
        <w:r w:rsidR="0041550E" w:rsidDel="007E7028">
          <w:delText xml:space="preserve"> </w:delText>
        </w:r>
        <w:r w:rsidR="00EF24D5" w:rsidDel="007E7028">
          <w:delText xml:space="preserve">se buscan los puntos </w:delText>
        </w:r>
      </w:del>
      <w:del w:id="1233" w:author="David Vacas Miguel" w:date="2018-05-27T13:33:00Z">
        <w:r w:rsidR="00EF24D5" w:rsidDel="0047468B">
          <w:delText>mas</w:delText>
        </w:r>
      </w:del>
      <w:del w:id="1234" w:author="David Vacas Miguel" w:date="2018-06-26T14:51:00Z">
        <w:r w:rsidR="00EF24D5" w:rsidDel="007E7028">
          <w:delText xml:space="preserve"> externos del circuito en los dos ejes</w:delText>
        </w:r>
      </w:del>
      <w:del w:id="1235"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del w:id="1236" w:author="David Vacas Miguel" w:date="2018-06-26T14:51:00Z">
        <w:r w:rsidR="006D5E4F" w:rsidDel="007E7028">
          <w:delText>.</w:delText>
        </w:r>
      </w:del>
    </w:p>
    <w:p w14:paraId="49743392" w14:textId="77777777" w:rsidR="00103ACF" w:rsidDel="001523AB" w:rsidRDefault="00103ACF">
      <w:pPr>
        <w:pStyle w:val="LetranormalTFG"/>
        <w:rPr>
          <w:del w:id="1237" w:author="David Vacas Miguel" w:date="2018-06-02T12:58:00Z"/>
        </w:rPr>
        <w:pPrChange w:id="1238" w:author="David Vacas Miguel" w:date="2018-06-26T17:31:00Z">
          <w:pPr>
            <w:pStyle w:val="LetranormalTFG"/>
            <w:ind w:left="1428"/>
          </w:pPr>
        </w:pPrChange>
      </w:pPr>
    </w:p>
    <w:p w14:paraId="7EBCF022" w14:textId="77777777" w:rsidR="00FE4478" w:rsidDel="001523AB" w:rsidRDefault="00FE4478">
      <w:pPr>
        <w:pStyle w:val="LetranormalTFG"/>
        <w:rPr>
          <w:del w:id="1239" w:author="David Vacas Miguel" w:date="2018-06-02T12:58:00Z"/>
        </w:rPr>
        <w:pPrChange w:id="1240" w:author="David Vacas Miguel" w:date="2018-06-26T17:31:00Z">
          <w:pPr>
            <w:pStyle w:val="LetranormalTFG"/>
            <w:ind w:left="1428"/>
          </w:pPr>
        </w:pPrChange>
      </w:pPr>
    </w:p>
    <w:p w14:paraId="1D244093" w14:textId="4C29035B" w:rsidR="00FE4478" w:rsidDel="001523AB" w:rsidRDefault="00FE4478">
      <w:pPr>
        <w:pStyle w:val="LetranormalTFG"/>
        <w:rPr>
          <w:del w:id="1241" w:author="David Vacas Miguel" w:date="2018-06-02T12:58:00Z"/>
        </w:rPr>
        <w:pPrChange w:id="1242" w:author="David Vacas Miguel" w:date="2018-06-26T17:31:00Z">
          <w:pPr>
            <w:pStyle w:val="LetranormalTFG"/>
            <w:ind w:left="1428"/>
          </w:pPr>
        </w:pPrChange>
      </w:pPr>
    </w:p>
    <w:p w14:paraId="22D7A939" w14:textId="7AFCD250" w:rsidR="00325BE3" w:rsidDel="007E7028" w:rsidRDefault="00325BE3">
      <w:pPr>
        <w:pStyle w:val="LetranormalTFG"/>
        <w:rPr>
          <w:del w:id="1243" w:author="David Vacas Miguel" w:date="2018-06-26T14:51:00Z"/>
        </w:rPr>
        <w:pPrChange w:id="1244" w:author="David Vacas Miguel" w:date="2018-06-26T17:31:00Z">
          <w:pPr>
            <w:pStyle w:val="LetranormalTFG"/>
            <w:ind w:left="1428"/>
          </w:pPr>
        </w:pPrChange>
      </w:pPr>
    </w:p>
    <w:p w14:paraId="3D5065CA" w14:textId="501D3ECC" w:rsidR="00944561" w:rsidRPr="00D27C27" w:rsidDel="00CA6F04" w:rsidRDefault="00FE4478">
      <w:pPr>
        <w:pStyle w:val="LetranormalTFG"/>
        <w:rPr>
          <w:del w:id="1245" w:author="David Vacas Miguel" w:date="2018-06-26T14:13:00Z"/>
          <w:rPrChange w:id="1246" w:author="David Vacas Miguel" w:date="2018-06-26T17:27:00Z">
            <w:rPr>
              <w:del w:id="1247" w:author="David Vacas Miguel" w:date="2018-06-26T14:13:00Z"/>
              <w:b/>
            </w:rPr>
          </w:rPrChange>
        </w:rPr>
        <w:pPrChange w:id="1248" w:author="David Vacas Miguel" w:date="2018-06-26T17:31:00Z">
          <w:pPr>
            <w:pStyle w:val="LetranormalTFG"/>
            <w:ind w:left="1428"/>
          </w:pPr>
        </w:pPrChange>
      </w:pPr>
      <w:del w:id="1249" w:author="David Vacas Miguel" w:date="2018-06-26T14:51:00Z">
        <w:r w:rsidDel="007E7028">
          <w:rPr>
            <w:noProof/>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8">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05DBBC4" w14:textId="69B860FB" w:rsidR="00944561" w:rsidDel="007E7028" w:rsidRDefault="00944561">
      <w:pPr>
        <w:pStyle w:val="LetranormalTFG"/>
        <w:rPr>
          <w:del w:id="1250" w:author="David Vacas Miguel" w:date="2018-06-26T14:51:00Z"/>
        </w:rPr>
        <w:pPrChange w:id="1251" w:author="David Vacas Miguel" w:date="2018-06-26T17:31:00Z">
          <w:pPr>
            <w:pStyle w:val="LetranormalTFG"/>
            <w:ind w:left="1428"/>
            <w:jc w:val="center"/>
          </w:pPr>
        </w:pPrChange>
      </w:pPr>
      <w:del w:id="1252" w:author="David Vacas Miguel" w:date="2018-06-26T14:51:00Z">
        <w:r w:rsidRPr="00D27C27" w:rsidDel="007E7028">
          <w:rPr>
            <w:rPrChange w:id="1253" w:author="David Vacas Miguel" w:date="2018-06-26T17:27:00Z">
              <w:rPr>
                <w:b/>
              </w:rPr>
            </w:rPrChange>
          </w:rPr>
          <w:delText xml:space="preserve">Figura </w:delText>
        </w:r>
        <w:r w:rsidR="00562E23" w:rsidRPr="00D27C27" w:rsidDel="007E7028">
          <w:rPr>
            <w:rPrChange w:id="1254" w:author="David Vacas Miguel" w:date="2018-06-26T17:27:00Z">
              <w:rPr>
                <w:b/>
              </w:rPr>
            </w:rPrChange>
          </w:rPr>
          <w:delText>1</w:delText>
        </w:r>
      </w:del>
      <w:del w:id="1255" w:author="David Vacas Miguel" w:date="2018-05-27T13:33:00Z">
        <w:r w:rsidR="00562E23" w:rsidRPr="00D27C27" w:rsidDel="0047468B">
          <w:rPr>
            <w:rPrChange w:id="1256" w:author="David Vacas Miguel" w:date="2018-06-26T17:27:00Z">
              <w:rPr>
                <w:b/>
              </w:rPr>
            </w:rPrChange>
          </w:rPr>
          <w:delText>7</w:delText>
        </w:r>
      </w:del>
      <w:del w:id="1257" w:author="David Vacas Miguel" w:date="2018-06-26T14:51:00Z">
        <w:r w:rsidRPr="00D27C27" w:rsidDel="007E7028">
          <w:rPr>
            <w:rPrChange w:id="1258" w:author="David Vacas Miguel" w:date="2018-06-26T17:27:00Z">
              <w:rPr>
                <w:b/>
              </w:rPr>
            </w:rPrChange>
          </w:rPr>
          <w:delText xml:space="preserve">. </w:delText>
        </w:r>
        <w:r w:rsidDel="007E7028">
          <w:delText>Posición y orientación de la cámara.</w:delText>
        </w:r>
      </w:del>
    </w:p>
    <w:p w14:paraId="36F92FB0" w14:textId="616D7957" w:rsidR="00944561" w:rsidRPr="00D27C27" w:rsidDel="007E7028" w:rsidRDefault="00944561">
      <w:pPr>
        <w:pStyle w:val="LetranormalTFG"/>
        <w:rPr>
          <w:del w:id="1259" w:author="David Vacas Miguel" w:date="2018-06-26T14:51:00Z"/>
          <w:rPrChange w:id="1260" w:author="David Vacas Miguel" w:date="2018-06-26T17:27:00Z">
            <w:rPr>
              <w:del w:id="1261" w:author="David Vacas Miguel" w:date="2018-06-26T14:51:00Z"/>
              <w:u w:val="single"/>
            </w:rPr>
          </w:rPrChange>
        </w:rPr>
        <w:pPrChange w:id="1262" w:author="David Vacas Miguel" w:date="2018-06-26T17:31:00Z">
          <w:pPr>
            <w:pStyle w:val="LetranormalTFG"/>
            <w:ind w:left="1428"/>
          </w:pPr>
        </w:pPrChange>
      </w:pPr>
    </w:p>
    <w:p w14:paraId="10A7327B" w14:textId="4A162385" w:rsidR="00944561" w:rsidRPr="00D27C27" w:rsidDel="007E7028" w:rsidRDefault="00944561">
      <w:pPr>
        <w:pStyle w:val="LetranormalTFG"/>
        <w:rPr>
          <w:del w:id="1263" w:author="David Vacas Miguel" w:date="2018-06-26T14:51:00Z"/>
          <w:rPrChange w:id="1264" w:author="David Vacas Miguel" w:date="2018-06-26T17:27:00Z">
            <w:rPr>
              <w:del w:id="1265" w:author="David Vacas Miguel" w:date="2018-06-26T14:51:00Z"/>
              <w:i/>
            </w:rPr>
          </w:rPrChange>
        </w:rPr>
        <w:pPrChange w:id="1266" w:author="David Vacas Miguel" w:date="2018-06-26T17:31:00Z">
          <w:pPr>
            <w:pStyle w:val="LetranormalTFG"/>
            <w:ind w:left="708"/>
          </w:pPr>
        </w:pPrChange>
      </w:pPr>
      <w:del w:id="1267" w:author="David Vacas Miguel" w:date="2018-05-30T11:54:00Z">
        <w:r w:rsidDel="00ED5E5F">
          <w:delText xml:space="preserve"> </w:delText>
        </w:r>
      </w:del>
      <w:del w:id="1268" w:author="David Vacas Miguel" w:date="2018-06-26T14:51:00Z">
        <w:r w:rsidDel="007E7028">
          <w:delText xml:space="preserve">Una vez </w:delText>
        </w:r>
      </w:del>
      <w:del w:id="1269" w:author="David Vacas Miguel" w:date="2018-05-30T12:03:00Z">
        <w:r w:rsidDel="000D465D">
          <w:delText>encontrado</w:delText>
        </w:r>
        <w:r w:rsidR="00325BE3" w:rsidDel="000D465D">
          <w:delText xml:space="preserve"> </w:delText>
        </w:r>
      </w:del>
      <w:del w:id="1270" w:author="David Vacas Miguel" w:date="2018-06-26T14:51:00Z">
        <w:r w:rsidR="00325BE3" w:rsidRPr="006940AD" w:rsidDel="007E7028">
          <w:rPr>
            <w:rPrChange w:id="1271" w:author="David Vacas Miguel" w:date="2018-06-26T17:31:00Z">
              <w:rPr>
                <w:i/>
              </w:rPr>
            </w:rPrChange>
          </w:rPr>
          <w:delText>center</w:delText>
        </w:r>
        <w:r w:rsidR="00325BE3" w:rsidDel="007E7028">
          <w:delText>, se calcula qu</w:delText>
        </w:r>
      </w:del>
      <w:del w:id="1272" w:author="David Vacas Miguel" w:date="2018-06-26T14:24:00Z">
        <w:r w:rsidR="00325BE3" w:rsidDel="006E303F">
          <w:delText>e</w:delText>
        </w:r>
      </w:del>
      <w:del w:id="1273" w:author="David Vacas Miguel" w:date="2018-06-26T14:51:00Z">
        <w:r w:rsidR="00325BE3" w:rsidDel="007E7028">
          <w:delText xml:space="preserve"> eje </w:delText>
        </w:r>
      </w:del>
      <w:del w:id="1274" w:author="David Vacas Miguel" w:date="2018-05-30T12:05:00Z">
        <w:r w:rsidR="00325BE3" w:rsidDel="000D465D">
          <w:delText>del circuito tiene una mayor distancia</w:delText>
        </w:r>
      </w:del>
      <w:del w:id="1275" w:author="David Vacas Miguel" w:date="2018-05-30T12:02:00Z">
        <w:r w:rsidR="00325BE3" w:rsidDel="000D465D">
          <w:delText xml:space="preserve"> (</w:delText>
        </w:r>
        <w:r w:rsidR="00325BE3" w:rsidRPr="00D27C27" w:rsidDel="000D465D">
          <w:rPr>
            <w:rPrChange w:id="1276" w:author="David Vacas Miguel" w:date="2018-06-26T17:27:00Z">
              <w:rPr/>
            </w:rPrChange>
          </w:rPr>
          <w:object w:dxaOrig="2560" w:dyaOrig="360" w14:anchorId="7D03A647">
            <v:shape id="_x0000_i1083" type="#_x0000_t75" style="width:128.25pt;height:18.75pt" o:ole="">
              <v:imagedata r:id="rId152" o:title=""/>
            </v:shape>
            <o:OLEObject Type="Embed" ProgID="Equation.DSMT4" ShapeID="_x0000_i1083" DrawAspect="Content" ObjectID="_1591543828" r:id="rId153"/>
          </w:object>
        </w:r>
        <w:r w:rsidR="00325BE3" w:rsidDel="000D465D">
          <w:delText>)</w:delText>
        </w:r>
      </w:del>
      <w:del w:id="1277" w:author="David Vacas Miguel" w:date="2018-06-26T14:51:00Z">
        <w:r w:rsidR="00325BE3" w:rsidDel="007E7028">
          <w:delText xml:space="preserve">. </w:delText>
        </w:r>
      </w:del>
      <w:del w:id="1278" w:author="David Vacas Miguel" w:date="2018-06-26T14:24:00Z">
        <w:r w:rsidR="00325BE3" w:rsidDel="006E303F">
          <w:delText>Sabiendo que eje posee una mayor distancia</w:delText>
        </w:r>
      </w:del>
      <w:del w:id="1279" w:author="David Vacas Miguel" w:date="2018-06-26T14:51:00Z">
        <w:r w:rsidR="00325BE3" w:rsidDel="007E7028">
          <w:delText xml:space="preserve"> y el </w:delText>
        </w:r>
      </w:del>
      <w:del w:id="1280" w:author="David Vacas Miguel" w:date="2018-06-01T03:07:00Z">
        <w:r w:rsidR="00325BE3" w:rsidRPr="006940AD" w:rsidDel="00F04ECC">
          <w:rPr>
            <w:rPrChange w:id="1281" w:author="David Vacas Miguel" w:date="2018-06-26T17:31:00Z">
              <w:rPr>
                <w:i/>
              </w:rPr>
            </w:rPrChange>
          </w:rPr>
          <w:delText>fov</w:delText>
        </w:r>
        <w:r w:rsidR="00325BE3" w:rsidDel="00F04ECC">
          <w:delText xml:space="preserve"> de</w:delText>
        </w:r>
      </w:del>
      <w:del w:id="1282" w:author="David Vacas Miguel" w:date="2018-06-26T14:51:00Z">
        <w:r w:rsidR="00325BE3" w:rsidDel="007E7028">
          <w:delText xml:space="preserve"> la cámara podemos calcular mediante trigonometría</w:delText>
        </w:r>
      </w:del>
      <w:del w:id="1283" w:author="David Vacas Miguel" w:date="2018-06-26T14:25:00Z">
        <w:r w:rsidR="00325BE3" w:rsidDel="006E303F">
          <w:delText xml:space="preserve"> a</w:delText>
        </w:r>
      </w:del>
      <w:del w:id="1284" w:author="David Vacas Miguel" w:date="2018-06-26T14:51:00Z">
        <w:r w:rsidR="00325BE3" w:rsidDel="007E7028">
          <w:delText xml:space="preserve"> la altura (</w:delText>
        </w:r>
        <w:r w:rsidR="00325BE3" w:rsidRPr="00D27C27" w:rsidDel="007E7028">
          <w:rPr>
            <w:rPrChange w:id="1285" w:author="David Vacas Miguel" w:date="2018-06-26T17:27:00Z">
              <w:rPr>
                <w:i/>
              </w:rPr>
            </w:rPrChange>
          </w:rPr>
          <w:delText>h)</w:delText>
        </w:r>
        <w:r w:rsidR="00325BE3" w:rsidDel="007E7028">
          <w:delText xml:space="preserve"> a la que se debe posicionar la cámara para poder ver todo el circuito</w:delText>
        </w:r>
        <w:r w:rsidDel="007E7028">
          <w:delText>.</w:delText>
        </w:r>
        <w:r w:rsidR="009A1E02" w:rsidDel="007E7028">
          <w:delText xml:space="preserve"> En la </w:delText>
        </w:r>
      </w:del>
      <w:del w:id="1286" w:author="David Vacas Miguel" w:date="2018-06-26T14:32:00Z">
        <w:r w:rsidR="009A1E02" w:rsidDel="000F03F3">
          <w:delText>figura 1</w:delText>
        </w:r>
      </w:del>
      <w:del w:id="1287" w:author="David Vacas Miguel" w:date="2018-05-27T13:34:00Z">
        <w:r w:rsidR="009A1E02" w:rsidDel="0047468B">
          <w:delText>8</w:delText>
        </w:r>
      </w:del>
      <w:del w:id="1288" w:author="David Vacas Miguel" w:date="2018-06-26T14:51:00Z">
        <w:r w:rsidR="009A1E02" w:rsidDel="007E7028">
          <w:delText xml:space="preserve"> se pueden observar los cálculos trigonométricos realizados asumiendo que el eje de mayor longitud es X. Por lo </w:delText>
        </w:r>
        <w:r w:rsidR="00A83C7C" w:rsidDel="007E7028">
          <w:delText>tanto,</w:delText>
        </w:r>
        <w:r w:rsidR="009A1E02" w:rsidDel="007E7028">
          <w:delText xml:space="preserve"> </w:delText>
        </w:r>
        <w:r w:rsidR="009A1E02" w:rsidRPr="006940AD" w:rsidDel="007E7028">
          <w:rPr>
            <w:rPrChange w:id="1289" w:author="David Vacas Miguel" w:date="2018-06-26T17:31:00Z">
              <w:rPr>
                <w:i/>
              </w:rPr>
            </w:rPrChange>
          </w:rPr>
          <w:delText>eye</w:delText>
        </w:r>
        <w:r w:rsidR="009A1E02" w:rsidDel="007E7028">
          <w:delText xml:space="preserve">, </w:delText>
        </w:r>
        <w:r w:rsidR="00A83C7C" w:rsidDel="007E7028">
          <w:delText>se</w:delText>
        </w:r>
        <w:r w:rsidR="009A1E02" w:rsidDel="007E7028">
          <w:delText xml:space="preserve"> </w:delText>
        </w:r>
      </w:del>
      <w:del w:id="1290" w:author="David Vacas Miguel" w:date="2018-06-01T03:07:00Z">
        <w:r w:rsidR="009A1E02" w:rsidDel="00F04ECC">
          <w:delText>situa</w:delText>
        </w:r>
      </w:del>
      <w:del w:id="1291" w:author="David Vacas Miguel" w:date="2018-06-26T14:51:00Z">
        <w:r w:rsidR="009A1E02" w:rsidDel="007E7028">
          <w:delText xml:space="preserve"> en </w:delText>
        </w:r>
        <w:r w:rsidR="009A1E02" w:rsidRPr="006940AD" w:rsidDel="007E7028">
          <w:rPr>
            <w:rPrChange w:id="1292" w:author="David Vacas Miguel" w:date="2018-06-26T17:31:00Z">
              <w:rPr>
                <w:i/>
              </w:rPr>
            </w:rPrChange>
          </w:rPr>
          <w:delText>center</w:delText>
        </w:r>
        <w:r w:rsidR="009A1E02" w:rsidDel="007E7028">
          <w:delText xml:space="preserve"> levantado </w:delText>
        </w:r>
        <w:r w:rsidR="009A1E02" w:rsidRPr="00D27C27" w:rsidDel="007E7028">
          <w:rPr>
            <w:rPrChange w:id="1293" w:author="David Vacas Miguel" w:date="2018-06-26T17:27:00Z">
              <w:rPr>
                <w:i/>
              </w:rPr>
            </w:rPrChange>
          </w:rPr>
          <w:delText>h.</w:delText>
        </w:r>
      </w:del>
    </w:p>
    <w:p w14:paraId="79484D5B" w14:textId="3B34786F" w:rsidR="00944561" w:rsidDel="007E7028" w:rsidRDefault="00944561">
      <w:pPr>
        <w:pStyle w:val="LetranormalTFG"/>
        <w:rPr>
          <w:del w:id="1294" w:author="David Vacas Miguel" w:date="2018-06-26T14:51:00Z"/>
        </w:rPr>
        <w:pPrChange w:id="1295" w:author="David Vacas Miguel" w:date="2018-06-26T17:31:00Z">
          <w:pPr>
            <w:pStyle w:val="LetranormalTFG"/>
            <w:ind w:left="1428"/>
            <w:jc w:val="center"/>
          </w:pPr>
        </w:pPrChange>
      </w:pPr>
      <w:del w:id="1296" w:author="David Vacas Miguel" w:date="2018-06-26T14:51:00Z">
        <w:r w:rsidDel="007E7028">
          <w:rPr>
            <w:noProof/>
          </w:rPr>
          <w:drawing>
            <wp:inline distT="0" distB="0" distL="0" distR="0" wp14:anchorId="0A44C894" wp14:editId="507A3668">
              <wp:extent cx="2924175" cy="1190625"/>
              <wp:effectExtent l="0" t="0" r="9525" b="9525"/>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39">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65CC907F" w14:textId="6BB80BF5" w:rsidR="00944561" w:rsidDel="0075018B" w:rsidRDefault="00944561">
      <w:pPr>
        <w:pStyle w:val="LetranormalTFG"/>
        <w:rPr>
          <w:del w:id="1297" w:author="David Vacas Miguel" w:date="2018-06-02T12:59:00Z"/>
        </w:rPr>
        <w:pPrChange w:id="1298" w:author="David Vacas Miguel" w:date="2018-06-26T17:31:00Z">
          <w:pPr>
            <w:pStyle w:val="LetranormalTFG"/>
            <w:jc w:val="center"/>
          </w:pPr>
        </w:pPrChange>
      </w:pPr>
      <w:del w:id="1299" w:author="David Vacas Miguel" w:date="2018-06-26T14:51:00Z">
        <w:r w:rsidRPr="00D27C27" w:rsidDel="007E7028">
          <w:rPr>
            <w:rPrChange w:id="1300" w:author="David Vacas Miguel" w:date="2018-06-26T17:27:00Z">
              <w:rPr>
                <w:b/>
              </w:rPr>
            </w:rPrChange>
          </w:rPr>
          <w:delText xml:space="preserve">Figura </w:delText>
        </w:r>
        <w:r w:rsidR="00562E23" w:rsidRPr="00D27C27" w:rsidDel="007E7028">
          <w:rPr>
            <w:rPrChange w:id="1301" w:author="David Vacas Miguel" w:date="2018-06-26T17:27:00Z">
              <w:rPr>
                <w:b/>
              </w:rPr>
            </w:rPrChange>
          </w:rPr>
          <w:delText>1</w:delText>
        </w:r>
      </w:del>
      <w:del w:id="1302" w:author="David Vacas Miguel" w:date="2018-05-27T13:34:00Z">
        <w:r w:rsidR="00562E23" w:rsidRPr="00D27C27" w:rsidDel="0047468B">
          <w:rPr>
            <w:rPrChange w:id="1303" w:author="David Vacas Miguel" w:date="2018-06-26T17:27:00Z">
              <w:rPr>
                <w:b/>
              </w:rPr>
            </w:rPrChange>
          </w:rPr>
          <w:delText>8</w:delText>
        </w:r>
      </w:del>
      <w:del w:id="1304" w:author="David Vacas Miguel" w:date="2018-06-26T14:51:00Z">
        <w:r w:rsidRPr="00D27C27" w:rsidDel="007E7028">
          <w:rPr>
            <w:rPrChange w:id="1305" w:author="David Vacas Miguel" w:date="2018-06-26T17:27:00Z">
              <w:rPr>
                <w:b/>
              </w:rPr>
            </w:rPrChange>
          </w:rPr>
          <w:delText>.</w:delText>
        </w:r>
        <w:r w:rsidDel="007E7028">
          <w:delText xml:space="preserve"> Trigonometría utilizada para el cálculo de la altura de la cámara.</w:delText>
        </w:r>
      </w:del>
    </w:p>
    <w:p w14:paraId="73D03C76" w14:textId="464FB7DD" w:rsidR="00944561" w:rsidDel="007E7028" w:rsidRDefault="00944561">
      <w:pPr>
        <w:pStyle w:val="LetranormalTFG"/>
        <w:rPr>
          <w:del w:id="1306" w:author="David Vacas Miguel" w:date="2018-06-26T14:51:00Z"/>
        </w:rPr>
        <w:pPrChange w:id="1307" w:author="David Vacas Miguel" w:date="2018-06-26T17:31:00Z">
          <w:pPr>
            <w:pStyle w:val="LetranormalTFG"/>
            <w:ind w:left="708"/>
          </w:pPr>
        </w:pPrChange>
      </w:pPr>
    </w:p>
    <w:p w14:paraId="16AC8364" w14:textId="0D02DEDC" w:rsidR="00944561" w:rsidDel="007E7028" w:rsidRDefault="00944561">
      <w:pPr>
        <w:pStyle w:val="LetranormalTFG"/>
        <w:rPr>
          <w:del w:id="1308" w:author="David Vacas Miguel" w:date="2018-06-26T14:51:00Z"/>
        </w:rPr>
        <w:pPrChange w:id="1309" w:author="David Vacas Miguel" w:date="2018-06-26T17:31:00Z">
          <w:pPr>
            <w:pStyle w:val="LetranormalTFG"/>
            <w:ind w:left="708"/>
          </w:pPr>
        </w:pPrChange>
      </w:pPr>
      <w:del w:id="1310" w:author="David Vacas Miguel" w:date="2018-06-26T14:51:00Z">
        <w:r w:rsidDel="007E7028">
          <w:delText>Con esto la cámara se situará automáticamente en el centro de cualquier circuito que se introduzca y a una distancia a la cual se pueda ver el circuito completamente.</w:delText>
        </w:r>
      </w:del>
    </w:p>
    <w:p w14:paraId="106603A4" w14:textId="49C7FC76" w:rsidR="009A1E02" w:rsidDel="007E7028" w:rsidRDefault="00944561">
      <w:pPr>
        <w:pStyle w:val="LetranormalTFG"/>
        <w:rPr>
          <w:del w:id="1311" w:author="David Vacas Miguel" w:date="2018-06-26T14:51:00Z"/>
        </w:rPr>
        <w:pPrChange w:id="1312" w:author="David Vacas Miguel" w:date="2018-06-26T17:31:00Z">
          <w:pPr>
            <w:pStyle w:val="LetranormalTFG"/>
            <w:ind w:left="708"/>
          </w:pPr>
        </w:pPrChange>
      </w:pPr>
      <w:del w:id="1313" w:author="David Vacas Miguel" w:date="2018-06-26T14:51:00Z">
        <w:r w:rsidDel="007E7028">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7E7028">
          <w:delText xml:space="preserve"> </w:delText>
        </w:r>
        <w:r w:rsidDel="007E7028">
          <w:delTex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delText>
        </w:r>
        <w:r w:rsidR="009A1E02" w:rsidDel="007E7028">
          <w:delText xml:space="preserve">El </w:delText>
        </w:r>
        <w:r w:rsidR="008223FB" w:rsidDel="007E7028">
          <w:delText>cálculo</w:delText>
        </w:r>
        <w:r w:rsidR="009A1E02" w:rsidDel="007E7028">
          <w:delText xml:space="preserve"> de </w:delText>
        </w:r>
        <w:r w:rsidR="009A1E02" w:rsidRPr="006940AD" w:rsidDel="007E7028">
          <w:rPr>
            <w:rPrChange w:id="1314" w:author="David Vacas Miguel" w:date="2018-06-26T17:31:00Z">
              <w:rPr>
                <w:i/>
              </w:rPr>
            </w:rPrChange>
          </w:rPr>
          <w:delText>eye</w:delText>
        </w:r>
        <w:r w:rsidR="009A1E02" w:rsidDel="007E7028">
          <w:delText xml:space="preserve"> en perspectiva se realiza colocando una de las dos distancias en un eje en ambos, es decir, </w:delText>
        </w:r>
        <w:r w:rsidR="009A1E02" w:rsidRPr="00D27C27" w:rsidDel="007E7028">
          <w:rPr>
            <w:rPrChange w:id="1315" w:author="David Vacas Miguel" w:date="2018-06-26T17:27:00Z">
              <w:rPr/>
            </w:rPrChange>
          </w:rPr>
          <w:object w:dxaOrig="1340" w:dyaOrig="320" w14:anchorId="035F0633">
            <v:shape id="_x0000_i1084" type="#_x0000_t75" style="width:66.75pt;height:15.75pt" o:ole="">
              <v:imagedata r:id="rId146" o:title=""/>
            </v:shape>
            <o:OLEObject Type="Embed" ProgID="Equation.DSMT4" ShapeID="_x0000_i1084" DrawAspect="Content" ObjectID="_1591543829" r:id="rId154"/>
          </w:object>
        </w:r>
        <w:r w:rsidR="009A1E02" w:rsidDel="007E7028">
          <w:delText xml:space="preserve">ó </w:delText>
        </w:r>
        <w:r w:rsidR="009A1E02" w:rsidRPr="00D27C27" w:rsidDel="007E7028">
          <w:rPr>
            <w:rPrChange w:id="1316" w:author="David Vacas Miguel" w:date="2018-06-26T17:27:00Z">
              <w:rPr/>
            </w:rPrChange>
          </w:rPr>
          <w:object w:dxaOrig="1300" w:dyaOrig="320" w14:anchorId="4B5E0771">
            <v:shape id="_x0000_i1085" type="#_x0000_t75" style="width:65.25pt;height:15.75pt" o:ole="">
              <v:imagedata r:id="rId148" o:title=""/>
            </v:shape>
            <o:OLEObject Type="Embed" ProgID="Equation.DSMT4" ShapeID="_x0000_i1085" DrawAspect="Content" ObjectID="_1591543830" r:id="rId155"/>
          </w:object>
        </w:r>
        <w:r w:rsidR="009A1E02" w:rsidDel="007E7028">
          <w:delText xml:space="preserve">. Lo que crea un ángulo de 45 grados respecto al plano XZ. </w:delText>
        </w:r>
      </w:del>
    </w:p>
    <w:p w14:paraId="102B69A7" w14:textId="54F6E1BA" w:rsidR="00D1470E" w:rsidDel="007E7028" w:rsidRDefault="00944561">
      <w:pPr>
        <w:pStyle w:val="LetranormalTFG"/>
        <w:rPr>
          <w:del w:id="1317" w:author="David Vacas Miguel" w:date="2018-06-26T14:51:00Z"/>
        </w:rPr>
        <w:pPrChange w:id="1318" w:author="David Vacas Miguel" w:date="2018-06-26T17:31:00Z">
          <w:pPr>
            <w:pStyle w:val="LetranormalTFG"/>
            <w:ind w:left="708"/>
          </w:pPr>
        </w:pPrChange>
      </w:pPr>
      <w:del w:id="1319" w:author="David Vacas Miguel" w:date="2018-06-26T14:51:00Z">
        <w:r w:rsidDel="007E7028">
          <w:delText xml:space="preserve">Como añadido, se ha implementado la </w:delText>
        </w:r>
      </w:del>
      <w:del w:id="1320" w:author="David Vacas Miguel" w:date="2018-06-26T14:35:00Z">
        <w:r w:rsidDel="00064E4F">
          <w:delText>funcionalidad de</w:delText>
        </w:r>
      </w:del>
      <w:del w:id="1321" w:author="David Vacas Miguel" w:date="2018-06-26T14:51:00Z">
        <w:r w:rsidDel="007E7028">
          <w:delText xml:space="preserve"> zoom en ambas proyecciones </w:delText>
        </w:r>
      </w:del>
      <w:del w:id="1322" w:author="David Vacas Miguel" w:date="2018-06-26T14:35:00Z">
        <w:r w:rsidDel="00064E4F">
          <w:delText xml:space="preserve">el cual se puede utilizar </w:delText>
        </w:r>
      </w:del>
      <w:del w:id="1323" w:author="David Vacas Miguel" w:date="2018-06-26T14:51:00Z">
        <w:r w:rsidDel="007E7028">
          <w:delText>con la rueda del ratón.</w:delText>
        </w:r>
      </w:del>
    </w:p>
    <w:p w14:paraId="251CD60E" w14:textId="653248AD" w:rsidR="008B386D" w:rsidRPr="00D27C27" w:rsidDel="00064E4F" w:rsidRDefault="00FB5779">
      <w:pPr>
        <w:pStyle w:val="LetranormalTFG"/>
        <w:rPr>
          <w:del w:id="1324" w:author="David Vacas Miguel" w:date="2018-06-26T14:42:00Z"/>
          <w:rPrChange w:id="1325" w:author="David Vacas Miguel" w:date="2018-06-26T17:27:00Z">
            <w:rPr>
              <w:del w:id="1326" w:author="David Vacas Miguel" w:date="2018-06-26T14:42:00Z"/>
              <w:b/>
              <w:i/>
            </w:rPr>
          </w:rPrChange>
        </w:rPr>
        <w:pPrChange w:id="1327" w:author="David Vacas Miguel" w:date="2018-06-26T17:31:00Z">
          <w:pPr>
            <w:pStyle w:val="LetranormalTFG"/>
            <w:numPr>
              <w:numId w:val="26"/>
            </w:numPr>
            <w:ind w:left="720" w:hanging="360"/>
          </w:pPr>
        </w:pPrChange>
      </w:pPr>
      <w:del w:id="1328" w:author="David Vacas Miguel" w:date="2018-05-30T12:09:00Z">
        <w:r w:rsidRPr="006940AD" w:rsidDel="000D465D">
          <w:rPr>
            <w:rPrChange w:id="1329" w:author="David Vacas Miguel" w:date="2018-06-26T17:31:00Z">
              <w:rPr>
                <w:b/>
                <w:i/>
              </w:rPr>
            </w:rPrChange>
          </w:rPr>
          <w:delText xml:space="preserve">(M) </w:delText>
        </w:r>
      </w:del>
      <w:del w:id="1330" w:author="David Vacas Miguel" w:date="2018-06-26T14:50:00Z">
        <w:r w:rsidRPr="006940AD" w:rsidDel="007E7028">
          <w:rPr>
            <w:rPrChange w:id="1331" w:author="David Vacas Miguel" w:date="2018-06-26T17:31:00Z">
              <w:rPr>
                <w:b/>
                <w:i/>
              </w:rPr>
            </w:rPrChange>
          </w:rPr>
          <w:delText>Model:</w:delText>
        </w:r>
        <w:r w:rsidR="007A1926" w:rsidDel="007E7028">
          <w:delText xml:space="preserve"> Esta matriz realiza una transformación de </w:delText>
        </w:r>
      </w:del>
      <w:del w:id="1332" w:author="David Vacas Miguel" w:date="2018-06-26T14:36:00Z">
        <w:r w:rsidR="007A1926" w:rsidDel="00064E4F">
          <w:delText>la posición en el</w:delText>
        </w:r>
      </w:del>
      <w:del w:id="1333" w:author="David Vacas Miguel" w:date="2018-06-26T14:50:00Z">
        <w:r w:rsidR="007A1926" w:rsidDel="007E7028">
          <w:delText xml:space="preserve"> modelo </w:delText>
        </w:r>
      </w:del>
      <w:del w:id="1334" w:author="David Vacas Miguel" w:date="2018-06-26T14:37:00Z">
        <w:r w:rsidR="007A1926" w:rsidDel="00064E4F">
          <w:delText>a la posición global</w:delText>
        </w:r>
      </w:del>
      <w:del w:id="1335" w:author="David Vacas Miguel" w:date="2018-06-26T14:50:00Z">
        <w:r w:rsidR="007A1926" w:rsidDel="007E7028">
          <w:delText xml:space="preserve">. Normalmente es una combinación de tres posibles </w:delText>
        </w:r>
      </w:del>
      <w:del w:id="1336" w:author="David Vacas Miguel" w:date="2018-06-26T14:37:00Z">
        <w:r w:rsidR="007A1926" w:rsidDel="00064E4F">
          <w:delText>movimientos</w:delText>
        </w:r>
      </w:del>
      <w:del w:id="1337" w:author="David Vacas Miguel" w:date="2018-06-26T14:50:00Z">
        <w:r w:rsidR="007A1926" w:rsidDel="007E7028">
          <w:delText>: trasla</w:delText>
        </w:r>
      </w:del>
      <w:del w:id="1338" w:author="David Vacas Miguel" w:date="2018-06-26T14:37:00Z">
        <w:r w:rsidR="007A1926" w:rsidDel="00064E4F">
          <w:delText>dar</w:delText>
        </w:r>
      </w:del>
      <w:del w:id="1339" w:author="David Vacas Miguel" w:date="2018-06-26T14:50:00Z">
        <w:r w:rsidR="007A1926" w:rsidDel="007E7028">
          <w:delText>, escala</w:delText>
        </w:r>
      </w:del>
      <w:del w:id="1340" w:author="David Vacas Miguel" w:date="2018-06-26T14:38:00Z">
        <w:r w:rsidR="007A1926" w:rsidDel="00064E4F">
          <w:delText>r</w:delText>
        </w:r>
      </w:del>
      <w:del w:id="1341" w:author="David Vacas Miguel" w:date="2018-06-26T14:50:00Z">
        <w:r w:rsidR="007A1926" w:rsidDel="007E7028">
          <w:delText xml:space="preserve"> y rota</w:delText>
        </w:r>
      </w:del>
      <w:del w:id="1342" w:author="David Vacas Miguel" w:date="2018-06-26T14:38:00Z">
        <w:r w:rsidR="007A1926" w:rsidDel="00064E4F">
          <w:delText>r</w:delText>
        </w:r>
      </w:del>
      <w:del w:id="1343" w:author="David Vacas Miguel" w:date="2018-06-26T14:50:00Z">
        <w:r w:rsidR="007A1926" w:rsidDel="007E7028">
          <w:delText>. Cada un</w:delText>
        </w:r>
      </w:del>
      <w:del w:id="1344" w:author="David Vacas Miguel" w:date="2018-06-26T14:38:00Z">
        <w:r w:rsidR="007A1926" w:rsidDel="00064E4F">
          <w:delText>o</w:delText>
        </w:r>
      </w:del>
      <w:del w:id="1345" w:author="David Vacas Miguel" w:date="2018-06-26T14:50:00Z">
        <w:r w:rsidR="007A1926" w:rsidDel="007E7028">
          <w:delText xml:space="preserve"> de est</w:delText>
        </w:r>
      </w:del>
      <w:del w:id="1346" w:author="David Vacas Miguel" w:date="2018-06-26T14:38:00Z">
        <w:r w:rsidR="007A1926" w:rsidDel="00064E4F">
          <w:delText>o</w:delText>
        </w:r>
      </w:del>
      <w:del w:id="1347" w:author="David Vacas Miguel" w:date="2018-06-26T14:50:00Z">
        <w:r w:rsidR="007A1926" w:rsidDel="007E7028">
          <w:delText xml:space="preserve">s </w:delText>
        </w:r>
      </w:del>
      <w:del w:id="1348" w:author="David Vacas Miguel" w:date="2018-06-26T14:38:00Z">
        <w:r w:rsidR="007A1926" w:rsidDel="00064E4F">
          <w:delText xml:space="preserve">movimientos </w:delText>
        </w:r>
      </w:del>
      <w:del w:id="1349" w:author="David Vacas Miguel" w:date="2018-06-26T14:50:00Z">
        <w:r w:rsidR="007A1926" w:rsidDel="007E7028">
          <w:delText>vienen dad</w:delText>
        </w:r>
      </w:del>
      <w:del w:id="1350" w:author="David Vacas Miguel" w:date="2018-06-26T14:38:00Z">
        <w:r w:rsidR="007A1926" w:rsidDel="00064E4F">
          <w:delText>o</w:delText>
        </w:r>
      </w:del>
      <w:del w:id="1351" w:author="David Vacas Miguel" w:date="2018-06-26T14:50:00Z">
        <w:r w:rsidR="007A1926" w:rsidDel="007E7028">
          <w:delText>s por matrices, las cuales se multiplican unas sobre otras</w:delText>
        </w:r>
      </w:del>
      <w:del w:id="1352" w:author="David Vacas Miguel" w:date="2018-06-26T14:39:00Z">
        <w:r w:rsidR="007A1926" w:rsidDel="00064E4F">
          <w:delText>, comenzando por la matriz identidad,</w:delText>
        </w:r>
      </w:del>
      <w:del w:id="1353" w:author="David Vacas Miguel" w:date="2018-06-26T14:50:00Z">
        <w:r w:rsidR="007A1926" w:rsidDel="007E7028">
          <w:delText xml:space="preserve"> dando </w:delText>
        </w:r>
      </w:del>
      <w:del w:id="1354" w:author="David Vacas Miguel" w:date="2018-06-26T14:39:00Z">
        <w:r w:rsidR="007A1926" w:rsidDel="00064E4F">
          <w:delText xml:space="preserve">así una única matriz que será </w:delText>
        </w:r>
      </w:del>
      <w:del w:id="1355" w:author="David Vacas Miguel" w:date="2018-06-26T14:50:00Z">
        <w:r w:rsidR="007A1926" w:rsidDel="007E7028">
          <w:delText xml:space="preserve">la matriz </w:delText>
        </w:r>
        <w:r w:rsidR="007A1926" w:rsidRPr="00D27C27" w:rsidDel="007E7028">
          <w:rPr>
            <w:rPrChange w:id="1356" w:author="David Vacas Miguel" w:date="2018-06-26T17:27:00Z">
              <w:rPr>
                <w:i/>
              </w:rPr>
            </w:rPrChange>
          </w:rPr>
          <w:delText>model</w:delText>
        </w:r>
        <w:r w:rsidR="007A1926" w:rsidDel="007E7028">
          <w:delText xml:space="preserve">. </w:delText>
        </w:r>
      </w:del>
      <w:del w:id="1357" w:author="David Vacas Miguel" w:date="2018-06-26T14:39:00Z">
        <w:r w:rsidR="007A1926" w:rsidDel="00064E4F">
          <w:delText>En esta aplicación</w:delText>
        </w:r>
        <w:r w:rsidR="00871810" w:rsidDel="00064E4F">
          <w:delText>,</w:delText>
        </w:r>
        <w:r w:rsidR="007A1926" w:rsidDel="00064E4F">
          <w:delText xml:space="preserve"> </w:delText>
        </w:r>
        <w:r w:rsidR="00871810" w:rsidDel="00064E4F">
          <w:delText xml:space="preserve">para el cálculo de la matriz </w:delText>
        </w:r>
        <w:r w:rsidR="00871810" w:rsidRPr="00D27C27" w:rsidDel="00064E4F">
          <w:rPr>
            <w:rPrChange w:id="1358" w:author="David Vacas Miguel" w:date="2018-06-26T17:27:00Z">
              <w:rPr>
                <w:i/>
              </w:rPr>
            </w:rPrChange>
          </w:rPr>
          <w:delText>model</w:delText>
        </w:r>
        <w:r w:rsidR="00871810" w:rsidDel="00064E4F">
          <w:delText xml:space="preserve">, se implementa la ecuación </w:delText>
        </w:r>
      </w:del>
      <w:del w:id="1359" w:author="David Vacas Miguel" w:date="2018-06-26T14:50:00Z">
        <w:r w:rsidR="003261C4" w:rsidRPr="00D27C27" w:rsidDel="007E7028">
          <w:rPr>
            <w:rPrChange w:id="1360" w:author="David Vacas Miguel" w:date="2018-06-26T17:27:00Z">
              <w:rPr/>
            </w:rPrChange>
          </w:rPr>
          <w:object w:dxaOrig="1060" w:dyaOrig="380" w14:anchorId="4B58F6F0">
            <v:shape id="_x0000_i1086" type="#_x0000_t75" style="width:53.25pt;height:18.75pt" o:ole="">
              <v:imagedata r:id="rId128" o:title=""/>
            </v:shape>
            <o:OLEObject Type="Embed" ProgID="Equation.DSMT4" ShapeID="_x0000_i1086" DrawAspect="Content" ObjectID="_1591543831" r:id="rId156"/>
          </w:object>
        </w:r>
      </w:del>
      <w:del w:id="1361" w:author="David Vacas Miguel" w:date="2018-05-30T12:08:00Z">
        <w:r w:rsidR="00871810" w:rsidDel="000D465D">
          <w:delText xml:space="preserve">, </w:delText>
        </w:r>
      </w:del>
      <w:del w:id="1362" w:author="David Vacas Miguel" w:date="2018-06-26T14:42:00Z">
        <w:r w:rsidR="00871810" w:rsidDel="00064E4F">
          <w:delText xml:space="preserve">es decir, se realizan primero rotaciones respecto al eje </w:delText>
        </w:r>
      </w:del>
      <w:del w:id="1363" w:author="David Vacas Miguel" w:date="2018-06-01T03:16:00Z">
        <w:r w:rsidR="00871810" w:rsidDel="00597559">
          <w:delText xml:space="preserve">y </w:delText>
        </w:r>
        <w:r w:rsidR="005E1953" w:rsidDel="00597559">
          <w:delText xml:space="preserve"> </w:delText>
        </w:r>
        <w:r w:rsidR="00871810" w:rsidDel="00597559">
          <w:delText>(</w:delText>
        </w:r>
      </w:del>
      <w:del w:id="1364" w:author="David Vacas Miguel" w:date="2018-06-26T14:42:00Z">
        <w:r w:rsidR="00871810" w:rsidRPr="00D27C27" w:rsidDel="00064E4F">
          <w:rPr>
            <w:rPrChange w:id="1365" w:author="David Vacas Miguel" w:date="2018-06-26T17:27:00Z">
              <w:rPr/>
            </w:rPrChange>
          </w:rPr>
          <w:object w:dxaOrig="300" w:dyaOrig="380" w14:anchorId="6CDDBEE0">
            <v:shape id="_x0000_i1087" type="#_x0000_t75" style="width:15pt;height:18.75pt" o:ole="">
              <v:imagedata r:id="rId124" o:title=""/>
            </v:shape>
            <o:OLEObject Type="Embed" ProgID="Equation.DSMT4" ShapeID="_x0000_i1087" DrawAspect="Content" ObjectID="_1591543832" r:id="rId157"/>
          </w:object>
        </w:r>
        <w:r w:rsidR="00871810" w:rsidDel="00064E4F">
          <w:delText>) y después translaciones (</w:delText>
        </w:r>
        <w:r w:rsidR="00871810" w:rsidRPr="00D27C27" w:rsidDel="00064E4F">
          <w:rPr>
            <w:rPrChange w:id="1366" w:author="David Vacas Miguel" w:date="2018-06-26T17:27:00Z">
              <w:rPr/>
            </w:rPrChange>
          </w:rPr>
          <w:object w:dxaOrig="220" w:dyaOrig="260" w14:anchorId="7CF5D4D3">
            <v:shape id="_x0000_i1088" type="#_x0000_t75" style="width:11.25pt;height:12.75pt" o:ole="">
              <v:imagedata r:id="rId158" o:title=""/>
            </v:shape>
            <o:OLEObject Type="Embed" ProgID="Equation.DSMT4" ShapeID="_x0000_i1088" DrawAspect="Content" ObjectID="_1591543833" r:id="rId159"/>
          </w:object>
        </w:r>
        <w:r w:rsidR="00871810" w:rsidDel="00064E4F">
          <w:delText>)</w:delText>
        </w:r>
        <w:r w:rsidR="007A1926" w:rsidDel="00064E4F">
          <w:delText>.</w:delText>
        </w:r>
      </w:del>
    </w:p>
    <w:p w14:paraId="1273AD43" w14:textId="0DE88629" w:rsidR="000F30B1" w:rsidDel="00A36722" w:rsidRDefault="000F30B1">
      <w:pPr>
        <w:pStyle w:val="LetranormalTFG"/>
        <w:rPr>
          <w:del w:id="1367" w:author="David Vacas Miguel" w:date="2018-06-01T01:51:00Z"/>
        </w:rPr>
        <w:pPrChange w:id="1368" w:author="David Vacas Miguel" w:date="2018-06-26T17:31:00Z">
          <w:pPr>
            <w:pStyle w:val="LetranormalTFG"/>
            <w:ind w:left="720"/>
          </w:pPr>
        </w:pPrChange>
      </w:pPr>
      <w:del w:id="1369" w:author="David Vacas Miguel" w:date="2018-06-26T14:50:00Z">
        <w:r w:rsidDel="007E7028">
          <w:delText xml:space="preserve">Las matrices específicas que se utilizan en este proyecto se pueden observar en las </w:delText>
        </w:r>
      </w:del>
      <w:del w:id="1370" w:author="David Vacas Miguel" w:date="2018-06-01T01:51:00Z">
        <w:r w:rsidDel="00A36722">
          <w:delText xml:space="preserve">figuras </w:delText>
        </w:r>
      </w:del>
      <w:del w:id="1371" w:author="David Vacas Miguel" w:date="2018-05-27T13:34:00Z">
        <w:r w:rsidR="00562E23" w:rsidDel="0047468B">
          <w:delText>19</w:delText>
        </w:r>
        <w:r w:rsidDel="0047468B">
          <w:delText xml:space="preserve"> </w:delText>
        </w:r>
      </w:del>
      <w:del w:id="1372" w:author="David Vacas Miguel" w:date="2018-06-01T01:51:00Z">
        <w:r w:rsidDel="00A36722">
          <w:delText xml:space="preserve">y </w:delText>
        </w:r>
        <w:r w:rsidR="00562E23" w:rsidDel="00A36722">
          <w:delText>2</w:delText>
        </w:r>
      </w:del>
      <w:del w:id="1373" w:author="David Vacas Miguel" w:date="2018-05-27T13:34:00Z">
        <w:r w:rsidR="00562E23" w:rsidDel="0047468B">
          <w:delText>0</w:delText>
        </w:r>
      </w:del>
      <w:del w:id="1374" w:author="David Vacas Miguel" w:date="2018-06-26T14:50:00Z">
        <w:r w:rsidDel="007E7028">
          <w:delText xml:space="preserve">. </w:delText>
        </w:r>
      </w:del>
      <w:del w:id="1375" w:author="David Vacas Miguel" w:date="2018-06-01T01:51:00Z">
        <w:r w:rsidDel="00A36722">
          <w:delText xml:space="preserve">En la figura </w:delText>
        </w:r>
      </w:del>
      <w:del w:id="1376" w:author="David Vacas Miguel" w:date="2018-05-27T13:34:00Z">
        <w:r w:rsidR="00562E23" w:rsidDel="0047468B">
          <w:delText>19</w:delText>
        </w:r>
        <w:r w:rsidDel="0047468B">
          <w:delText xml:space="preserve"> </w:delText>
        </w:r>
      </w:del>
      <w:del w:id="1377"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rPr>
          <w:del w:id="1378" w:author="David Vacas Miguel" w:date="2018-06-01T01:51:00Z"/>
        </w:rPr>
        <w:pPrChange w:id="1379" w:author="David Vacas Miguel" w:date="2018-06-26T17:31:00Z">
          <w:pPr>
            <w:pStyle w:val="LetranormalTFG"/>
            <w:tabs>
              <w:tab w:val="right" w:pos="9070"/>
            </w:tabs>
            <w:ind w:left="720"/>
            <w:jc w:val="center"/>
          </w:pPr>
        </w:pPrChange>
      </w:pPr>
      <w:del w:id="1380" w:author="David Vacas Miguel" w:date="2018-06-01T01:51:00Z">
        <w:r w:rsidRPr="00D27C27" w:rsidDel="00A36722">
          <w:rPr>
            <w:rPrChange w:id="1381" w:author="David Vacas Miguel" w:date="2018-06-26T17:27:00Z">
              <w:rPr/>
            </w:rPrChange>
          </w:rPr>
          <w:object w:dxaOrig="1920" w:dyaOrig="1440" w14:anchorId="2E4BFC0E">
            <v:shape id="_x0000_i1089" type="#_x0000_t75" style="width:129pt;height:98.25pt" o:ole="">
              <v:imagedata r:id="rId134" o:title=""/>
            </v:shape>
            <o:OLEObject Type="Embed" ProgID="Equation.DSMT4" ShapeID="_x0000_i1089" DrawAspect="Content" ObjectID="_1591543834" r:id="rId160"/>
          </w:object>
        </w:r>
      </w:del>
    </w:p>
    <w:p w14:paraId="314BDB04" w14:textId="77C75910" w:rsidR="000F30B1" w:rsidDel="00A641E3" w:rsidRDefault="000F30B1">
      <w:pPr>
        <w:pStyle w:val="LetranormalTFG"/>
        <w:rPr>
          <w:del w:id="1382" w:author="David Vacas Miguel" w:date="2018-05-31T12:01:00Z"/>
        </w:rPr>
        <w:pPrChange w:id="1383" w:author="David Vacas Miguel" w:date="2018-06-26T17:31:00Z">
          <w:pPr>
            <w:pStyle w:val="LetranormalTFG"/>
            <w:ind w:left="720"/>
            <w:jc w:val="center"/>
          </w:pPr>
        </w:pPrChange>
      </w:pPr>
      <w:del w:id="1384" w:author="David Vacas Miguel" w:date="2018-05-31T12:01:00Z">
        <w:r w:rsidRPr="00D27C27" w:rsidDel="00A641E3">
          <w:rPr>
            <w:rPrChange w:id="1385" w:author="David Vacas Miguel" w:date="2018-06-26T17:27:00Z">
              <w:rPr>
                <w:b/>
              </w:rPr>
            </w:rPrChange>
          </w:rPr>
          <w:delText xml:space="preserve">Figura </w:delText>
        </w:r>
      </w:del>
      <w:del w:id="1386" w:author="David Vacas Miguel" w:date="2018-05-27T13:34:00Z">
        <w:r w:rsidR="00562E23" w:rsidRPr="00D27C27" w:rsidDel="0047468B">
          <w:rPr>
            <w:rPrChange w:id="1387" w:author="David Vacas Miguel" w:date="2018-06-26T17:27:00Z">
              <w:rPr>
                <w:b/>
              </w:rPr>
            </w:rPrChange>
          </w:rPr>
          <w:delText>19</w:delText>
        </w:r>
      </w:del>
      <w:del w:id="1388" w:author="David Vacas Miguel" w:date="2018-05-31T12:01:00Z">
        <w:r w:rsidRPr="00D27C27" w:rsidDel="00A641E3">
          <w:rPr>
            <w:rPrChange w:id="1389" w:author="David Vacas Miguel" w:date="2018-06-26T17:27:00Z">
              <w:rPr>
                <w:b/>
              </w:rPr>
            </w:rPrChange>
          </w:rPr>
          <w:delText>.</w:delText>
        </w:r>
        <w:r w:rsidDel="00A641E3">
          <w:delText xml:space="preserve"> Matriz de translación en X y Z.</w:delText>
        </w:r>
      </w:del>
    </w:p>
    <w:p w14:paraId="7C397525" w14:textId="36FD78E7" w:rsidR="000F30B1" w:rsidDel="007E7028" w:rsidRDefault="000F30B1">
      <w:pPr>
        <w:pStyle w:val="LetranormalTFG"/>
        <w:rPr>
          <w:del w:id="1390" w:author="David Vacas Miguel" w:date="2018-06-26T14:50:00Z"/>
        </w:rPr>
        <w:pPrChange w:id="1391" w:author="David Vacas Miguel" w:date="2018-06-26T17:31:00Z">
          <w:pPr>
            <w:pStyle w:val="LetranormalTFG"/>
            <w:ind w:left="720"/>
          </w:pPr>
        </w:pPrChange>
      </w:pPr>
      <w:del w:id="1392" w:author="David Vacas Miguel" w:date="2018-06-26T14:50:00Z">
        <w:r w:rsidDel="007E7028">
          <w:delText xml:space="preserve">En la </w:delText>
        </w:r>
      </w:del>
      <w:del w:id="1393" w:author="David Vacas Miguel" w:date="2018-06-01T01:51:00Z">
        <w:r w:rsidDel="00A36722">
          <w:delText xml:space="preserve">figura </w:delText>
        </w:r>
        <w:r w:rsidR="00562E23" w:rsidDel="00A36722">
          <w:delText>2</w:delText>
        </w:r>
      </w:del>
      <w:del w:id="1394" w:author="David Vacas Miguel" w:date="2018-05-27T13:34:00Z">
        <w:r w:rsidR="00562E23" w:rsidDel="0047468B">
          <w:delText>0</w:delText>
        </w:r>
      </w:del>
      <w:del w:id="1395" w:author="David Vacas Miguel" w:date="2018-06-26T14:50:00Z">
        <w:r w:rsidDel="007E7028">
          <w:delText xml:space="preserve"> se puede ver la matriz de rotación en </w:delText>
        </w:r>
        <w:r w:rsidRPr="00D27C27" w:rsidDel="007E7028">
          <w:rPr>
            <w:rPrChange w:id="1396" w:author="David Vacas Miguel" w:date="2018-06-26T17:27:00Z">
              <w:rPr>
                <w:i/>
              </w:rPr>
            </w:rPrChange>
          </w:rPr>
          <w:delText>Y</w:delText>
        </w:r>
        <w:r w:rsidDel="007E7028">
          <w:delText xml:space="preserve"> donde </w:delText>
        </w:r>
        <w:r w:rsidRPr="00D27C27" w:rsidDel="007E7028">
          <w:rPr>
            <w:rPrChange w:id="1397" w:author="David Vacas Miguel" w:date="2018-06-26T17:27:00Z">
              <w:rPr/>
            </w:rPrChange>
          </w:rPr>
          <w:object w:dxaOrig="220" w:dyaOrig="260" w14:anchorId="430CDD2F">
            <v:shape id="_x0000_i1090" type="#_x0000_t75" style="width:11.25pt;height:12.75pt" o:ole="">
              <v:imagedata r:id="rId130" o:title=""/>
            </v:shape>
            <o:OLEObject Type="Embed" ProgID="Equation.DSMT4" ShapeID="_x0000_i1090" DrawAspect="Content" ObjectID="_1591543835" r:id="rId161"/>
          </w:object>
        </w:r>
        <w:r w:rsidDel="007E7028">
          <w:delText xml:space="preserve"> representa el ángulo que rota el robot.</w:delText>
        </w:r>
      </w:del>
    </w:p>
    <w:p w14:paraId="5C774061" w14:textId="2ED8E054" w:rsidR="000F30B1" w:rsidDel="007E7028" w:rsidRDefault="003261C4">
      <w:pPr>
        <w:pStyle w:val="LetranormalTFG"/>
        <w:rPr>
          <w:del w:id="1398" w:author="David Vacas Miguel" w:date="2018-06-26T14:50:00Z"/>
        </w:rPr>
        <w:pPrChange w:id="1399" w:author="David Vacas Miguel" w:date="2018-06-26T17:31:00Z">
          <w:pPr>
            <w:pStyle w:val="LetranormalTFG"/>
            <w:tabs>
              <w:tab w:val="right" w:pos="9070"/>
            </w:tabs>
            <w:ind w:left="720"/>
            <w:jc w:val="center"/>
          </w:pPr>
        </w:pPrChange>
      </w:pPr>
      <w:del w:id="1400" w:author="David Vacas Miguel" w:date="2018-06-26T14:50:00Z">
        <w:r w:rsidRPr="00D27C27" w:rsidDel="007E7028">
          <w:rPr>
            <w:rPrChange w:id="1401" w:author="David Vacas Miguel" w:date="2018-06-26T17:27:00Z">
              <w:rPr/>
            </w:rPrChange>
          </w:rPr>
          <w:object w:dxaOrig="2760" w:dyaOrig="1440" w14:anchorId="5EC470BD">
            <v:shape id="_x0000_i1091" type="#_x0000_t75" style="width:179.25pt;height:93.75pt" o:ole="">
              <v:imagedata r:id="rId132" o:title=""/>
            </v:shape>
            <o:OLEObject Type="Embed" ProgID="Equation.DSMT4" ShapeID="_x0000_i1091" DrawAspect="Content" ObjectID="_1591543836" r:id="rId162"/>
          </w:object>
        </w:r>
      </w:del>
    </w:p>
    <w:p w14:paraId="0B6E06BB" w14:textId="1F4BDF87" w:rsidR="00816475" w:rsidDel="00A641E3" w:rsidRDefault="00A36722">
      <w:pPr>
        <w:pStyle w:val="LetranormalTFG"/>
        <w:rPr>
          <w:del w:id="1402" w:author="David Vacas Miguel" w:date="2018-05-31T12:02:00Z"/>
        </w:rPr>
        <w:pPrChange w:id="1403" w:author="David Vacas Miguel" w:date="2018-06-26T17:31:00Z">
          <w:pPr>
            <w:pStyle w:val="LetranormalTFG"/>
            <w:ind w:left="720"/>
            <w:jc w:val="center"/>
          </w:pPr>
        </w:pPrChange>
      </w:pPr>
      <w:del w:id="1404" w:author="David Vacas Miguel" w:date="2018-06-26T14:50:00Z">
        <w:r w:rsidRPr="0096417D" w:rsidDel="007E7028">
          <w:fldChar w:fldCharType="begin"/>
        </w:r>
        <w:r w:rsidRPr="0096417D" w:rsidDel="007E7028">
          <w:fldChar w:fldCharType="end"/>
        </w:r>
      </w:del>
      <w:del w:id="1405" w:author="David Vacas Miguel" w:date="2018-05-31T12:02:00Z">
        <w:r w:rsidR="00816475" w:rsidRPr="00D27C27" w:rsidDel="00A641E3">
          <w:rPr>
            <w:rPrChange w:id="1406" w:author="David Vacas Miguel" w:date="2018-06-26T17:27:00Z">
              <w:rPr>
                <w:b/>
              </w:rPr>
            </w:rPrChange>
          </w:rPr>
          <w:delText xml:space="preserve">Figura </w:delText>
        </w:r>
        <w:r w:rsidR="00562E23" w:rsidRPr="00D27C27" w:rsidDel="00A641E3">
          <w:rPr>
            <w:rPrChange w:id="1407" w:author="David Vacas Miguel" w:date="2018-06-26T17:27:00Z">
              <w:rPr>
                <w:b/>
              </w:rPr>
            </w:rPrChange>
          </w:rPr>
          <w:delText>2</w:delText>
        </w:r>
      </w:del>
      <w:del w:id="1408" w:author="David Vacas Miguel" w:date="2018-05-27T13:34:00Z">
        <w:r w:rsidR="00562E23" w:rsidRPr="00D27C27" w:rsidDel="0047468B">
          <w:rPr>
            <w:rPrChange w:id="1409" w:author="David Vacas Miguel" w:date="2018-06-26T17:27:00Z">
              <w:rPr>
                <w:b/>
              </w:rPr>
            </w:rPrChange>
          </w:rPr>
          <w:delText>0</w:delText>
        </w:r>
      </w:del>
      <w:del w:id="1410" w:author="David Vacas Miguel" w:date="2018-05-31T12:02:00Z">
        <w:r w:rsidR="00816475" w:rsidRPr="00D27C27" w:rsidDel="00A641E3">
          <w:rPr>
            <w:rPrChange w:id="1411" w:author="David Vacas Miguel" w:date="2018-06-26T17:27:00Z">
              <w:rPr>
                <w:b/>
              </w:rPr>
            </w:rPrChange>
          </w:rPr>
          <w:delText>.</w:delText>
        </w:r>
        <w:r w:rsidR="00816475" w:rsidDel="00A641E3">
          <w:delText xml:space="preserve"> Matriz de rotación en Y con un ángulo </w:delText>
        </w:r>
        <w:r w:rsidR="00816475" w:rsidRPr="00D27C27" w:rsidDel="00A641E3">
          <w:rPr>
            <w:rPrChange w:id="1412" w:author="David Vacas Miguel" w:date="2018-06-26T17:27:00Z">
              <w:rPr/>
            </w:rPrChange>
          </w:rPr>
          <w:object w:dxaOrig="220" w:dyaOrig="260" w14:anchorId="180BB1C7">
            <v:shape id="_x0000_i1092" type="#_x0000_t75" style="width:11.25pt;height:12.75pt" o:ole="">
              <v:imagedata r:id="rId136" o:title=""/>
            </v:shape>
            <o:OLEObject Type="Embed" ProgID="Equation.DSMT4" ShapeID="_x0000_i1092" DrawAspect="Content" ObjectID="_1591543837" r:id="rId163"/>
          </w:object>
        </w:r>
        <w:r w:rsidR="00816475" w:rsidDel="00A641E3">
          <w:delText>.</w:delText>
        </w:r>
      </w:del>
    </w:p>
    <w:p w14:paraId="334CDFED" w14:textId="45E143EF" w:rsidR="00871810" w:rsidDel="007E7028" w:rsidRDefault="000F30B1">
      <w:pPr>
        <w:pStyle w:val="LetranormalTFG"/>
        <w:rPr>
          <w:del w:id="1413" w:author="David Vacas Miguel" w:date="2018-06-26T14:50:00Z"/>
        </w:rPr>
        <w:pPrChange w:id="1414" w:author="David Vacas Miguel" w:date="2018-06-26T17:31:00Z">
          <w:pPr>
            <w:pStyle w:val="LetranormalTFG"/>
            <w:ind w:left="708"/>
          </w:pPr>
        </w:pPrChange>
      </w:pPr>
      <w:del w:id="1415" w:author="David Vacas Miguel" w:date="2018-06-26T14:50:00Z">
        <w:r w:rsidDel="007E7028">
          <w:delText xml:space="preserve">En ambas matrices simplemente se debe sustituir las variables </w:delText>
        </w:r>
      </w:del>
      <w:del w:id="1416" w:author="David Vacas Miguel" w:date="2018-05-27T13:34:00Z">
        <w:r w:rsidRPr="00D27C27" w:rsidDel="0047468B">
          <w:rPr>
            <w:rPrChange w:id="1417" w:author="David Vacas Miguel" w:date="2018-06-26T17:27:00Z">
              <w:rPr>
                <w:i/>
              </w:rPr>
            </w:rPrChange>
          </w:rPr>
          <w:delText>X,Y</w:delText>
        </w:r>
      </w:del>
      <w:del w:id="1418" w:author="David Vacas Miguel" w:date="2018-06-26T14:50:00Z">
        <w:r w:rsidRPr="00D27C27" w:rsidDel="007E7028">
          <w:rPr>
            <w:rPrChange w:id="1419" w:author="David Vacas Miguel" w:date="2018-06-26T17:27:00Z">
              <w:rPr>
                <w:i/>
              </w:rPr>
            </w:rPrChange>
          </w:rPr>
          <w:delText xml:space="preserve"> </w:delText>
        </w:r>
        <w:r w:rsidRPr="00EB344C" w:rsidDel="007E7028">
          <w:delText>y</w:delText>
        </w:r>
        <w:r w:rsidRPr="00D27C27" w:rsidDel="007E7028">
          <w:rPr>
            <w:rPrChange w:id="1420" w:author="David Vacas Miguel" w:date="2018-06-26T17:27:00Z">
              <w:rPr>
                <w:i/>
              </w:rPr>
            </w:rPrChange>
          </w:rPr>
          <w:delText xml:space="preserve"> </w:delText>
        </w:r>
        <w:r w:rsidRPr="00D27C27" w:rsidDel="007E7028">
          <w:rPr>
            <w:rPrChange w:id="1421" w:author="David Vacas Miguel" w:date="2018-06-26T17:27:00Z">
              <w:rPr/>
            </w:rPrChange>
          </w:rPr>
          <w:object w:dxaOrig="220" w:dyaOrig="260" w14:anchorId="255D361E">
            <v:shape id="_x0000_i1093" type="#_x0000_t75" style="width:11.25pt;height:12.75pt" o:ole="">
              <v:imagedata r:id="rId136" o:title=""/>
            </v:shape>
            <o:OLEObject Type="Embed" ProgID="Equation.DSMT4" ShapeID="_x0000_i1093" DrawAspect="Content" ObjectID="_1591543838" r:id="rId164"/>
          </w:object>
        </w:r>
        <w:r w:rsidDel="007E7028">
          <w:delText xml:space="preserve"> </w:delText>
        </w:r>
      </w:del>
      <w:del w:id="1422" w:author="David Vacas Miguel" w:date="2018-06-26T14:45:00Z">
        <w:r w:rsidDel="00064E4F">
          <w:delText>con los valores correspondientes y se obtienen las matrices que se utilizan en la matriz model</w:delText>
        </w:r>
      </w:del>
      <w:del w:id="1423" w:author="David Vacas Miguel" w:date="2018-06-26T14:50:00Z">
        <w:r w:rsidDel="007E7028">
          <w:delText>.</w:delText>
        </w:r>
      </w:del>
    </w:p>
    <w:p w14:paraId="0CEC1C19" w14:textId="0F604AF1" w:rsidR="004446A3" w:rsidDel="007E7028" w:rsidRDefault="00871810">
      <w:pPr>
        <w:pStyle w:val="LetranormalTFG"/>
        <w:rPr>
          <w:del w:id="1424" w:author="David Vacas Miguel" w:date="2018-06-26T14:50:00Z"/>
        </w:rPr>
        <w:pPrChange w:id="1425" w:author="David Vacas Miguel" w:date="2018-06-26T17:31:00Z">
          <w:pPr>
            <w:pStyle w:val="LetranormalTFG"/>
            <w:ind w:left="720"/>
          </w:pPr>
        </w:pPrChange>
      </w:pPr>
      <w:del w:id="1426" w:author="David Vacas Miguel" w:date="2018-06-26T14:50:00Z">
        <w:r w:rsidDel="007E7028">
          <w:delText xml:space="preserve">Las funciones de GLM </w:delText>
        </w:r>
      </w:del>
      <w:del w:id="1427" w:author="David Vacas Miguel" w:date="2018-06-26T14:46:00Z">
        <w:r w:rsidDel="003F2A98">
          <w:delText>son</w:delText>
        </w:r>
      </w:del>
      <w:del w:id="1428" w:author="David Vacas Miguel" w:date="2018-06-26T14:50:00Z">
        <w:r w:rsidR="004446A3" w:rsidDel="007E7028">
          <w:delText>:</w:delText>
        </w:r>
      </w:del>
    </w:p>
    <w:p w14:paraId="3B57C2A6" w14:textId="40EB34E7" w:rsidR="004446A3" w:rsidDel="007E7028" w:rsidRDefault="00871810">
      <w:pPr>
        <w:pStyle w:val="LetranormalTFG"/>
        <w:rPr>
          <w:del w:id="1429" w:author="David Vacas Miguel" w:date="2018-06-26T14:50:00Z"/>
        </w:rPr>
        <w:pPrChange w:id="1430" w:author="David Vacas Miguel" w:date="2018-06-26T17:31:00Z">
          <w:pPr>
            <w:pStyle w:val="LetranormalTFG"/>
            <w:ind w:left="720"/>
          </w:pPr>
        </w:pPrChange>
      </w:pPr>
      <w:del w:id="1431" w:author="David Vacas Miguel" w:date="2018-06-26T14:50:00Z">
        <w:r w:rsidRPr="006940AD" w:rsidDel="007E7028">
          <w:rPr>
            <w:rPrChange w:id="1432" w:author="David Vacas Miguel" w:date="2018-06-26T17:31:00Z">
              <w:rPr>
                <w:rFonts w:ascii="Courier Prime" w:hAnsi="Courier Prime"/>
                <w:i/>
              </w:rPr>
            </w:rPrChange>
          </w:rPr>
          <w:delText>translate(m,v)</w:delText>
        </w:r>
        <w:r w:rsidDel="007E7028">
          <w:delText xml:space="preserve">, donde </w:delText>
        </w:r>
        <w:r w:rsidRPr="006940AD" w:rsidDel="007E7028">
          <w:rPr>
            <w:rPrChange w:id="1433" w:author="David Vacas Miguel" w:date="2018-06-26T17:31:00Z">
              <w:rPr>
                <w:rFonts w:ascii="Courier Prime" w:hAnsi="Courier Prime"/>
                <w:i/>
              </w:rPr>
            </w:rPrChange>
          </w:rPr>
          <w:delText>m</w:delText>
        </w:r>
        <w:r w:rsidDel="007E7028">
          <w:delText xml:space="preserve"> es la matriz </w:delText>
        </w:r>
      </w:del>
      <w:del w:id="1434" w:author="David Vacas Miguel" w:date="2018-06-26T14:46:00Z">
        <w:r w:rsidDel="003F2A98">
          <w:delText xml:space="preserve">anterior </w:delText>
        </w:r>
      </w:del>
      <w:del w:id="1435" w:author="David Vacas Miguel" w:date="2018-06-26T14:50:00Z">
        <w:r w:rsidDel="007E7028">
          <w:delText xml:space="preserve">y </w:delText>
        </w:r>
        <w:r w:rsidRPr="006940AD" w:rsidDel="007E7028">
          <w:rPr>
            <w:rPrChange w:id="1436" w:author="David Vacas Miguel" w:date="2018-06-26T17:31:00Z">
              <w:rPr>
                <w:i/>
              </w:rPr>
            </w:rPrChange>
          </w:rPr>
          <w:delText>v</w:delText>
        </w:r>
        <w:r w:rsidDel="007E7028">
          <w:delText xml:space="preserve"> es el vector</w:delText>
        </w:r>
      </w:del>
      <w:del w:id="1437" w:author="David Vacas Miguel" w:date="2018-06-26T14:47:00Z">
        <w:r w:rsidDel="003F2A98">
          <w:delText xml:space="preserve"> de tres posiciones (</w:delText>
        </w:r>
        <w:r w:rsidRPr="00D27C27" w:rsidDel="003F2A98">
          <w:rPr>
            <w:rPrChange w:id="1438" w:author="David Vacas Miguel" w:date="2018-06-26T17:27:00Z">
              <w:rPr>
                <w:i/>
              </w:rPr>
            </w:rPrChange>
          </w:rPr>
          <w:delText>x,y,z</w:delText>
        </w:r>
        <w:r w:rsidDel="003F2A98">
          <w:delText>) que indica cuanto y hacia donde se mueve;</w:delText>
        </w:r>
      </w:del>
    </w:p>
    <w:p w14:paraId="3FD1CD8B" w14:textId="5C72E111" w:rsidR="00871810" w:rsidRPr="00D27C27" w:rsidDel="001523AB" w:rsidRDefault="00871810">
      <w:pPr>
        <w:pStyle w:val="LetranormalTFG"/>
        <w:rPr>
          <w:del w:id="1439" w:author="David Vacas Miguel" w:date="2018-06-02T12:58:00Z"/>
          <w:rPrChange w:id="1440" w:author="David Vacas Miguel" w:date="2018-06-26T17:27:00Z">
            <w:rPr>
              <w:del w:id="1441" w:author="David Vacas Miguel" w:date="2018-06-02T12:58:00Z"/>
              <w:b/>
              <w:i/>
            </w:rPr>
          </w:rPrChange>
        </w:rPr>
        <w:pPrChange w:id="1442" w:author="David Vacas Miguel" w:date="2018-06-26T17:31:00Z">
          <w:pPr>
            <w:pStyle w:val="LetranormalTFG"/>
            <w:ind w:left="720"/>
          </w:pPr>
        </w:pPrChange>
      </w:pPr>
      <w:del w:id="1443" w:author="David Vacas Miguel" w:date="2018-06-26T14:50:00Z">
        <w:r w:rsidRPr="006940AD" w:rsidDel="007E7028">
          <w:rPr>
            <w:rPrChange w:id="1444" w:author="David Vacas Miguel" w:date="2018-06-26T17:31:00Z">
              <w:rPr>
                <w:rFonts w:ascii="Courier Prime" w:hAnsi="Courier Prime"/>
                <w:i/>
              </w:rPr>
            </w:rPrChange>
          </w:rPr>
          <w:delText>rotate(m,angle,axis)</w:delText>
        </w:r>
        <w:r w:rsidDel="007E7028">
          <w:delText xml:space="preserve"> donde </w:delText>
        </w:r>
        <w:r w:rsidRPr="006940AD" w:rsidDel="007E7028">
          <w:rPr>
            <w:rPrChange w:id="1445" w:author="David Vacas Miguel" w:date="2018-06-26T17:31:00Z">
              <w:rPr>
                <w:rFonts w:ascii="Courier Prime" w:hAnsi="Courier Prime"/>
                <w:i/>
              </w:rPr>
            </w:rPrChange>
          </w:rPr>
          <w:delText>m</w:delText>
        </w:r>
        <w:r w:rsidDel="007E7028">
          <w:delText xml:space="preserve"> es la matriz anterior, </w:delText>
        </w:r>
        <w:r w:rsidRPr="006940AD" w:rsidDel="007E7028">
          <w:rPr>
            <w:rPrChange w:id="1446" w:author="David Vacas Miguel" w:date="2018-06-26T17:31:00Z">
              <w:rPr>
                <w:rFonts w:ascii="Courier Prime" w:hAnsi="Courier Prime"/>
                <w:i/>
              </w:rPr>
            </w:rPrChange>
          </w:rPr>
          <w:delText>angle</w:delText>
        </w:r>
        <w:r w:rsidRPr="00D27C27" w:rsidDel="007E7028">
          <w:rPr>
            <w:rPrChange w:id="1447" w:author="David Vacas Miguel" w:date="2018-06-26T17:27:00Z">
              <w:rPr>
                <w:rFonts w:ascii="Courier Prime" w:hAnsi="Courier Prime"/>
              </w:rPr>
            </w:rPrChange>
          </w:rPr>
          <w:delText xml:space="preserve"> </w:delText>
        </w:r>
        <w:r w:rsidDel="007E7028">
          <w:delText xml:space="preserve">es el ángulo que se rota y </w:delText>
        </w:r>
        <w:r w:rsidRPr="006940AD" w:rsidDel="007E7028">
          <w:rPr>
            <w:rPrChange w:id="1448" w:author="David Vacas Miguel" w:date="2018-06-26T17:31:00Z">
              <w:rPr>
                <w:i/>
              </w:rPr>
            </w:rPrChange>
          </w:rPr>
          <w:delText>axis</w:delText>
        </w:r>
        <w:r w:rsidDel="007E7028">
          <w:delText xml:space="preserve"> es un vector</w:delText>
        </w:r>
        <w:r w:rsidDel="003F2A98">
          <w:delText xml:space="preserve"> de tres posiciones </w:delText>
        </w:r>
        <w:r w:rsidDel="007E7028">
          <w:delText xml:space="preserve">que indica en que eje rota. </w:delText>
        </w:r>
      </w:del>
    </w:p>
    <w:p w14:paraId="66F0E5B7" w14:textId="3E3121E4" w:rsidR="00911EEA" w:rsidDel="007E7028" w:rsidRDefault="00911EEA">
      <w:pPr>
        <w:pStyle w:val="LetranormalTFG"/>
        <w:rPr>
          <w:del w:id="1449" w:author="David Vacas Miguel" w:date="2018-06-26T14:50:00Z"/>
        </w:rPr>
        <w:pPrChange w:id="1450" w:author="David Vacas Miguel" w:date="2018-06-26T17:31:00Z">
          <w:pPr>
            <w:pStyle w:val="LetranormalTFG"/>
            <w:ind w:left="708"/>
          </w:pPr>
        </w:pPrChange>
      </w:pPr>
      <w:bookmarkStart w:id="1451" w:name="_Toc513719144"/>
      <w:bookmarkStart w:id="1452" w:name="_Toc514081280"/>
      <w:bookmarkStart w:id="1453" w:name="_Toc514092702"/>
      <w:bookmarkEnd w:id="1451"/>
      <w:bookmarkEnd w:id="1452"/>
      <w:bookmarkEnd w:id="1453"/>
    </w:p>
    <w:p w14:paraId="48B75F34" w14:textId="5D48BD16" w:rsidR="00FA71E2" w:rsidDel="006940AD" w:rsidRDefault="008A2C6F">
      <w:pPr>
        <w:pStyle w:val="LetranormalTFG"/>
        <w:rPr>
          <w:del w:id="1454" w:author="David Vacas Miguel" w:date="2018-06-26T17:31:00Z"/>
        </w:rPr>
        <w:pPrChange w:id="1455" w:author="David Vacas Miguel" w:date="2018-06-26T17:31:00Z">
          <w:pPr>
            <w:pStyle w:val="TFGtitulo2"/>
          </w:pPr>
        </w:pPrChange>
      </w:pPr>
      <w:bookmarkStart w:id="1456" w:name="_Toc517795812"/>
      <w:del w:id="1457" w:author="David Vacas Miguel" w:date="2018-06-26T17:31:00Z">
        <w:r w:rsidDel="006940AD">
          <w:delText>3. Qt</w:delText>
        </w:r>
        <w:bookmarkEnd w:id="1456"/>
      </w:del>
    </w:p>
    <w:p w14:paraId="3816A576" w14:textId="6D990552" w:rsidR="008C6BB1" w:rsidRDefault="007E7028">
      <w:pPr>
        <w:pStyle w:val="LetranormalTFG"/>
      </w:pPr>
      <w:ins w:id="1458" w:author="David Vacas Miguel" w:date="2018-06-26T14:53:00Z">
        <w:r>
          <w:t xml:space="preserve">Tal y como se ha comentado en la sección 3.1, </w:t>
        </w:r>
      </w:ins>
      <w:r w:rsidR="00D64D29">
        <w:t>OpenGL no puede crear ventanas y no tiene una forma sencilla de interactuar con el usuario</w:t>
      </w:r>
      <w:ins w:id="1459" w:author="David Vacas Miguel" w:date="2018-06-26T14:53:00Z">
        <w:r>
          <w:t>.</w:t>
        </w:r>
      </w:ins>
      <w:r w:rsidR="00D64D29">
        <w:t xml:space="preserve"> </w:t>
      </w:r>
      <w:ins w:id="1460" w:author="David Vacas Miguel" w:date="2018-06-26T14:53:00Z">
        <w:r>
          <w:t>P</w:t>
        </w:r>
      </w:ins>
      <w:del w:id="1461" w:author="David Vacas Miguel" w:date="2018-06-26T14:53:00Z">
        <w:r w:rsidR="00D64D29" w:rsidDel="007E7028">
          <w:delText>p</w:delText>
        </w:r>
      </w:del>
      <w:del w:id="1462" w:author="David Vacas Miguel" w:date="2018-06-26T14:54:00Z">
        <w:r w:rsidR="00D64D29" w:rsidDel="007E7028">
          <w:delText>or lo que e</w:delText>
        </w:r>
      </w:del>
      <w:ins w:id="1463" w:author="David Vacas Miguel" w:date="2018-06-26T14:54:00Z">
        <w:r>
          <w:t>or todo ello, e</w:t>
        </w:r>
      </w:ins>
      <w:r w:rsidR="00D64D29">
        <w:t xml:space="preserve">s necesario cubrir estas necesidades con otro software. </w:t>
      </w:r>
      <w:r w:rsidR="004446A3">
        <w:t xml:space="preserve">Entre las diferentes alternativas se encuentran </w:t>
      </w:r>
      <w:proofErr w:type="spellStart"/>
      <w:r w:rsidR="004446A3">
        <w:t>freeglut</w:t>
      </w:r>
      <w:proofErr w:type="spellEnd"/>
      <w:r w:rsidR="004446A3">
        <w:t>,</w:t>
      </w:r>
      <w:del w:id="1464" w:author="David Vacas Miguel" w:date="2018-06-26T14:54:00Z">
        <w:r w:rsidR="00D64D29" w:rsidDel="007E7028">
          <w:delText xml:space="preserve"> sdl</w:delText>
        </w:r>
      </w:del>
      <w:ins w:id="1465" w:author="David Vacas Miguel" w:date="2018-06-26T14:54:00Z">
        <w:r>
          <w:t xml:space="preserve"> SDL</w:t>
        </w:r>
      </w:ins>
      <w:r w:rsidR="004446A3">
        <w:t>,</w:t>
      </w:r>
      <w:r w:rsidR="00D64D29">
        <w:t xml:space="preserve"> </w:t>
      </w:r>
      <w:r w:rsidR="008306E9">
        <w:t>Q</w:t>
      </w:r>
      <w:r w:rsidR="00D64D29">
        <w:t>t</w:t>
      </w:r>
      <w:r w:rsidR="004446A3">
        <w:t xml:space="preserve">, </w:t>
      </w:r>
      <w:del w:id="1466" w:author="David Vacas Miguel" w:date="2018-06-21T17:44:00Z">
        <w:r w:rsidR="004446A3" w:rsidDel="00CB22AD">
          <w:delText>etc.</w:delText>
        </w:r>
        <w:r w:rsidR="00D64D29" w:rsidDel="00CB22AD">
          <w:delText>.</w:delText>
        </w:r>
      </w:del>
      <w:ins w:id="1467" w:author="David Vacas Miguel" w:date="2018-06-21T17:44:00Z">
        <w:r w:rsidR="00CB22AD">
          <w:t>etc.</w:t>
        </w:r>
      </w:ins>
      <w:r w:rsidR="00D64D29">
        <w:t xml:space="preserve"> Se ha optado por Qt puesto que tiene una interacción con el usuario </w:t>
      </w:r>
      <w:r w:rsidR="00AE6ABC">
        <w:t>más</w:t>
      </w:r>
      <w:r w:rsidR="00D64D29">
        <w:t xml:space="preserve"> sencilla y es fácil</w:t>
      </w:r>
      <w:ins w:id="1468" w:author="David Vacas Miguel" w:date="2018-06-26T14:54:00Z">
        <w:r>
          <w:t xml:space="preserve"> de</w:t>
        </w:r>
      </w:ins>
      <w:r w:rsidR="00D64D29">
        <w:t xml:space="preserve">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4DCD15E"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1469" w:author="David Vacas Miguel" w:date="2018-06-01T03:02:00Z">
        <w:r w:rsidR="00770286">
          <w:t>s</w:t>
        </w:r>
      </w:ins>
      <w:ins w:id="1470" w:author="David Vacas Miguel" w:date="2018-06-26T14:55:00Z">
        <w:r w:rsidR="007E7028">
          <w:t xml:space="preserve"> [8]</w:t>
        </w:r>
      </w:ins>
      <w:ins w:id="1471" w:author="David Vacas Miguel" w:date="2018-06-10T15:10:00Z">
        <w:r w:rsidR="00467294">
          <w:t>.</w:t>
        </w:r>
      </w:ins>
      <w:ins w:id="1472" w:author="David Vacas Miguel" w:date="2018-06-01T03:02:00Z">
        <w:r w:rsidR="00770286">
          <w:t xml:space="preserve"> </w:t>
        </w:r>
      </w:ins>
      <w:del w:id="1473"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2DFA6028" w:rsidR="00D73616" w:rsidRDefault="00D73616" w:rsidP="00D73616">
      <w:pPr>
        <w:pStyle w:val="LetranormalTFG"/>
      </w:pPr>
      <w:r>
        <w:t>Para el desarrollo de la interfaz gráfica se puede escribir en C++ utilizando el módulo Widget</w:t>
      </w:r>
      <w:del w:id="1474" w:author="David Vacas Miguel" w:date="2018-06-26T14:55:00Z">
        <w:r w:rsidDel="007E7028">
          <w:delText>, a</w:delText>
        </w:r>
      </w:del>
      <w:ins w:id="1475" w:author="David Vacas Miguel" w:date="2018-06-26T14:55:00Z">
        <w:r w:rsidR="007E7028">
          <w:t>. A</w:t>
        </w:r>
      </w:ins>
      <w:r>
        <w:t xml:space="preserve">demás de esto, Qt tiene una herramienta gráfica llamada Qt </w:t>
      </w:r>
      <w:proofErr w:type="spellStart"/>
      <w:r>
        <w:t>Designer</w:t>
      </w:r>
      <w:proofErr w:type="spellEnd"/>
      <w:r>
        <w:t xml:space="preserve"> que es un generador de código basado en Widgets.</w:t>
      </w:r>
      <w:r w:rsidR="005831F0">
        <w:t xml:space="preserve"> En la figura </w:t>
      </w:r>
      <w:del w:id="1476" w:author="David Vacas Miguel" w:date="2018-06-01T03:07:00Z">
        <w:r w:rsidR="00562E23" w:rsidDel="00F04ECC">
          <w:delText>2</w:delText>
        </w:r>
      </w:del>
      <w:del w:id="1477" w:author="David Vacas Miguel" w:date="2018-05-27T13:35:00Z">
        <w:r w:rsidR="00562E23" w:rsidDel="0047468B">
          <w:delText>1</w:delText>
        </w:r>
      </w:del>
      <w:ins w:id="1478"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42A4C60E">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1479" w:author="David Vacas Miguel" w:date="2018-06-02T12:59:00Z"/>
        </w:rPr>
      </w:pPr>
      <w:r>
        <w:rPr>
          <w:b/>
        </w:rPr>
        <w:t xml:space="preserve">Figura </w:t>
      </w:r>
      <w:del w:id="1480" w:author="David Vacas Miguel" w:date="2018-06-01T03:07:00Z">
        <w:r w:rsidR="00562E23" w:rsidDel="00F04ECC">
          <w:rPr>
            <w:b/>
          </w:rPr>
          <w:delText>2</w:delText>
        </w:r>
      </w:del>
      <w:ins w:id="1481" w:author="David Vacas Miguel" w:date="2018-06-01T03:07:00Z">
        <w:r w:rsidR="00F04ECC">
          <w:rPr>
            <w:b/>
          </w:rPr>
          <w:t>19</w:t>
        </w:r>
      </w:ins>
      <w:del w:id="1482"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1483"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1484" w:author="David Vacas Miguel" w:date="2018-06-01T01:46:00Z">
            <w:rPr>
              <w:rFonts w:ascii="Courier Prime" w:hAnsi="Courier Prime"/>
            </w:rPr>
          </w:rPrChange>
        </w:rPr>
        <w:t>“#</w:t>
      </w:r>
      <w:proofErr w:type="spellStart"/>
      <w:r w:rsidRPr="00FE55DD">
        <w:rPr>
          <w:rStyle w:val="CodigoCar"/>
          <w:rPrChange w:id="1485" w:author="David Vacas Miguel" w:date="2018-06-01T01:46:00Z">
            <w:rPr>
              <w:rFonts w:ascii="Courier Prime" w:hAnsi="Courier Prime"/>
            </w:rPr>
          </w:rPrChange>
        </w:rPr>
        <w:t>include</w:t>
      </w:r>
      <w:proofErr w:type="spellEnd"/>
      <w:r w:rsidRPr="00FE55DD">
        <w:rPr>
          <w:rStyle w:val="CodigoCar"/>
          <w:rPrChange w:id="1486" w:author="David Vacas Miguel" w:date="2018-06-01T01:46:00Z">
            <w:rPr>
              <w:rFonts w:ascii="Courier Prime" w:hAnsi="Courier Prime"/>
            </w:rPr>
          </w:rPrChange>
        </w:rPr>
        <w:t xml:space="preserve"> &lt;</w:t>
      </w:r>
      <w:proofErr w:type="spellStart"/>
      <w:r w:rsidRPr="00FE55DD">
        <w:rPr>
          <w:rStyle w:val="CodigoCar"/>
          <w:rPrChange w:id="1487" w:author="David Vacas Miguel" w:date="2018-06-01T01:46:00Z">
            <w:rPr>
              <w:rFonts w:ascii="Courier Prime" w:hAnsi="Courier Prime"/>
            </w:rPr>
          </w:rPrChange>
        </w:rPr>
        <w:t>QOpenGLWidget</w:t>
      </w:r>
      <w:proofErr w:type="spellEnd"/>
      <w:r w:rsidRPr="00FE55DD">
        <w:rPr>
          <w:rStyle w:val="CodigoCar"/>
          <w:rPrChange w:id="1488"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1489"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1490" w:author="David Vacas Miguel" w:date="2018-06-01T01:46:00Z">
            <w:rPr>
              <w:rFonts w:ascii="Courier Prime" w:hAnsi="Courier Prime"/>
            </w:rPr>
          </w:rPrChange>
        </w:rPr>
        <w:t xml:space="preserve">LIBS += </w:t>
      </w:r>
      <w:proofErr w:type="spellStart"/>
      <w:r w:rsidRPr="00FE55DD">
        <w:rPr>
          <w:rStyle w:val="CodigoCar"/>
          <w:rPrChange w:id="1491"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1C976C5F" w:rsidR="00126D69" w:rsidRDefault="00126D69" w:rsidP="00126D69">
      <w:pPr>
        <w:pStyle w:val="LetranormalTFG"/>
        <w:numPr>
          <w:ilvl w:val="0"/>
          <w:numId w:val="25"/>
        </w:numPr>
      </w:pPr>
      <w:proofErr w:type="spellStart"/>
      <w:r w:rsidRPr="009D25A6">
        <w:rPr>
          <w:b/>
        </w:rPr>
        <w:t>resizeGL</w:t>
      </w:r>
      <w:proofErr w:type="spellEnd"/>
      <w:r w:rsidRPr="009D25A6">
        <w:rPr>
          <w:b/>
        </w:rPr>
        <w:t>(</w:t>
      </w:r>
      <w:proofErr w:type="spellStart"/>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w:t>
      </w:r>
      <w:ins w:id="1492" w:author="David Vacas Miguel" w:date="2018-06-26T14:55:00Z">
        <w:r w:rsidR="007E7028">
          <w:t>para ajustarlo a las dimensiones de la ventana en la que mos</w:t>
        </w:r>
      </w:ins>
      <w:ins w:id="1493" w:author="David Vacas Miguel" w:date="2018-06-26T14:56:00Z">
        <w:r w:rsidR="007E7028">
          <w:t xml:space="preserve">trar la simulación, siendo </w:t>
        </w:r>
        <w:r w:rsidR="007E7028" w:rsidRPr="00C70543">
          <w:rPr>
            <w:i/>
            <w:rPrChange w:id="1494" w:author="David Vacas Miguel" w:date="2018-06-26T14:56:00Z">
              <w:rPr/>
            </w:rPrChange>
          </w:rPr>
          <w:t>w</w:t>
        </w:r>
        <w:r w:rsidR="007E7028">
          <w:t xml:space="preserve"> y </w:t>
        </w:r>
        <w:r w:rsidR="007E7028" w:rsidRPr="00C70543">
          <w:rPr>
            <w:i/>
            <w:rPrChange w:id="1495" w:author="David Vacas Miguel" w:date="2018-06-26T14:56:00Z">
              <w:rPr/>
            </w:rPrChange>
          </w:rPr>
          <w:t>h</w:t>
        </w:r>
        <w:r w:rsidR="007E7028">
          <w:t xml:space="preserve"> el ancho y alto de la misma en </w:t>
        </w:r>
        <w:r w:rsidR="00C70543">
          <w:t>pixeles</w:t>
        </w:r>
      </w:ins>
      <w:del w:id="1496" w:author="David Vacas Miguel" w:date="2018-06-26T14:55:00Z">
        <w:r w:rsidDel="007E7028">
          <w:delText>(los parámetros de entrada w y h son el ancho y el alto respectivamente de la zona donde se podrá visualizar el código desarrollado en OpenGL), el tipo de vista (perspectiva u ortográfica), etc</w:delText>
        </w:r>
      </w:del>
      <w:r>
        <w:t xml:space="preserve">. Es llamado por primera vez cuando el widget se crea (siempre después de </w:t>
      </w:r>
      <w:proofErr w:type="spellStart"/>
      <w:r w:rsidRPr="00FE55DD">
        <w:rPr>
          <w:rStyle w:val="CodigoCar"/>
          <w:rPrChange w:id="1497" w:author="David Vacas Miguel" w:date="2018-06-01T01:46:00Z">
            <w:rPr>
              <w:rFonts w:ascii="Courier Prime" w:hAnsi="Courier Prime"/>
            </w:rPr>
          </w:rPrChange>
        </w:rPr>
        <w:t>initializeGL</w:t>
      </w:r>
      <w:proofErr w:type="spellEnd"/>
      <w:r>
        <w:t xml:space="preserve">) y siempre que </w:t>
      </w:r>
      <w:r>
        <w:lastRenderedPageBreak/>
        <w:t xml:space="preserve">el widget sea </w:t>
      </w:r>
      <w:proofErr w:type="spellStart"/>
      <w:r>
        <w:t>reescalado</w:t>
      </w:r>
      <w:proofErr w:type="spellEnd"/>
      <w:r>
        <w:t xml:space="preserve">. Este método es el responsable </w:t>
      </w:r>
      <w:del w:id="1498" w:author="David Vacas Miguel" w:date="2018-06-26T14:57:00Z">
        <w:r w:rsidDel="00C70543">
          <w:delText>de crear</w:delText>
        </w:r>
      </w:del>
      <w:ins w:id="1499" w:author="David Vacas Miguel" w:date="2018-06-26T14:57:00Z">
        <w:r w:rsidR="00C70543">
          <w:t>además de recalcular</w:t>
        </w:r>
      </w:ins>
      <w:r>
        <w:t xml:space="preserve"> la matriz </w:t>
      </w:r>
      <w:proofErr w:type="spellStart"/>
      <w:r w:rsidRPr="00C70543">
        <w:rPr>
          <w:i/>
          <w:rPrChange w:id="1500" w:author="David Vacas Miguel" w:date="2018-06-26T14:57:00Z">
            <w:rPr/>
          </w:rPrChange>
        </w:rPr>
        <w:t>projection</w:t>
      </w:r>
      <w:proofErr w:type="spellEnd"/>
      <w:ins w:id="1501" w:author="David Vacas Miguel" w:date="2018-06-26T14:58:00Z">
        <w:r w:rsidR="00C70543">
          <w:rPr>
            <w:i/>
          </w:rPr>
          <w:t xml:space="preserve"> </w:t>
        </w:r>
        <w:r w:rsidR="00C70543">
          <w:t>cada vez que se modifiquen las dimensiones de la ventana</w:t>
        </w:r>
      </w:ins>
      <w:r>
        <w:t>.</w:t>
      </w:r>
    </w:p>
    <w:p w14:paraId="6F8FF231" w14:textId="78078FB7" w:rsidR="00BE1911" w:rsidRDefault="00126D69">
      <w:pPr>
        <w:pStyle w:val="LetranormalTFG"/>
      </w:pPr>
      <w:r>
        <w:t xml:space="preserve">En cuanto a las funciones relacionadas con la GUI se trata de las funciones típicas que podrías encontrarte en </w:t>
      </w:r>
      <w:ins w:id="1502" w:author="David Vacas Miguel" w:date="2018-06-26T14:59:00Z">
        <w:r w:rsidR="00C70543">
          <w:t xml:space="preserve">cualquier </w:t>
        </w:r>
      </w:ins>
      <w:r>
        <w:t>otro</w:t>
      </w:r>
      <w:del w:id="1503" w:author="David Vacas Miguel" w:date="2018-06-26T14:59:00Z">
        <w:r w:rsidDel="00C70543">
          <w:delText>s</w:delText>
        </w:r>
      </w:del>
      <w:r>
        <w:t xml:space="preserve"> software que incluy</w:t>
      </w:r>
      <w:del w:id="1504" w:author="David Vacas Miguel" w:date="2018-06-26T14:59:00Z">
        <w:r w:rsidDel="00C70543">
          <w:delText>en</w:delText>
        </w:r>
      </w:del>
      <w:ins w:id="1505" w:author="David Vacas Miguel" w:date="2018-06-26T14:59:00Z">
        <w:r w:rsidR="00C70543">
          <w:t>a</w:t>
        </w:r>
      </w:ins>
      <w:r>
        <w:t xml:space="preserve"> interacción con el usuario</w:t>
      </w:r>
      <w:ins w:id="1506" w:author="David Vacas Miguel" w:date="2018-06-26T14:59:00Z">
        <w:r w:rsidR="00C70543">
          <w:t>.</w:t>
        </w:r>
      </w:ins>
      <w:del w:id="1507" w:author="David Vacas Miguel" w:date="2018-06-26T14:59:00Z">
        <w:r w:rsidDel="00C70543">
          <w:delText>,</w:delText>
        </w:r>
      </w:del>
      <w:r>
        <w:t xml:space="preserve"> </w:t>
      </w:r>
      <w:ins w:id="1508" w:author="David Vacas Miguel" w:date="2018-06-26T15:00:00Z">
        <w:r w:rsidR="00C70543">
          <w:t>P</w:t>
        </w:r>
      </w:ins>
      <w:del w:id="1509" w:author="David Vacas Miguel" w:date="2018-06-26T15:00:00Z">
        <w:r w:rsidDel="00C70543">
          <w:delText>p</w:delText>
        </w:r>
      </w:del>
      <w:r>
        <w:t>or ejemplo</w:t>
      </w:r>
      <w:ins w:id="1510" w:author="David Vacas Miguel" w:date="2018-06-26T15:00:00Z">
        <w:r w:rsidR="00C70543">
          <w:t xml:space="preserve"> para la gestión de eventos de entrada</w:t>
        </w:r>
      </w:ins>
      <w:ins w:id="1511" w:author="David Vacas Miguel" w:date="2018-06-26T15:01:00Z">
        <w:r w:rsidR="00C70543">
          <w:t>,</w:t>
        </w:r>
      </w:ins>
      <w:r>
        <w:t xml:space="preserve"> la función que se ejecuta al pulsar un botón es </w:t>
      </w:r>
      <w:proofErr w:type="spellStart"/>
      <w:r w:rsidRPr="00FE55DD">
        <w:rPr>
          <w:rStyle w:val="CodigoCar"/>
          <w:rPrChange w:id="1512" w:author="David Vacas Miguel" w:date="2018-06-01T01:46:00Z">
            <w:rPr>
              <w:rFonts w:ascii="Courier Prime" w:hAnsi="Courier Prime"/>
            </w:rPr>
          </w:rPrChange>
        </w:rPr>
        <w:t>on_nombredetuboton_</w:t>
      </w:r>
      <w:proofErr w:type="gramStart"/>
      <w:r w:rsidRPr="00FE55DD">
        <w:rPr>
          <w:rStyle w:val="CodigoCar"/>
          <w:rPrChange w:id="1513" w:author="David Vacas Miguel" w:date="2018-06-01T01:46:00Z">
            <w:rPr>
              <w:rFonts w:ascii="Courier Prime" w:hAnsi="Courier Prime"/>
            </w:rPr>
          </w:rPrChange>
        </w:rPr>
        <w:t>clicked</w:t>
      </w:r>
      <w:proofErr w:type="spellEnd"/>
      <w:r w:rsidRPr="00FE55DD">
        <w:rPr>
          <w:rStyle w:val="CodigoCar"/>
          <w:rPrChange w:id="1514" w:author="David Vacas Miguel" w:date="2018-06-01T01:46:00Z">
            <w:rPr>
              <w:rFonts w:ascii="Courier Prime" w:hAnsi="Courier Prime"/>
            </w:rPr>
          </w:rPrChange>
        </w:rPr>
        <w:t>(</w:t>
      </w:r>
      <w:proofErr w:type="gramEnd"/>
      <w:r w:rsidRPr="00FE55DD">
        <w:rPr>
          <w:rStyle w:val="CodigoCar"/>
          <w:rPrChange w:id="1515"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1516" w:author="David Vacas Miguel" w:date="2018-06-01T01:46:00Z">
            <w:rPr>
              <w:rFonts w:ascii="Courier Prime" w:hAnsi="Courier Prime"/>
            </w:rPr>
          </w:rPrChange>
        </w:rPr>
        <w:t>value</w:t>
      </w:r>
      <w:proofErr w:type="spellEnd"/>
      <w:r w:rsidR="00AE6ABC" w:rsidRPr="00FE55DD">
        <w:rPr>
          <w:rStyle w:val="CodigoCar"/>
          <w:rPrChange w:id="1517" w:author="David Vacas Miguel" w:date="2018-06-01T01:46:00Z">
            <w:rPr>
              <w:rFonts w:ascii="Courier Prime" w:hAnsi="Courier Prime"/>
            </w:rPr>
          </w:rPrChange>
        </w:rPr>
        <w:t>(</w:t>
      </w:r>
      <w:proofErr w:type="gramEnd"/>
      <w:r w:rsidR="00AE6ABC" w:rsidRPr="00FE55DD">
        <w:rPr>
          <w:rStyle w:val="CodigoCar"/>
          <w:rPrChange w:id="1518"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1519" w:author="David Vacas Miguel" w:date="2018-06-01T01:46:00Z">
            <w:rPr>
              <w:rFonts w:ascii="Courier Prime" w:hAnsi="Courier Prime"/>
            </w:rPr>
          </w:rPrChange>
        </w:rPr>
        <w:t>isChecked</w:t>
      </w:r>
      <w:proofErr w:type="spellEnd"/>
      <w:r w:rsidR="00AE6ABC" w:rsidRPr="00FE55DD">
        <w:rPr>
          <w:rStyle w:val="CodigoCar"/>
          <w:rPrChange w:id="1520"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1521" w:name="_Toc514081302"/>
      <w:bookmarkStart w:id="1522" w:name="_Toc514092724"/>
      <w:bookmarkStart w:id="1523" w:name="_Toc514092827"/>
      <w:bookmarkStart w:id="1524" w:name="_Toc514081303"/>
      <w:bookmarkStart w:id="1525" w:name="_Toc514092725"/>
      <w:bookmarkStart w:id="1526" w:name="_Toc514092828"/>
      <w:bookmarkStart w:id="1527" w:name="_Toc514081304"/>
      <w:bookmarkStart w:id="1528" w:name="_Toc514092726"/>
      <w:bookmarkStart w:id="1529" w:name="_Toc514092829"/>
      <w:bookmarkEnd w:id="1521"/>
      <w:bookmarkEnd w:id="1522"/>
      <w:bookmarkEnd w:id="1523"/>
      <w:bookmarkEnd w:id="1524"/>
      <w:bookmarkEnd w:id="1525"/>
      <w:bookmarkEnd w:id="1526"/>
      <w:bookmarkEnd w:id="1527"/>
      <w:bookmarkEnd w:id="1528"/>
      <w:bookmarkEnd w:id="1529"/>
    </w:p>
    <w:p w14:paraId="0D6C9FFA" w14:textId="155836FF" w:rsidR="008A2C6F" w:rsidRDefault="00D27C27" w:rsidP="00F21B89">
      <w:pPr>
        <w:pStyle w:val="TFGtitulo2"/>
      </w:pPr>
      <w:bookmarkStart w:id="1530" w:name="_Toc517795813"/>
      <w:bookmarkStart w:id="1531" w:name="_Toc517798920"/>
      <w:ins w:id="1532" w:author="David Vacas Miguel" w:date="2018-06-26T17:27:00Z">
        <w:r>
          <w:t>3.</w:t>
        </w:r>
      </w:ins>
      <w:r w:rsidR="008A2C6F">
        <w:t xml:space="preserve">4. Metodología </w:t>
      </w:r>
      <w:r w:rsidR="000522FD">
        <w:t>ágil</w:t>
      </w:r>
      <w:bookmarkEnd w:id="1530"/>
      <w:bookmarkEnd w:id="1531"/>
    </w:p>
    <w:p w14:paraId="004B2C6E" w14:textId="727958DA" w:rsidR="0065793C" w:rsidRDefault="00BE1911" w:rsidP="00BE1911">
      <w:pPr>
        <w:pStyle w:val="LetranormalTFG"/>
      </w:pPr>
      <w:r>
        <w:t xml:space="preserve">Durante el desarrollo de la aplicación se </w:t>
      </w:r>
      <w:r w:rsidR="0084410D">
        <w:t>ha</w:t>
      </w:r>
      <w:del w:id="1533" w:author="David Vacas Miguel" w:date="2018-06-26T15:01:00Z">
        <w:r w:rsidR="0084410D" w:rsidDel="00C70543">
          <w:delText>n</w:delText>
        </w:r>
      </w:del>
      <w:ins w:id="1534" w:author="David Vacas Miguel" w:date="2018-06-26T15:01:00Z">
        <w:r w:rsidR="00C70543">
          <w:t xml:space="preserve"> hecho uso</w:t>
        </w:r>
      </w:ins>
      <w:del w:id="1535" w:author="David Vacas Miguel" w:date="2018-06-26T15:01:00Z">
        <w:r w:rsidR="0084410D" w:rsidDel="00C70543">
          <w:delText xml:space="preserve"> </w:delText>
        </w:r>
        <w:r w:rsidDel="00C70543">
          <w:delText>utilizado</w:delText>
        </w:r>
      </w:del>
      <w:ins w:id="1536" w:author="David Vacas Miguel" w:date="2018-06-26T15:01:00Z">
        <w:r w:rsidR="00C70543">
          <w:t xml:space="preserve"> de las</w:t>
        </w:r>
      </w:ins>
      <w:r>
        <w:t xml:space="preserve"> herramientas</w:t>
      </w:r>
      <w:del w:id="1537" w:author="David Vacas Miguel" w:date="2018-06-26T15:02:00Z">
        <w:r w:rsidDel="00C70543">
          <w:delText xml:space="preserve"> utilizadas</w:delText>
        </w:r>
      </w:del>
      <w:r>
        <w:t xml:space="preserve"> habitualmente</w:t>
      </w:r>
      <w:ins w:id="1538" w:author="David Vacas Miguel" w:date="2018-06-26T15:02:00Z">
        <w:r w:rsidR="00C70543">
          <w:t xml:space="preserve"> utilizadas</w:t>
        </w:r>
      </w:ins>
      <w:r>
        <w:t xml:space="preserve"> en proyectos en los que se aplica metodología ágil. Estas herramientas han sido</w:t>
      </w:r>
      <w:r w:rsidR="0065793C">
        <w:t>:</w:t>
      </w:r>
    </w:p>
    <w:p w14:paraId="5EF4175B" w14:textId="19B3B46C"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w:t>
      </w:r>
      <w:ins w:id="1539" w:author="David Vacas Miguel" w:date="2018-06-26T15:02:00Z">
        <w:r w:rsidR="00C70543">
          <w:t>.</w:t>
        </w:r>
      </w:ins>
      <w:del w:id="1540" w:author="David Vacas Miguel" w:date="2018-06-26T15:02:00Z">
        <w:r w:rsidDel="00C70543">
          <w:delText>,</w:delText>
        </w:r>
      </w:del>
      <w:r>
        <w:t xml:space="preserve"> </w:t>
      </w:r>
      <w:ins w:id="1541" w:author="David Vacas Miguel" w:date="2018-06-26T15:02:00Z">
        <w:r w:rsidR="00C70543">
          <w:t>E</w:t>
        </w:r>
      </w:ins>
      <w:del w:id="1542" w:author="David Vacas Miguel" w:date="2018-06-26T15:02:00Z">
        <w:r w:rsidR="0065793C" w:rsidDel="00C70543">
          <w:delText>e</w:delText>
        </w:r>
      </w:del>
      <w:r w:rsidR="0065793C">
        <w:t>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Done). A su vez</w:t>
      </w:r>
      <w:ins w:id="1543" w:author="David Vacas Miguel" w:date="2018-06-26T15:02:00Z">
        <w:r w:rsidR="00C70543">
          <w:t>,</w:t>
        </w:r>
      </w:ins>
      <w:r w:rsidR="0065793C">
        <w:t xml:space="preserve">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1544" w:author="David Vacas Miguel" w:date="2018-06-01T03:08:00Z">
        <w:r w:rsidR="00562E23" w:rsidDel="00F04ECC">
          <w:delText>2</w:delText>
        </w:r>
      </w:del>
      <w:ins w:id="1545" w:author="David Vacas Miguel" w:date="2018-06-01T03:08:00Z">
        <w:r w:rsidR="00F04ECC">
          <w:t>20</w:t>
        </w:r>
      </w:ins>
      <w:del w:id="1546" w:author="David Vacas Miguel" w:date="2018-05-27T13:35:00Z">
        <w:r w:rsidR="00562E23" w:rsidDel="0047468B">
          <w:delText>2</w:delText>
        </w:r>
      </w:del>
      <w:r w:rsidR="0065793C">
        <w:t>.</w:t>
      </w:r>
    </w:p>
    <w:p w14:paraId="5530DC05" w14:textId="77777777" w:rsidR="0065793C" w:rsidRDefault="009C4233" w:rsidP="0065793C">
      <w:pPr>
        <w:pStyle w:val="LetranormalTFG"/>
        <w:ind w:left="360"/>
      </w:pPr>
      <w:r>
        <w:pict w14:anchorId="267BD60F">
          <v:shape id="_x0000_i1094" type="#_x0000_t75" style="width:453pt;height:135pt">
            <v:imagedata r:id="rId166" o:title="Trello"/>
          </v:shape>
        </w:pict>
      </w:r>
    </w:p>
    <w:p w14:paraId="4E758B80" w14:textId="27CD3C09" w:rsidR="006F3C94" w:rsidRDefault="003278DE" w:rsidP="0065793C">
      <w:pPr>
        <w:pStyle w:val="LetranormalTFG"/>
        <w:ind w:left="360"/>
        <w:jc w:val="center"/>
      </w:pPr>
      <w:r>
        <w:rPr>
          <w:b/>
        </w:rPr>
        <w:t xml:space="preserve">Figura </w:t>
      </w:r>
      <w:del w:id="1547" w:author="David Vacas Miguel" w:date="2018-06-01T03:08:00Z">
        <w:r w:rsidR="00562E23" w:rsidDel="00F04ECC">
          <w:rPr>
            <w:b/>
          </w:rPr>
          <w:delText>2</w:delText>
        </w:r>
      </w:del>
      <w:del w:id="1548" w:author="David Vacas Miguel" w:date="2018-05-27T13:35:00Z">
        <w:r w:rsidR="00562E23" w:rsidDel="0047468B">
          <w:rPr>
            <w:b/>
          </w:rPr>
          <w:delText>2</w:delText>
        </w:r>
      </w:del>
      <w:ins w:id="1549"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2A19737B"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w:t>
      </w:r>
      <w:del w:id="1550" w:author="David Vacas Miguel" w:date="2018-06-26T15:02:00Z">
        <w:r w:rsidDel="00C70543">
          <w:delText>utilizado c</w:delText>
        </w:r>
      </w:del>
      <w:ins w:id="1551" w:author="David Vacas Miguel" w:date="2018-06-26T15:02:00Z">
        <w:r w:rsidR="00C70543">
          <w:t>c</w:t>
        </w:r>
      </w:ins>
      <w:r>
        <w:t xml:space="preserve">oncretamente </w:t>
      </w:r>
      <w:proofErr w:type="spellStart"/>
      <w:r>
        <w:t>Github</w:t>
      </w:r>
      <w:proofErr w:type="spellEnd"/>
      <w:r>
        <w:t>). Sobre este repositorio se ha</w:t>
      </w:r>
      <w:ins w:id="1552" w:author="David Vacas Miguel" w:date="2018-06-26T15:02:00Z">
        <w:r w:rsidR="00C70543">
          <w:t>n</w:t>
        </w:r>
      </w:ins>
      <w:r>
        <w:t xml:space="preserve"> ido subiendo </w:t>
      </w:r>
      <w:r w:rsidR="00DE1065">
        <w:t>los diferentes</w:t>
      </w:r>
      <w:r>
        <w:t xml:space="preserve"> incrementos de funcionalidad de la aplicación de forma periódica</w:t>
      </w:r>
      <w:ins w:id="1553" w:author="David Vacas Miguel" w:date="2018-06-26T15:02:00Z">
        <w:r w:rsidR="00C70543">
          <w:t>,</w:t>
        </w:r>
      </w:ins>
      <w:r>
        <w:t xml:space="preserve"> </w:t>
      </w:r>
      <w:del w:id="1554" w:author="David Vacas Miguel" w:date="2018-06-26T15:03:00Z">
        <w:r w:rsidDel="00C70543">
          <w:delText>y que gracias a él se ha podido realizar un</w:delText>
        </w:r>
      </w:del>
      <w:ins w:id="1555" w:author="David Vacas Miguel" w:date="2018-06-26T15:03:00Z">
        <w:r w:rsidR="00C70543">
          <w:t>llevándose a cabo el</w:t>
        </w:r>
      </w:ins>
      <w:r>
        <w:t xml:space="preserve"> control de</w:t>
      </w:r>
      <w:ins w:id="1556" w:author="David Vacas Miguel" w:date="2018-06-26T15:03:00Z">
        <w:r w:rsidR="00C70543">
          <w:t xml:space="preserve"> las</w:t>
        </w:r>
      </w:ins>
      <w:r>
        <w:t xml:space="preserve"> versiones</w:t>
      </w:r>
      <w:ins w:id="1557" w:author="David Vacas Miguel" w:date="2018-06-26T15:03:00Z">
        <w:r w:rsidR="00C70543">
          <w:t xml:space="preserve"> correspondientes</w:t>
        </w:r>
      </w:ins>
      <w:r>
        <w:t>. Se puede observar el repositorio</w:t>
      </w:r>
      <w:r w:rsidR="00585D74">
        <w:t xml:space="preserve"> desde la aplicación de </w:t>
      </w:r>
      <w:r w:rsidR="00DE1065">
        <w:t>Windows</w:t>
      </w:r>
      <w:r w:rsidR="003278DE">
        <w:t xml:space="preserve"> en la figura </w:t>
      </w:r>
      <w:del w:id="1558" w:author="David Vacas Miguel" w:date="2018-06-01T03:08:00Z">
        <w:r w:rsidR="00562E23" w:rsidDel="00F04ECC">
          <w:delText>2</w:delText>
        </w:r>
      </w:del>
      <w:ins w:id="1559" w:author="David Vacas Miguel" w:date="2018-06-01T03:08:00Z">
        <w:r w:rsidR="00F04ECC">
          <w:t>21</w:t>
        </w:r>
      </w:ins>
      <w:del w:id="1560"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D6FF2AD" w:rsidR="00585D74" w:rsidDel="00C70543" w:rsidRDefault="003278DE" w:rsidP="00585D74">
      <w:pPr>
        <w:pStyle w:val="LetranormalTFG"/>
        <w:jc w:val="center"/>
        <w:rPr>
          <w:del w:id="1561" w:author="David Vacas Miguel" w:date="2018-06-26T15:03:00Z"/>
        </w:rPr>
      </w:pPr>
      <w:r>
        <w:rPr>
          <w:b/>
        </w:rPr>
        <w:t xml:space="preserve">Figura </w:t>
      </w:r>
      <w:del w:id="1562" w:author="David Vacas Miguel" w:date="2018-06-01T03:08:00Z">
        <w:r w:rsidR="00562E23" w:rsidDel="00F04ECC">
          <w:rPr>
            <w:b/>
          </w:rPr>
          <w:delText>2</w:delText>
        </w:r>
      </w:del>
      <w:ins w:id="1563" w:author="David Vacas Miguel" w:date="2018-06-01T03:08:00Z">
        <w:r w:rsidR="00F04ECC">
          <w:rPr>
            <w:b/>
          </w:rPr>
          <w:t>21</w:t>
        </w:r>
      </w:ins>
      <w:del w:id="1564"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w:t>
      </w:r>
      <w:del w:id="1565" w:author="David Vacas Miguel" w:date="2018-06-26T15:03:00Z">
        <w:r w:rsidR="00585D74" w:rsidDel="00C70543">
          <w:delText>desde la aplicación</w:delText>
        </w:r>
      </w:del>
    </w:p>
    <w:p w14:paraId="5DA8743D" w14:textId="6DA52F14" w:rsidR="00585D74" w:rsidRPr="00585D74" w:rsidRDefault="00585D74">
      <w:pPr>
        <w:pStyle w:val="LetranormalTFG"/>
        <w:jc w:val="center"/>
      </w:pPr>
      <w:del w:id="1566" w:author="David Vacas Miguel" w:date="2018-06-26T15:03:00Z">
        <w:r w:rsidDel="00C70543">
          <w:delText xml:space="preserve"> de escritorio de Windows</w:delText>
        </w:r>
      </w:del>
      <w:ins w:id="1567" w:author="David Vacas Miguel" w:date="2018-06-26T15:03:00Z">
        <w:r w:rsidR="00C70543">
          <w:t>del proyecto</w:t>
        </w:r>
      </w:ins>
      <w:r>
        <w:t>.</w:t>
      </w:r>
    </w:p>
    <w:p w14:paraId="228021B4" w14:textId="0B5ADFF1" w:rsidR="00AD5F04" w:rsidDel="00036E9B" w:rsidRDefault="00AD5F04">
      <w:pPr>
        <w:pStyle w:val="LetranormalTFG"/>
        <w:rPr>
          <w:del w:id="1568" w:author="David Vacas Miguel" w:date="2018-05-31T12:18:00Z"/>
          <w:rFonts w:eastAsiaTheme="majorEastAsia" w:cstheme="majorBidi"/>
          <w:sz w:val="36"/>
          <w:szCs w:val="32"/>
        </w:rPr>
        <w:pPrChange w:id="1569" w:author="David Vacas Miguel" w:date="2018-05-31T12:18:00Z">
          <w:pPr>
            <w:pStyle w:val="LetranormalTFG"/>
            <w:ind w:left="360"/>
          </w:pPr>
        </w:pPrChange>
      </w:pPr>
      <w:del w:id="1570" w:author="David Vacas Miguel" w:date="2018-05-31T12:18:00Z">
        <w:r w:rsidDel="00036E9B">
          <w:br w:type="page"/>
        </w:r>
      </w:del>
    </w:p>
    <w:p w14:paraId="65A334BF" w14:textId="77777777" w:rsidR="00036E9B" w:rsidRDefault="00036E9B" w:rsidP="00036E9B">
      <w:pPr>
        <w:pStyle w:val="LetranormalTFG"/>
        <w:rPr>
          <w:ins w:id="1571" w:author="David Vacas Miguel" w:date="2018-05-31T12:18:00Z"/>
        </w:rPr>
        <w:sectPr w:rsidR="00036E9B" w:rsidSect="00036E9B">
          <w:footerReference w:type="default" r:id="rId168"/>
          <w:footerReference w:type="first" r:id="rId169"/>
          <w:pgSz w:w="11906" w:h="16838"/>
          <w:pgMar w:top="1418" w:right="1418" w:bottom="1418" w:left="1418" w:header="709" w:footer="709" w:gutter="0"/>
          <w:cols w:space="708"/>
          <w:titlePg/>
          <w:docGrid w:linePitch="360"/>
        </w:sectPr>
      </w:pPr>
    </w:p>
    <w:p w14:paraId="0B09A643" w14:textId="530777FC" w:rsidR="00AE6ABC" w:rsidDel="001523AB" w:rsidRDefault="00AD5F04">
      <w:pPr>
        <w:pStyle w:val="TituloTFG"/>
        <w:rPr>
          <w:del w:id="1576" w:author="David Vacas Miguel" w:date="2018-06-02T12:59:00Z"/>
        </w:rPr>
      </w:pPr>
      <w:bookmarkStart w:id="1577" w:name="_Toc517795814"/>
      <w:bookmarkStart w:id="1578" w:name="_Toc517798921"/>
      <w:r>
        <w:lastRenderedPageBreak/>
        <w:t>Capítulo 4 Descripción de la aplicación</w:t>
      </w:r>
      <w:bookmarkEnd w:id="1577"/>
      <w:bookmarkEnd w:id="1578"/>
    </w:p>
    <w:p w14:paraId="6CE7C2AB" w14:textId="77777777" w:rsidR="007339EC" w:rsidRDefault="007339EC">
      <w:pPr>
        <w:pStyle w:val="TituloTFG"/>
        <w:pPrChange w:id="1579" w:author="David Vacas Miguel" w:date="2018-06-02T12:59:00Z">
          <w:pPr>
            <w:pStyle w:val="LetranormalTFG"/>
          </w:pPr>
        </w:pPrChange>
      </w:pPr>
    </w:p>
    <w:p w14:paraId="4A6AAAF8" w14:textId="78516ACC" w:rsidR="009F7E3E" w:rsidRDefault="009F7E3E" w:rsidP="008A2C6F">
      <w:pPr>
        <w:pStyle w:val="LetranormalTFG"/>
      </w:pPr>
      <w:r>
        <w:t xml:space="preserve">La figura </w:t>
      </w:r>
      <w:del w:id="1580" w:author="David Vacas Miguel" w:date="2018-06-01T03:08:00Z">
        <w:r w:rsidDel="00F04ECC">
          <w:delText>2</w:delText>
        </w:r>
      </w:del>
      <w:del w:id="1581" w:author="David Vacas Miguel" w:date="2018-05-27T13:35:00Z">
        <w:r w:rsidDel="0047468B">
          <w:delText>4</w:delText>
        </w:r>
      </w:del>
      <w:ins w:id="1582" w:author="David Vacas Miguel" w:date="2018-06-01T03:08:00Z">
        <w:r w:rsidR="00F04ECC">
          <w:t>22</w:t>
        </w:r>
      </w:ins>
      <w:r>
        <w:t xml:space="preserve"> muestra el aspecto final de la aplicación desarrollada, </w:t>
      </w:r>
      <w:del w:id="1583" w:author="David Vacas Miguel" w:date="2018-06-26T15:03:00Z">
        <w:r w:rsidDel="008C0408">
          <w:delText>la cual</w:delText>
        </w:r>
        <w:r w:rsidR="007339EC" w:rsidDel="008C0408">
          <w:delText xml:space="preserve"> se puede </w:delText>
        </w:r>
      </w:del>
      <w:r w:rsidR="007339EC">
        <w:t>dividi</w:t>
      </w:r>
      <w:ins w:id="1584" w:author="David Vacas Miguel" w:date="2018-06-26T15:04:00Z">
        <w:r w:rsidR="008C0408">
          <w:t>da</w:t>
        </w:r>
      </w:ins>
      <w:del w:id="1585" w:author="David Vacas Miguel" w:date="2018-06-26T15:04:00Z">
        <w:r w:rsidR="007339EC" w:rsidDel="008C0408">
          <w:delText>r</w:delText>
        </w:r>
      </w:del>
      <w:r w:rsidR="007339EC">
        <w:t xml:space="preserve"> en dos zonas: izquierda y derecha. En la zona</w:t>
      </w:r>
      <w:del w:id="1586" w:author="David Vacas Miguel" w:date="2018-06-26T15:04:00Z">
        <w:r w:rsidR="007339EC" w:rsidDel="008C0408">
          <w:delText xml:space="preserve"> de la</w:delText>
        </w:r>
      </w:del>
      <w:r w:rsidR="007339EC">
        <w:t xml:space="preserve"> izquierda se muestra la simulación del robot en 3D, mientras que en la zona </w:t>
      </w:r>
      <w:del w:id="1587" w:author="David Vacas Miguel" w:date="2018-06-26T15:04:00Z">
        <w:r w:rsidR="007339EC" w:rsidDel="008C0408">
          <w:delText xml:space="preserve">de la </w:delText>
        </w:r>
      </w:del>
      <w:r w:rsidR="007339EC">
        <w:t>derecha se sitúan los controles de usuario.</w:t>
      </w:r>
    </w:p>
    <w:p w14:paraId="476DCDB5" w14:textId="1A78CF69" w:rsidR="008A2C6F" w:rsidRDefault="009F7E3E">
      <w:pPr>
        <w:pStyle w:val="LetranormalTFG"/>
        <w:jc w:val="center"/>
        <w:pPrChange w:id="1588" w:author="David Vacas Miguel" w:date="2018-06-21T16:49:00Z">
          <w:pPr>
            <w:pStyle w:val="LetranormalTFG"/>
          </w:pPr>
        </w:pPrChange>
      </w:pPr>
      <w:del w:id="1589" w:author="David Vacas Miguel" w:date="2018-06-21T16:49:00Z">
        <w:r w:rsidDel="00163D22">
          <w:rPr>
            <w:noProof/>
            <w:lang w:eastAsia="es-ES"/>
          </w:rPr>
          <w:drawing>
            <wp:inline distT="0" distB="0" distL="0" distR="0" wp14:anchorId="163DB588" wp14:editId="6649741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del>
      <w:ins w:id="1590" w:author="David Vacas Miguel" w:date="2018-06-21T17:28:00Z">
        <w:r w:rsidR="00583497">
          <w:rPr>
            <w:noProof/>
          </w:rPr>
          <w:drawing>
            <wp:inline distT="0" distB="0" distL="0" distR="0" wp14:anchorId="0CF2D032" wp14:editId="7AF169E7">
              <wp:extent cx="5747385" cy="37998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47385" cy="3799840"/>
                      </a:xfrm>
                      <a:prstGeom prst="rect">
                        <a:avLst/>
                      </a:prstGeom>
                      <a:noFill/>
                      <a:ln>
                        <a:noFill/>
                      </a:ln>
                    </pic:spPr>
                  </pic:pic>
                </a:graphicData>
              </a:graphic>
            </wp:inline>
          </w:drawing>
        </w:r>
      </w:ins>
    </w:p>
    <w:p w14:paraId="17582B75" w14:textId="173BB8B8" w:rsidR="009F7E3E" w:rsidDel="001523AB" w:rsidRDefault="009F7E3E" w:rsidP="009F7E3E">
      <w:pPr>
        <w:pStyle w:val="LetranormalTFG"/>
        <w:jc w:val="center"/>
        <w:rPr>
          <w:del w:id="1591" w:author="David Vacas Miguel" w:date="2018-06-02T13:00:00Z"/>
        </w:rPr>
      </w:pPr>
      <w:r w:rsidRPr="00C44D55">
        <w:rPr>
          <w:b/>
        </w:rPr>
        <w:t xml:space="preserve">Figura </w:t>
      </w:r>
      <w:del w:id="1592" w:author="David Vacas Miguel" w:date="2018-06-01T03:08:00Z">
        <w:r w:rsidDel="00F04ECC">
          <w:rPr>
            <w:b/>
          </w:rPr>
          <w:delText>2</w:delText>
        </w:r>
      </w:del>
      <w:ins w:id="1593" w:author="David Vacas Miguel" w:date="2018-06-01T03:08:00Z">
        <w:r w:rsidR="00F04ECC">
          <w:rPr>
            <w:b/>
          </w:rPr>
          <w:t>22</w:t>
        </w:r>
      </w:ins>
      <w:del w:id="1594"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1595" w:author="David Vacas Miguel" w:date="2018-06-02T13:00:00Z">
          <w:pPr>
            <w:pStyle w:val="LetranormalTFG"/>
          </w:pPr>
        </w:pPrChange>
      </w:pPr>
    </w:p>
    <w:p w14:paraId="160CA4CB" w14:textId="39C2774F" w:rsidR="0031002A" w:rsidRDefault="00D27C27" w:rsidP="00F21B89">
      <w:pPr>
        <w:pStyle w:val="TFGtitulo2"/>
      </w:pPr>
      <w:bookmarkStart w:id="1596" w:name="_Toc517795815"/>
      <w:bookmarkStart w:id="1597" w:name="_Toc517798922"/>
      <w:ins w:id="1598" w:author="David Vacas Miguel" w:date="2018-06-26T17:28:00Z">
        <w:r>
          <w:t>4.</w:t>
        </w:r>
      </w:ins>
      <w:r w:rsidR="008A2C6F">
        <w:t xml:space="preserve">1. </w:t>
      </w:r>
      <w:r w:rsidR="00AD5F04">
        <w:t xml:space="preserve">Zona izquierda: </w:t>
      </w:r>
      <w:proofErr w:type="spellStart"/>
      <w:r w:rsidR="00AD5F04">
        <w:t>Viewport</w:t>
      </w:r>
      <w:bookmarkEnd w:id="1596"/>
      <w:bookmarkEnd w:id="1597"/>
      <w:proofErr w:type="spellEnd"/>
    </w:p>
    <w:p w14:paraId="51FA9A19" w14:textId="253E891A"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del w:id="1599" w:author="David Vacas Miguel" w:date="2018-06-26T15:04:00Z">
        <w:r w:rsidR="007339EC" w:rsidDel="008C0408">
          <w:delText>de este</w:delText>
        </w:r>
      </w:del>
      <w:ins w:id="1600" w:author="David Vacas Miguel" w:date="2018-06-26T15:04:00Z">
        <w:r w:rsidR="008C0408">
          <w:t>del mismo</w:t>
        </w:r>
      </w:ins>
      <w:r>
        <w:t>.</w:t>
      </w:r>
    </w:p>
    <w:p w14:paraId="441DA0D4" w14:textId="0D1C439A" w:rsidR="007F5B63" w:rsidRDefault="007339EC" w:rsidP="0031002A">
      <w:pPr>
        <w:pStyle w:val="LetranormalTFG"/>
      </w:pPr>
      <w:r>
        <w:t>En esta zona se puede</w:t>
      </w:r>
      <w:r w:rsidR="007F5B63">
        <w:t xml:space="preserve"> observar la simulación de la aplicación, en función de lo</w:t>
      </w:r>
      <w:ins w:id="1601" w:author="David Vacas Miguel" w:date="2018-06-26T15:04:00Z">
        <w:r w:rsidR="008C0408">
          <w:t>s</w:t>
        </w:r>
      </w:ins>
      <w:r w:rsidR="007F5B63">
        <w:t xml:space="preserve"> </w:t>
      </w:r>
      <w:del w:id="1602" w:author="David Vacas Miguel" w:date="2018-06-26T15:04:00Z">
        <w:r w:rsidR="007F5B63" w:rsidDel="008C0408">
          <w:delText xml:space="preserve">escogido </w:delText>
        </w:r>
      </w:del>
      <w:ins w:id="1603" w:author="David Vacas Miguel" w:date="2018-06-26T15:04:00Z">
        <w:r w:rsidR="008C0408">
          <w:t xml:space="preserve">parámetros ingresados </w:t>
        </w:r>
      </w:ins>
      <w:r w:rsidR="007F5B63">
        <w:t xml:space="preserve">en la </w:t>
      </w:r>
      <w:del w:id="1604" w:author="David Vacas Miguel" w:date="2018-06-26T15:05:00Z">
        <w:r w:rsidR="007F5B63" w:rsidDel="008C0408">
          <w:delText xml:space="preserve">zona </w:delText>
        </w:r>
      </w:del>
      <w:ins w:id="1605" w:author="David Vacas Miguel" w:date="2018-06-26T15:05:00Z">
        <w:r w:rsidR="008C0408">
          <w:t xml:space="preserve">parte </w:t>
        </w:r>
      </w:ins>
      <w:r w:rsidR="007F5B63">
        <w:t>derecha</w:t>
      </w:r>
      <w:ins w:id="1606" w:author="David Vacas Miguel" w:date="2018-06-26T15:05:00Z">
        <w:r w:rsidR="008C0408">
          <w:t xml:space="preserve"> de la aplicación</w:t>
        </w:r>
      </w:ins>
      <w:r w:rsidR="007F5B63">
        <w:t>.</w:t>
      </w:r>
      <w:r w:rsidR="009F7E3E">
        <w:t xml:space="preserve"> La figura </w:t>
      </w:r>
      <w:del w:id="1607" w:author="David Vacas Miguel" w:date="2018-06-01T03:08:00Z">
        <w:r w:rsidR="009F7E3E" w:rsidDel="00F04ECC">
          <w:delText>2</w:delText>
        </w:r>
      </w:del>
      <w:del w:id="1608" w:author="David Vacas Miguel" w:date="2018-05-27T13:35:00Z">
        <w:r w:rsidR="009F7E3E" w:rsidDel="0047468B">
          <w:delText>5</w:delText>
        </w:r>
      </w:del>
      <w:ins w:id="1609" w:author="David Vacas Miguel" w:date="2018-06-01T03:08:00Z">
        <w:r w:rsidR="00F04ECC">
          <w:t>23</w:t>
        </w:r>
      </w:ins>
      <w:r w:rsidR="009F7E3E">
        <w:t xml:space="preserve"> muestra el </w:t>
      </w:r>
      <w:del w:id="1610" w:author="David Vacas Miguel" w:date="2018-06-26T15:05:00Z">
        <w:r w:rsidR="009F7E3E" w:rsidDel="008C0408">
          <w:delText xml:space="preserve">resultado </w:delText>
        </w:r>
      </w:del>
      <w:ins w:id="1611" w:author="David Vacas Miguel" w:date="2018-06-26T15:05:00Z">
        <w:r w:rsidR="008C0408">
          <w:t xml:space="preserve">aspecto </w:t>
        </w:r>
      </w:ins>
      <w:r w:rsidR="009F7E3E">
        <w:t xml:space="preserve">en 2 casos </w:t>
      </w:r>
      <w:ins w:id="1612" w:author="David Vacas Miguel" w:date="2018-06-26T15:05:00Z">
        <w:r w:rsidR="008C0408">
          <w:t xml:space="preserve">de uso </w:t>
        </w:r>
      </w:ins>
      <w:r w:rsidR="009F7E3E">
        <w:t>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70">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7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1613" w:author="David Vacas Miguel" w:date="2018-05-30T12:13:00Z"/>
        </w:rPr>
      </w:pPr>
      <w:del w:id="1614" w:author="David Vacas Miguel" w:date="2018-05-30T12:13:00Z">
        <w:r w:rsidDel="00F4525D">
          <w:rPr>
            <w:b/>
          </w:rPr>
          <w:delText xml:space="preserve">Figura </w:delText>
        </w:r>
        <w:r w:rsidR="00562E23" w:rsidDel="00F4525D">
          <w:rPr>
            <w:b/>
          </w:rPr>
          <w:delText>2</w:delText>
        </w:r>
      </w:del>
      <w:del w:id="1615" w:author="David Vacas Miguel" w:date="2018-05-27T13:35:00Z">
        <w:r w:rsidR="00562E23" w:rsidDel="0047468B">
          <w:rPr>
            <w:b/>
          </w:rPr>
          <w:delText>5</w:delText>
        </w:r>
      </w:del>
      <w:del w:id="1616"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1617"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1618" w:author="David Vacas Miguel" w:date="2018-06-02T13:00:00Z">
          <w:pPr>
            <w:pStyle w:val="LetranormalTFG"/>
            <w:ind w:left="708"/>
          </w:pPr>
        </w:pPrChange>
      </w:pPr>
      <w:ins w:id="1619" w:author="David Vacas Miguel" w:date="2018-05-30T12:13:00Z">
        <w:r>
          <w:rPr>
            <w:b/>
          </w:rPr>
          <w:t xml:space="preserve">Figura </w:t>
        </w:r>
      </w:ins>
      <w:ins w:id="1620" w:author="David Vacas Miguel" w:date="2018-06-01T03:08:00Z">
        <w:r w:rsidR="00F04ECC">
          <w:rPr>
            <w:b/>
          </w:rPr>
          <w:t>23</w:t>
        </w:r>
      </w:ins>
      <w:ins w:id="1621" w:author="David Vacas Miguel" w:date="2018-05-30T12:13:00Z">
        <w:r>
          <w:rPr>
            <w:b/>
          </w:rPr>
          <w:t>.</w:t>
        </w:r>
        <w:r>
          <w:t xml:space="preserve"> </w:t>
        </w:r>
        <w:proofErr w:type="spellStart"/>
        <w:r>
          <w:t>Viewport</w:t>
        </w:r>
        <w:proofErr w:type="spellEnd"/>
        <w:r>
          <w:t>.</w:t>
        </w:r>
      </w:ins>
    </w:p>
    <w:p w14:paraId="7436E07A" w14:textId="698DE7F7" w:rsidR="00293F11" w:rsidRDefault="009557D6" w:rsidP="001F436E">
      <w:pPr>
        <w:pStyle w:val="LetranormalTFG"/>
      </w:pPr>
      <w:r>
        <w:t xml:space="preserve">El </w:t>
      </w:r>
      <w:proofErr w:type="spellStart"/>
      <w:r>
        <w:t>viewport</w:t>
      </w:r>
      <w:proofErr w:type="spellEnd"/>
      <w:r>
        <w:t xml:space="preserve"> muestra </w:t>
      </w:r>
      <w:ins w:id="1622" w:author="David Vacas Miguel" w:date="2018-06-26T15:05:00Z">
        <w:r w:rsidR="008C0408">
          <w:t xml:space="preserve">en todo momento, además de </w:t>
        </w:r>
      </w:ins>
      <w:r>
        <w:t>la simulación del robot</w:t>
      </w:r>
      <w:ins w:id="1623" w:author="David Vacas Miguel" w:date="2018-06-26T15:05:00Z">
        <w:r w:rsidR="008C0408">
          <w:t>,</w:t>
        </w:r>
      </w:ins>
      <w:del w:id="1624" w:author="David Vacas Miguel" w:date="2018-06-26T15:05:00Z">
        <w:r w:rsidDel="008C0408">
          <w:delText>. E</w:delText>
        </w:r>
        <w:r w:rsidR="00293F11" w:rsidDel="008C0408">
          <w:delText>n todo momento</w:delText>
        </w:r>
      </w:del>
      <w:r w:rsidR="00293F11">
        <w:t xml:space="preserve">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194DA3B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w:t>
      </w:r>
      <w:del w:id="1625" w:author="David Vacas Miguel" w:date="2018-06-26T15:06:00Z">
        <w:r w:rsidR="007339EC" w:rsidRPr="001F436E" w:rsidDel="008C0408">
          <w:delText xml:space="preserve"> este</w:delText>
        </w:r>
      </w:del>
      <w:ins w:id="1626" w:author="David Vacas Miguel" w:date="2018-06-26T15:06:00Z">
        <w:r w:rsidR="008C0408">
          <w:t>l mismo</w:t>
        </w:r>
      </w:ins>
      <w:r w:rsidR="001C194B">
        <w:t xml:space="preserve"> como se muestra en la figura </w:t>
      </w:r>
      <w:del w:id="1627" w:author="David Vacas Miguel" w:date="2018-06-01T03:09:00Z">
        <w:r w:rsidR="00562E23" w:rsidDel="00F04ECC">
          <w:delText>27</w:delText>
        </w:r>
      </w:del>
      <w:ins w:id="1628" w:author="David Vacas Miguel" w:date="2018-06-01T03:09:00Z">
        <w:r w:rsidR="00F04ECC">
          <w:t>24</w:t>
        </w:r>
      </w:ins>
      <w:r w:rsidRPr="001F436E">
        <w:t>.</w:t>
      </w:r>
      <w:r>
        <w:t xml:space="preserve"> Esta imagen se puede activar y desactivar en todo momento desde la zona derecha de la aplicación.</w:t>
      </w:r>
      <w:r w:rsidR="009C64DF">
        <w:t xml:space="preserve"> </w:t>
      </w:r>
      <w:del w:id="1629" w:author="David Vacas Miguel" w:date="2018-06-26T15:06:00Z">
        <w:r w:rsidR="009C64DF" w:rsidDel="00961DE9">
          <w:delText>Se explica con mayor detenimiento en el siguiente apartado.</w:delText>
        </w:r>
      </w:del>
    </w:p>
    <w:p w14:paraId="5625DADF" w14:textId="75AA2042" w:rsidR="001C194B" w:rsidRPr="00F21B89" w:rsidRDefault="009E06D0">
      <w:pPr>
        <w:pStyle w:val="LetranormalTFG"/>
        <w:jc w:val="center"/>
        <w:rPr>
          <w:b/>
        </w:rPr>
        <w:pPrChange w:id="1630"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1631" w:author="David Vacas Miguel" w:date="2018-06-01T03:08:00Z">
        <w:r w:rsidR="00562E23" w:rsidDel="00F04ECC">
          <w:rPr>
            <w:b/>
          </w:rPr>
          <w:delText>27</w:delText>
        </w:r>
      </w:del>
      <w:ins w:id="1632" w:author="David Vacas Miguel" w:date="2018-06-01T03:08:00Z">
        <w:r w:rsidR="00F04ECC">
          <w:rPr>
            <w:b/>
          </w:rPr>
          <w:t>24</w:t>
        </w:r>
      </w:ins>
      <w:r w:rsidRPr="00F21B89">
        <w:rPr>
          <w:b/>
        </w:rPr>
        <w:t>.</w:t>
      </w:r>
      <w:r>
        <w:rPr>
          <w:b/>
        </w:rPr>
        <w:t xml:space="preserve"> </w:t>
      </w:r>
      <w:r>
        <w:t>Aplicación con imagen de datos geométricos activa.</w:t>
      </w:r>
    </w:p>
    <w:p w14:paraId="4415F4EA" w14:textId="10185A6C" w:rsidR="008A2C6F" w:rsidDel="00CB42CC" w:rsidRDefault="008A2C6F">
      <w:pPr>
        <w:pStyle w:val="TFGtitulo2"/>
        <w:rPr>
          <w:del w:id="1633" w:author="David Vacas Miguel" w:date="2018-06-02T13:02:00Z"/>
        </w:rPr>
        <w:pPrChange w:id="1634" w:author="David Vacas Miguel" w:date="2018-06-26T17:33:00Z">
          <w:pPr>
            <w:pStyle w:val="LetranormalTFG"/>
          </w:pPr>
        </w:pPrChange>
      </w:pPr>
    </w:p>
    <w:p w14:paraId="11518D25" w14:textId="19E313AA" w:rsidR="00CB42CC" w:rsidRPr="00D27C27" w:rsidRDefault="00CB42CC">
      <w:pPr>
        <w:pStyle w:val="TFGtitulo2"/>
        <w:rPr>
          <w:ins w:id="1635" w:author="David Vacas Miguel" w:date="2018-06-26T17:32:00Z"/>
          <w:b w:val="0"/>
          <w:rPrChange w:id="1636" w:author="David Vacas Miguel" w:date="2018-06-26T17:28:00Z">
            <w:rPr>
              <w:ins w:id="1637" w:author="David Vacas Miguel" w:date="2018-06-26T17:32:00Z"/>
              <w:rFonts w:ascii="Arial" w:eastAsiaTheme="majorEastAsia" w:hAnsi="Arial" w:cstheme="majorBidi"/>
              <w:b/>
              <w:sz w:val="36"/>
              <w:szCs w:val="32"/>
            </w:rPr>
          </w:rPrChange>
        </w:rPr>
        <w:pPrChange w:id="1638" w:author="David Vacas Miguel" w:date="2018-06-26T17:33:00Z">
          <w:pPr>
            <w:pStyle w:val="LetranormalTFG"/>
            <w:jc w:val="center"/>
          </w:pPr>
        </w:pPrChange>
      </w:pPr>
      <w:bookmarkStart w:id="1639" w:name="_Toc517798923"/>
      <w:ins w:id="1640" w:author="David Vacas Miguel" w:date="2018-06-26T17:32:00Z">
        <w:r>
          <w:t>4.2. Zona</w:t>
        </w:r>
      </w:ins>
      <w:ins w:id="1641" w:author="David Vacas Miguel" w:date="2018-06-26T17:33:00Z">
        <w:r>
          <w:t xml:space="preserve"> derecha: campos de entrada de datos</w:t>
        </w:r>
      </w:ins>
      <w:bookmarkEnd w:id="1639"/>
    </w:p>
    <w:p w14:paraId="37D9A861" w14:textId="0965591D" w:rsidR="00C936C0" w:rsidDel="00CB42CC" w:rsidRDefault="008A2C6F">
      <w:pPr>
        <w:pStyle w:val="LetranormalTFG"/>
        <w:rPr>
          <w:del w:id="1642" w:author="David Vacas Miguel" w:date="2018-06-26T17:32:00Z"/>
        </w:rPr>
        <w:pPrChange w:id="1643" w:author="David Vacas Miguel" w:date="2018-06-26T17:32:00Z">
          <w:pPr>
            <w:pStyle w:val="TFGtitulo2"/>
          </w:pPr>
        </w:pPrChange>
      </w:pPr>
      <w:bookmarkStart w:id="1644" w:name="_Toc517795816"/>
      <w:del w:id="1645" w:author="David Vacas Miguel" w:date="2018-06-26T17:32:00Z">
        <w:r w:rsidDel="00CB42CC">
          <w:delText xml:space="preserve">2. </w:delText>
        </w:r>
        <w:r w:rsidR="00AD5F04" w:rsidDel="00CB42CC">
          <w:delText>Zona derecha: Campos de entrada de datos</w:delText>
        </w:r>
        <w:bookmarkEnd w:id="1644"/>
      </w:del>
    </w:p>
    <w:p w14:paraId="341D6D2D" w14:textId="6383A00E" w:rsidR="00C936C0" w:rsidRDefault="00C936C0">
      <w:pPr>
        <w:pStyle w:val="LetranormalTFG"/>
      </w:pPr>
      <w:r>
        <w:t>La zona derecha de la aplicación se centra en la recogida de datos</w:t>
      </w:r>
      <w:ins w:id="1646" w:author="David Vacas Miguel" w:date="2018-06-26T15:06:00Z">
        <w:r w:rsidR="00961DE9">
          <w:t xml:space="preserve"> por parte</w:t>
        </w:r>
      </w:ins>
      <w:r>
        <w:t xml:space="preserve"> del usuario</w:t>
      </w:r>
      <w:r w:rsidR="00B13C53">
        <w:t>.</w:t>
      </w:r>
    </w:p>
    <w:p w14:paraId="15FDCE30" w14:textId="52C6A902" w:rsidR="00B13C53" w:rsidDel="001523AB" w:rsidRDefault="0078359E" w:rsidP="009E06D0">
      <w:pPr>
        <w:pStyle w:val="LetranormalTFG"/>
        <w:rPr>
          <w:del w:id="1647" w:author="David Vacas Miguel" w:date="2018-06-02T13:00:00Z"/>
        </w:rPr>
      </w:pPr>
      <w:r>
        <w:t>Para un mejor entendimiento de los widgets de interacción con el usuario, se ha añadido abreviaturas a cada uno de ellos y la posibilidad de superponer una imagen con las referencias visuales sobre el robot</w:t>
      </w:r>
      <w:del w:id="1648" w:author="David Vacas Miguel" w:date="2018-06-26T15:06:00Z">
        <w:r w:rsidDel="00961DE9">
          <w:delText xml:space="preserve">, </w:delText>
        </w:r>
        <w:r w:rsidR="000522FD" w:rsidDel="00961DE9">
          <w:delText>más</w:delText>
        </w:r>
        <w:r w:rsidDel="00961DE9">
          <w:delText xml:space="preserve"> tarde se explica en </w:delText>
        </w:r>
        <w:r w:rsidR="000522FD" w:rsidDel="00961DE9">
          <w:delText>más</w:delText>
        </w:r>
        <w:r w:rsidDel="00961DE9">
          <w:delText xml:space="preserve"> detalle</w:delText>
        </w:r>
      </w:del>
      <w:r>
        <w:t xml:space="preserve">. En la figura </w:t>
      </w:r>
      <w:del w:id="1649" w:author="David Vacas Miguel" w:date="2018-06-01T03:09:00Z">
        <w:r w:rsidR="00562E23" w:rsidDel="00F04ECC">
          <w:delText>28</w:delText>
        </w:r>
      </w:del>
      <w:ins w:id="1650"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1651" w:author="David Vacas Miguel" w:date="2018-06-02T13:00:00Z"/>
        </w:rPr>
      </w:pPr>
    </w:p>
    <w:p w14:paraId="64722636" w14:textId="0A30C7DA" w:rsidR="009E06D0" w:rsidDel="001523AB" w:rsidRDefault="009E06D0" w:rsidP="009E06D0">
      <w:pPr>
        <w:pStyle w:val="LetranormalTFG"/>
        <w:rPr>
          <w:del w:id="1652" w:author="David Vacas Miguel" w:date="2018-06-02T13:00:00Z"/>
        </w:rPr>
      </w:pPr>
    </w:p>
    <w:p w14:paraId="0C6FAEB2" w14:textId="338D947E" w:rsidR="009E06D0" w:rsidDel="001523AB" w:rsidRDefault="009E06D0" w:rsidP="009E06D0">
      <w:pPr>
        <w:pStyle w:val="LetranormalTFG"/>
        <w:rPr>
          <w:del w:id="1653"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25265F9">
            <wp:extent cx="3148900" cy="40767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73">
                      <a:extLst>
                        <a:ext uri="{28A0092B-C50C-407E-A947-70E740481C1C}">
                          <a14:useLocalDpi xmlns:a14="http://schemas.microsoft.com/office/drawing/2010/main" val="0"/>
                        </a:ext>
                      </a:extLst>
                    </a:blip>
                    <a:srcRect l="12583" t="16708" r="50331" b="10972"/>
                    <a:stretch/>
                  </pic:blipFill>
                  <pic:spPr bwMode="auto">
                    <a:xfrm>
                      <a:off x="0" y="0"/>
                      <a:ext cx="3187982" cy="4127297"/>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1654" w:author="David Vacas Miguel" w:date="2018-06-02T13:00:00Z"/>
        </w:rPr>
      </w:pPr>
      <w:r>
        <w:rPr>
          <w:b/>
        </w:rPr>
        <w:t xml:space="preserve">Figura </w:t>
      </w:r>
      <w:del w:id="1655" w:author="David Vacas Miguel" w:date="2018-06-01T03:09:00Z">
        <w:r w:rsidR="00562E23" w:rsidDel="00F04ECC">
          <w:rPr>
            <w:b/>
          </w:rPr>
          <w:delText>28</w:delText>
        </w:r>
      </w:del>
      <w:ins w:id="1656"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1657" w:author="David Vacas Miguel" w:date="2018-06-02T13:00:00Z">
          <w:pPr>
            <w:pStyle w:val="LetranormalTFG"/>
          </w:pPr>
        </w:pPrChange>
      </w:pPr>
    </w:p>
    <w:p w14:paraId="67F22C50" w14:textId="4A6587E4" w:rsidR="00C936C0" w:rsidRDefault="00C936C0" w:rsidP="00C936C0">
      <w:pPr>
        <w:pStyle w:val="LetranormalTFG"/>
      </w:pPr>
      <w:r>
        <w:t xml:space="preserve">Para comenzar se decidió que la parte donde se realiza la simulación ocupara cerca del 75% de la aplicación puesto que es la parte más importante, </w:t>
      </w:r>
      <w:del w:id="1658" w:author="David Vacas Miguel" w:date="2018-06-26T15:07:00Z">
        <w:r w:rsidDel="00961DE9">
          <w:delText xml:space="preserve">el lugar </w:delText>
        </w:r>
      </w:del>
      <w:r>
        <w:t xml:space="preserve">donde </w:t>
      </w:r>
      <w:ins w:id="1659" w:author="David Vacas Miguel" w:date="2018-06-26T15:08:00Z">
        <w:r w:rsidR="00961DE9">
          <w:t xml:space="preserve">el usuario está </w:t>
        </w:r>
      </w:ins>
      <w:r>
        <w:t xml:space="preserve">más tiempo </w:t>
      </w:r>
      <w:del w:id="1660" w:author="David Vacas Miguel" w:date="2018-06-26T15:08:00Z">
        <w:r w:rsidDel="00961DE9">
          <w:delText xml:space="preserve">se </w:delText>
        </w:r>
        <w:r w:rsidR="000522FD" w:rsidDel="00961DE9">
          <w:delText>está</w:delText>
        </w:r>
        <w:r w:rsidDel="00961DE9">
          <w:delText xml:space="preserve"> </w:delText>
        </w:r>
      </w:del>
      <w:r>
        <w:t xml:space="preserve">observando y donde más detalles </w:t>
      </w:r>
      <w:del w:id="1661" w:author="David Vacas Miguel" w:date="2018-06-26T15:08:00Z">
        <w:r w:rsidDel="00961DE9">
          <w:delText>hay que fijarse</w:delText>
        </w:r>
      </w:del>
      <w:ins w:id="1662" w:author="David Vacas Miguel" w:date="2018-06-26T15:08:00Z">
        <w:r w:rsidR="00961DE9">
          <w:t>hay</w:t>
        </w:r>
      </w:ins>
      <w:ins w:id="1663" w:author="David Vacas Miguel" w:date="2018-06-26T15:07:00Z">
        <w:r w:rsidR="00961DE9">
          <w:t>.</w:t>
        </w:r>
      </w:ins>
      <w:del w:id="1664" w:author="David Vacas Miguel" w:date="2018-06-26T15:07:00Z">
        <w:r w:rsidR="007174D3" w:rsidDel="00961DE9">
          <w:delText>, la comentada en el punto anterior</w:delText>
        </w:r>
        <w:r w:rsidDel="00961DE9">
          <w:delText>.</w:delText>
        </w:r>
      </w:del>
    </w:p>
    <w:p w14:paraId="509AF884" w14:textId="196D77BE" w:rsidR="00C936C0" w:rsidRDefault="00C936C0" w:rsidP="00C936C0">
      <w:pPr>
        <w:pStyle w:val="LetranormalTFG"/>
      </w:pPr>
      <w:del w:id="1665" w:author="David Vacas Miguel" w:date="2018-06-26T15:08:00Z">
        <w:r w:rsidDel="00961DE9">
          <w:delText>Una vez entrada en la</w:delText>
        </w:r>
      </w:del>
      <w:ins w:id="1666" w:author="David Vacas Miguel" w:date="2018-06-26T15:08:00Z">
        <w:r w:rsidR="00961DE9">
          <w:t>La</w:t>
        </w:r>
      </w:ins>
      <w:r>
        <w:t xml:space="preserve"> parte de interacción con el usuario se </w:t>
      </w:r>
      <w:r w:rsidR="000522FD">
        <w:t>coloca</w:t>
      </w:r>
      <w:r>
        <w:t xml:space="preserve"> a la derecha por similitud a la mayor parte de aplicaciones encontradas</w:t>
      </w:r>
      <w:ins w:id="1667" w:author="David Vacas Miguel" w:date="2018-06-26T15:08:00Z">
        <w:r w:rsidR="00961DE9">
          <w:t>,</w:t>
        </w:r>
      </w:ins>
      <w:r>
        <w:t xml:space="preserve"> </w:t>
      </w:r>
      <w:del w:id="1668" w:author="David Vacas Miguel" w:date="2018-06-26T15:08:00Z">
        <w:r w:rsidDel="00961DE9">
          <w:delText xml:space="preserve">y por lo tanto que le </w:delText>
        </w:r>
        <w:r w:rsidR="000522FD" w:rsidDel="00961DE9">
          <w:delText>resulte</w:delText>
        </w:r>
      </w:del>
      <w:ins w:id="1669" w:author="David Vacas Miguel" w:date="2018-06-26T15:08:00Z">
        <w:r w:rsidR="00961DE9">
          <w:t xml:space="preserve">resultando </w:t>
        </w:r>
      </w:ins>
      <w:ins w:id="1670" w:author="David Vacas Miguel" w:date="2018-06-26T15:09:00Z">
        <w:r w:rsidR="00961DE9">
          <w:t>así</w:t>
        </w:r>
      </w:ins>
      <w:r w:rsidR="000522FD">
        <w:t xml:space="preserve"> </w:t>
      </w:r>
      <w:r>
        <w:t xml:space="preserve">más natural </w:t>
      </w:r>
      <w:del w:id="1671" w:author="David Vacas Miguel" w:date="2018-06-26T15:09:00Z">
        <w:r w:rsidDel="00961DE9">
          <w:delText>al usuario el acceso a esta</w:delText>
        </w:r>
      </w:del>
      <w:ins w:id="1672" w:author="David Vacas Miguel" w:date="2018-06-26T15:09:00Z">
        <w:r w:rsidR="00961DE9">
          <w:t>el acceso a la misma por parte del usuario</w:t>
        </w:r>
      </w:ins>
      <w:r>
        <w:t xml:space="preserve">. Además, todas las </w:t>
      </w:r>
      <w:del w:id="1673" w:author="David Vacas Miguel" w:date="2018-06-26T15:09:00Z">
        <w:r w:rsidDel="00961DE9">
          <w:delText xml:space="preserve">labels </w:delText>
        </w:r>
      </w:del>
      <w:ins w:id="1674" w:author="David Vacas Miguel" w:date="2018-06-26T15:09:00Z">
        <w:r w:rsidR="00961DE9">
          <w:t xml:space="preserve">etiquetas </w:t>
        </w:r>
      </w:ins>
      <w:del w:id="1675" w:author="David Vacas Miguel" w:date="2018-06-01T03:16:00Z">
        <w:r w:rsidR="000522FD" w:rsidDel="00597559">
          <w:delText>estan</w:delText>
        </w:r>
      </w:del>
      <w:ins w:id="1676" w:author="David Vacas Miguel" w:date="2018-06-01T03:16:00Z">
        <w:r w:rsidR="00597559">
          <w:t>están</w:t>
        </w:r>
      </w:ins>
      <w:r w:rsidR="000522FD">
        <w:t xml:space="preserve"> </w:t>
      </w:r>
      <w:r>
        <w:t>en inglés puesto que este es el idioma más hablado</w:t>
      </w:r>
      <w:ins w:id="1677" w:author="David Vacas Miguel" w:date="2018-06-26T15:09:00Z">
        <w:r w:rsidR="00961DE9">
          <w:t xml:space="preserve">, dotando </w:t>
        </w:r>
      </w:ins>
      <w:ins w:id="1678" w:author="David Vacas Miguel" w:date="2018-06-26T15:10:00Z">
        <w:r w:rsidR="00961DE9">
          <w:t>así</w:t>
        </w:r>
      </w:ins>
      <w:ins w:id="1679" w:author="David Vacas Miguel" w:date="2018-06-26T15:09:00Z">
        <w:r w:rsidR="00961DE9">
          <w:t xml:space="preserve"> </w:t>
        </w:r>
      </w:ins>
      <w:del w:id="1680" w:author="David Vacas Miguel" w:date="2018-06-26T15:09:00Z">
        <w:r w:rsidDel="00961DE9">
          <w:delText xml:space="preserve"> y por tanto dota </w:delText>
        </w:r>
      </w:del>
      <w:r>
        <w:t>a la aplicación de una mayor usabilidad.</w:t>
      </w:r>
    </w:p>
    <w:p w14:paraId="643CB8AB" w14:textId="16BB8A1F" w:rsidR="00C936C0" w:rsidDel="001523AB" w:rsidRDefault="00C936C0" w:rsidP="00C936C0">
      <w:pPr>
        <w:pStyle w:val="LetranormalTFG"/>
        <w:rPr>
          <w:del w:id="1681" w:author="David Vacas Miguel" w:date="2018-06-02T13:00:00Z"/>
        </w:rPr>
      </w:pPr>
      <w:r>
        <w:lastRenderedPageBreak/>
        <w:t xml:space="preserve">A continuación, se </w:t>
      </w:r>
      <w:r w:rsidR="000522FD">
        <w:t xml:space="preserve">opta </w:t>
      </w:r>
      <w:r>
        <w:t xml:space="preserve">por </w:t>
      </w:r>
      <w:del w:id="1682" w:author="David Vacas Miguel" w:date="2018-06-26T15:10:00Z">
        <w:r w:rsidDel="00961DE9">
          <w:delText>incluir los inputs en grupos de</w:delText>
        </w:r>
      </w:del>
      <w:ins w:id="1683" w:author="David Vacas Miguel" w:date="2018-06-26T15:10:00Z">
        <w:r w:rsidR="00961DE9">
          <w:t xml:space="preserve">agrupar las entradas </w:t>
        </w:r>
        <w:proofErr w:type="gramStart"/>
        <w:r w:rsidR="00961DE9">
          <w:t>de acuerdo a</w:t>
        </w:r>
      </w:ins>
      <w:proofErr w:type="gramEnd"/>
      <w:r>
        <w:t xml:space="preserve"> conceptos similares, como el grupo de las ruedas, el de los sensores y el del tamaño del robot. En el caso de las ruedas se utiliza</w:t>
      </w:r>
      <w:r w:rsidR="006E3E93">
        <w:t>n</w:t>
      </w:r>
      <w:r>
        <w:t xml:space="preserve"> tres </w:t>
      </w:r>
      <w:del w:id="1684" w:author="David Vacas Miguel" w:date="2018-06-26T15:10:00Z">
        <w:r w:rsidDel="00961DE9">
          <w:delText xml:space="preserve">inputs </w:delText>
        </w:r>
      </w:del>
      <w:ins w:id="1685" w:author="David Vacas Miguel" w:date="2018-06-26T15:10:00Z">
        <w:r w:rsidR="00961DE9">
          <w:t xml:space="preserve">entradas </w:t>
        </w:r>
      </w:ins>
      <w:r>
        <w:t>con sus respectiv</w:t>
      </w:r>
      <w:ins w:id="1686" w:author="David Vacas Miguel" w:date="2018-06-26T15:10:00Z">
        <w:r w:rsidR="00961DE9">
          <w:t>a</w:t>
        </w:r>
      </w:ins>
      <w:del w:id="1687" w:author="David Vacas Miguel" w:date="2018-06-26T15:10:00Z">
        <w:r w:rsidDel="00961DE9">
          <w:delText>o</w:delText>
        </w:r>
      </w:del>
      <w:r>
        <w:t xml:space="preserve">s </w:t>
      </w:r>
      <w:del w:id="1688" w:author="David Vacas Miguel" w:date="2018-06-26T15:10:00Z">
        <w:r w:rsidDel="00961DE9">
          <w:delText xml:space="preserve">labels </w:delText>
        </w:r>
      </w:del>
      <w:ins w:id="1689" w:author="David Vacas Miguel" w:date="2018-06-26T15:10:00Z">
        <w:r w:rsidR="00961DE9">
          <w:t xml:space="preserve">etiquetas </w:t>
        </w:r>
      </w:ins>
      <w:r>
        <w:t xml:space="preserve">en diferentes niveles, como se observa en la figura </w:t>
      </w:r>
      <w:del w:id="1690" w:author="David Vacas Miguel" w:date="2018-06-01T03:09:00Z">
        <w:r w:rsidR="00DC5F1F" w:rsidDel="00F04ECC">
          <w:delText>2</w:delText>
        </w:r>
        <w:r w:rsidR="00562E23" w:rsidDel="00F04ECC">
          <w:delText>9</w:delText>
        </w:r>
      </w:del>
      <w:ins w:id="1691"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2CC9DD13">
            <wp:extent cx="3333750" cy="1173856"/>
            <wp:effectExtent l="0" t="0" r="0" b="762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73">
                      <a:extLst>
                        <a:ext uri="{28A0092B-C50C-407E-A947-70E740481C1C}">
                          <a14:useLocalDpi xmlns:a14="http://schemas.microsoft.com/office/drawing/2010/main" val="0"/>
                        </a:ext>
                      </a:extLst>
                    </a:blip>
                    <a:srcRect l="63576" t="4987" r="1159" b="76309"/>
                    <a:stretch/>
                  </pic:blipFill>
                  <pic:spPr bwMode="auto">
                    <a:xfrm>
                      <a:off x="0" y="0"/>
                      <a:ext cx="3450134" cy="1214836"/>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1692" w:author="David Vacas Miguel" w:date="2018-06-02T13:00:00Z"/>
        </w:rPr>
      </w:pPr>
      <w:r>
        <w:rPr>
          <w:b/>
        </w:rPr>
        <w:t xml:space="preserve">Figura </w:t>
      </w:r>
      <w:del w:id="1693" w:author="David Vacas Miguel" w:date="2018-06-01T03:09:00Z">
        <w:r w:rsidR="00DC5F1F" w:rsidDel="00F04ECC">
          <w:rPr>
            <w:b/>
          </w:rPr>
          <w:delText>2</w:delText>
        </w:r>
        <w:r w:rsidR="00562E23" w:rsidDel="00F04ECC">
          <w:rPr>
            <w:b/>
          </w:rPr>
          <w:delText>9</w:delText>
        </w:r>
      </w:del>
      <w:ins w:id="1694"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1695" w:author="David Vacas Miguel" w:date="2018-06-02T13:00:00Z">
          <w:pPr>
            <w:pStyle w:val="LetranormalTFG"/>
          </w:pPr>
        </w:pPrChange>
      </w:pPr>
    </w:p>
    <w:p w14:paraId="5703FE36" w14:textId="439205C0" w:rsidR="00C936C0" w:rsidRDefault="00C936C0" w:rsidP="00C936C0">
      <w:pPr>
        <w:pStyle w:val="LetranormalTFG"/>
      </w:pPr>
      <w:r>
        <w:t>Después de las ruedas viene un parámetro que comparten las ruedas y el robot, que es la distancia a la que se sitúan las ruedas desde el extremo superior del robot</w:t>
      </w:r>
      <w:ins w:id="1696" w:author="David Vacas Miguel" w:date="2018-06-26T15:11:00Z">
        <w:r w:rsidR="00961DE9">
          <w:t xml:space="preserve"> WD</w:t>
        </w:r>
      </w:ins>
      <w:r>
        <w:t>. Por lo tanto, este parámetro deb</w:t>
      </w:r>
      <w:r w:rsidR="006E3E93">
        <w:t>e</w:t>
      </w:r>
      <w:r>
        <w:t xml:space="preserve"> estar situado entre los parámetros de las ruedas y los del robot.</w:t>
      </w:r>
    </w:p>
    <w:p w14:paraId="4F3C44A5" w14:textId="23D88277" w:rsidR="00C936C0" w:rsidDel="001523AB" w:rsidRDefault="00C936C0" w:rsidP="00C936C0">
      <w:pPr>
        <w:pStyle w:val="LetranormalTFG"/>
        <w:rPr>
          <w:del w:id="1697"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w:t>
      </w:r>
      <w:ins w:id="1698" w:author="David Vacas Miguel" w:date="2018-06-26T15:12:00Z">
        <w:r w:rsidR="00961DE9">
          <w:t xml:space="preserve">. El resultado </w:t>
        </w:r>
      </w:ins>
      <w:del w:id="1699" w:author="David Vacas Miguel" w:date="2018-06-26T15:12:00Z">
        <w:r w:rsidDel="00961DE9">
          <w:delText>, como se</w:delText>
        </w:r>
      </w:del>
      <w:ins w:id="1700" w:author="David Vacas Miguel" w:date="2018-06-26T15:12:00Z">
        <w:r w:rsidR="00961DE9">
          <w:t>se muestra</w:t>
        </w:r>
      </w:ins>
      <w:del w:id="1701" w:author="David Vacas Miguel" w:date="2018-06-26T15:12:00Z">
        <w:r w:rsidDel="00961DE9">
          <w:delText xml:space="preserve"> ve</w:delText>
        </w:r>
      </w:del>
      <w:r>
        <w:t xml:space="preserve"> en la figura </w:t>
      </w:r>
      <w:del w:id="1702" w:author="David Vacas Miguel" w:date="2018-06-01T03:09:00Z">
        <w:r w:rsidR="00562E23" w:rsidDel="00F04ECC">
          <w:delText>30</w:delText>
        </w:r>
      </w:del>
      <w:ins w:id="1703"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2E149345">
            <wp:extent cx="3581400" cy="46425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73">
                      <a:extLst>
                        <a:ext uri="{28A0092B-C50C-407E-A947-70E740481C1C}">
                          <a14:useLocalDpi xmlns:a14="http://schemas.microsoft.com/office/drawing/2010/main" val="0"/>
                        </a:ext>
                      </a:extLst>
                    </a:blip>
                    <a:srcRect l="63410" t="28928" r="828" b="64089"/>
                    <a:stretch/>
                  </pic:blipFill>
                  <pic:spPr bwMode="auto">
                    <a:xfrm>
                      <a:off x="0" y="0"/>
                      <a:ext cx="3892109" cy="504532"/>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1704" w:author="David Vacas Miguel" w:date="2018-06-02T13:00:00Z"/>
        </w:rPr>
      </w:pPr>
      <w:r>
        <w:rPr>
          <w:b/>
        </w:rPr>
        <w:t xml:space="preserve">Figura </w:t>
      </w:r>
      <w:del w:id="1705" w:author="David Vacas Miguel" w:date="2018-06-01T03:09:00Z">
        <w:r w:rsidR="00562E23" w:rsidDel="00F04ECC">
          <w:rPr>
            <w:b/>
          </w:rPr>
          <w:delText>30</w:delText>
        </w:r>
      </w:del>
      <w:ins w:id="1706"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5817060B" w:rsidR="0043586D" w:rsidDel="001523AB" w:rsidRDefault="00961DE9" w:rsidP="00C936C0">
      <w:pPr>
        <w:pStyle w:val="LetranormalTFG"/>
        <w:rPr>
          <w:del w:id="1707" w:author="David Vacas Miguel" w:date="2018-06-02T13:00:00Z"/>
        </w:rPr>
      </w:pPr>
      <w:ins w:id="1708" w:author="David Vacas Miguel" w:date="2018-06-26T15:13:00Z">
        <w:r>
          <w:t xml:space="preserve">La figura 28 muestra los botones de radio </w:t>
        </w:r>
      </w:ins>
      <w:del w:id="1709" w:author="David Vacas Miguel" w:date="2018-06-26T15:13:00Z">
        <w:r w:rsidR="00C936C0" w:rsidDel="00961DE9">
          <w:delText>Hasta aquí están los parámetros de entrada necesarios para la simulación del robot (a excepción del circuito). Por tanto, ahora deben entrar las opciones de la aplicación que no son directamente relevantes para la simulación de la aplicación, en primer lugar,</w:delText>
        </w:r>
        <w:r w:rsidR="006E3E93" w:rsidDel="00961DE9">
          <w:delText xml:space="preserve"> se</w:delText>
        </w:r>
        <w:r w:rsidR="00C936C0" w:rsidDel="00961DE9">
          <w:delText xml:space="preserve"> pued</w:delText>
        </w:r>
        <w:r w:rsidR="006E3E93" w:rsidDel="00961DE9">
          <w:delText>e</w:delText>
        </w:r>
        <w:r w:rsidR="00C936C0" w:rsidDel="00961DE9">
          <w:delText xml:space="preserve"> encontrar dos radio buttons </w:delText>
        </w:r>
      </w:del>
      <w:r w:rsidR="00C936C0">
        <w:t>que deciden si el usuario desea la vista perspectiva u ortográfica</w:t>
      </w:r>
      <w:del w:id="1710" w:author="David Vacas Miguel" w:date="2018-06-26T15:13:00Z">
        <w:r w:rsidR="009C288A" w:rsidDel="00961DE9">
          <w:delText xml:space="preserve">, como se puede observar en la figura </w:delText>
        </w:r>
      </w:del>
      <w:del w:id="1711" w:author="David Vacas Miguel" w:date="2018-06-01T03:09:00Z">
        <w:r w:rsidR="00562E23" w:rsidDel="00F04ECC">
          <w:delText>31</w:delText>
        </w:r>
      </w:del>
      <w:r w:rsidR="00C936C0">
        <w:t>.</w:t>
      </w:r>
    </w:p>
    <w:p w14:paraId="475E4CE7" w14:textId="77777777" w:rsidR="003037FF" w:rsidRDefault="003037FF">
      <w:pPr>
        <w:pStyle w:val="LetranormalTFG"/>
        <w:rPr>
          <w:noProof/>
        </w:rPr>
        <w:pPrChange w:id="1712"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1532F0A8">
            <wp:extent cx="2486025" cy="183221"/>
            <wp:effectExtent l="0" t="0" r="0" b="762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74">
                      <a:extLst>
                        <a:ext uri="{28A0092B-C50C-407E-A947-70E740481C1C}">
                          <a14:useLocalDpi xmlns:a14="http://schemas.microsoft.com/office/drawing/2010/main" val="0"/>
                        </a:ext>
                      </a:extLst>
                    </a:blip>
                    <a:srcRect l="63718" t="41940" r="10941" b="55235"/>
                    <a:stretch/>
                  </pic:blipFill>
                  <pic:spPr bwMode="auto">
                    <a:xfrm>
                      <a:off x="0" y="0"/>
                      <a:ext cx="3402638" cy="250776"/>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1713" w:author="David Vacas Miguel" w:date="2018-06-02T13:00:00Z"/>
          <w:noProof/>
        </w:rPr>
      </w:pPr>
      <w:r w:rsidRPr="00F21B89">
        <w:rPr>
          <w:b/>
          <w:noProof/>
        </w:rPr>
        <w:t xml:space="preserve">Figura </w:t>
      </w:r>
      <w:del w:id="1714" w:author="David Vacas Miguel" w:date="2018-06-01T03:09:00Z">
        <w:r w:rsidR="00562E23" w:rsidDel="00F04ECC">
          <w:rPr>
            <w:b/>
            <w:noProof/>
          </w:rPr>
          <w:delText>31</w:delText>
        </w:r>
      </w:del>
      <w:ins w:id="1715"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4AC049B1" w:rsidR="00D14F5B" w:rsidRDefault="00C936C0">
      <w:pPr>
        <w:pStyle w:val="LetranormalTFG"/>
      </w:pPr>
      <w:del w:id="1716" w:author="David Vacas Miguel" w:date="2018-06-26T15:13:00Z">
        <w:r w:rsidDel="00961DE9">
          <w:delText>Esta opción está colocada aquí puesto que a pesar de que todavía queda introducir el circuito</w:delText>
        </w:r>
      </w:del>
      <w:ins w:id="1717" w:author="David Vacas Miguel" w:date="2018-06-26T15:13:00Z">
        <w:r w:rsidR="00961DE9">
          <w:t>Se ha decidido colocar esta entrada tras la</w:t>
        </w:r>
      </w:ins>
      <w:ins w:id="1718" w:author="David Vacas Miguel" w:date="2018-06-26T15:14:00Z">
        <w:r w:rsidR="00961DE9">
          <w:t xml:space="preserve"> introducción de los parámetros del robot ya que</w:t>
        </w:r>
      </w:ins>
      <w:del w:id="1719" w:author="David Vacas Miguel" w:date="2018-06-26T15:14:00Z">
        <w:r w:rsidDel="00961DE9">
          <w:delText>,</w:delText>
        </w:r>
      </w:del>
      <w:r>
        <w:t xml:space="preserve"> si se pusiera detrás de</w:t>
      </w:r>
      <w:del w:id="1720" w:author="David Vacas Miguel" w:date="2018-06-26T15:14:00Z">
        <w:r w:rsidDel="00961DE9">
          <w:delText xml:space="preserve">l input </w:delText>
        </w:r>
      </w:del>
      <w:ins w:id="1721" w:author="David Vacas Miguel" w:date="2018-06-26T15:14:00Z">
        <w:r w:rsidR="00961DE9">
          <w:t xml:space="preserve"> la entrada </w:t>
        </w:r>
      </w:ins>
      <w:del w:id="1722" w:author="David Vacas Miguel" w:date="2018-06-26T15:14:00Z">
        <w:r w:rsidDel="00961DE9">
          <w:delText xml:space="preserve">para </w:delText>
        </w:r>
      </w:del>
      <w:ins w:id="1723" w:author="David Vacas Miguel" w:date="2018-06-26T15:14:00Z">
        <w:r w:rsidR="00961DE9">
          <w:t>d</w:t>
        </w:r>
      </w:ins>
      <w:r>
        <w:t>el circuito esta opción sería poco visible y podría ignorarse, mientras que viniendo de opciones de tamaño reducido se ve</w:t>
      </w:r>
      <w:ins w:id="1724" w:author="David Vacas Miguel" w:date="2018-06-26T15:14:00Z">
        <w:r w:rsidR="00961DE9">
          <w:t xml:space="preserve"> más</w:t>
        </w:r>
      </w:ins>
      <w:r>
        <w:t xml:space="preserve"> claramente.</w:t>
      </w:r>
      <w:del w:id="1725" w:author="David Vacas Miguel" w:date="2018-06-26T15:15:00Z">
        <w:r w:rsidR="00536A97" w:rsidDel="00961DE9">
          <w:delText xml:space="preserve"> En la figura </w:delText>
        </w:r>
      </w:del>
      <w:del w:id="1726" w:author="David Vacas Miguel" w:date="2018-06-01T03:10:00Z">
        <w:r w:rsidR="00562E23" w:rsidDel="00F04ECC">
          <w:delText>2</w:delText>
        </w:r>
      </w:del>
      <w:del w:id="1727" w:author="David Vacas Miguel" w:date="2018-05-27T13:36:00Z">
        <w:r w:rsidR="00562E23" w:rsidDel="0047468B">
          <w:delText>5</w:delText>
        </w:r>
      </w:del>
      <w:del w:id="1728" w:author="David Vacas Miguel" w:date="2018-06-26T15:15:00Z">
        <w:r w:rsidR="00536A97" w:rsidDel="00961DE9">
          <w:delText xml:space="preserve"> se puede observar </w:delText>
        </w:r>
        <w:r w:rsidR="0043586D" w:rsidDel="00961DE9">
          <w:delText>cómo</w:delText>
        </w:r>
        <w:r w:rsidR="00536A97" w:rsidDel="00961DE9">
          <w:delText xml:space="preserve"> se visualiza con vista en perspectiva, la vista ortográfica se puede observar en la figura </w:delText>
        </w:r>
      </w:del>
      <w:del w:id="1729" w:author="David Vacas Miguel" w:date="2018-06-01T03:10:00Z">
        <w:r w:rsidR="00562E23" w:rsidDel="00F04ECC">
          <w:delText>26</w:delText>
        </w:r>
      </w:del>
      <w:del w:id="1730" w:author="David Vacas Miguel" w:date="2018-06-26T15:15:00Z">
        <w:r w:rsidR="00536A97" w:rsidDel="00961DE9">
          <w:delText>.</w:delText>
        </w:r>
      </w:del>
    </w:p>
    <w:p w14:paraId="443F596D" w14:textId="2956C390" w:rsidR="00C936C0" w:rsidDel="001523AB" w:rsidRDefault="00C936C0" w:rsidP="00C936C0">
      <w:pPr>
        <w:pStyle w:val="LetranormalTFG"/>
        <w:rPr>
          <w:del w:id="1731" w:author="David Vacas Miguel" w:date="2018-06-02T13:00:00Z"/>
        </w:rPr>
      </w:pPr>
      <w:del w:id="1732" w:author="David Vacas Miguel" w:date="2018-06-26T15:15:00Z">
        <w:r w:rsidDel="00961DE9">
          <w:lastRenderedPageBreak/>
          <w:delText xml:space="preserve">El último input </w:delText>
        </w:r>
      </w:del>
      <w:ins w:id="1733" w:author="David Vacas Miguel" w:date="2018-06-26T15:15:00Z">
        <w:r w:rsidR="00961DE9">
          <w:t>La última entrada es</w:t>
        </w:r>
      </w:ins>
      <w:del w:id="1734" w:author="David Vacas Miguel" w:date="2018-06-26T15:15:00Z">
        <w:r w:rsidDel="00961DE9">
          <w:delText>se trata de</w:delText>
        </w:r>
      </w:del>
      <w:r>
        <w:t xml:space="preserve"> un cuadro de texto editable en el que se debe introducir el </w:t>
      </w:r>
      <w:proofErr w:type="spellStart"/>
      <w:r>
        <w:t>path</w:t>
      </w:r>
      <w:proofErr w:type="spellEnd"/>
      <w:r>
        <w:t xml:space="preserve"> del circuito que se desea utilizar</w:t>
      </w:r>
      <w:r w:rsidR="0043586D">
        <w:t xml:space="preserve">, ver figura </w:t>
      </w:r>
      <w:del w:id="1735" w:author="David Vacas Miguel" w:date="2018-06-01T03:10:00Z">
        <w:r w:rsidR="00562E23" w:rsidDel="00F04ECC">
          <w:delText>32</w:delText>
        </w:r>
      </w:del>
      <w:ins w:id="1736" w:author="David Vacas Miguel" w:date="2018-06-01T03:10:00Z">
        <w:r w:rsidR="00F04ECC">
          <w:t>2</w:t>
        </w:r>
      </w:ins>
      <w:ins w:id="1737" w:author="David Vacas Miguel" w:date="2018-06-26T17:37:00Z">
        <w:r w:rsidR="00C55F6C">
          <w:t>9</w:t>
        </w:r>
      </w:ins>
      <w:r>
        <w:t>.</w:t>
      </w:r>
      <w:ins w:id="1738" w:author="David Vacas Miguel" w:date="2018-06-26T15:16:00Z">
        <w:r w:rsidR="00961DE9">
          <w:t xml:space="preserve"> Se ha optado por la utilización de un cuadro de texto en lugar de un explorador de archivos debido a que Qt no tiene </w:t>
        </w:r>
        <w:r w:rsidR="00A17793">
          <w:t>implementado un widget para la exploración de archivos.</w:t>
        </w:r>
      </w:ins>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0B11F00">
            <wp:extent cx="2038350" cy="1101576"/>
            <wp:effectExtent l="0" t="0" r="0" b="381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74">
                      <a:extLst>
                        <a:ext uri="{28A0092B-C50C-407E-A947-70E740481C1C}">
                          <a14:useLocalDpi xmlns:a14="http://schemas.microsoft.com/office/drawing/2010/main" val="0"/>
                        </a:ext>
                      </a:extLst>
                    </a:blip>
                    <a:srcRect l="63719" t="44898" r="1044" b="26301"/>
                    <a:stretch/>
                  </pic:blipFill>
                  <pic:spPr bwMode="auto">
                    <a:xfrm>
                      <a:off x="0" y="0"/>
                      <a:ext cx="2082988" cy="1125700"/>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7BCB531C" w:rsidR="003037FF" w:rsidDel="001523AB" w:rsidRDefault="003037FF" w:rsidP="003037FF">
      <w:pPr>
        <w:pStyle w:val="LetranormalTFG"/>
        <w:jc w:val="center"/>
        <w:rPr>
          <w:del w:id="1739" w:author="David Vacas Miguel" w:date="2018-06-02T13:00:00Z"/>
        </w:rPr>
      </w:pPr>
      <w:r w:rsidRPr="00F21B89">
        <w:rPr>
          <w:b/>
        </w:rPr>
        <w:t xml:space="preserve">Figura </w:t>
      </w:r>
      <w:del w:id="1740" w:author="David Vacas Miguel" w:date="2018-06-01T03:10:00Z">
        <w:r w:rsidR="00562E23" w:rsidDel="00F04ECC">
          <w:rPr>
            <w:b/>
          </w:rPr>
          <w:delText>32</w:delText>
        </w:r>
      </w:del>
      <w:ins w:id="1741" w:author="David Vacas Miguel" w:date="2018-06-01T03:10:00Z">
        <w:r w:rsidR="00F04ECC">
          <w:rPr>
            <w:b/>
          </w:rPr>
          <w:t>2</w:t>
        </w:r>
      </w:ins>
      <w:ins w:id="1742" w:author="David Vacas Miguel" w:date="2018-06-26T17:38:00Z">
        <w:r w:rsidR="00C55F6C">
          <w:rPr>
            <w:b/>
          </w:rPr>
          <w:t>9</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47244709" w:rsidR="00C936C0" w:rsidDel="001523AB" w:rsidRDefault="00C936C0" w:rsidP="00C936C0">
      <w:pPr>
        <w:pStyle w:val="LetranormalTFG"/>
        <w:rPr>
          <w:del w:id="1743"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1744" w:author="David Vacas Miguel" w:date="2018-06-01T03:10:00Z">
        <w:r w:rsidR="00562E23" w:rsidDel="00F04ECC">
          <w:delText>28</w:delText>
        </w:r>
        <w:r w:rsidR="00D14F5B" w:rsidDel="00F04ECC">
          <w:delText xml:space="preserve"> </w:delText>
        </w:r>
      </w:del>
      <w:ins w:id="1745" w:author="David Vacas Miguel" w:date="2018-06-01T03:11:00Z">
        <w:r w:rsidR="00F04ECC">
          <w:t>25</w:t>
        </w:r>
      </w:ins>
      <w:ins w:id="1746"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1747" w:author="David Vacas Miguel" w:date="2018-05-27T13:37:00Z">
        <w:r w:rsidR="00D14F5B" w:rsidDel="0047468B">
          <w:delText>X</w:delText>
        </w:r>
      </w:del>
      <w:ins w:id="1748" w:author="David Vacas Miguel" w:date="2018-06-26T17:38:00Z">
        <w:r w:rsidR="00C55F6C">
          <w:t>30</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F85519F">
            <wp:extent cx="1371600" cy="229836"/>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73">
                      <a:extLst>
                        <a:ext uri="{28A0092B-C50C-407E-A947-70E740481C1C}">
                          <a14:useLocalDpi xmlns:a14="http://schemas.microsoft.com/office/drawing/2010/main" val="0"/>
                        </a:ext>
                      </a:extLst>
                    </a:blip>
                    <a:srcRect l="63576" t="73566" r="26469" b="23921"/>
                    <a:stretch/>
                  </pic:blipFill>
                  <pic:spPr bwMode="auto">
                    <a:xfrm>
                      <a:off x="0" y="0"/>
                      <a:ext cx="1422680" cy="238395"/>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0B26EC0D" w:rsidR="00D14F5B" w:rsidDel="001523AB" w:rsidRDefault="00D14F5B" w:rsidP="00D14F5B">
      <w:pPr>
        <w:pStyle w:val="LetranormalTFG"/>
        <w:jc w:val="center"/>
        <w:rPr>
          <w:del w:id="1749" w:author="David Vacas Miguel" w:date="2018-06-02T13:00:00Z"/>
        </w:rPr>
      </w:pPr>
      <w:r w:rsidRPr="00DD3B6B">
        <w:rPr>
          <w:b/>
        </w:rPr>
        <w:t xml:space="preserve">Figura </w:t>
      </w:r>
      <w:ins w:id="1750" w:author="David Vacas Miguel" w:date="2018-06-26T17:38:00Z">
        <w:r w:rsidR="00C55F6C">
          <w:rPr>
            <w:b/>
          </w:rPr>
          <w:t>30</w:t>
        </w:r>
      </w:ins>
      <w:del w:id="1751"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1752" w:author="David Vacas Miguel" w:date="2018-06-02T13:00:00Z">
          <w:pPr>
            <w:pStyle w:val="LetranormalTFG"/>
          </w:pPr>
        </w:pPrChange>
      </w:pPr>
    </w:p>
    <w:p w14:paraId="4E083B90" w14:textId="2BC24820" w:rsidR="00C936C0" w:rsidDel="001523AB" w:rsidRDefault="0043586D" w:rsidP="00C936C0">
      <w:pPr>
        <w:pStyle w:val="LetranormalTFG"/>
        <w:rPr>
          <w:del w:id="1753" w:author="David Vacas Miguel" w:date="2018-06-02T13:00:00Z"/>
        </w:rPr>
      </w:pPr>
      <w:r>
        <w:t>Después</w:t>
      </w:r>
      <w:r w:rsidR="00C936C0">
        <w:t>, hay una zona en la que se muestran los segundos pasados desde que empezó la simulación como se muestra en la figura</w:t>
      </w:r>
      <w:r w:rsidR="00562E23">
        <w:t xml:space="preserve"> </w:t>
      </w:r>
      <w:del w:id="1754" w:author="David Vacas Miguel" w:date="2018-06-01T03:11:00Z">
        <w:r w:rsidR="00562E23" w:rsidDel="00F04ECC">
          <w:delText>3</w:delText>
        </w:r>
      </w:del>
      <w:ins w:id="1755" w:author="David Vacas Miguel" w:date="2018-06-01T03:11:00Z">
        <w:r w:rsidR="00F04ECC">
          <w:t>3</w:t>
        </w:r>
      </w:ins>
      <w:ins w:id="1756" w:author="David Vacas Miguel" w:date="2018-06-26T17:38:00Z">
        <w:r w:rsidR="00C55F6C">
          <w:t>1</w:t>
        </w:r>
      </w:ins>
      <w:del w:id="1757" w:author="David Vacas Miguel" w:date="2018-05-27T13:37:00Z">
        <w:r w:rsidR="00562E23" w:rsidDel="0047468B">
          <w:delText>3</w:delText>
        </w:r>
      </w:del>
      <w:r w:rsidR="00C936C0">
        <w:t xml:space="preserve">, con un tamaño de letra que hace que </w:t>
      </w:r>
      <w:del w:id="1758" w:author="David Vacas Miguel" w:date="2018-06-26T15:17:00Z">
        <w:r w:rsidR="00C936C0" w:rsidDel="00A17793">
          <w:delText xml:space="preserve">sobresalga </w:delText>
        </w:r>
      </w:del>
      <w:ins w:id="1759" w:author="David Vacas Miguel" w:date="2018-06-26T15:17:00Z">
        <w:r w:rsidR="00A17793">
          <w:t xml:space="preserve">resalte </w:t>
        </w:r>
      </w:ins>
      <w:r w:rsidR="00C936C0">
        <w:t>sobre el resto de la interfaz</w:t>
      </w:r>
      <w:ins w:id="1760" w:author="David Vacas Miguel" w:date="2018-06-26T15:17:00Z">
        <w:r w:rsidR="00A17793">
          <w:t>.</w:t>
        </w:r>
      </w:ins>
      <w:del w:id="1761" w:author="David Vacas Miguel" w:date="2018-06-26T15:17:00Z">
        <w:r w:rsidR="00C936C0" w:rsidDel="00A17793">
          <w:delText xml:space="preserve"> haciendo así que una vez la simulación este comenzada se vea claramente la simulación y los segundos, pudiendo ignorar el resto de la interfaz.</w:delText>
        </w:r>
      </w:del>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4A1733E1">
            <wp:extent cx="381000" cy="391560"/>
            <wp:effectExtent l="0" t="0" r="0" b="8890"/>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87724" cy="398470"/>
                    </a:xfrm>
                    <a:prstGeom prst="rect">
                      <a:avLst/>
                    </a:prstGeom>
                    <a:noFill/>
                    <a:ln>
                      <a:noFill/>
                    </a:ln>
                  </pic:spPr>
                </pic:pic>
              </a:graphicData>
            </a:graphic>
          </wp:inline>
        </w:drawing>
      </w:r>
    </w:p>
    <w:p w14:paraId="2BB609E7" w14:textId="10EEE8F5" w:rsidR="00C936C0" w:rsidDel="001523AB" w:rsidRDefault="00C936C0" w:rsidP="00C936C0">
      <w:pPr>
        <w:pStyle w:val="LetranormalTFG"/>
        <w:jc w:val="center"/>
        <w:rPr>
          <w:del w:id="1762" w:author="David Vacas Miguel" w:date="2018-06-02T13:00:00Z"/>
        </w:rPr>
      </w:pPr>
      <w:r>
        <w:rPr>
          <w:b/>
        </w:rPr>
        <w:t>Figura</w:t>
      </w:r>
      <w:r w:rsidR="00562E23">
        <w:rPr>
          <w:b/>
        </w:rPr>
        <w:t xml:space="preserve"> </w:t>
      </w:r>
      <w:del w:id="1763" w:author="David Vacas Miguel" w:date="2018-06-01T03:11:00Z">
        <w:r w:rsidR="00562E23" w:rsidDel="00F04ECC">
          <w:rPr>
            <w:b/>
          </w:rPr>
          <w:delText>3</w:delText>
        </w:r>
      </w:del>
      <w:ins w:id="1764" w:author="David Vacas Miguel" w:date="2018-06-01T03:11:00Z">
        <w:r w:rsidR="00F04ECC">
          <w:rPr>
            <w:b/>
          </w:rPr>
          <w:t>3</w:t>
        </w:r>
      </w:ins>
      <w:ins w:id="1765" w:author="David Vacas Miguel" w:date="2018-06-26T17:38:00Z">
        <w:r w:rsidR="00C55F6C">
          <w:rPr>
            <w:b/>
          </w:rPr>
          <w:t>1</w:t>
        </w:r>
      </w:ins>
      <w:del w:id="1766"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4C9A44B9" w:rsidR="00FA4F0A" w:rsidDel="001523AB" w:rsidRDefault="00C936C0" w:rsidP="00C936C0">
      <w:pPr>
        <w:pStyle w:val="LetranormalTFG"/>
        <w:rPr>
          <w:del w:id="1767" w:author="David Vacas Miguel" w:date="2018-06-02T13:00:00Z"/>
        </w:rPr>
      </w:pPr>
      <w:r>
        <w:t>Por último, hay dos botones</w:t>
      </w:r>
      <w:ins w:id="1768" w:author="David Vacas Miguel" w:date="2018-06-26T15:17:00Z">
        <w:r w:rsidR="00A17793">
          <w:t>.</w:t>
        </w:r>
      </w:ins>
      <w:del w:id="1769" w:author="David Vacas Miguel" w:date="2018-06-26T15:17:00Z">
        <w:r w:rsidDel="00A17793">
          <w:delText>,</w:delText>
        </w:r>
      </w:del>
      <w:r>
        <w:t xml:space="preserve"> </w:t>
      </w:r>
      <w:ins w:id="1770" w:author="David Vacas Miguel" w:date="2018-06-26T15:17:00Z">
        <w:r w:rsidR="00A17793">
          <w:t>E</w:t>
        </w:r>
      </w:ins>
      <w:del w:id="1771" w:author="David Vacas Miguel" w:date="2018-06-26T15:17:00Z">
        <w:r w:rsidDel="00A17793">
          <w:delText>e</w:delText>
        </w:r>
      </w:del>
      <w:r>
        <w:t>l primero cuyo texto pone “</w:t>
      </w:r>
      <w:proofErr w:type="spellStart"/>
      <w:r>
        <w:t>Insert</w:t>
      </w:r>
      <w:proofErr w:type="spellEnd"/>
      <w:r>
        <w:t xml:space="preserve"> </w:t>
      </w:r>
      <w:proofErr w:type="spellStart"/>
      <w:r>
        <w:t>Parameters</w:t>
      </w:r>
      <w:proofErr w:type="spellEnd"/>
      <w:r>
        <w:t xml:space="preserve">”, el cual </w:t>
      </w:r>
      <w:del w:id="1772" w:author="David Vacas Miguel" w:date="2018-06-26T15:17:00Z">
        <w:r w:rsidDel="00A17793">
          <w:delText>cuando pulses</w:delText>
        </w:r>
      </w:del>
      <w:ins w:id="1773" w:author="David Vacas Miguel" w:date="2018-06-26T15:17:00Z">
        <w:r w:rsidR="00A17793">
          <w:t>al ser pulsado</w:t>
        </w:r>
      </w:ins>
      <w:r>
        <w:t xml:space="preserve"> se introduc</w:t>
      </w:r>
      <w:r w:rsidR="006E3E93">
        <w:t>en</w:t>
      </w:r>
      <w:r>
        <w:t xml:space="preserve"> todos los parámetros a la aplicación </w:t>
      </w:r>
      <w:del w:id="1774" w:author="David Vacas Miguel" w:date="2018-06-26T15:17:00Z">
        <w:r w:rsidDel="00A17793">
          <w:delText>y se</w:delText>
        </w:r>
      </w:del>
      <w:ins w:id="1775" w:author="David Vacas Miguel" w:date="2018-06-26T15:17:00Z">
        <w:r w:rsidR="00A17793">
          <w:t>e</w:t>
        </w:r>
      </w:ins>
      <w:r>
        <w:t xml:space="preserve"> inicia la simulación. </w:t>
      </w:r>
      <w:r w:rsidR="006E3E93">
        <w:t>El</w:t>
      </w:r>
      <w:r>
        <w:t xml:space="preserve"> último botón contiene el texto “</w:t>
      </w:r>
      <w:proofErr w:type="spellStart"/>
      <w:r>
        <w:t>Quit</w:t>
      </w:r>
      <w:proofErr w:type="spellEnd"/>
      <w:r>
        <w:t>”</w:t>
      </w:r>
      <w:ins w:id="1776" w:author="David Vacas Miguel" w:date="2018-06-26T15:18:00Z">
        <w:r w:rsidR="00A17793">
          <w:t>,</w:t>
        </w:r>
      </w:ins>
      <w:r>
        <w:t xml:space="preserve"> </w:t>
      </w:r>
      <w:del w:id="1777" w:author="David Vacas Miguel" w:date="2018-06-26T15:18:00Z">
        <w:r w:rsidDel="00A17793">
          <w:delText>que</w:delText>
        </w:r>
      </w:del>
      <w:ins w:id="1778" w:author="David Vacas Miguel" w:date="2018-06-26T15:18:00Z">
        <w:r w:rsidR="00A17793">
          <w:t>y</w:t>
        </w:r>
      </w:ins>
      <w:r>
        <w:t xml:space="preserve"> sirve para cerrar la aplicación.</w:t>
      </w:r>
      <w:r w:rsidR="00CD6A07">
        <w:t xml:space="preserve"> Estos dos últimos botones se pueden observar en la figura </w:t>
      </w:r>
      <w:del w:id="1779" w:author="David Vacas Miguel" w:date="2018-06-01T03:11:00Z">
        <w:r w:rsidR="00562E23" w:rsidDel="008E3CBA">
          <w:delText>3</w:delText>
        </w:r>
      </w:del>
      <w:ins w:id="1780" w:author="David Vacas Miguel" w:date="2018-06-01T03:11:00Z">
        <w:r w:rsidR="008E3CBA">
          <w:t>3</w:t>
        </w:r>
      </w:ins>
      <w:ins w:id="1781" w:author="David Vacas Miguel" w:date="2018-06-26T17:38:00Z">
        <w:r w:rsidR="00C55F6C">
          <w:t>2</w:t>
        </w:r>
      </w:ins>
      <w:del w:id="1782"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7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4298788D" w:rsidR="001523AB" w:rsidRDefault="003037FF" w:rsidP="001523AB">
      <w:pPr>
        <w:pStyle w:val="LetranormalTFG"/>
        <w:jc w:val="center"/>
        <w:rPr>
          <w:ins w:id="1783" w:author="David Vacas Miguel" w:date="2018-06-02T13:01:00Z"/>
        </w:rPr>
      </w:pPr>
      <w:r w:rsidRPr="00F21B89">
        <w:rPr>
          <w:b/>
        </w:rPr>
        <w:t xml:space="preserve">Figura </w:t>
      </w:r>
      <w:del w:id="1784" w:author="David Vacas Miguel" w:date="2018-06-01T03:11:00Z">
        <w:r w:rsidR="00562E23" w:rsidDel="008E3CBA">
          <w:rPr>
            <w:b/>
          </w:rPr>
          <w:delText>3</w:delText>
        </w:r>
      </w:del>
      <w:del w:id="1785" w:author="David Vacas Miguel" w:date="2018-05-27T13:38:00Z">
        <w:r w:rsidR="00562E23" w:rsidDel="0047468B">
          <w:rPr>
            <w:b/>
          </w:rPr>
          <w:delText>4</w:delText>
        </w:r>
      </w:del>
      <w:ins w:id="1786" w:author="David Vacas Miguel" w:date="2018-06-01T03:11:00Z">
        <w:r w:rsidR="008E3CBA">
          <w:rPr>
            <w:b/>
          </w:rPr>
          <w:t>3</w:t>
        </w:r>
      </w:ins>
      <w:ins w:id="1787" w:author="David Vacas Miguel" w:date="2018-06-26T17:38:00Z">
        <w:r w:rsidR="00C55F6C">
          <w:rPr>
            <w:b/>
          </w:rPr>
          <w:t>2</w:t>
        </w:r>
      </w:ins>
      <w:r w:rsidRPr="00F21B89">
        <w:rPr>
          <w:b/>
        </w:rPr>
        <w:t>.</w:t>
      </w:r>
      <w:r>
        <w:t xml:space="preserve"> Botones de inicio de simulación y cerrar aplicación.</w:t>
      </w:r>
      <w:bookmarkStart w:id="1788" w:name="_Toc514092737"/>
      <w:bookmarkStart w:id="1789" w:name="_Toc514092840"/>
      <w:bookmarkStart w:id="1790" w:name="_Toc514092897"/>
      <w:bookmarkStart w:id="1791" w:name="_Toc514093117"/>
      <w:bookmarkStart w:id="1792" w:name="_Toc514093155"/>
      <w:bookmarkStart w:id="1793" w:name="_Toc514093187"/>
      <w:bookmarkStart w:id="1794" w:name="_Toc514093218"/>
      <w:bookmarkStart w:id="1795" w:name="_Toc514093273"/>
      <w:bookmarkEnd w:id="1788"/>
      <w:bookmarkEnd w:id="1789"/>
      <w:bookmarkEnd w:id="1790"/>
      <w:bookmarkEnd w:id="1791"/>
      <w:bookmarkEnd w:id="1792"/>
      <w:bookmarkEnd w:id="1793"/>
      <w:bookmarkEnd w:id="1794"/>
      <w:bookmarkEnd w:id="1795"/>
    </w:p>
    <w:p w14:paraId="3CC2DE65" w14:textId="0F23D902" w:rsidR="008A2C6F" w:rsidRPr="001523AB" w:rsidDel="001523AB" w:rsidRDefault="008A2C6F">
      <w:pPr>
        <w:rPr>
          <w:del w:id="1796" w:author="David Vacas Miguel" w:date="2018-06-02T13:00:00Z"/>
        </w:rPr>
        <w:pPrChange w:id="1797" w:author="David Vacas Miguel" w:date="2018-06-02T13:01:00Z">
          <w:pPr>
            <w:pStyle w:val="LetranormalTFG"/>
            <w:jc w:val="center"/>
          </w:pPr>
        </w:pPrChange>
      </w:pPr>
    </w:p>
    <w:p w14:paraId="78EB458C" w14:textId="7E1EC796" w:rsidR="008A2C6F" w:rsidDel="00816B55" w:rsidRDefault="008A2C6F">
      <w:pPr>
        <w:rPr>
          <w:del w:id="1798" w:author="David Vacas Miguel" w:date="2018-06-26T17:52:00Z"/>
        </w:rPr>
        <w:pPrChange w:id="1799" w:author="David Vacas Miguel" w:date="2018-06-02T13:01:00Z">
          <w:pPr>
            <w:pStyle w:val="LetranormalTFG"/>
          </w:pPr>
        </w:pPrChange>
      </w:pPr>
    </w:p>
    <w:p w14:paraId="17D8F85C" w14:textId="77777777" w:rsidR="0036645D" w:rsidRDefault="0036645D">
      <w:pPr>
        <w:rPr>
          <w:ins w:id="1800" w:author="David Vacas Miguel" w:date="2018-06-21T16:42:00Z"/>
          <w:rFonts w:ascii="Century Gothic" w:eastAsiaTheme="majorEastAsia" w:hAnsi="Century Gothic" w:cstheme="majorBidi"/>
          <w:b/>
          <w:sz w:val="32"/>
          <w:szCs w:val="32"/>
        </w:rPr>
        <w:sectPr w:rsidR="0036645D" w:rsidSect="00036E9B">
          <w:footerReference w:type="default" r:id="rId176"/>
          <w:footerReference w:type="first" r:id="rId177"/>
          <w:pgSz w:w="11906" w:h="16838"/>
          <w:pgMar w:top="1418" w:right="1418" w:bottom="1418" w:left="1418" w:header="709" w:footer="709" w:gutter="0"/>
          <w:cols w:space="708"/>
          <w:titlePg/>
          <w:docGrid w:linePitch="360"/>
        </w:sectPr>
      </w:pPr>
    </w:p>
    <w:p w14:paraId="1FD20DDF" w14:textId="60661AED" w:rsidR="008A2C6F" w:rsidRDefault="00D27C27">
      <w:pPr>
        <w:pStyle w:val="TFGtitulo2"/>
      </w:pPr>
      <w:bookmarkStart w:id="1807" w:name="_Toc517795817"/>
      <w:bookmarkStart w:id="1808" w:name="_Toc517798924"/>
      <w:ins w:id="1809" w:author="David Vacas Miguel" w:date="2018-06-26T17:28:00Z">
        <w:r>
          <w:lastRenderedPageBreak/>
          <w:t>4.</w:t>
        </w:r>
      </w:ins>
      <w:r w:rsidR="008A2C6F">
        <w:t>3. Casos de uso</w:t>
      </w:r>
      <w:bookmarkEnd w:id="1807"/>
      <w:bookmarkEnd w:id="1808"/>
    </w:p>
    <w:p w14:paraId="26EFD0FD" w14:textId="383B14BA" w:rsidR="00E652DB" w:rsidRDefault="00E652DB" w:rsidP="00E652DB">
      <w:pPr>
        <w:pStyle w:val="LetranormalTFG"/>
      </w:pPr>
      <w:r>
        <w:t xml:space="preserve">A </w:t>
      </w:r>
      <w:r w:rsidR="008A2C6F">
        <w:t>continuación,</w:t>
      </w:r>
      <w:r>
        <w:t xml:space="preserve"> se</w:t>
      </w:r>
      <w:r w:rsidR="005F4159">
        <w:t xml:space="preserve"> muestran los resultados obtenidos </w:t>
      </w:r>
      <w:del w:id="1810" w:author="David Vacas Miguel" w:date="2018-06-26T16:31:00Z">
        <w:r w:rsidR="005F4159" w:rsidDel="009E4BAF">
          <w:delText xml:space="preserve">de </w:delText>
        </w:r>
      </w:del>
      <w:ins w:id="1811" w:author="David Vacas Miguel" w:date="2018-06-26T16:31:00Z">
        <w:r w:rsidR="009E4BAF">
          <w:t xml:space="preserve">utilizando </w:t>
        </w:r>
      </w:ins>
      <w:r w:rsidR="005F4159">
        <w:t>diferentes configuraciones de robots y circuitos. Los casos que se van a mostrar son los siguientes:</w:t>
      </w:r>
    </w:p>
    <w:p w14:paraId="23778E92" w14:textId="362F0C79" w:rsidR="005F4159" w:rsidRDefault="005F4159" w:rsidP="005F4159">
      <w:pPr>
        <w:pStyle w:val="LetranormalTFG"/>
        <w:numPr>
          <w:ilvl w:val="0"/>
          <w:numId w:val="28"/>
        </w:numPr>
      </w:pPr>
      <w:r>
        <w:t xml:space="preserve">Robot estándar </w:t>
      </w:r>
      <w:del w:id="1812" w:author="David Vacas Miguel" w:date="2018-06-26T16:32:00Z">
        <w:r w:rsidDel="009E4BAF">
          <w:delText>que se va a tomar</w:delText>
        </w:r>
      </w:del>
      <w:ins w:id="1813" w:author="David Vacas Miguel" w:date="2018-06-26T16:32:00Z">
        <w:r w:rsidR="009E4BAF">
          <w:t>tomado</w:t>
        </w:r>
      </w:ins>
      <w:r>
        <w:t xml:space="preserve"> como referencia.</w:t>
      </w:r>
    </w:p>
    <w:p w14:paraId="30F4F348" w14:textId="484981B2" w:rsidR="005F4159" w:rsidRDefault="005F4159" w:rsidP="005F4159">
      <w:pPr>
        <w:pStyle w:val="LetranormalTFG"/>
        <w:numPr>
          <w:ilvl w:val="0"/>
          <w:numId w:val="28"/>
        </w:numPr>
      </w:pPr>
      <w:r>
        <w:t xml:space="preserve">Robot estándar </w:t>
      </w:r>
      <w:del w:id="1814" w:author="David Vacas Miguel" w:date="2018-06-26T16:32:00Z">
        <w:r w:rsidDel="009E4BAF">
          <w:delText>con cambio en</w:delText>
        </w:r>
      </w:del>
      <w:ins w:id="1815" w:author="David Vacas Miguel" w:date="2018-06-26T16:32:00Z">
        <w:r w:rsidR="009E4BAF">
          <w:t>modificando</w:t>
        </w:r>
      </w:ins>
      <w:r>
        <w:t xml:space="preserve">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1816" w:author="David Vacas Miguel" w:date="2018-06-01T01:54:00Z"/>
        </w:rPr>
      </w:pPr>
      <w:del w:id="1817"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1818" w:author="David Vacas Miguel" w:date="2018-06-01T01:54:00Z"/>
        </w:rPr>
      </w:pPr>
      <w:del w:id="1819"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2FAA8441" w:rsidR="007E5D35" w:rsidRDefault="00542CFF" w:rsidP="007E5D35">
      <w:pPr>
        <w:pStyle w:val="LetranormalTFG"/>
        <w:numPr>
          <w:ilvl w:val="0"/>
          <w:numId w:val="28"/>
        </w:numPr>
      </w:pPr>
      <w:r>
        <w:t xml:space="preserve">Robot estándar </w:t>
      </w:r>
      <w:ins w:id="1820" w:author="David Vacas Miguel" w:date="2018-06-26T16:32:00Z">
        <w:r w:rsidR="009E4BAF">
          <w:t>modificando</w:t>
        </w:r>
      </w:ins>
      <w:del w:id="1821" w:author="David Vacas Miguel" w:date="2018-06-26T16:32:00Z">
        <w:r w:rsidDel="009E4BAF">
          <w:delText>con cambio en</w:delText>
        </w:r>
      </w:del>
      <w:r>
        <w:t xml:space="preserve"> el radio de las ruedas.</w:t>
      </w:r>
    </w:p>
    <w:p w14:paraId="775170FF" w14:textId="7E6708A0" w:rsidR="00542CFF" w:rsidDel="00C901EA" w:rsidRDefault="00542CFF" w:rsidP="00542CFF">
      <w:pPr>
        <w:pStyle w:val="LetranormalTFG"/>
        <w:numPr>
          <w:ilvl w:val="1"/>
          <w:numId w:val="28"/>
        </w:numPr>
        <w:rPr>
          <w:del w:id="1822" w:author="David Vacas Miguel" w:date="2018-06-01T01:54:00Z"/>
        </w:rPr>
      </w:pPr>
      <w:del w:id="1823"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1824" w:author="David Vacas Miguel" w:date="2018-06-01T01:54:00Z"/>
        </w:rPr>
      </w:pPr>
      <w:del w:id="1825" w:author="David Vacas Miguel" w:date="2018-06-01T01:54:00Z">
        <w:r w:rsidDel="00C901EA">
          <w:delText>Menor radio de ruedas.</w:delText>
        </w:r>
      </w:del>
    </w:p>
    <w:p w14:paraId="6CB5C82B" w14:textId="31F5E73D" w:rsidR="005F4159" w:rsidRDefault="005F4159" w:rsidP="005F4159">
      <w:pPr>
        <w:pStyle w:val="LetranormalTFG"/>
        <w:numPr>
          <w:ilvl w:val="0"/>
          <w:numId w:val="28"/>
        </w:numPr>
      </w:pPr>
      <w:r>
        <w:t xml:space="preserve">Robot estándar </w:t>
      </w:r>
      <w:ins w:id="1826" w:author="David Vacas Miguel" w:date="2018-06-26T16:32:00Z">
        <w:r w:rsidR="009E4BAF">
          <w:t xml:space="preserve">modificando </w:t>
        </w:r>
      </w:ins>
      <w:del w:id="1827" w:author="David Vacas Miguel" w:date="2018-06-26T16:32:00Z">
        <w:r w:rsidDel="009E4BAF">
          <w:delText xml:space="preserve">con cambio en </w:delText>
        </w:r>
      </w:del>
      <w:r>
        <w:t xml:space="preserve">la separación </w:t>
      </w:r>
      <w:r w:rsidR="00D266AC">
        <w:t>entre sensores.</w:t>
      </w:r>
    </w:p>
    <w:p w14:paraId="2CDADF0B" w14:textId="3E20AEDD" w:rsidR="00D266AC" w:rsidDel="00C901EA" w:rsidRDefault="00D266AC" w:rsidP="00D266AC">
      <w:pPr>
        <w:pStyle w:val="LetranormalTFG"/>
        <w:numPr>
          <w:ilvl w:val="1"/>
          <w:numId w:val="28"/>
        </w:numPr>
        <w:rPr>
          <w:del w:id="1828" w:author="David Vacas Miguel" w:date="2018-06-01T01:54:00Z"/>
        </w:rPr>
      </w:pPr>
      <w:del w:id="1829"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1830" w:author="David Vacas Miguel" w:date="2018-06-01T01:54:00Z"/>
        </w:rPr>
      </w:pPr>
      <w:del w:id="1831" w:author="David Vacas Miguel" w:date="2018-06-01T01:54:00Z">
        <w:r w:rsidDel="00C901EA">
          <w:delText>Menor separación entre sensores.</w:delText>
        </w:r>
      </w:del>
    </w:p>
    <w:p w14:paraId="38E3B7CD" w14:textId="3518E588" w:rsidR="00D266AC" w:rsidRDefault="00D266AC" w:rsidP="00D266AC">
      <w:pPr>
        <w:pStyle w:val="LetranormalTFG"/>
        <w:numPr>
          <w:ilvl w:val="0"/>
          <w:numId w:val="28"/>
        </w:numPr>
      </w:pPr>
      <w:r>
        <w:t xml:space="preserve">Robot estándar </w:t>
      </w:r>
      <w:ins w:id="1832" w:author="David Vacas Miguel" w:date="2018-06-26T16:32:00Z">
        <w:r w:rsidR="009E4BAF">
          <w:t xml:space="preserve">modificando </w:t>
        </w:r>
      </w:ins>
      <w:del w:id="1833" w:author="David Vacas Miguel" w:date="2018-06-26T16:32:00Z">
        <w:r w:rsidDel="009E4BAF">
          <w:delText xml:space="preserve">con cambio en </w:delText>
        </w:r>
      </w:del>
      <w:r>
        <w:t>la distancia entre ruedas y sensores.</w:t>
      </w:r>
    </w:p>
    <w:p w14:paraId="6A9DE253" w14:textId="0806AF8D" w:rsidR="00D266AC" w:rsidDel="00C901EA" w:rsidRDefault="00D266AC" w:rsidP="00D266AC">
      <w:pPr>
        <w:pStyle w:val="LetranormalTFG"/>
        <w:numPr>
          <w:ilvl w:val="1"/>
          <w:numId w:val="28"/>
        </w:numPr>
        <w:rPr>
          <w:del w:id="1834" w:author="David Vacas Miguel" w:date="2018-06-01T01:54:00Z"/>
        </w:rPr>
      </w:pPr>
      <w:del w:id="1835"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1836" w:author="David Vacas Miguel" w:date="2018-06-01T01:54:00Z"/>
        </w:rPr>
      </w:pPr>
      <w:del w:id="1837"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1838" w:author="David Vacas Miguel" w:date="2018-06-02T13:01:00Z"/>
        </w:rPr>
      </w:pPr>
      <w:r>
        <w:t>Robot estándar en un circuito distinto.</w:t>
      </w:r>
    </w:p>
    <w:p w14:paraId="184CDF4B" w14:textId="77777777" w:rsidR="001523AB" w:rsidRDefault="001523AB">
      <w:pPr>
        <w:pStyle w:val="LetranormalTFG"/>
        <w:numPr>
          <w:ilvl w:val="0"/>
          <w:numId w:val="28"/>
        </w:numPr>
        <w:pPrChange w:id="1839" w:author="David Vacas Miguel" w:date="2018-06-02T13:01:00Z">
          <w:pPr>
            <w:pStyle w:val="LetranormalTFG"/>
          </w:pPr>
        </w:pPrChange>
      </w:pPr>
    </w:p>
    <w:p w14:paraId="42F62FD6" w14:textId="4823E823" w:rsidR="00E652DB" w:rsidRPr="0069117E" w:rsidRDefault="009E4BAF">
      <w:pPr>
        <w:pStyle w:val="Tfgtitulo3masgrande"/>
        <w:rPr>
          <w:ins w:id="1840" w:author="David Vacas Miguel" w:date="2018-06-01T02:03:00Z"/>
          <w:rPrChange w:id="1841" w:author="David Vacas Miguel" w:date="2018-06-26T17:02:00Z">
            <w:rPr>
              <w:ins w:id="1842" w:author="David Vacas Miguel" w:date="2018-06-01T02:03:00Z"/>
            </w:rPr>
          </w:rPrChange>
        </w:rPr>
        <w:pPrChange w:id="1843" w:author="David Vacas Miguel" w:date="2018-06-26T17:02:00Z">
          <w:pPr>
            <w:pStyle w:val="LetranormalTFG"/>
          </w:pPr>
        </w:pPrChange>
      </w:pPr>
      <w:bookmarkStart w:id="1844" w:name="_Toc517795818"/>
      <w:bookmarkStart w:id="1845" w:name="_Toc517798925"/>
      <w:ins w:id="1846" w:author="David Vacas Miguel" w:date="2018-06-26T16:32:00Z">
        <w:r w:rsidRPr="0069117E">
          <w:rPr>
            <w:rPrChange w:id="1847" w:author="David Vacas Miguel" w:date="2018-06-26T17:02:00Z">
              <w:rPr/>
            </w:rPrChange>
          </w:rPr>
          <w:t>4.3.1</w:t>
        </w:r>
      </w:ins>
      <w:ins w:id="1848" w:author="David Vacas Miguel" w:date="2018-06-26T17:28:00Z">
        <w:r w:rsidR="00D27C27">
          <w:t>.</w:t>
        </w:r>
      </w:ins>
      <w:ins w:id="1849" w:author="David Vacas Miguel" w:date="2018-06-01T02:01:00Z">
        <w:r w:rsidR="0063454D" w:rsidRPr="0069117E">
          <w:rPr>
            <w:rPrChange w:id="1850" w:author="David Vacas Miguel" w:date="2018-06-26T17:02:00Z">
              <w:rPr/>
            </w:rPrChange>
          </w:rPr>
          <w:t xml:space="preserve"> Robot de referencia</w:t>
        </w:r>
      </w:ins>
      <w:bookmarkEnd w:id="1844"/>
      <w:bookmarkEnd w:id="1845"/>
    </w:p>
    <w:p w14:paraId="2F5C026D" w14:textId="1D10E925" w:rsidR="0063454D" w:rsidRDefault="0063454D">
      <w:pPr>
        <w:pStyle w:val="LetranormalTFG"/>
        <w:rPr>
          <w:ins w:id="1851" w:author="David Vacas Miguel" w:date="2018-06-21T17:28:00Z"/>
        </w:rPr>
      </w:pPr>
      <w:ins w:id="1852" w:author="David Vacas Miguel" w:date="2018-06-01T02:04:00Z">
        <w:r>
          <w:t xml:space="preserve">Este </w:t>
        </w:r>
        <w:r w:rsidRPr="0063454D">
          <w:t>robot</w:t>
        </w:r>
        <w:r>
          <w:t xml:space="preserve"> es un robot con parámetros geométricos medios que se utiliza como referencia para el resto de los casos.</w:t>
        </w:r>
      </w:ins>
      <w:ins w:id="1853" w:author="David Vacas Miguel" w:date="2018-06-26T16:33:00Z">
        <w:r w:rsidR="009E4BAF">
          <w:t xml:space="preserve"> Reproduce el robot real que, a modo de ejemplo, el profesor proporcionaba a sus alumnos en la asignatura Robótica.</w:t>
        </w:r>
      </w:ins>
    </w:p>
    <w:p w14:paraId="1AF35928" w14:textId="77777777" w:rsidR="00583497" w:rsidRPr="00F21B89" w:rsidRDefault="00583497">
      <w:pPr>
        <w:pStyle w:val="LetranormalTFG"/>
        <w:rPr>
          <w:ins w:id="1854" w:author="David Vacas Miguel" w:date="2018-06-01T02:04:00Z"/>
          <w:b/>
        </w:rPr>
      </w:pPr>
    </w:p>
    <w:tbl>
      <w:tblPr>
        <w:tblStyle w:val="Tablanormal5"/>
        <w:tblW w:w="0" w:type="auto"/>
        <w:tblLook w:val="04A0" w:firstRow="1" w:lastRow="0" w:firstColumn="1" w:lastColumn="0" w:noHBand="0" w:noVBand="1"/>
        <w:tblPrChange w:id="1855"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1856">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1857"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1858"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1859"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1860"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1861"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1862"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1863"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1864"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1865"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1866"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1867" w:author="David Vacas Miguel" w:date="2018-06-01T02:02:00Z"/>
              </w:rPr>
            </w:pPr>
            <w:ins w:id="1868"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1869"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1870"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1871"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1872"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1873"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1874"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1875"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1876"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1877"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1878"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1879" w:author="David Vacas Miguel" w:date="2018-06-01T02:02:00Z"/>
                <w:b/>
                <w:rPrChange w:id="1880" w:author="David Vacas Miguel" w:date="2018-06-01T02:16:00Z">
                  <w:rPr>
                    <w:ins w:id="1881" w:author="David Vacas Miguel" w:date="2018-06-01T02:02:00Z"/>
                  </w:rPr>
                </w:rPrChange>
              </w:rPr>
            </w:pPr>
            <w:ins w:id="1882" w:author="David Vacas Miguel" w:date="2018-06-01T02:02:00Z">
              <w:r w:rsidRPr="00325A94">
                <w:rPr>
                  <w:b/>
                  <w:rPrChange w:id="1883" w:author="David Vacas Miguel" w:date="2018-06-01T02:16:00Z">
                    <w:rPr/>
                  </w:rPrChange>
                </w:rPr>
                <w:t>90s</w:t>
              </w:r>
            </w:ins>
          </w:p>
        </w:tc>
      </w:tr>
    </w:tbl>
    <w:p w14:paraId="7BB56213" w14:textId="7D6A5269" w:rsidR="00E652DB" w:rsidDel="00583497" w:rsidRDefault="00E652DB" w:rsidP="00E652DB">
      <w:pPr>
        <w:pStyle w:val="LetranormalTFG"/>
        <w:jc w:val="center"/>
        <w:rPr>
          <w:del w:id="1884" w:author="David Vacas Miguel" w:date="2018-06-01T02:02:00Z"/>
          <w:b/>
        </w:rPr>
      </w:pPr>
      <w:del w:id="1885" w:author="David Vacas Miguel" w:date="2018-06-01T02:02:00Z">
        <w:r w:rsidRPr="00F21B89" w:rsidDel="0063454D">
          <w:rPr>
            <w:b/>
          </w:rPr>
          <w:delText>Tiempo: 90s.</w:delText>
        </w:r>
      </w:del>
    </w:p>
    <w:p w14:paraId="72E87C61" w14:textId="77777777" w:rsidR="00583497" w:rsidRDefault="00583497" w:rsidP="00E652DB">
      <w:pPr>
        <w:pStyle w:val="LetranormalTFG"/>
        <w:rPr>
          <w:ins w:id="1886" w:author="David Vacas Miguel" w:date="2018-06-21T17:29:00Z"/>
          <w:b/>
        </w:rPr>
      </w:pPr>
    </w:p>
    <w:p w14:paraId="095A97B4" w14:textId="4236617C" w:rsidR="001C0490" w:rsidRPr="00F21B89" w:rsidDel="0063454D" w:rsidRDefault="001C0490" w:rsidP="00E652DB">
      <w:pPr>
        <w:pStyle w:val="LetranormalTFG"/>
        <w:rPr>
          <w:del w:id="1887" w:author="David Vacas Miguel" w:date="2018-06-01T02:04:00Z"/>
          <w:b/>
        </w:rPr>
      </w:pPr>
      <w:del w:id="1888"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9C4233" w:rsidP="00E652DB">
      <w:pPr>
        <w:pStyle w:val="LetranormalTFG"/>
        <w:jc w:val="center"/>
        <w:rPr>
          <w:noProof/>
          <w:lang w:eastAsia="es-ES"/>
        </w:rPr>
      </w:pPr>
      <w:r>
        <w:rPr>
          <w:noProof/>
          <w:lang w:eastAsia="es-ES"/>
        </w:rPr>
        <w:pict w14:anchorId="433943F1">
          <v:shape id="_x0000_i1095" type="#_x0000_t75" style="width:205.5pt;height:189pt">
            <v:imagedata r:id="rId178" o:title="resultados1"/>
          </v:shape>
        </w:pict>
      </w:r>
    </w:p>
    <w:p w14:paraId="26110D7D" w14:textId="63456680" w:rsidR="00E652DB" w:rsidDel="009E4BAF" w:rsidRDefault="001C0490" w:rsidP="00E652DB">
      <w:pPr>
        <w:pStyle w:val="LetranormalTFG"/>
        <w:jc w:val="center"/>
        <w:rPr>
          <w:del w:id="1889" w:author="David Vacas Miguel" w:date="2018-06-26T16:34:00Z"/>
        </w:rPr>
      </w:pPr>
      <w:r w:rsidRPr="00F21B89">
        <w:rPr>
          <w:b/>
          <w:noProof/>
          <w:lang w:eastAsia="es-ES"/>
        </w:rPr>
        <w:t xml:space="preserve">Figura </w:t>
      </w:r>
      <w:ins w:id="1890" w:author="David Vacas Miguel" w:date="2018-06-01T03:11:00Z">
        <w:r w:rsidR="008E3CBA">
          <w:rPr>
            <w:b/>
            <w:noProof/>
            <w:lang w:eastAsia="es-ES"/>
          </w:rPr>
          <w:t>3</w:t>
        </w:r>
      </w:ins>
      <w:ins w:id="1891" w:author="David Vacas Miguel" w:date="2018-06-26T17:38:00Z">
        <w:r w:rsidR="00C55F6C">
          <w:rPr>
            <w:b/>
            <w:noProof/>
            <w:lang w:eastAsia="es-ES"/>
          </w:rPr>
          <w:t>3</w:t>
        </w:r>
      </w:ins>
      <w:del w:id="1892" w:author="David Vacas Miguel" w:date="2018-05-27T13:38:00Z">
        <w:r w:rsidRPr="00F21B89" w:rsidDel="0047468B">
          <w:rPr>
            <w:b/>
            <w:noProof/>
            <w:lang w:eastAsia="es-ES"/>
          </w:rPr>
          <w:delText>X</w:delText>
        </w:r>
      </w:del>
      <w:r w:rsidRPr="00F21B89">
        <w:rPr>
          <w:b/>
          <w:noProof/>
          <w:lang w:eastAsia="es-ES"/>
        </w:rPr>
        <w:t>.</w:t>
      </w:r>
      <w:ins w:id="1893" w:author="David Vacas Miguel" w:date="2018-06-01T02:40:00Z">
        <w:r w:rsidR="00391550">
          <w:rPr>
            <w:noProof/>
            <w:lang w:eastAsia="es-ES"/>
          </w:rPr>
          <w:t xml:space="preserve"> Robot estandar que se toma como referencia</w:t>
        </w:r>
      </w:ins>
      <w:del w:id="1894"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pStyle w:val="LetranormalTFG"/>
        <w:jc w:val="center"/>
        <w:rPr>
          <w:ins w:id="1895" w:author="David Vacas Miguel" w:date="2018-06-02T13:01:00Z"/>
          <w:b/>
          <w:sz w:val="28"/>
        </w:rPr>
        <w:pPrChange w:id="1896" w:author="David Vacas Miguel" w:date="2018-06-26T16:34:00Z">
          <w:pPr/>
        </w:pPrChange>
      </w:pPr>
      <w:ins w:id="1897" w:author="David Vacas Miguel" w:date="2018-06-02T13:01:00Z">
        <w:r>
          <w:rPr>
            <w:b/>
            <w:sz w:val="28"/>
          </w:rPr>
          <w:br w:type="page"/>
        </w:r>
      </w:ins>
    </w:p>
    <w:p w14:paraId="3E3520BA" w14:textId="248D7217" w:rsidR="001C0490" w:rsidRPr="009E4BAF" w:rsidRDefault="009E4BAF">
      <w:pPr>
        <w:pStyle w:val="Tfgtitulo3masgrande"/>
        <w:rPr>
          <w:rPrChange w:id="1898" w:author="David Vacas Miguel" w:date="2018-06-26T16:34:00Z">
            <w:rPr/>
          </w:rPrChange>
        </w:rPr>
        <w:pPrChange w:id="1899" w:author="David Vacas Miguel" w:date="2018-06-26T17:12:00Z">
          <w:pPr/>
        </w:pPrChange>
      </w:pPr>
      <w:bookmarkStart w:id="1900" w:name="_Toc517795819"/>
      <w:bookmarkStart w:id="1901" w:name="_Toc517798926"/>
      <w:ins w:id="1902" w:author="David Vacas Miguel" w:date="2018-06-26T16:34:00Z">
        <w:r w:rsidRPr="008C5C28">
          <w:rPr>
            <w:rPrChange w:id="1903" w:author="David Vacas Miguel" w:date="2018-06-26T17:12:00Z">
              <w:rPr>
                <w:b/>
                <w:sz w:val="28"/>
              </w:rPr>
            </w:rPrChange>
          </w:rPr>
          <w:lastRenderedPageBreak/>
          <w:t>4.3.2</w:t>
        </w:r>
      </w:ins>
      <w:ins w:id="1904" w:author="David Vacas Miguel" w:date="2018-06-26T17:28:00Z">
        <w:r w:rsidR="00D27C27">
          <w:t>.</w:t>
        </w:r>
      </w:ins>
      <w:ins w:id="1905" w:author="David Vacas Miguel" w:date="2018-06-01T02:06:00Z">
        <w:r w:rsidR="0063454D" w:rsidRPr="009E4BAF">
          <w:rPr>
            <w:rPrChange w:id="1906" w:author="David Vacas Miguel" w:date="2018-06-26T16:34:00Z">
              <w:rPr/>
            </w:rPrChange>
          </w:rPr>
          <w:t xml:space="preserve"> </w:t>
        </w:r>
      </w:ins>
      <w:ins w:id="1907" w:author="David Vacas Miguel" w:date="2018-06-26T16:34:00Z">
        <w:r w:rsidRPr="008C5C28">
          <w:rPr>
            <w:rPrChange w:id="1908" w:author="David Vacas Miguel" w:date="2018-06-26T17:12:00Z">
              <w:rPr>
                <w:b/>
                <w:sz w:val="28"/>
              </w:rPr>
            </w:rPrChange>
          </w:rPr>
          <w:t>S</w:t>
        </w:r>
      </w:ins>
      <w:ins w:id="1909" w:author="David Vacas Miguel" w:date="2018-06-01T02:06:00Z">
        <w:r w:rsidR="0063454D" w:rsidRPr="009E4BAF">
          <w:rPr>
            <w:rPrChange w:id="1910" w:author="David Vacas Miguel" w:date="2018-06-26T16:34:00Z">
              <w:rPr/>
            </w:rPrChange>
          </w:rPr>
          <w:t>eparación entre rueda</w:t>
        </w:r>
      </w:ins>
      <w:ins w:id="1911" w:author="David Vacas Miguel" w:date="2018-06-26T16:42:00Z">
        <w:r w:rsidR="00775A7A">
          <w:t>s</w:t>
        </w:r>
      </w:ins>
      <w:bookmarkEnd w:id="1900"/>
      <w:bookmarkEnd w:id="1901"/>
    </w:p>
    <w:p w14:paraId="19B64F3F" w14:textId="4178B6F4" w:rsidR="00AA4341" w:rsidRPr="00BD513A" w:rsidRDefault="0063454D">
      <w:pPr>
        <w:pStyle w:val="LetranormalTFG"/>
        <w:pPrChange w:id="1912" w:author="David Vacas Miguel" w:date="2018-06-01T02:08:00Z">
          <w:pPr/>
        </w:pPrChange>
      </w:pPr>
      <w:ins w:id="1913" w:author="David Vacas Miguel" w:date="2018-06-01T02:06:00Z">
        <w:r w:rsidRPr="006A260B">
          <w:t xml:space="preserve">En este caso se va a </w:t>
        </w:r>
      </w:ins>
      <w:ins w:id="1914" w:author="David Vacas Miguel" w:date="2018-06-26T16:34:00Z">
        <w:r w:rsidR="009E4BAF">
          <w:t>modificar</w:t>
        </w:r>
      </w:ins>
      <w:ins w:id="1915" w:author="David Vacas Miguel" w:date="2018-06-01T02:06:00Z">
        <w:r w:rsidRPr="006A260B">
          <w:t xml:space="preserve"> la distancia </w:t>
        </w:r>
      </w:ins>
      <w:ins w:id="1916" w:author="David Vacas Miguel" w:date="2018-06-01T02:07:00Z">
        <w:r w:rsidRPr="00181CC0">
          <w:t>que tienen las ruedas entre</w:t>
        </w:r>
      </w:ins>
      <w:ins w:id="1917" w:author="David Vacas Miguel" w:date="2018-06-26T16:37:00Z">
        <w:r w:rsidR="009E4BAF">
          <w:t xml:space="preserve"> sí</w:t>
        </w:r>
      </w:ins>
      <w:ins w:id="1918" w:author="David Vacas Miguel" w:date="2018-06-26T16:35:00Z">
        <w:r w:rsidR="009E4BAF">
          <w:t xml:space="preserve">. </w:t>
        </w:r>
      </w:ins>
      <w:ins w:id="1919" w:author="David Vacas Miguel" w:date="2018-06-26T16:37:00Z">
        <w:r w:rsidR="009E4BAF">
          <w:t>Respecto al robot estándar, e</w:t>
        </w:r>
      </w:ins>
      <w:ins w:id="1920" w:author="David Vacas Miguel" w:date="2018-06-01T02:07:00Z">
        <w:r w:rsidRPr="00181CC0">
          <w:t xml:space="preserve">n el primer caso se </w:t>
        </w:r>
      </w:ins>
      <w:ins w:id="1921" w:author="David Vacas Miguel" w:date="2018-06-26T16:35:00Z">
        <w:r w:rsidR="009E4BAF">
          <w:t>ha aumentado</w:t>
        </w:r>
      </w:ins>
      <w:ins w:id="1922" w:author="David Vacas Miguel" w:date="2018-06-01T02:07:00Z">
        <w:r w:rsidRPr="00181CC0">
          <w:t xml:space="preserve"> y en </w:t>
        </w:r>
      </w:ins>
      <w:ins w:id="1923" w:author="David Vacas Miguel" w:date="2018-06-26T16:35:00Z">
        <w:r w:rsidR="009E4BAF">
          <w:t>el</w:t>
        </w:r>
      </w:ins>
      <w:ins w:id="1924" w:author="David Vacas Miguel" w:date="2018-06-01T02:07:00Z">
        <w:r w:rsidRPr="00181CC0">
          <w:t xml:space="preserve"> segund</w:t>
        </w:r>
      </w:ins>
      <w:ins w:id="1925" w:author="David Vacas Miguel" w:date="2018-06-26T16:35:00Z">
        <w:r w:rsidR="009E4BAF">
          <w:t>o</w:t>
        </w:r>
      </w:ins>
      <w:ins w:id="1926" w:author="David Vacas Miguel" w:date="2018-06-01T02:07:00Z">
        <w:r w:rsidRPr="00181CC0">
          <w:t xml:space="preserve"> s</w:t>
        </w:r>
      </w:ins>
      <w:ins w:id="1927" w:author="David Vacas Miguel" w:date="2018-06-26T16:36:00Z">
        <w:r w:rsidR="009E4BAF">
          <w:t>e ha reducido</w:t>
        </w:r>
      </w:ins>
      <w:ins w:id="1928" w:author="David Vacas Miguel" w:date="2018-06-01T02:07:00Z">
        <w:r w:rsidRPr="00181CC0">
          <w:t>.</w:t>
        </w:r>
      </w:ins>
    </w:p>
    <w:tbl>
      <w:tblPr>
        <w:tblStyle w:val="Tablanormal5"/>
        <w:tblW w:w="0" w:type="auto"/>
        <w:tblLook w:val="04A0" w:firstRow="1" w:lastRow="0" w:firstColumn="1" w:lastColumn="0" w:noHBand="0" w:noVBand="1"/>
        <w:tblPrChange w:id="1929" w:author="David Vacas Miguel" w:date="2018-06-26T16:36: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193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9E4BAF">
        <w:trPr>
          <w:cnfStyle w:val="100000000000" w:firstRow="1" w:lastRow="0" w:firstColumn="0" w:lastColumn="0" w:oddVBand="0" w:evenVBand="0" w:oddHBand="0" w:evenHBand="0" w:firstRowFirstColumn="0" w:firstRowLastColumn="0" w:lastRowFirstColumn="0" w:lastRowLastColumn="0"/>
          <w:trPrChange w:id="1931" w:author="David Vacas Miguel" w:date="2018-06-26T16:36: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1932" w:author="David Vacas Miguel" w:date="2018-06-26T16:36:00Z">
              <w:tcPr>
                <w:tcW w:w="1434" w:type="dxa"/>
                <w:gridSpan w:val="2"/>
              </w:tcPr>
            </w:tcPrChange>
          </w:tcPr>
          <w:p w14:paraId="4D24F73C" w14:textId="77777777" w:rsidR="0063454D" w:rsidRDefault="0063454D"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1933" w:author="David Vacas Miguel" w:date="2018-06-26T16:36:00Z">
              <w:tcPr>
                <w:tcW w:w="833" w:type="dxa"/>
              </w:tcPr>
            </w:tcPrChange>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1934" w:author="David Vacas Miguel" w:date="2018-06-26T16:36:00Z">
              <w:tcPr>
                <w:tcW w:w="844" w:type="dxa"/>
                <w:gridSpan w:val="2"/>
              </w:tcPr>
            </w:tcPrChange>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shd w:val="clear" w:color="auto" w:fill="C5E0B3" w:themeFill="accent6" w:themeFillTint="66"/>
            <w:tcPrChange w:id="1935" w:author="David Vacas Miguel" w:date="2018-06-26T16:36:00Z">
              <w:tcPr>
                <w:tcW w:w="836" w:type="dxa"/>
                <w:gridSpan w:val="2"/>
              </w:tcPr>
            </w:tcPrChange>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1936" w:author="David Vacas Miguel" w:date="2018-06-26T16:36:00Z">
              <w:tcPr>
                <w:tcW w:w="855" w:type="dxa"/>
                <w:gridSpan w:val="2"/>
              </w:tcPr>
            </w:tcPrChange>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1937" w:author="David Vacas Miguel" w:date="2018-06-26T16:36:00Z">
              <w:tcPr>
                <w:tcW w:w="808" w:type="dxa"/>
                <w:gridSpan w:val="2"/>
              </w:tcPr>
            </w:tcPrChange>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1938" w:author="David Vacas Miguel" w:date="2018-06-26T16:36:00Z">
              <w:tcPr>
                <w:tcW w:w="844" w:type="dxa"/>
                <w:gridSpan w:val="2"/>
              </w:tcPr>
            </w:tcPrChange>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1939" w:author="David Vacas Miguel" w:date="2018-06-26T16:36:00Z">
              <w:tcPr>
                <w:tcW w:w="819" w:type="dxa"/>
                <w:gridSpan w:val="2"/>
              </w:tcPr>
            </w:tcPrChange>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1940" w:author="David Vacas Miguel" w:date="2018-06-26T16:36:00Z">
              <w:tcPr>
                <w:tcW w:w="799" w:type="dxa"/>
              </w:tcPr>
            </w:tcPrChange>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1941" w:author="David Vacas Miguel" w:date="2018-06-26T16:36:00Z">
              <w:tcPr>
                <w:tcW w:w="998" w:type="dxa"/>
                <w:gridSpan w:val="2"/>
                <w:shd w:val="clear" w:color="auto" w:fill="FFE599" w:themeFill="accent4" w:themeFillTint="66"/>
              </w:tcPr>
            </w:tcPrChange>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942" w:author="David Vacas Miguel" w:date="2018-06-01T02:08:00Z"/>
              </w:rPr>
            </w:pPr>
            <w:ins w:id="1943" w:author="David Vacas Miguel" w:date="2018-06-01T02:09:00Z">
              <w:r>
                <w:t>Tiempo</w:t>
              </w:r>
            </w:ins>
          </w:p>
        </w:tc>
      </w:tr>
      <w:tr w:rsidR="001523AB" w14:paraId="256473A5" w14:textId="7F580C41" w:rsidTr="009E4BAF">
        <w:trPr>
          <w:cnfStyle w:val="000000100000" w:firstRow="0" w:lastRow="0" w:firstColumn="0" w:lastColumn="0" w:oddVBand="0" w:evenVBand="0" w:oddHBand="1" w:evenHBand="0" w:firstRowFirstColumn="0" w:firstRowLastColumn="0" w:lastRowFirstColumn="0" w:lastRowLastColumn="0"/>
          <w:trPrChange w:id="1944" w:author="David Vacas Miguel" w:date="2018-06-26T16:36: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1945" w:author="David Vacas Miguel" w:date="2018-06-26T16:36:00Z">
              <w:tcPr>
                <w:tcW w:w="1434" w:type="dxa"/>
                <w:gridSpan w:val="2"/>
              </w:tcPr>
            </w:tcPrChange>
          </w:tcPr>
          <w:p w14:paraId="2AC56A26" w14:textId="508B16CF" w:rsidR="0063454D" w:rsidRDefault="0063454D" w:rsidP="00F21B89">
            <w:pPr>
              <w:pStyle w:val="LetranormalTFG"/>
              <w:cnfStyle w:val="001000100000" w:firstRow="0" w:lastRow="0" w:firstColumn="1" w:lastColumn="0" w:oddVBand="0" w:evenVBand="0" w:oddHBand="1" w:evenHBand="0" w:firstRowFirstColumn="0" w:firstRowLastColumn="0" w:lastRowFirstColumn="0" w:lastRowLastColumn="0"/>
            </w:pPr>
            <w:r>
              <w:t>Valor</w:t>
            </w:r>
            <w:ins w:id="1946" w:author="David Vacas Miguel" w:date="2018-06-01T02:08:00Z">
              <w:r>
                <w:t xml:space="preserve"> (</w:t>
              </w:r>
            </w:ins>
            <w:ins w:id="1947" w:author="David Vacas Miguel" w:date="2018-06-01T02:09:00Z">
              <w:r>
                <w:t>↑</w:t>
              </w:r>
            </w:ins>
            <w:ins w:id="1948" w:author="David Vacas Miguel" w:date="2018-06-01T02:08:00Z">
              <w:r>
                <w:t>)</w:t>
              </w:r>
            </w:ins>
          </w:p>
        </w:tc>
        <w:tc>
          <w:tcPr>
            <w:tcW w:w="0" w:type="dxa"/>
            <w:tcPrChange w:id="1949" w:author="David Vacas Miguel" w:date="2018-06-26T16:36:00Z">
              <w:tcPr>
                <w:tcW w:w="833" w:type="dxa"/>
              </w:tcPr>
            </w:tcPrChange>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1950" w:author="David Vacas Miguel" w:date="2018-06-26T16:36:00Z">
              <w:tcPr>
                <w:tcW w:w="844" w:type="dxa"/>
                <w:gridSpan w:val="2"/>
              </w:tcPr>
            </w:tcPrChange>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1951" w:author="David Vacas Miguel" w:date="2018-06-26T16:36:00Z">
              <w:tcPr>
                <w:tcW w:w="836" w:type="dxa"/>
                <w:gridSpan w:val="2"/>
              </w:tcPr>
            </w:tcPrChange>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0" w:type="dxa"/>
            <w:tcPrChange w:id="1952" w:author="David Vacas Miguel" w:date="2018-06-26T16:36:00Z">
              <w:tcPr>
                <w:tcW w:w="855" w:type="dxa"/>
                <w:gridSpan w:val="2"/>
              </w:tcPr>
            </w:tcPrChange>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1953" w:author="David Vacas Miguel" w:date="2018-06-26T16:36:00Z">
              <w:tcPr>
                <w:tcW w:w="808" w:type="dxa"/>
                <w:gridSpan w:val="2"/>
              </w:tcPr>
            </w:tcPrChange>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1954" w:author="David Vacas Miguel" w:date="2018-06-26T16:36:00Z">
              <w:tcPr>
                <w:tcW w:w="844" w:type="dxa"/>
                <w:gridSpan w:val="2"/>
              </w:tcPr>
            </w:tcPrChange>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1955" w:author="David Vacas Miguel" w:date="2018-06-26T16:36:00Z">
              <w:tcPr>
                <w:tcW w:w="819" w:type="dxa"/>
                <w:gridSpan w:val="2"/>
              </w:tcPr>
            </w:tcPrChange>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1956" w:author="David Vacas Miguel" w:date="2018-06-26T16:36:00Z">
              <w:tcPr>
                <w:tcW w:w="799" w:type="dxa"/>
              </w:tcPr>
            </w:tcPrChange>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1957" w:author="David Vacas Miguel" w:date="2018-06-26T16:36:00Z">
              <w:tcPr>
                <w:tcW w:w="998" w:type="dxa"/>
                <w:gridSpan w:val="2"/>
                <w:shd w:val="clear" w:color="auto" w:fill="FFE599" w:themeFill="accent4" w:themeFillTint="66"/>
              </w:tcPr>
            </w:tcPrChange>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958" w:author="David Vacas Miguel" w:date="2018-06-01T02:08:00Z"/>
                <w:b/>
                <w:rPrChange w:id="1959" w:author="David Vacas Miguel" w:date="2018-06-01T02:16:00Z">
                  <w:rPr>
                    <w:ins w:id="1960" w:author="David Vacas Miguel" w:date="2018-06-01T02:08:00Z"/>
                  </w:rPr>
                </w:rPrChange>
              </w:rPr>
            </w:pPr>
            <w:ins w:id="1961" w:author="David Vacas Miguel" w:date="2018-06-01T02:09:00Z">
              <w:r w:rsidRPr="00325A94">
                <w:rPr>
                  <w:b/>
                  <w:rPrChange w:id="1962" w:author="David Vacas Miguel" w:date="2018-06-01T02:16:00Z">
                    <w:rPr/>
                  </w:rPrChange>
                </w:rPr>
                <w:t>94</w:t>
              </w:r>
            </w:ins>
            <w:ins w:id="1963" w:author="David Vacas Miguel" w:date="2018-06-01T02:10:00Z">
              <w:r w:rsidRPr="00325A94">
                <w:rPr>
                  <w:b/>
                  <w:rPrChange w:id="1964" w:author="David Vacas Miguel" w:date="2018-06-01T02:16:00Z">
                    <w:rPr/>
                  </w:rPrChange>
                </w:rPr>
                <w:t>s</w:t>
              </w:r>
            </w:ins>
          </w:p>
        </w:tc>
      </w:tr>
      <w:tr w:rsidR="0063454D" w14:paraId="5DCB1797" w14:textId="43D63489" w:rsidTr="009E4BAF">
        <w:trPr>
          <w:ins w:id="1965"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1966" w:author="David Vacas Miguel" w:date="2018-06-26T16:36:00Z">
              <w:tcPr>
                <w:tcW w:w="1433" w:type="dxa"/>
              </w:tcPr>
            </w:tcPrChange>
          </w:tcPr>
          <w:p w14:paraId="5FC0AC4F" w14:textId="02F6EDAD" w:rsidR="0063454D" w:rsidRDefault="0063454D" w:rsidP="0063454D">
            <w:pPr>
              <w:pStyle w:val="LetranormalTFG"/>
              <w:rPr>
                <w:ins w:id="1967" w:author="David Vacas Miguel" w:date="2018-06-01T02:08:00Z"/>
              </w:rPr>
            </w:pPr>
            <w:ins w:id="1968" w:author="David Vacas Miguel" w:date="2018-06-01T02:09:00Z">
              <w:r>
                <w:t>Valor (↓)</w:t>
              </w:r>
            </w:ins>
          </w:p>
        </w:tc>
        <w:tc>
          <w:tcPr>
            <w:tcW w:w="833" w:type="dxa"/>
            <w:tcPrChange w:id="1969" w:author="David Vacas Miguel" w:date="2018-06-26T16:36: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70" w:author="David Vacas Miguel" w:date="2018-06-01T02:08:00Z"/>
              </w:rPr>
            </w:pPr>
            <w:ins w:id="1971" w:author="David Vacas Miguel" w:date="2018-06-01T02:09:00Z">
              <w:r>
                <w:t>2</w:t>
              </w:r>
            </w:ins>
          </w:p>
        </w:tc>
        <w:tc>
          <w:tcPr>
            <w:tcW w:w="844" w:type="dxa"/>
            <w:tcPrChange w:id="1972" w:author="David Vacas Miguel" w:date="2018-06-26T16:36: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73" w:author="David Vacas Miguel" w:date="2018-06-01T02:08:00Z"/>
              </w:rPr>
            </w:pPr>
            <w:ins w:id="1974" w:author="David Vacas Miguel" w:date="2018-06-01T02:09:00Z">
              <w:r>
                <w:t>2</w:t>
              </w:r>
            </w:ins>
          </w:p>
        </w:tc>
        <w:tc>
          <w:tcPr>
            <w:tcW w:w="836" w:type="dxa"/>
            <w:shd w:val="clear" w:color="auto" w:fill="C5E0B3" w:themeFill="accent6" w:themeFillTint="66"/>
            <w:tcPrChange w:id="1975" w:author="David Vacas Miguel" w:date="2018-06-26T16:36: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76" w:author="David Vacas Miguel" w:date="2018-06-01T02:08:00Z"/>
                <w:b/>
              </w:rPr>
            </w:pPr>
            <w:ins w:id="1977" w:author="David Vacas Miguel" w:date="2018-06-01T02:09:00Z">
              <w:r w:rsidRPr="00F21B89">
                <w:rPr>
                  <w:b/>
                </w:rPr>
                <w:t>13</w:t>
              </w:r>
            </w:ins>
          </w:p>
        </w:tc>
        <w:tc>
          <w:tcPr>
            <w:tcW w:w="855" w:type="dxa"/>
            <w:tcPrChange w:id="1978" w:author="David Vacas Miguel" w:date="2018-06-26T16:36: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79" w:author="David Vacas Miguel" w:date="2018-06-01T02:08:00Z"/>
              </w:rPr>
            </w:pPr>
            <w:ins w:id="1980" w:author="David Vacas Miguel" w:date="2018-06-01T02:09:00Z">
              <w:r>
                <w:t>3</w:t>
              </w:r>
            </w:ins>
          </w:p>
        </w:tc>
        <w:tc>
          <w:tcPr>
            <w:tcW w:w="808" w:type="dxa"/>
            <w:tcPrChange w:id="1981" w:author="David Vacas Miguel" w:date="2018-06-26T16:36: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82" w:author="David Vacas Miguel" w:date="2018-06-01T02:08:00Z"/>
              </w:rPr>
            </w:pPr>
            <w:ins w:id="1983" w:author="David Vacas Miguel" w:date="2018-06-01T02:09:00Z">
              <w:r>
                <w:t>22</w:t>
              </w:r>
            </w:ins>
          </w:p>
        </w:tc>
        <w:tc>
          <w:tcPr>
            <w:tcW w:w="844" w:type="dxa"/>
            <w:tcPrChange w:id="1984" w:author="David Vacas Miguel" w:date="2018-06-26T16:36: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85" w:author="David Vacas Miguel" w:date="2018-06-01T02:08:00Z"/>
              </w:rPr>
            </w:pPr>
            <w:ins w:id="1986" w:author="David Vacas Miguel" w:date="2018-06-01T02:09:00Z">
              <w:r>
                <w:t>16</w:t>
              </w:r>
            </w:ins>
          </w:p>
        </w:tc>
        <w:tc>
          <w:tcPr>
            <w:tcW w:w="819" w:type="dxa"/>
            <w:tcPrChange w:id="1987" w:author="David Vacas Miguel" w:date="2018-06-26T16:36: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88" w:author="David Vacas Miguel" w:date="2018-06-01T02:08:00Z"/>
              </w:rPr>
            </w:pPr>
            <w:ins w:id="1989" w:author="David Vacas Miguel" w:date="2018-06-01T02:09:00Z">
              <w:r>
                <w:t>0</w:t>
              </w:r>
            </w:ins>
          </w:p>
        </w:tc>
        <w:tc>
          <w:tcPr>
            <w:tcW w:w="799" w:type="dxa"/>
            <w:tcPrChange w:id="1990" w:author="David Vacas Miguel" w:date="2018-06-26T16:36: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91" w:author="David Vacas Miguel" w:date="2018-06-01T02:08:00Z"/>
              </w:rPr>
            </w:pPr>
            <w:ins w:id="1992" w:author="David Vacas Miguel" w:date="2018-06-01T02:09:00Z">
              <w:r>
                <w:t>4</w:t>
              </w:r>
            </w:ins>
          </w:p>
        </w:tc>
        <w:tc>
          <w:tcPr>
            <w:tcW w:w="998" w:type="dxa"/>
            <w:shd w:val="clear" w:color="auto" w:fill="FFE599" w:themeFill="accent4" w:themeFillTint="66"/>
            <w:tcPrChange w:id="1993" w:author="David Vacas Miguel" w:date="2018-06-26T16:36: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1994" w:author="David Vacas Miguel" w:date="2018-06-01T02:08:00Z"/>
                <w:b/>
                <w:rPrChange w:id="1995" w:author="David Vacas Miguel" w:date="2018-06-01T02:16:00Z">
                  <w:rPr>
                    <w:ins w:id="1996" w:author="David Vacas Miguel" w:date="2018-06-01T02:08:00Z"/>
                  </w:rPr>
                </w:rPrChange>
              </w:rPr>
            </w:pPr>
            <w:ins w:id="1997" w:author="David Vacas Miguel" w:date="2018-06-01T02:10:00Z">
              <w:r w:rsidRPr="00325A94">
                <w:rPr>
                  <w:b/>
                  <w:rPrChange w:id="1998" w:author="David Vacas Miguel" w:date="2018-06-01T02:16:00Z">
                    <w:rPr/>
                  </w:rPrChange>
                </w:rPr>
                <w:t>87s</w:t>
              </w:r>
            </w:ins>
          </w:p>
        </w:tc>
      </w:tr>
    </w:tbl>
    <w:p w14:paraId="17CBD8E7" w14:textId="78DDE9A2" w:rsidR="00F85EBE" w:rsidRPr="00F85EBE" w:rsidDel="00325A94" w:rsidRDefault="00D74DD8">
      <w:pPr>
        <w:pStyle w:val="LetranormalTFG"/>
        <w:jc w:val="left"/>
        <w:rPr>
          <w:del w:id="1999" w:author="David Vacas Miguel" w:date="2018-06-01T02:10:00Z"/>
          <w:rPrChange w:id="2000" w:author="David Vacas Miguel" w:date="2018-05-27T11:37:00Z">
            <w:rPr>
              <w:del w:id="2001" w:author="David Vacas Miguel" w:date="2018-06-01T02:10:00Z"/>
              <w:b/>
            </w:rPr>
          </w:rPrChange>
        </w:rPr>
        <w:pPrChange w:id="2002" w:author="David Vacas Miguel" w:date="2018-06-01T02:12:00Z">
          <w:pPr>
            <w:pStyle w:val="LetranormalTFG"/>
          </w:pPr>
        </w:pPrChange>
      </w:pPr>
      <w:del w:id="2003"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2004" w:author="David Vacas Miguel" w:date="2018-06-01T02:12:00Z" w:name="move515582459"/>
      <w:moveTo w:id="2005"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2004"/>
    </w:p>
    <w:p w14:paraId="75C0C18D" w14:textId="6C64B2B4" w:rsidR="00D74DD8" w:rsidRDefault="00D74DD8" w:rsidP="00325A94">
      <w:pPr>
        <w:pStyle w:val="LetranormalTFG"/>
        <w:jc w:val="center"/>
        <w:rPr>
          <w:ins w:id="2006" w:author="David Vacas Miguel" w:date="2018-06-01T02:37:00Z"/>
        </w:rPr>
      </w:pPr>
      <w:del w:id="2007" w:author="David Vacas Miguel" w:date="2018-06-01T02:37:00Z">
        <w:r w:rsidRPr="00F21B89" w:rsidDel="003429F4">
          <w:rPr>
            <w:b/>
          </w:rPr>
          <w:delText xml:space="preserve">Figura </w:delText>
        </w:r>
      </w:del>
      <w:del w:id="2008" w:author="David Vacas Miguel" w:date="2018-05-27T13:38:00Z">
        <w:r w:rsidRPr="00F21B89" w:rsidDel="0047468B">
          <w:rPr>
            <w:b/>
          </w:rPr>
          <w:delText>X</w:delText>
        </w:r>
      </w:del>
      <w:del w:id="2009" w:author="David Vacas Miguel" w:date="2018-06-01T02:37:00Z">
        <w:r w:rsidRPr="00F21B89" w:rsidDel="003429F4">
          <w:rPr>
            <w:b/>
          </w:rPr>
          <w:delText>.</w:delText>
        </w:r>
      </w:del>
      <w:ins w:id="2010" w:author="David Vacas Miguel" w:date="2018-06-01T02:37:00Z">
        <w:r w:rsidR="003429F4">
          <w:rPr>
            <w:b/>
          </w:rPr>
          <w:t>a)</w:t>
        </w:r>
      </w:ins>
      <w:r>
        <w:t xml:space="preserve"> </w:t>
      </w:r>
      <w:del w:id="2011" w:author="David Vacas Miguel" w:date="2018-06-01T02:13:00Z">
        <w:r w:rsidDel="00325A94">
          <w:delText>Caso 2.1 m</w:delText>
        </w:r>
      </w:del>
      <w:ins w:id="2012" w:author="David Vacas Miguel" w:date="2018-06-01T02:13:00Z">
        <w:r w:rsidR="00325A94">
          <w:t>M</w:t>
        </w:r>
      </w:ins>
      <w:r>
        <w:t>ayor separación</w:t>
      </w:r>
      <w:del w:id="2013" w:author="David Vacas Miguel" w:date="2018-06-01T02:13:00Z">
        <w:r w:rsidDel="00325A94">
          <w:delText xml:space="preserve"> entre ruedas</w:delText>
        </w:r>
      </w:del>
      <w:r>
        <w:t>.</w:t>
      </w:r>
      <w:ins w:id="2014" w:author="David Vacas Miguel" w:date="2018-06-01T02:13:00Z">
        <w:r w:rsidR="00325A94">
          <w:rPr>
            <w:b/>
          </w:rPr>
          <w:tab/>
        </w:r>
        <w:r w:rsidR="00325A94">
          <w:rPr>
            <w:b/>
          </w:rPr>
          <w:tab/>
        </w:r>
      </w:ins>
      <w:ins w:id="2015" w:author="David Vacas Miguel" w:date="2018-06-01T02:37:00Z">
        <w:r w:rsidR="003429F4">
          <w:rPr>
            <w:b/>
          </w:rPr>
          <w:t>b)</w:t>
        </w:r>
      </w:ins>
      <w:ins w:id="2016" w:author="David Vacas Miguel" w:date="2018-06-01T02:12:00Z">
        <w:r w:rsidR="00325A94">
          <w:t xml:space="preserve"> </w:t>
        </w:r>
      </w:ins>
      <w:ins w:id="2017" w:author="David Vacas Miguel" w:date="2018-06-01T02:13:00Z">
        <w:r w:rsidR="00325A94">
          <w:t>M</w:t>
        </w:r>
      </w:ins>
      <w:ins w:id="2018" w:author="David Vacas Miguel" w:date="2018-06-01T02:12:00Z">
        <w:r w:rsidR="00325A94">
          <w:t>enor separación.</w:t>
        </w:r>
      </w:ins>
    </w:p>
    <w:p w14:paraId="686D7A1C" w14:textId="02722E58" w:rsidR="00583497" w:rsidRDefault="003429F4">
      <w:pPr>
        <w:pStyle w:val="LetranormalTFG"/>
        <w:jc w:val="center"/>
      </w:pPr>
      <w:ins w:id="2019" w:author="David Vacas Miguel" w:date="2018-06-01T02:37:00Z">
        <w:r w:rsidRPr="003429F4">
          <w:rPr>
            <w:b/>
            <w:rPrChange w:id="2020" w:author="David Vacas Miguel" w:date="2018-06-01T02:37:00Z">
              <w:rPr/>
            </w:rPrChange>
          </w:rPr>
          <w:t xml:space="preserve">Figura </w:t>
        </w:r>
      </w:ins>
      <w:ins w:id="2021" w:author="David Vacas Miguel" w:date="2018-06-01T03:11:00Z">
        <w:r w:rsidR="008E3CBA">
          <w:rPr>
            <w:b/>
          </w:rPr>
          <w:t>3</w:t>
        </w:r>
      </w:ins>
      <w:ins w:id="2022" w:author="David Vacas Miguel" w:date="2018-06-26T17:38:00Z">
        <w:r w:rsidR="00C55F6C">
          <w:rPr>
            <w:b/>
          </w:rPr>
          <w:t>4</w:t>
        </w:r>
      </w:ins>
      <w:ins w:id="2023" w:author="David Vacas Miguel" w:date="2018-06-01T02:37:00Z">
        <w:r w:rsidRPr="003429F4">
          <w:rPr>
            <w:b/>
            <w:rPrChange w:id="2024"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2025"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2026" w:author="David Vacas Miguel" w:date="2018-06-01T02:10:00Z"/>
              </w:rPr>
            </w:pPr>
            <w:del w:id="2027"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28" w:author="David Vacas Miguel" w:date="2018-06-01T02:10:00Z"/>
              </w:rPr>
            </w:pPr>
            <w:del w:id="2029"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30" w:author="David Vacas Miguel" w:date="2018-06-01T02:10:00Z"/>
              </w:rPr>
            </w:pPr>
            <w:del w:id="2031"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32" w:author="David Vacas Miguel" w:date="2018-06-01T02:10:00Z"/>
              </w:rPr>
            </w:pPr>
            <w:del w:id="2033"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34" w:author="David Vacas Miguel" w:date="2018-06-01T02:10:00Z"/>
              </w:rPr>
            </w:pPr>
            <w:del w:id="2035"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36" w:author="David Vacas Miguel" w:date="2018-06-01T02:10:00Z"/>
              </w:rPr>
            </w:pPr>
            <w:del w:id="2037"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38" w:author="David Vacas Miguel" w:date="2018-06-01T02:10:00Z"/>
              </w:rPr>
            </w:pPr>
            <w:del w:id="2039"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40" w:author="David Vacas Miguel" w:date="2018-06-01T02:10:00Z"/>
              </w:rPr>
            </w:pPr>
            <w:del w:id="2041"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042" w:author="David Vacas Miguel" w:date="2018-06-01T02:10:00Z"/>
              </w:rPr>
            </w:pPr>
            <w:del w:id="2043"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2044"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2045" w:author="David Vacas Miguel" w:date="2018-06-01T02:10:00Z"/>
              </w:rPr>
            </w:pPr>
            <w:del w:id="2046"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47" w:author="David Vacas Miguel" w:date="2018-06-01T02:10:00Z"/>
              </w:rPr>
            </w:pPr>
            <w:del w:id="2048"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49" w:author="David Vacas Miguel" w:date="2018-06-01T02:10:00Z"/>
              </w:rPr>
            </w:pPr>
            <w:del w:id="2050"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51" w:author="David Vacas Miguel" w:date="2018-06-01T02:10:00Z"/>
                <w:b/>
              </w:rPr>
            </w:pPr>
            <w:del w:id="2052"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53" w:author="David Vacas Miguel" w:date="2018-06-01T02:10:00Z"/>
              </w:rPr>
            </w:pPr>
            <w:del w:id="2054"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55" w:author="David Vacas Miguel" w:date="2018-06-01T02:10:00Z"/>
              </w:rPr>
            </w:pPr>
            <w:del w:id="2056"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57" w:author="David Vacas Miguel" w:date="2018-06-01T02:10:00Z"/>
              </w:rPr>
            </w:pPr>
            <w:del w:id="2058"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59" w:author="David Vacas Miguel" w:date="2018-06-01T02:10:00Z"/>
              </w:rPr>
            </w:pPr>
            <w:del w:id="2060"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061" w:author="David Vacas Miguel" w:date="2018-06-01T02:10:00Z"/>
              </w:rPr>
            </w:pPr>
            <w:del w:id="2062" w:author="David Vacas Miguel" w:date="2018-06-01T02:10:00Z">
              <w:r w:rsidDel="0063454D">
                <w:delText>4</w:delText>
              </w:r>
            </w:del>
          </w:p>
        </w:tc>
      </w:tr>
    </w:tbl>
    <w:p w14:paraId="778C5363" w14:textId="4D301CBB" w:rsidR="00185EA2" w:rsidRDefault="00583497">
      <w:pPr>
        <w:pStyle w:val="LetranormalTFG"/>
        <w:rPr>
          <w:ins w:id="2063" w:author="David Vacas Miguel" w:date="2018-06-21T17:39:00Z"/>
        </w:rPr>
      </w:pPr>
      <w:ins w:id="2064" w:author="David Vacas Miguel" w:date="2018-06-21T17:29:00Z">
        <w:r>
          <w:rPr>
            <w:noProof/>
          </w:rPr>
          <w:drawing>
            <wp:anchor distT="0" distB="0" distL="114300" distR="114300" simplePos="0" relativeHeight="251678720" behindDoc="1" locked="0" layoutInCell="1" allowOverlap="1" wp14:anchorId="67B14881" wp14:editId="403B6589">
              <wp:simplePos x="0" y="0"/>
              <wp:positionH relativeFrom="column">
                <wp:posOffset>239073</wp:posOffset>
              </wp:positionH>
              <wp:positionV relativeFrom="paragraph">
                <wp:posOffset>1113634</wp:posOffset>
              </wp:positionV>
              <wp:extent cx="2184400" cy="1864426"/>
              <wp:effectExtent l="0" t="0" r="6350" b="2540"/>
              <wp:wrapTight wrapText="bothSides">
                <wp:wrapPolygon edited="0">
                  <wp:start x="0" y="0"/>
                  <wp:lineTo x="0" y="21409"/>
                  <wp:lineTo x="21474" y="21409"/>
                  <wp:lineTo x="214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81">
                        <a:extLst>
                          <a:ext uri="{28A0092B-C50C-407E-A947-70E740481C1C}">
                            <a14:useLocalDpi xmlns:a14="http://schemas.microsoft.com/office/drawing/2010/main" val="0"/>
                          </a:ext>
                        </a:extLst>
                      </a:blip>
                      <a:srcRect l="14465" t="26815" r="47514" b="23636"/>
                      <a:stretch/>
                    </pic:blipFill>
                    <pic:spPr bwMode="auto">
                      <a:xfrm>
                        <a:off x="0" y="0"/>
                        <a:ext cx="2184400" cy="1864426"/>
                      </a:xfrm>
                      <a:prstGeom prst="rect">
                        <a:avLst/>
                      </a:prstGeom>
                      <a:noFill/>
                      <a:ln>
                        <a:noFill/>
                      </a:ln>
                      <a:extLst>
                        <a:ext uri="{53640926-AAD7-44D8-BBD7-CCE9431645EC}">
                          <a14:shadowObscured xmlns:a14="http://schemas.microsoft.com/office/drawing/2010/main"/>
                        </a:ext>
                      </a:extLst>
                    </pic:spPr>
                  </pic:pic>
                </a:graphicData>
              </a:graphic>
            </wp:anchor>
          </w:drawing>
        </w:r>
      </w:ins>
      <w:ins w:id="2065" w:author="David Vacas Miguel" w:date="2018-06-01T02:10:00Z">
        <w:r w:rsidR="00325A94">
          <w:t xml:space="preserve">Debido a tener una mayor distancia entre las ruedas este robot debe hacer un mayor recorrido para hacer el mismo giro. </w:t>
        </w:r>
      </w:ins>
      <w:ins w:id="2066" w:author="David Vacas Miguel" w:date="2018-06-01T02:11:00Z">
        <w:r w:rsidR="00325A94">
          <w:t>Al</w:t>
        </w:r>
      </w:ins>
      <w:ins w:id="2067" w:author="David Vacas Miguel" w:date="2018-06-01T02:10:00Z">
        <w:r w:rsidR="00325A94">
          <w:t xml:space="preserve"> ser un circuito con muchos giros, tarda más en realizarlo. </w:t>
        </w:r>
      </w:ins>
      <w:del w:id="2068"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2069" w:author="David Vacas Miguel" w:date="2018-06-01T02:11:00Z">
        <w:r w:rsidR="00325A94">
          <w:t>Por lo tanto, en el segundo caso</w:t>
        </w:r>
      </w:ins>
      <w:ins w:id="2070" w:author="David Vacas Miguel" w:date="2018-05-27T12:13:00Z">
        <w:r w:rsidR="00185EA2">
          <w:t xml:space="preserve">, al tener </w:t>
        </w:r>
      </w:ins>
      <w:ins w:id="2071" w:author="David Vacas Miguel" w:date="2018-05-27T12:14:00Z">
        <w:r w:rsidR="00185EA2">
          <w:t>una</w:t>
        </w:r>
      </w:ins>
      <w:ins w:id="2072" w:author="David Vacas Miguel" w:date="2018-05-27T12:13:00Z">
        <w:r w:rsidR="00185EA2">
          <w:t xml:space="preserve"> separación de ruedas menor, realiza </w:t>
        </w:r>
      </w:ins>
      <w:ins w:id="2073" w:author="David Vacas Miguel" w:date="2018-05-27T12:14:00Z">
        <w:r w:rsidR="00185EA2">
          <w:t xml:space="preserve">giros </w:t>
        </w:r>
      </w:ins>
      <w:ins w:id="2074" w:author="David Vacas Miguel" w:date="2018-05-27T12:21:00Z">
        <w:r w:rsidR="003A2C66">
          <w:t>más</w:t>
        </w:r>
      </w:ins>
      <w:ins w:id="2075" w:author="David Vacas Miguel" w:date="2018-05-27T12:14:00Z">
        <w:r w:rsidR="00185EA2">
          <w:t xml:space="preserve"> rápido.</w:t>
        </w:r>
      </w:ins>
    </w:p>
    <w:p w14:paraId="7D24DFF1" w14:textId="52AA197D" w:rsidR="00583497" w:rsidRPr="00185EA2" w:rsidRDefault="00583497">
      <w:pPr>
        <w:pStyle w:val="LetranormalTFG"/>
        <w:rPr>
          <w:rPrChange w:id="2076" w:author="David Vacas Miguel" w:date="2018-05-27T12:13:00Z">
            <w:rPr>
              <w:b/>
            </w:rPr>
          </w:rPrChange>
        </w:rPr>
      </w:pPr>
    </w:p>
    <w:p w14:paraId="57F1E3A7" w14:textId="1FB83518" w:rsidR="00583497" w:rsidRDefault="00583497" w:rsidP="00583497">
      <w:pPr>
        <w:pStyle w:val="LetranormalTFG"/>
        <w:rPr>
          <w:ins w:id="2077" w:author="David Vacas Miguel" w:date="2018-06-21T17:37:00Z"/>
        </w:rPr>
      </w:pPr>
      <w:moveFromRangeStart w:id="2078" w:author="David Vacas Miguel" w:date="2018-06-01T02:12:00Z" w:name="move515582459"/>
      <w:ins w:id="2079" w:author="David Vacas Miguel" w:date="2018-06-21T17:30:00Z">
        <w:r>
          <w:t xml:space="preserve">En esta imagen se puede observar el caso en el que se </w:t>
        </w:r>
      </w:ins>
      <w:ins w:id="2080" w:author="David Vacas Miguel" w:date="2018-06-26T16:38:00Z">
        <w:r w:rsidR="009E4BAF">
          <w:t>ha aumentado la</w:t>
        </w:r>
      </w:ins>
      <w:ins w:id="2081" w:author="David Vacas Miguel" w:date="2018-06-21T17:30:00Z">
        <w:r>
          <w:t xml:space="preserve"> </w:t>
        </w:r>
      </w:ins>
      <w:ins w:id="2082" w:author="David Vacas Miguel" w:date="2018-06-21T17:31:00Z">
        <w:r>
          <w:t>separación</w:t>
        </w:r>
      </w:ins>
      <w:ins w:id="2083" w:author="David Vacas Miguel" w:date="2018-06-21T17:30:00Z">
        <w:r>
          <w:t xml:space="preserve"> de ruedas </w:t>
        </w:r>
      </w:ins>
      <w:ins w:id="2084" w:author="David Vacas Miguel" w:date="2018-06-26T16:38:00Z">
        <w:r w:rsidR="009E4BAF">
          <w:t>hasta</w:t>
        </w:r>
      </w:ins>
      <w:ins w:id="2085" w:author="David Vacas Miguel" w:date="2018-06-21T17:30:00Z">
        <w:r>
          <w:t xml:space="preserve"> 20cm</w:t>
        </w:r>
      </w:ins>
      <w:ins w:id="2086" w:author="David Vacas Miguel" w:date="2018-06-26T16:38:00Z">
        <w:r w:rsidR="009E4BAF">
          <w:t>. Con esta separación el robot no es capaz de girar lo suficientemente rápido como para no salirse del circuito en determinadas curvas.</w:t>
        </w:r>
      </w:ins>
      <w:moveFrom w:id="2087" w:author="David Vacas Miguel" w:date="2018-06-01T02:12:00Z">
        <w:del w:id="2088" w:author="David Vacas Miguel" w:date="2018-06-26T16:38:00Z">
          <w:r w:rsidR="00403E80" w:rsidDel="009E4BAF">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del>
      </w:moveFrom>
      <w:moveFromRangeEnd w:id="2078"/>
    </w:p>
    <w:p w14:paraId="15152E5E" w14:textId="56B6665C" w:rsidR="00583497" w:rsidRDefault="00583497">
      <w:pPr>
        <w:pStyle w:val="LetranormalTFG"/>
        <w:pPrChange w:id="2089" w:author="David Vacas Miguel" w:date="2018-06-21T17:29:00Z">
          <w:pPr>
            <w:jc w:val="center"/>
          </w:pPr>
        </w:pPrChange>
      </w:pPr>
      <w:ins w:id="2090" w:author="David Vacas Miguel" w:date="2018-06-21T17:38:00Z">
        <w:r w:rsidRPr="00583497">
          <w:rPr>
            <w:b/>
            <w:rPrChange w:id="2091" w:author="David Vacas Miguel" w:date="2018-06-21T17:38:00Z">
              <w:rPr/>
            </w:rPrChange>
          </w:rPr>
          <w:t>Figura 3</w:t>
        </w:r>
      </w:ins>
      <w:ins w:id="2092" w:author="David Vacas Miguel" w:date="2018-06-26T17:38:00Z">
        <w:r w:rsidR="00C55F6C">
          <w:rPr>
            <w:b/>
          </w:rPr>
          <w:t>5</w:t>
        </w:r>
      </w:ins>
      <w:ins w:id="2093" w:author="David Vacas Miguel" w:date="2018-06-21T17:38:00Z">
        <w:r w:rsidRPr="00583497">
          <w:rPr>
            <w:b/>
            <w:rPrChange w:id="2094" w:author="David Vacas Miguel" w:date="2018-06-21T17:38:00Z">
              <w:rPr/>
            </w:rPrChange>
          </w:rPr>
          <w:t>.</w:t>
        </w:r>
        <w:r>
          <w:t xml:space="preserve"> Excesiva separación entre ruedas.</w:t>
        </w:r>
      </w:ins>
    </w:p>
    <w:p w14:paraId="31C9BA9E" w14:textId="77777777" w:rsidR="001523AB" w:rsidRDefault="001523AB">
      <w:pPr>
        <w:rPr>
          <w:ins w:id="2095" w:author="David Vacas Miguel" w:date="2018-06-02T13:01:00Z"/>
          <w:rFonts w:ascii="Century Gothic" w:hAnsi="Century Gothic" w:cs="Times New Roman"/>
          <w:b/>
          <w:sz w:val="28"/>
        </w:rPr>
      </w:pPr>
      <w:ins w:id="2096" w:author="David Vacas Miguel" w:date="2018-06-02T13:01:00Z">
        <w:r>
          <w:rPr>
            <w:b/>
            <w:sz w:val="28"/>
          </w:rPr>
          <w:br w:type="page"/>
        </w:r>
      </w:ins>
    </w:p>
    <w:p w14:paraId="3C7EE9C2" w14:textId="615E9AFE" w:rsidR="00D74DD8" w:rsidRPr="008C5C28" w:rsidRDefault="009E4BAF">
      <w:pPr>
        <w:pStyle w:val="Tfgtitulo3masgrande"/>
        <w:rPr>
          <w:ins w:id="2097" w:author="David Vacas Miguel" w:date="2018-06-01T02:15:00Z"/>
          <w:rPrChange w:id="2098" w:author="David Vacas Miguel" w:date="2018-06-26T17:12:00Z">
            <w:rPr>
              <w:ins w:id="2099" w:author="David Vacas Miguel" w:date="2018-06-01T02:15:00Z"/>
              <w:sz w:val="28"/>
            </w:rPr>
          </w:rPrChange>
        </w:rPr>
        <w:pPrChange w:id="2100" w:author="David Vacas Miguel" w:date="2018-06-26T17:12:00Z">
          <w:pPr>
            <w:pStyle w:val="LetranormalTFG"/>
          </w:pPr>
        </w:pPrChange>
      </w:pPr>
      <w:bookmarkStart w:id="2101" w:name="_Toc517795820"/>
      <w:bookmarkStart w:id="2102" w:name="_Toc517798927"/>
      <w:ins w:id="2103" w:author="David Vacas Miguel" w:date="2018-06-26T16:39:00Z">
        <w:r w:rsidRPr="008C5C28">
          <w:rPr>
            <w:rPrChange w:id="2104" w:author="David Vacas Miguel" w:date="2018-06-26T17:12:00Z">
              <w:rPr>
                <w:b/>
                <w:sz w:val="28"/>
              </w:rPr>
            </w:rPrChange>
          </w:rPr>
          <w:lastRenderedPageBreak/>
          <w:t>4.3.3</w:t>
        </w:r>
      </w:ins>
      <w:ins w:id="2105" w:author="David Vacas Miguel" w:date="2018-06-26T17:28:00Z">
        <w:r w:rsidR="00D27C27">
          <w:t>.</w:t>
        </w:r>
      </w:ins>
      <w:ins w:id="2106" w:author="David Vacas Miguel" w:date="2018-06-01T02:14:00Z">
        <w:r w:rsidR="00325A94" w:rsidRPr="00775A7A">
          <w:t xml:space="preserve"> </w:t>
        </w:r>
      </w:ins>
      <w:ins w:id="2107" w:author="David Vacas Miguel" w:date="2018-06-26T16:39:00Z">
        <w:r w:rsidRPr="008C5C28">
          <w:rPr>
            <w:rPrChange w:id="2108" w:author="David Vacas Miguel" w:date="2018-06-26T17:12:00Z">
              <w:rPr>
                <w:b/>
                <w:sz w:val="28"/>
              </w:rPr>
            </w:rPrChange>
          </w:rPr>
          <w:t>R</w:t>
        </w:r>
      </w:ins>
      <w:ins w:id="2109" w:author="David Vacas Miguel" w:date="2018-06-01T02:15:00Z">
        <w:r w:rsidR="00325A94" w:rsidRPr="00775A7A">
          <w:t>adio de las ruedas</w:t>
        </w:r>
      </w:ins>
      <w:bookmarkEnd w:id="2101"/>
      <w:bookmarkEnd w:id="2102"/>
      <w:del w:id="2110" w:author="David Vacas Miguel" w:date="2018-06-01T02:12:00Z">
        <w:r w:rsidR="00D74DD8" w:rsidRPr="008C5C28" w:rsidDel="00325A94">
          <w:rPr>
            <w:rPrChange w:id="2111" w:author="David Vacas Miguel" w:date="2018-06-26T17:12:00Z">
              <w:rPr>
                <w:b/>
              </w:rPr>
            </w:rPrChange>
          </w:rPr>
          <w:delText xml:space="preserve">Figura </w:delText>
        </w:r>
      </w:del>
      <w:del w:id="2112" w:author="David Vacas Miguel" w:date="2018-05-27T13:38:00Z">
        <w:r w:rsidR="00D74DD8" w:rsidRPr="008C5C28" w:rsidDel="0047468B">
          <w:rPr>
            <w:rPrChange w:id="2113" w:author="David Vacas Miguel" w:date="2018-06-26T17:12:00Z">
              <w:rPr>
                <w:b/>
              </w:rPr>
            </w:rPrChange>
          </w:rPr>
          <w:delText>X</w:delText>
        </w:r>
      </w:del>
      <w:del w:id="2114" w:author="David Vacas Miguel" w:date="2018-06-01T02:12:00Z">
        <w:r w:rsidR="00D74DD8" w:rsidRPr="008C5C28" w:rsidDel="00325A94">
          <w:rPr>
            <w:rPrChange w:id="2115" w:author="David Vacas Miguel" w:date="2018-06-26T17:12:00Z">
              <w:rPr>
                <w:b/>
              </w:rPr>
            </w:rPrChange>
          </w:rPr>
          <w:delText>.</w:delText>
        </w:r>
        <w:r w:rsidR="00D74DD8" w:rsidRPr="008C5C28" w:rsidDel="00325A94">
          <w:rPr>
            <w:rPrChange w:id="2116" w:author="David Vacas Miguel" w:date="2018-06-26T17:12:00Z">
              <w:rPr/>
            </w:rPrChange>
          </w:rPr>
          <w:delText xml:space="preserve"> </w:delText>
        </w:r>
        <w:r w:rsidR="00DF3C73" w:rsidRPr="008C5C28" w:rsidDel="00325A94">
          <w:rPr>
            <w:rPrChange w:id="2117" w:author="David Vacas Miguel" w:date="2018-06-26T17:12:00Z">
              <w:rPr/>
            </w:rPrChange>
          </w:rPr>
          <w:delText>Caso 2.2 menor separación entre ruedas</w:delText>
        </w:r>
        <w:r w:rsidR="00D74DD8" w:rsidRPr="008C5C28" w:rsidDel="00325A94">
          <w:rPr>
            <w:rPrChange w:id="2118" w:author="David Vacas Miguel" w:date="2018-06-26T17:12:00Z">
              <w:rPr/>
            </w:rPrChange>
          </w:rPr>
          <w:delText>.</w:delText>
        </w:r>
      </w:del>
    </w:p>
    <w:p w14:paraId="5F4F81B0" w14:textId="2AC2A3CF" w:rsidR="00325A94" w:rsidRPr="00325A94" w:rsidRDefault="009E4BAF">
      <w:pPr>
        <w:pStyle w:val="LetranormalTFG"/>
        <w:pPrChange w:id="2119" w:author="David Vacas Miguel" w:date="2018-06-01T02:16:00Z">
          <w:pPr>
            <w:pStyle w:val="LetranormalTFG"/>
            <w:jc w:val="center"/>
          </w:pPr>
        </w:pPrChange>
      </w:pPr>
      <w:ins w:id="2120" w:author="David Vacas Miguel" w:date="2018-06-26T16:39:00Z">
        <w:r>
          <w:t>En</w:t>
        </w:r>
      </w:ins>
      <w:ins w:id="2121" w:author="David Vacas Miguel" w:date="2018-06-01T02:15:00Z">
        <w:r w:rsidR="00325A94" w:rsidRPr="00325A94">
          <w:rPr>
            <w:rPrChange w:id="2122" w:author="David Vacas Miguel" w:date="2018-06-01T02:16:00Z">
              <w:rPr>
                <w:b/>
                <w:sz w:val="28"/>
              </w:rPr>
            </w:rPrChange>
          </w:rPr>
          <w:t xml:space="preserve"> este caso se</w:t>
        </w:r>
      </w:ins>
      <w:ins w:id="2123" w:author="David Vacas Miguel" w:date="2018-06-26T16:39:00Z">
        <w:r>
          <w:t xml:space="preserve"> ha</w:t>
        </w:r>
      </w:ins>
      <w:ins w:id="2124" w:author="David Vacas Miguel" w:date="2018-06-01T02:15:00Z">
        <w:r w:rsidR="00325A94" w:rsidRPr="00325A94">
          <w:rPr>
            <w:rPrChange w:id="2125" w:author="David Vacas Miguel" w:date="2018-06-01T02:16:00Z">
              <w:rPr>
                <w:b/>
                <w:sz w:val="28"/>
              </w:rPr>
            </w:rPrChange>
          </w:rPr>
          <w:t xml:space="preserve"> aumenta</w:t>
        </w:r>
      </w:ins>
      <w:ins w:id="2126" w:author="David Vacas Miguel" w:date="2018-06-26T16:39:00Z">
        <w:r>
          <w:t>do</w:t>
        </w:r>
      </w:ins>
      <w:ins w:id="2127" w:author="David Vacas Miguel" w:date="2018-06-01T02:15:00Z">
        <w:r w:rsidR="00325A94" w:rsidRPr="00325A94">
          <w:rPr>
            <w:rPrChange w:id="2128" w:author="David Vacas Miguel" w:date="2018-06-01T02:16:00Z">
              <w:rPr>
                <w:b/>
                <w:sz w:val="28"/>
              </w:rPr>
            </w:rPrChange>
          </w:rPr>
          <w:t xml:space="preserve"> y disminu</w:t>
        </w:r>
      </w:ins>
      <w:ins w:id="2129" w:author="David Vacas Miguel" w:date="2018-06-26T16:39:00Z">
        <w:r>
          <w:t>ido</w:t>
        </w:r>
      </w:ins>
      <w:ins w:id="2130" w:author="David Vacas Miguel" w:date="2018-06-01T02:15:00Z">
        <w:r w:rsidR="00325A94" w:rsidRPr="00325A94">
          <w:rPr>
            <w:rPrChange w:id="2131" w:author="David Vacas Miguel" w:date="2018-06-01T02:16:00Z">
              <w:rPr>
                <w:b/>
                <w:sz w:val="28"/>
              </w:rPr>
            </w:rPrChange>
          </w:rPr>
          <w:t xml:space="preserve"> el radio de las ruedas respecto a</w:t>
        </w:r>
      </w:ins>
      <w:ins w:id="2132" w:author="David Vacas Miguel" w:date="2018-06-26T16:39:00Z">
        <w:r>
          <w:t xml:space="preserve"> la del</w:t>
        </w:r>
      </w:ins>
      <w:ins w:id="2133" w:author="David Vacas Miguel" w:date="2018-06-01T02:15:00Z">
        <w:r w:rsidR="00325A94" w:rsidRPr="00325A94">
          <w:rPr>
            <w:rPrChange w:id="2134" w:author="David Vacas Miguel" w:date="2018-06-01T02:16:00Z">
              <w:rPr>
                <w:b/>
                <w:sz w:val="28"/>
              </w:rPr>
            </w:rPrChange>
          </w:rPr>
          <w:t xml:space="preserve"> robot </w:t>
        </w:r>
      </w:ins>
      <w:ins w:id="2135" w:author="David Vacas Miguel" w:date="2018-06-01T02:16:00Z">
        <w:r w:rsidR="00325A94" w:rsidRPr="00325A94">
          <w:rPr>
            <w:rPrChange w:id="2136" w:author="David Vacas Miguel" w:date="2018-06-01T02:16:00Z">
              <w:rPr>
                <w:b/>
                <w:sz w:val="28"/>
              </w:rPr>
            </w:rPrChange>
          </w:rPr>
          <w:t>estándar.</w:t>
        </w:r>
      </w:ins>
    </w:p>
    <w:tbl>
      <w:tblPr>
        <w:tblStyle w:val="Tablanormal5"/>
        <w:tblW w:w="0" w:type="auto"/>
        <w:tblLook w:val="04A0" w:firstRow="1" w:lastRow="0" w:firstColumn="1" w:lastColumn="0" w:noHBand="0" w:noVBand="1"/>
        <w:tblPrChange w:id="2137" w:author="David Vacas Miguel" w:date="2018-06-26T16:40: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138">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9E4BAF">
        <w:trPr>
          <w:cnfStyle w:val="100000000000" w:firstRow="1" w:lastRow="0" w:firstColumn="0" w:lastColumn="0" w:oddVBand="0" w:evenVBand="0" w:oddHBand="0" w:evenHBand="0" w:firstRowFirstColumn="0" w:firstRowLastColumn="0" w:lastRowFirstColumn="0" w:lastRowLastColumn="0"/>
          <w:trPrChange w:id="2139" w:author="David Vacas Miguel" w:date="2018-06-26T16:40: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140" w:author="David Vacas Miguel" w:date="2018-06-26T16:40:00Z">
              <w:tcPr>
                <w:tcW w:w="1434" w:type="dxa"/>
                <w:gridSpan w:val="2"/>
              </w:tcPr>
            </w:tcPrChange>
          </w:tcPr>
          <w:p w14:paraId="6BDA9D60" w14:textId="77777777" w:rsidR="00325A94" w:rsidRDefault="00325A9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141" w:author="David Vacas Miguel" w:date="2018-06-26T16:40:00Z">
              <w:tcPr>
                <w:tcW w:w="833" w:type="dxa"/>
              </w:tcPr>
            </w:tcPrChange>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shd w:val="clear" w:color="auto" w:fill="C5E0B3" w:themeFill="accent6" w:themeFillTint="66"/>
            <w:tcPrChange w:id="2142" w:author="David Vacas Miguel" w:date="2018-06-26T16:40:00Z">
              <w:tcPr>
                <w:tcW w:w="844" w:type="dxa"/>
                <w:gridSpan w:val="2"/>
              </w:tcPr>
            </w:tcPrChange>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143" w:author="David Vacas Miguel" w:date="2018-06-26T16:40:00Z">
              <w:tcPr>
                <w:tcW w:w="836" w:type="dxa"/>
                <w:gridSpan w:val="2"/>
              </w:tcPr>
            </w:tcPrChange>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144" w:author="David Vacas Miguel" w:date="2018-06-26T16:40:00Z">
              <w:tcPr>
                <w:tcW w:w="855" w:type="dxa"/>
                <w:gridSpan w:val="2"/>
              </w:tcPr>
            </w:tcPrChange>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145" w:author="David Vacas Miguel" w:date="2018-06-26T16:40:00Z">
              <w:tcPr>
                <w:tcW w:w="808" w:type="dxa"/>
                <w:gridSpan w:val="2"/>
              </w:tcPr>
            </w:tcPrChange>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146" w:author="David Vacas Miguel" w:date="2018-06-26T16:40:00Z">
              <w:tcPr>
                <w:tcW w:w="844" w:type="dxa"/>
                <w:gridSpan w:val="2"/>
              </w:tcPr>
            </w:tcPrChange>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147" w:author="David Vacas Miguel" w:date="2018-06-26T16:40:00Z">
              <w:tcPr>
                <w:tcW w:w="819" w:type="dxa"/>
                <w:gridSpan w:val="2"/>
              </w:tcPr>
            </w:tcPrChange>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148" w:author="David Vacas Miguel" w:date="2018-06-26T16:40:00Z">
              <w:tcPr>
                <w:tcW w:w="799" w:type="dxa"/>
              </w:tcPr>
            </w:tcPrChange>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149" w:author="David Vacas Miguel" w:date="2018-06-26T16:40:00Z">
              <w:tcPr>
                <w:tcW w:w="998" w:type="dxa"/>
                <w:gridSpan w:val="2"/>
                <w:shd w:val="clear" w:color="auto" w:fill="FFE599" w:themeFill="accent4" w:themeFillTint="66"/>
              </w:tcPr>
            </w:tcPrChange>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150" w:author="David Vacas Miguel" w:date="2018-06-01T02:16:00Z"/>
              </w:rPr>
            </w:pPr>
            <w:ins w:id="2151" w:author="David Vacas Miguel" w:date="2018-06-01T02:16:00Z">
              <w:r>
                <w:t>Tiempo</w:t>
              </w:r>
            </w:ins>
          </w:p>
        </w:tc>
      </w:tr>
      <w:tr w:rsidR="001523AB" w14:paraId="039DDABA" w14:textId="1D70336A" w:rsidTr="009E4BAF">
        <w:trPr>
          <w:cnfStyle w:val="000000100000" w:firstRow="0" w:lastRow="0" w:firstColumn="0" w:lastColumn="0" w:oddVBand="0" w:evenVBand="0" w:oddHBand="1" w:evenHBand="0" w:firstRowFirstColumn="0" w:firstRowLastColumn="0" w:lastRowFirstColumn="0" w:lastRowLastColumn="0"/>
          <w:trPrChange w:id="2152" w:author="David Vacas Miguel" w:date="2018-06-26T16:4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153" w:author="David Vacas Miguel" w:date="2018-06-26T16:40:00Z">
              <w:tcPr>
                <w:tcW w:w="1434" w:type="dxa"/>
                <w:gridSpan w:val="2"/>
              </w:tcPr>
            </w:tcPrChange>
          </w:tcPr>
          <w:p w14:paraId="7FF8A7D8" w14:textId="23980320" w:rsidR="00325A94" w:rsidRDefault="00325A94" w:rsidP="00325A94">
            <w:pPr>
              <w:pStyle w:val="LetranormalTFG"/>
              <w:cnfStyle w:val="001000100000" w:firstRow="0" w:lastRow="0" w:firstColumn="1" w:lastColumn="0" w:oddVBand="0" w:evenVBand="0" w:oddHBand="1" w:evenHBand="0" w:firstRowFirstColumn="0" w:firstRowLastColumn="0" w:lastRowFirstColumn="0" w:lastRowLastColumn="0"/>
            </w:pPr>
            <w:ins w:id="2154" w:author="David Vacas Miguel" w:date="2018-06-01T02:17:00Z">
              <w:r>
                <w:t>Valor (↑)</w:t>
              </w:r>
            </w:ins>
            <w:del w:id="2155" w:author="David Vacas Miguel" w:date="2018-06-01T02:17:00Z">
              <w:r w:rsidDel="003C2F57">
                <w:delText>Valor</w:delText>
              </w:r>
            </w:del>
          </w:p>
        </w:tc>
        <w:tc>
          <w:tcPr>
            <w:tcW w:w="0" w:type="dxa"/>
            <w:tcPrChange w:id="2156" w:author="David Vacas Miguel" w:date="2018-06-26T16:40:00Z">
              <w:tcPr>
                <w:tcW w:w="833" w:type="dxa"/>
              </w:tcPr>
            </w:tcPrChange>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157" w:author="David Vacas Miguel" w:date="2018-06-26T16:40:00Z">
              <w:tcPr>
                <w:tcW w:w="844" w:type="dxa"/>
                <w:gridSpan w:val="2"/>
              </w:tcPr>
            </w:tcPrChange>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0" w:type="dxa"/>
            <w:tcPrChange w:id="2158" w:author="David Vacas Miguel" w:date="2018-06-26T16:40:00Z">
              <w:tcPr>
                <w:tcW w:w="836" w:type="dxa"/>
                <w:gridSpan w:val="2"/>
              </w:tcPr>
            </w:tcPrChange>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159" w:author="David Vacas Miguel" w:date="2018-06-26T16:40:00Z">
              <w:tcPr>
                <w:tcW w:w="855" w:type="dxa"/>
                <w:gridSpan w:val="2"/>
              </w:tcPr>
            </w:tcPrChange>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160" w:author="David Vacas Miguel" w:date="2018-06-26T16:40:00Z">
              <w:tcPr>
                <w:tcW w:w="808" w:type="dxa"/>
                <w:gridSpan w:val="2"/>
              </w:tcPr>
            </w:tcPrChange>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161" w:author="David Vacas Miguel" w:date="2018-06-26T16:40:00Z">
              <w:tcPr>
                <w:tcW w:w="844" w:type="dxa"/>
                <w:gridSpan w:val="2"/>
              </w:tcPr>
            </w:tcPrChange>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162" w:author="David Vacas Miguel" w:date="2018-06-26T16:40:00Z">
              <w:tcPr>
                <w:tcW w:w="819" w:type="dxa"/>
                <w:gridSpan w:val="2"/>
              </w:tcPr>
            </w:tcPrChange>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163" w:author="David Vacas Miguel" w:date="2018-06-26T16:40:00Z">
              <w:tcPr>
                <w:tcW w:w="799" w:type="dxa"/>
              </w:tcPr>
            </w:tcPrChange>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164" w:author="David Vacas Miguel" w:date="2018-06-26T16:40:00Z">
              <w:tcPr>
                <w:tcW w:w="998" w:type="dxa"/>
                <w:gridSpan w:val="2"/>
                <w:shd w:val="clear" w:color="auto" w:fill="FFE599" w:themeFill="accent4" w:themeFillTint="66"/>
              </w:tcPr>
            </w:tcPrChange>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2165" w:author="David Vacas Miguel" w:date="2018-06-01T02:16:00Z"/>
                <w:b/>
                <w:rPrChange w:id="2166" w:author="David Vacas Miguel" w:date="2018-06-01T02:16:00Z">
                  <w:rPr>
                    <w:ins w:id="2167" w:author="David Vacas Miguel" w:date="2018-06-01T02:16:00Z"/>
                  </w:rPr>
                </w:rPrChange>
              </w:rPr>
            </w:pPr>
            <w:ins w:id="2168" w:author="David Vacas Miguel" w:date="2018-06-01T02:16:00Z">
              <w:r w:rsidRPr="00325A94">
                <w:rPr>
                  <w:b/>
                  <w:rPrChange w:id="2169" w:author="David Vacas Miguel" w:date="2018-06-01T02:16:00Z">
                    <w:rPr/>
                  </w:rPrChange>
                </w:rPr>
                <w:t>60s</w:t>
              </w:r>
            </w:ins>
          </w:p>
        </w:tc>
      </w:tr>
      <w:tr w:rsidR="00325A94" w14:paraId="04A34811" w14:textId="33F5CFC3" w:rsidTr="009E4BAF">
        <w:trPr>
          <w:ins w:id="2170"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2171" w:author="David Vacas Miguel" w:date="2018-06-26T16:40:00Z">
              <w:tcPr>
                <w:tcW w:w="1433" w:type="dxa"/>
              </w:tcPr>
            </w:tcPrChange>
          </w:tcPr>
          <w:p w14:paraId="6D585286" w14:textId="19BCB5F3" w:rsidR="00325A94" w:rsidRDefault="00325A94" w:rsidP="00325A94">
            <w:pPr>
              <w:pStyle w:val="LetranormalTFG"/>
              <w:rPr>
                <w:ins w:id="2172" w:author="David Vacas Miguel" w:date="2018-06-01T02:16:00Z"/>
              </w:rPr>
            </w:pPr>
            <w:ins w:id="2173" w:author="David Vacas Miguel" w:date="2018-06-01T02:17:00Z">
              <w:r>
                <w:t>Valor (↓)</w:t>
              </w:r>
            </w:ins>
          </w:p>
        </w:tc>
        <w:tc>
          <w:tcPr>
            <w:tcW w:w="833" w:type="dxa"/>
            <w:tcPrChange w:id="2174" w:author="David Vacas Miguel" w:date="2018-06-26T16:40: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75" w:author="David Vacas Miguel" w:date="2018-06-01T02:16:00Z"/>
              </w:rPr>
            </w:pPr>
            <w:ins w:id="2176" w:author="David Vacas Miguel" w:date="2018-06-01T02:17:00Z">
              <w:r>
                <w:t>2</w:t>
              </w:r>
            </w:ins>
          </w:p>
        </w:tc>
        <w:tc>
          <w:tcPr>
            <w:tcW w:w="844" w:type="dxa"/>
            <w:shd w:val="clear" w:color="auto" w:fill="C5E0B3" w:themeFill="accent6" w:themeFillTint="66"/>
            <w:tcPrChange w:id="2177" w:author="David Vacas Miguel" w:date="2018-06-26T16:40: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78" w:author="David Vacas Miguel" w:date="2018-06-01T02:16:00Z"/>
                <w:b/>
              </w:rPr>
            </w:pPr>
            <w:ins w:id="2179" w:author="David Vacas Miguel" w:date="2018-06-01T02:17:00Z">
              <w:r>
                <w:rPr>
                  <w:b/>
                </w:rPr>
                <w:t>1</w:t>
              </w:r>
            </w:ins>
          </w:p>
        </w:tc>
        <w:tc>
          <w:tcPr>
            <w:tcW w:w="836" w:type="dxa"/>
            <w:tcPrChange w:id="2180" w:author="David Vacas Miguel" w:date="2018-06-26T16:40: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81" w:author="David Vacas Miguel" w:date="2018-06-01T02:16:00Z"/>
              </w:rPr>
            </w:pPr>
            <w:ins w:id="2182" w:author="David Vacas Miguel" w:date="2018-06-01T02:17:00Z">
              <w:r>
                <w:t>16</w:t>
              </w:r>
            </w:ins>
          </w:p>
        </w:tc>
        <w:tc>
          <w:tcPr>
            <w:tcW w:w="855" w:type="dxa"/>
            <w:tcPrChange w:id="2183" w:author="David Vacas Miguel" w:date="2018-06-26T16:40: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84" w:author="David Vacas Miguel" w:date="2018-06-01T02:16:00Z"/>
              </w:rPr>
            </w:pPr>
            <w:ins w:id="2185" w:author="David Vacas Miguel" w:date="2018-06-01T02:17:00Z">
              <w:r>
                <w:t>3</w:t>
              </w:r>
            </w:ins>
          </w:p>
        </w:tc>
        <w:tc>
          <w:tcPr>
            <w:tcW w:w="808" w:type="dxa"/>
            <w:tcPrChange w:id="2186" w:author="David Vacas Miguel" w:date="2018-06-26T16:40: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87" w:author="David Vacas Miguel" w:date="2018-06-01T02:16:00Z"/>
              </w:rPr>
            </w:pPr>
            <w:ins w:id="2188" w:author="David Vacas Miguel" w:date="2018-06-01T02:17:00Z">
              <w:r>
                <w:t>22</w:t>
              </w:r>
            </w:ins>
          </w:p>
        </w:tc>
        <w:tc>
          <w:tcPr>
            <w:tcW w:w="844" w:type="dxa"/>
            <w:tcPrChange w:id="2189" w:author="David Vacas Miguel" w:date="2018-06-26T16:40: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90" w:author="David Vacas Miguel" w:date="2018-06-01T02:16:00Z"/>
              </w:rPr>
            </w:pPr>
            <w:ins w:id="2191" w:author="David Vacas Miguel" w:date="2018-06-01T02:17:00Z">
              <w:r>
                <w:t>16</w:t>
              </w:r>
            </w:ins>
          </w:p>
        </w:tc>
        <w:tc>
          <w:tcPr>
            <w:tcW w:w="819" w:type="dxa"/>
            <w:tcPrChange w:id="2192" w:author="David Vacas Miguel" w:date="2018-06-26T16:40: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93" w:author="David Vacas Miguel" w:date="2018-06-01T02:16:00Z"/>
              </w:rPr>
            </w:pPr>
            <w:ins w:id="2194" w:author="David Vacas Miguel" w:date="2018-06-01T02:17:00Z">
              <w:r>
                <w:t>0</w:t>
              </w:r>
            </w:ins>
          </w:p>
        </w:tc>
        <w:tc>
          <w:tcPr>
            <w:tcW w:w="799" w:type="dxa"/>
            <w:tcPrChange w:id="2195" w:author="David Vacas Miguel" w:date="2018-06-26T16:40: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96" w:author="David Vacas Miguel" w:date="2018-06-01T02:16:00Z"/>
              </w:rPr>
            </w:pPr>
            <w:ins w:id="2197" w:author="David Vacas Miguel" w:date="2018-06-01T02:17:00Z">
              <w:r>
                <w:t>4</w:t>
              </w:r>
            </w:ins>
          </w:p>
        </w:tc>
        <w:tc>
          <w:tcPr>
            <w:tcW w:w="998" w:type="dxa"/>
            <w:shd w:val="clear" w:color="auto" w:fill="FFE599" w:themeFill="accent4" w:themeFillTint="66"/>
            <w:tcPrChange w:id="2198" w:author="David Vacas Miguel" w:date="2018-06-26T16:40: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199" w:author="David Vacas Miguel" w:date="2018-06-01T02:16:00Z"/>
                <w:b/>
                <w:rPrChange w:id="2200" w:author="David Vacas Miguel" w:date="2018-06-01T02:17:00Z">
                  <w:rPr>
                    <w:ins w:id="2201" w:author="David Vacas Miguel" w:date="2018-06-01T02:16:00Z"/>
                  </w:rPr>
                </w:rPrChange>
              </w:rPr>
            </w:pPr>
            <w:ins w:id="2202" w:author="David Vacas Miguel" w:date="2018-06-01T02:17:00Z">
              <w:r w:rsidRPr="00325A94">
                <w:rPr>
                  <w:b/>
                  <w:rPrChange w:id="2203" w:author="David Vacas Miguel" w:date="2018-06-01T02:17:00Z">
                    <w:rPr/>
                  </w:rPrChange>
                </w:rPr>
                <w:t>181s</w:t>
              </w:r>
            </w:ins>
          </w:p>
        </w:tc>
      </w:tr>
    </w:tbl>
    <w:p w14:paraId="0A4EEF12" w14:textId="455E0B23" w:rsidR="00185EA2" w:rsidRPr="00185EA2" w:rsidDel="00325A94" w:rsidRDefault="00D74DD8" w:rsidP="00D74DD8">
      <w:pPr>
        <w:pStyle w:val="LetranormalTFG"/>
        <w:rPr>
          <w:del w:id="2204" w:author="David Vacas Miguel" w:date="2018-06-01T02:18:00Z"/>
          <w:rPrChange w:id="2205" w:author="David Vacas Miguel" w:date="2018-05-27T12:16:00Z">
            <w:rPr>
              <w:del w:id="2206" w:author="David Vacas Miguel" w:date="2018-06-01T02:18:00Z"/>
              <w:b/>
            </w:rPr>
          </w:rPrChange>
        </w:rPr>
      </w:pPr>
      <w:del w:id="2207"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2208"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2209"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2210" w:author="David Vacas Miguel" w:date="2018-06-01T02:18:00Z"/>
        </w:rPr>
        <w:pPrChange w:id="2211" w:author="David Vacas Miguel" w:date="2018-06-01T02:19:00Z">
          <w:pPr>
            <w:jc w:val="center"/>
          </w:pPr>
        </w:pPrChange>
      </w:pPr>
    </w:p>
    <w:p w14:paraId="3856509D" w14:textId="5E90DC61" w:rsidR="00325A94" w:rsidRDefault="00D74DD8" w:rsidP="00325A94">
      <w:pPr>
        <w:pStyle w:val="LetranormalTFG"/>
        <w:jc w:val="center"/>
        <w:rPr>
          <w:ins w:id="2212" w:author="David Vacas Miguel" w:date="2018-06-01T02:36:00Z"/>
        </w:rPr>
      </w:pPr>
      <w:del w:id="2213" w:author="David Vacas Miguel" w:date="2018-06-01T02:37:00Z">
        <w:r w:rsidRPr="00793CF4" w:rsidDel="003429F4">
          <w:rPr>
            <w:b/>
          </w:rPr>
          <w:delText xml:space="preserve">Figura </w:delText>
        </w:r>
      </w:del>
      <w:del w:id="2214" w:author="David Vacas Miguel" w:date="2018-05-27T13:38:00Z">
        <w:r w:rsidRPr="00793CF4" w:rsidDel="0047468B">
          <w:rPr>
            <w:b/>
          </w:rPr>
          <w:delText>X</w:delText>
        </w:r>
      </w:del>
      <w:del w:id="2215" w:author="David Vacas Miguel" w:date="2018-06-01T02:37:00Z">
        <w:r w:rsidRPr="00793CF4" w:rsidDel="003429F4">
          <w:rPr>
            <w:b/>
          </w:rPr>
          <w:delText>.</w:delText>
        </w:r>
      </w:del>
      <w:ins w:id="2216" w:author="David Vacas Miguel" w:date="2018-06-01T02:37:00Z">
        <w:r w:rsidR="003429F4">
          <w:rPr>
            <w:b/>
          </w:rPr>
          <w:t>a)</w:t>
        </w:r>
      </w:ins>
      <w:r>
        <w:t xml:space="preserve"> </w:t>
      </w:r>
      <w:del w:id="2217" w:author="David Vacas Miguel" w:date="2018-06-01T02:18:00Z">
        <w:r w:rsidR="00DF3C73" w:rsidDel="00325A94">
          <w:delText>Caso 3.1 m</w:delText>
        </w:r>
      </w:del>
      <w:ins w:id="2218" w:author="David Vacas Miguel" w:date="2018-06-01T02:18:00Z">
        <w:r w:rsidR="00325A94">
          <w:t>M</w:t>
        </w:r>
      </w:ins>
      <w:r w:rsidR="00DF3C73">
        <w:t>ayor radio de rueda</w:t>
      </w:r>
      <w:r>
        <w:t>.</w:t>
      </w:r>
      <w:ins w:id="2219" w:author="David Vacas Miguel" w:date="2018-06-01T02:37:00Z">
        <w:r w:rsidR="003429F4">
          <w:rPr>
            <w:b/>
          </w:rPr>
          <w:tab/>
        </w:r>
        <w:r w:rsidR="003429F4">
          <w:rPr>
            <w:b/>
          </w:rPr>
          <w:tab/>
        </w:r>
        <w:r w:rsidR="003429F4">
          <w:rPr>
            <w:b/>
          </w:rPr>
          <w:tab/>
          <w:t>b)</w:t>
        </w:r>
      </w:ins>
      <w:ins w:id="2220" w:author="David Vacas Miguel" w:date="2018-06-01T02:18:00Z">
        <w:r w:rsidR="00325A94">
          <w:t xml:space="preserve"> Menor radio de rueda.</w:t>
        </w:r>
      </w:ins>
    </w:p>
    <w:p w14:paraId="047C565E" w14:textId="4399450F" w:rsidR="003429F4" w:rsidRDefault="003429F4">
      <w:pPr>
        <w:pStyle w:val="LetranormalTFG"/>
        <w:jc w:val="center"/>
        <w:rPr>
          <w:ins w:id="2221" w:author="David Vacas Miguel" w:date="2018-06-01T02:18:00Z"/>
        </w:rPr>
        <w:pPrChange w:id="2222" w:author="David Vacas Miguel" w:date="2018-06-01T02:36:00Z">
          <w:pPr>
            <w:jc w:val="center"/>
          </w:pPr>
        </w:pPrChange>
      </w:pPr>
      <w:ins w:id="2223" w:author="David Vacas Miguel" w:date="2018-06-01T02:36:00Z">
        <w:r w:rsidRPr="003429F4">
          <w:rPr>
            <w:b/>
            <w:rPrChange w:id="2224" w:author="David Vacas Miguel" w:date="2018-06-01T02:36:00Z">
              <w:rPr/>
            </w:rPrChange>
          </w:rPr>
          <w:t xml:space="preserve">Figura </w:t>
        </w:r>
      </w:ins>
      <w:ins w:id="2225" w:author="David Vacas Miguel" w:date="2018-06-01T03:11:00Z">
        <w:r w:rsidR="008E3CBA">
          <w:rPr>
            <w:b/>
          </w:rPr>
          <w:t>3</w:t>
        </w:r>
      </w:ins>
      <w:ins w:id="2226" w:author="David Vacas Miguel" w:date="2018-06-26T17:38:00Z">
        <w:r w:rsidR="00C55F6C">
          <w:rPr>
            <w:b/>
          </w:rPr>
          <w:t>6</w:t>
        </w:r>
      </w:ins>
      <w:ins w:id="2227" w:author="David Vacas Miguel" w:date="2018-06-01T02:36:00Z">
        <w:r w:rsidRPr="003429F4">
          <w:rPr>
            <w:b/>
            <w:rPrChange w:id="2228"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2229"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2230"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2231" w:author="David Vacas Miguel" w:date="2018-06-01T02:19:00Z"/>
              </w:rPr>
            </w:pPr>
            <w:del w:id="2232"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33" w:author="David Vacas Miguel" w:date="2018-06-01T02:19:00Z"/>
              </w:rPr>
            </w:pPr>
            <w:del w:id="2234"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35" w:author="David Vacas Miguel" w:date="2018-06-01T02:19:00Z"/>
              </w:rPr>
            </w:pPr>
            <w:del w:id="2236"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37" w:author="David Vacas Miguel" w:date="2018-06-01T02:19:00Z"/>
              </w:rPr>
            </w:pPr>
            <w:del w:id="2238"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39" w:author="David Vacas Miguel" w:date="2018-06-01T02:19:00Z"/>
              </w:rPr>
            </w:pPr>
            <w:del w:id="2240"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41" w:author="David Vacas Miguel" w:date="2018-06-01T02:19:00Z"/>
              </w:rPr>
            </w:pPr>
            <w:del w:id="2242"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43" w:author="David Vacas Miguel" w:date="2018-06-01T02:19:00Z"/>
              </w:rPr>
            </w:pPr>
            <w:del w:id="2244"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45" w:author="David Vacas Miguel" w:date="2018-06-01T02:19:00Z"/>
              </w:rPr>
            </w:pPr>
            <w:del w:id="2246"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247" w:author="David Vacas Miguel" w:date="2018-06-01T02:19:00Z"/>
              </w:rPr>
            </w:pPr>
            <w:del w:id="2248"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2249"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2250" w:author="David Vacas Miguel" w:date="2018-06-01T02:19:00Z"/>
              </w:rPr>
            </w:pPr>
            <w:del w:id="2251"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52" w:author="David Vacas Miguel" w:date="2018-06-01T02:19:00Z"/>
              </w:rPr>
            </w:pPr>
            <w:del w:id="2253"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54" w:author="David Vacas Miguel" w:date="2018-06-01T02:19:00Z"/>
                <w:b/>
              </w:rPr>
            </w:pPr>
            <w:del w:id="2255"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56" w:author="David Vacas Miguel" w:date="2018-06-01T02:19:00Z"/>
              </w:rPr>
            </w:pPr>
            <w:del w:id="2257"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58" w:author="David Vacas Miguel" w:date="2018-06-01T02:19:00Z"/>
              </w:rPr>
            </w:pPr>
            <w:del w:id="2259"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60" w:author="David Vacas Miguel" w:date="2018-06-01T02:19:00Z"/>
              </w:rPr>
            </w:pPr>
            <w:del w:id="2261"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62" w:author="David Vacas Miguel" w:date="2018-06-01T02:19:00Z"/>
              </w:rPr>
            </w:pPr>
            <w:del w:id="2263"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64" w:author="David Vacas Miguel" w:date="2018-06-01T02:19:00Z"/>
              </w:rPr>
            </w:pPr>
            <w:del w:id="2265"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66" w:author="David Vacas Miguel" w:date="2018-06-01T02:19:00Z"/>
              </w:rPr>
            </w:pPr>
            <w:del w:id="2267" w:author="David Vacas Miguel" w:date="2018-06-01T02:19:00Z">
              <w:r w:rsidDel="00325A94">
                <w:delText>4</w:delText>
              </w:r>
            </w:del>
          </w:p>
        </w:tc>
      </w:tr>
    </w:tbl>
    <w:p w14:paraId="6920B35C" w14:textId="08130A81" w:rsidR="003A2C66" w:rsidRDefault="00D74DD8">
      <w:pPr>
        <w:pStyle w:val="LetranormalTFG"/>
        <w:rPr>
          <w:ins w:id="2268" w:author="David Vacas Miguel" w:date="2018-06-26T16:40:00Z"/>
        </w:rPr>
      </w:pPr>
      <w:del w:id="2269"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2270" w:author="David Vacas Miguel" w:date="2018-06-01T02:18:00Z">
        <w:r w:rsidR="00325A94">
          <w:t>La velocidad del motor esta medida en revoluciones por segundo, por consiguiente, cuanto más radio tengan las ruedas, más veloz es el robot</w:t>
        </w:r>
      </w:ins>
      <w:ins w:id="2271" w:author="David Vacas Miguel" w:date="2018-06-01T02:20:00Z">
        <w:r w:rsidR="00325A94">
          <w:t xml:space="preserve"> y cuanto menor sea el radio más lento es.</w:t>
        </w:r>
      </w:ins>
    </w:p>
    <w:p w14:paraId="5D86A338" w14:textId="195927E2" w:rsidR="009E4BAF" w:rsidRDefault="009E4BAF">
      <w:pPr>
        <w:pStyle w:val="LetranormalTFG"/>
        <w:rPr>
          <w:ins w:id="2272" w:author="David Vacas Miguel" w:date="2018-06-26T16:40:00Z"/>
        </w:rPr>
      </w:pPr>
      <w:ins w:id="2273" w:author="David Vacas Miguel" w:date="2018-06-26T16:40:00Z">
        <w:r>
          <w:t>Como se puede apreciar la modificación de este parámetro no genera ningún cambio en la trayectoria.</w:t>
        </w:r>
      </w:ins>
    </w:p>
    <w:p w14:paraId="0C5BD4EF" w14:textId="1F106D7D" w:rsidR="009E4BAF" w:rsidRDefault="009E4BAF">
      <w:pPr>
        <w:pStyle w:val="LetranormalTFG"/>
        <w:rPr>
          <w:ins w:id="2274" w:author="David Vacas Miguel" w:date="2018-06-26T16:41:00Z"/>
        </w:rPr>
      </w:pPr>
      <w:ins w:id="2275" w:author="David Vacas Miguel" w:date="2018-06-26T16:40:00Z">
        <w:r>
          <w:t xml:space="preserve">A la vista de este resultado, el alumno podría pensar en aumentar el radio de </w:t>
        </w:r>
      </w:ins>
      <w:ins w:id="2276" w:author="David Vacas Miguel" w:date="2018-06-26T16:41:00Z">
        <w:r>
          <w:t xml:space="preserve">las ruedas al máximo, sin </w:t>
        </w:r>
      </w:ins>
      <w:ins w:id="2277" w:author="David Vacas Miguel" w:date="2018-06-26T16:42:00Z">
        <w:r w:rsidR="00775A7A">
          <w:t>embargo,</w:t>
        </w:r>
      </w:ins>
      <w:ins w:id="2278" w:author="David Vacas Miguel" w:date="2018-06-26T16:41:00Z">
        <w:r>
          <w:t xml:space="preserve"> los motor</w:t>
        </w:r>
        <w:r w:rsidR="00775A7A">
          <w:t>es podrían no ser capaces de mover un robot con un radio de rueda demasiado grande en un robot muy pesado.</w:t>
        </w:r>
      </w:ins>
    </w:p>
    <w:p w14:paraId="2A0F2D7A" w14:textId="75D8FC6D" w:rsidR="00775A7A" w:rsidRPr="00C74DA0" w:rsidRDefault="00775A7A">
      <w:pPr>
        <w:pStyle w:val="LetranormalTFG"/>
        <w:rPr>
          <w:ins w:id="2279" w:author="David Vacas Miguel" w:date="2018-05-27T12:21:00Z"/>
        </w:rPr>
      </w:pPr>
      <w:ins w:id="2280" w:author="David Vacas Miguel" w:date="2018-06-26T16:41:00Z">
        <w:r>
          <w:t xml:space="preserve">Este </w:t>
        </w:r>
      </w:ins>
      <w:ins w:id="2281" w:author="David Vacas Miguel" w:date="2018-06-26T17:25:00Z">
        <w:r w:rsidR="00D27C27">
          <w:t>último</w:t>
        </w:r>
      </w:ins>
      <w:ins w:id="2282" w:author="David Vacas Miguel" w:date="2018-06-26T16:41:00Z">
        <w:r>
          <w:t xml:space="preserve"> aspecto no se ha incluido en el simulador, por lo que para seleccionar el radio </w:t>
        </w:r>
      </w:ins>
      <w:ins w:id="2283" w:author="David Vacas Miguel" w:date="2018-06-26T17:26:00Z">
        <w:r w:rsidR="00D27C27">
          <w:t>óptimo</w:t>
        </w:r>
      </w:ins>
      <w:ins w:id="2284" w:author="David Vacas Miguel" w:date="2018-06-26T16:41:00Z">
        <w:r>
          <w:t xml:space="preserve"> de las ruedas se debe disponer del robot real.</w:t>
        </w:r>
      </w:ins>
    </w:p>
    <w:p w14:paraId="2D9E9BE8" w14:textId="77777777" w:rsidR="001523AB" w:rsidRDefault="001523AB">
      <w:pPr>
        <w:rPr>
          <w:ins w:id="2285" w:author="David Vacas Miguel" w:date="2018-06-02T13:01:00Z"/>
          <w:rFonts w:ascii="Century Gothic" w:hAnsi="Century Gothic" w:cs="Times New Roman"/>
          <w:b/>
          <w:sz w:val="28"/>
        </w:rPr>
      </w:pPr>
      <w:ins w:id="2286" w:author="David Vacas Miguel" w:date="2018-06-02T13:01:00Z">
        <w:r>
          <w:rPr>
            <w:b/>
            <w:sz w:val="28"/>
          </w:rPr>
          <w:br w:type="page"/>
        </w:r>
      </w:ins>
    </w:p>
    <w:p w14:paraId="378EB386" w14:textId="056CFCC9" w:rsidR="003A2C66" w:rsidRPr="008C5C28" w:rsidDel="00CF62B4" w:rsidRDefault="00775A7A">
      <w:pPr>
        <w:pStyle w:val="Tfgtitulo3masgrande"/>
        <w:rPr>
          <w:del w:id="2287" w:author="David Vacas Miguel" w:date="2018-05-27T12:21:00Z"/>
          <w:b w:val="0"/>
          <w:rPrChange w:id="2288" w:author="David Vacas Miguel" w:date="2018-06-26T17:12:00Z">
            <w:rPr>
              <w:del w:id="2289" w:author="David Vacas Miguel" w:date="2018-05-27T12:21:00Z"/>
              <w:b/>
              <w:sz w:val="28"/>
            </w:rPr>
          </w:rPrChange>
        </w:rPr>
        <w:pPrChange w:id="2290" w:author="David Vacas Miguel" w:date="2018-06-26T17:12:00Z">
          <w:pPr>
            <w:pStyle w:val="LetranormalTFG"/>
          </w:pPr>
        </w:pPrChange>
      </w:pPr>
      <w:bookmarkStart w:id="2291" w:name="_Toc517798928"/>
      <w:ins w:id="2292" w:author="David Vacas Miguel" w:date="2018-06-26T16:42:00Z">
        <w:r w:rsidRPr="008C5C28">
          <w:rPr>
            <w:b w:val="0"/>
            <w:rPrChange w:id="2293" w:author="David Vacas Miguel" w:date="2018-06-26T17:12:00Z">
              <w:rPr>
                <w:b/>
                <w:sz w:val="28"/>
              </w:rPr>
            </w:rPrChange>
          </w:rPr>
          <w:lastRenderedPageBreak/>
          <w:t>4.3.</w:t>
        </w:r>
      </w:ins>
      <w:ins w:id="2294" w:author="David Vacas Miguel" w:date="2018-06-01T02:20:00Z">
        <w:r w:rsidR="00CF62B4" w:rsidRPr="00D27C27">
          <w:rPr>
            <w:rPrChange w:id="2295" w:author="David Vacas Miguel" w:date="2018-06-26T17:25:00Z">
              <w:rPr/>
            </w:rPrChange>
          </w:rPr>
          <w:t>4</w:t>
        </w:r>
      </w:ins>
      <w:ins w:id="2296" w:author="David Vacas Miguel" w:date="2018-06-26T17:28:00Z">
        <w:r w:rsidR="00D27C27">
          <w:t>.</w:t>
        </w:r>
      </w:ins>
      <w:ins w:id="2297" w:author="David Vacas Miguel" w:date="2018-06-01T02:21:00Z">
        <w:r w:rsidR="00CF62B4" w:rsidRPr="00D27C27">
          <w:rPr>
            <w:rPrChange w:id="2298" w:author="David Vacas Miguel" w:date="2018-06-26T17:25:00Z">
              <w:rPr/>
            </w:rPrChange>
          </w:rPr>
          <w:t xml:space="preserve"> </w:t>
        </w:r>
      </w:ins>
      <w:ins w:id="2299" w:author="David Vacas Miguel" w:date="2018-06-26T16:42:00Z">
        <w:r w:rsidRPr="008C5C28">
          <w:rPr>
            <w:b w:val="0"/>
            <w:rPrChange w:id="2300" w:author="David Vacas Miguel" w:date="2018-06-26T17:12:00Z">
              <w:rPr>
                <w:b/>
                <w:sz w:val="28"/>
              </w:rPr>
            </w:rPrChange>
          </w:rPr>
          <w:t>S</w:t>
        </w:r>
      </w:ins>
      <w:ins w:id="2301" w:author="David Vacas Miguel" w:date="2018-06-01T02:21:00Z">
        <w:r w:rsidR="00CF62B4" w:rsidRPr="00D27C27">
          <w:rPr>
            <w:rPrChange w:id="2302" w:author="David Vacas Miguel" w:date="2018-06-26T17:25:00Z">
              <w:rPr/>
            </w:rPrChange>
          </w:rPr>
          <w:t>eparación entre sensores</w:t>
        </w:r>
      </w:ins>
      <w:bookmarkEnd w:id="2291"/>
    </w:p>
    <w:p w14:paraId="717491FE" w14:textId="77777777" w:rsidR="00CF62B4" w:rsidRPr="00D81149" w:rsidRDefault="00CF62B4">
      <w:pPr>
        <w:pStyle w:val="Titulo3tfg"/>
        <w:rPr>
          <w:ins w:id="2303" w:author="David Vacas Miguel" w:date="2018-06-01T02:21:00Z"/>
        </w:rPr>
        <w:pPrChange w:id="2304" w:author="David Vacas Miguel" w:date="2018-06-26T17:01:00Z">
          <w:pPr>
            <w:pStyle w:val="LetranormalTFG"/>
          </w:pPr>
        </w:pPrChange>
      </w:pPr>
    </w:p>
    <w:p w14:paraId="18F6956A" w14:textId="72A5506D" w:rsidR="00D74DD8" w:rsidDel="00325A94" w:rsidRDefault="00775A7A">
      <w:pPr>
        <w:pStyle w:val="LetranormalTFG"/>
        <w:rPr>
          <w:del w:id="2305" w:author="David Vacas Miguel" w:date="2018-06-01T02:18:00Z"/>
        </w:rPr>
        <w:pPrChange w:id="2306" w:author="David Vacas Miguel" w:date="2018-06-01T02:21:00Z">
          <w:pPr>
            <w:jc w:val="center"/>
          </w:pPr>
        </w:pPrChange>
      </w:pPr>
      <w:ins w:id="2307" w:author="David Vacas Miguel" w:date="2018-06-26T16:43:00Z">
        <w:r>
          <w:t>Aquí s</w:t>
        </w:r>
      </w:ins>
      <w:ins w:id="2308" w:author="David Vacas Miguel" w:date="2018-06-01T02:23:00Z">
        <w:r w:rsidR="00CF62B4">
          <w:t>e realizan modificaciones en la separación entre los sensores, aumentando o disminuyendo esta</w:t>
        </w:r>
      </w:ins>
      <w:ins w:id="2309" w:author="David Vacas Miguel" w:date="2018-06-26T16:43:00Z">
        <w:r>
          <w:t xml:space="preserve"> respecto a la del caso base</w:t>
        </w:r>
      </w:ins>
      <w:ins w:id="2310" w:author="David Vacas Miguel" w:date="2018-06-01T02:23:00Z">
        <w:r w:rsidR="00CF62B4">
          <w:t>.</w:t>
        </w:r>
      </w:ins>
      <w:del w:id="2311"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2312" w:author="David Vacas Miguel" w:date="2018-06-01T02:21:00Z">
          <w:pPr>
            <w:pStyle w:val="LetranormalTFG"/>
            <w:jc w:val="center"/>
          </w:pPr>
        </w:pPrChange>
      </w:pPr>
      <w:del w:id="2313" w:author="David Vacas Miguel" w:date="2018-06-01T02:18:00Z">
        <w:r w:rsidRPr="00793CF4" w:rsidDel="00325A94">
          <w:rPr>
            <w:b/>
          </w:rPr>
          <w:delText xml:space="preserve">Figura </w:delText>
        </w:r>
      </w:del>
      <w:del w:id="2314" w:author="David Vacas Miguel" w:date="2018-05-27T13:38:00Z">
        <w:r w:rsidRPr="00793CF4" w:rsidDel="0047468B">
          <w:rPr>
            <w:b/>
          </w:rPr>
          <w:delText>X</w:delText>
        </w:r>
      </w:del>
      <w:del w:id="2315"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Change w:id="2316" w:author="David Vacas Miguel" w:date="2018-06-26T16:43: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317">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775A7A">
        <w:trPr>
          <w:cnfStyle w:val="100000000000" w:firstRow="1" w:lastRow="0" w:firstColumn="0" w:lastColumn="0" w:oddVBand="0" w:evenVBand="0" w:oddHBand="0" w:evenHBand="0" w:firstRowFirstColumn="0" w:firstRowLastColumn="0" w:lastRowFirstColumn="0" w:lastRowLastColumn="0"/>
          <w:trPrChange w:id="2318" w:author="David Vacas Miguel" w:date="2018-06-26T16:43: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319" w:author="David Vacas Miguel" w:date="2018-06-26T16:43:00Z">
              <w:tcPr>
                <w:tcW w:w="1434" w:type="dxa"/>
                <w:gridSpan w:val="2"/>
              </w:tcPr>
            </w:tcPrChange>
          </w:tcPr>
          <w:p w14:paraId="7B1B405D"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320" w:author="David Vacas Miguel" w:date="2018-06-26T16:43:00Z">
              <w:tcPr>
                <w:tcW w:w="833" w:type="dxa"/>
              </w:tcPr>
            </w:tcPrChange>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321" w:author="David Vacas Miguel" w:date="2018-06-26T16:43:00Z">
              <w:tcPr>
                <w:tcW w:w="844" w:type="dxa"/>
                <w:gridSpan w:val="2"/>
              </w:tcPr>
            </w:tcPrChange>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322" w:author="David Vacas Miguel" w:date="2018-06-26T16:43:00Z">
              <w:tcPr>
                <w:tcW w:w="836" w:type="dxa"/>
                <w:gridSpan w:val="2"/>
              </w:tcPr>
            </w:tcPrChange>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323" w:author="David Vacas Miguel" w:date="2018-06-26T16:43:00Z">
              <w:tcPr>
                <w:tcW w:w="855" w:type="dxa"/>
                <w:gridSpan w:val="2"/>
              </w:tcPr>
            </w:tcPrChange>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324" w:author="David Vacas Miguel" w:date="2018-06-26T16:43:00Z">
              <w:tcPr>
                <w:tcW w:w="808" w:type="dxa"/>
                <w:gridSpan w:val="2"/>
              </w:tcPr>
            </w:tcPrChange>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325" w:author="David Vacas Miguel" w:date="2018-06-26T16:43:00Z">
              <w:tcPr>
                <w:tcW w:w="844" w:type="dxa"/>
                <w:gridSpan w:val="2"/>
              </w:tcPr>
            </w:tcPrChange>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326" w:author="David Vacas Miguel" w:date="2018-06-26T16:43:00Z">
              <w:tcPr>
                <w:tcW w:w="819" w:type="dxa"/>
                <w:gridSpan w:val="2"/>
              </w:tcPr>
            </w:tcPrChange>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shd w:val="clear" w:color="auto" w:fill="C5E0B3" w:themeFill="accent6" w:themeFillTint="66"/>
            <w:tcPrChange w:id="2327" w:author="David Vacas Miguel" w:date="2018-06-26T16:43:00Z">
              <w:tcPr>
                <w:tcW w:w="799" w:type="dxa"/>
              </w:tcPr>
            </w:tcPrChange>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328" w:author="David Vacas Miguel" w:date="2018-06-26T16:43:00Z">
              <w:tcPr>
                <w:tcW w:w="998" w:type="dxa"/>
                <w:gridSpan w:val="2"/>
                <w:shd w:val="clear" w:color="auto" w:fill="FFE599" w:themeFill="accent4" w:themeFillTint="66"/>
              </w:tcPr>
            </w:tcPrChange>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329" w:author="David Vacas Miguel" w:date="2018-06-01T02:23:00Z"/>
              </w:rPr>
            </w:pPr>
            <w:ins w:id="2330" w:author="David Vacas Miguel" w:date="2018-06-01T02:23:00Z">
              <w:r>
                <w:t>Tiempo</w:t>
              </w:r>
            </w:ins>
          </w:p>
        </w:tc>
      </w:tr>
      <w:tr w:rsidR="001523AB" w14:paraId="3C51DC70" w14:textId="0D95B598" w:rsidTr="00775A7A">
        <w:trPr>
          <w:cnfStyle w:val="000000100000" w:firstRow="0" w:lastRow="0" w:firstColumn="0" w:lastColumn="0" w:oddVBand="0" w:evenVBand="0" w:oddHBand="1" w:evenHBand="0" w:firstRowFirstColumn="0" w:firstRowLastColumn="0" w:lastRowFirstColumn="0" w:lastRowLastColumn="0"/>
          <w:trPrChange w:id="2331" w:author="David Vacas Miguel" w:date="2018-06-26T16:43: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332" w:author="David Vacas Miguel" w:date="2018-06-26T16:43:00Z">
              <w:tcPr>
                <w:tcW w:w="1434" w:type="dxa"/>
                <w:gridSpan w:val="2"/>
              </w:tcPr>
            </w:tcPrChange>
          </w:tcPr>
          <w:p w14:paraId="061444EE" w14:textId="30A23A19" w:rsidR="00CF62B4" w:rsidRDefault="00CF62B4" w:rsidP="00CF62B4">
            <w:pPr>
              <w:pStyle w:val="LetranormalTFG"/>
              <w:cnfStyle w:val="001000100000" w:firstRow="0" w:lastRow="0" w:firstColumn="1" w:lastColumn="0" w:oddVBand="0" w:evenVBand="0" w:oddHBand="1" w:evenHBand="0" w:firstRowFirstColumn="0" w:firstRowLastColumn="0" w:lastRowFirstColumn="0" w:lastRowLastColumn="0"/>
            </w:pPr>
            <w:ins w:id="2333" w:author="David Vacas Miguel" w:date="2018-06-01T02:24:00Z">
              <w:r>
                <w:t>Valor (↑)</w:t>
              </w:r>
            </w:ins>
            <w:del w:id="2334" w:author="David Vacas Miguel" w:date="2018-06-01T02:24:00Z">
              <w:r w:rsidDel="00D644CC">
                <w:delText>Valor</w:delText>
              </w:r>
            </w:del>
          </w:p>
        </w:tc>
        <w:tc>
          <w:tcPr>
            <w:tcW w:w="0" w:type="dxa"/>
            <w:tcPrChange w:id="2335" w:author="David Vacas Miguel" w:date="2018-06-26T16:43:00Z">
              <w:tcPr>
                <w:tcW w:w="833" w:type="dxa"/>
              </w:tcPr>
            </w:tcPrChange>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336" w:author="David Vacas Miguel" w:date="2018-06-26T16:43:00Z">
              <w:tcPr>
                <w:tcW w:w="844" w:type="dxa"/>
                <w:gridSpan w:val="2"/>
              </w:tcPr>
            </w:tcPrChange>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337" w:author="David Vacas Miguel" w:date="2018-06-26T16:43:00Z">
              <w:tcPr>
                <w:tcW w:w="836" w:type="dxa"/>
                <w:gridSpan w:val="2"/>
              </w:tcPr>
            </w:tcPrChange>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38" w:author="David Vacas Miguel" w:date="2018-06-26T16:43:00Z">
              <w:tcPr>
                <w:tcW w:w="855" w:type="dxa"/>
                <w:gridSpan w:val="2"/>
              </w:tcPr>
            </w:tcPrChange>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339" w:author="David Vacas Miguel" w:date="2018-06-26T16:43:00Z">
              <w:tcPr>
                <w:tcW w:w="808" w:type="dxa"/>
                <w:gridSpan w:val="2"/>
              </w:tcPr>
            </w:tcPrChange>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340" w:author="David Vacas Miguel" w:date="2018-06-26T16:43:00Z">
              <w:tcPr>
                <w:tcW w:w="844" w:type="dxa"/>
                <w:gridSpan w:val="2"/>
              </w:tcPr>
            </w:tcPrChange>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41" w:author="David Vacas Miguel" w:date="2018-06-26T16:43:00Z">
              <w:tcPr>
                <w:tcW w:w="819" w:type="dxa"/>
                <w:gridSpan w:val="2"/>
              </w:tcPr>
            </w:tcPrChange>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shd w:val="clear" w:color="auto" w:fill="C5E0B3" w:themeFill="accent6" w:themeFillTint="66"/>
            <w:tcPrChange w:id="2342" w:author="David Vacas Miguel" w:date="2018-06-26T16:43:00Z">
              <w:tcPr>
                <w:tcW w:w="799" w:type="dxa"/>
              </w:tcPr>
            </w:tcPrChange>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0" w:type="dxa"/>
            <w:shd w:val="clear" w:color="auto" w:fill="FFE599" w:themeFill="accent4" w:themeFillTint="66"/>
            <w:tcPrChange w:id="2343" w:author="David Vacas Miguel" w:date="2018-06-26T16:43:00Z">
              <w:tcPr>
                <w:tcW w:w="998" w:type="dxa"/>
                <w:gridSpan w:val="2"/>
                <w:shd w:val="clear" w:color="auto" w:fill="FFE599" w:themeFill="accent4" w:themeFillTint="66"/>
              </w:tcPr>
            </w:tcPrChange>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2344" w:author="David Vacas Miguel" w:date="2018-06-01T02:23:00Z"/>
                <w:b/>
              </w:rPr>
            </w:pPr>
            <w:ins w:id="2345" w:author="David Vacas Miguel" w:date="2018-06-01T02:23:00Z">
              <w:r>
                <w:rPr>
                  <w:b/>
                </w:rPr>
                <w:t>92s</w:t>
              </w:r>
            </w:ins>
          </w:p>
        </w:tc>
      </w:tr>
      <w:tr w:rsidR="00CF62B4" w14:paraId="0EE991BA" w14:textId="7AB9E626" w:rsidTr="00775A7A">
        <w:trPr>
          <w:ins w:id="2346"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2347" w:author="David Vacas Miguel" w:date="2018-06-26T16:43:00Z">
              <w:tcPr>
                <w:tcW w:w="1433" w:type="dxa"/>
              </w:tcPr>
            </w:tcPrChange>
          </w:tcPr>
          <w:p w14:paraId="2C60EC32" w14:textId="5A9BB017" w:rsidR="00CF62B4" w:rsidRDefault="00CF62B4" w:rsidP="00CF62B4">
            <w:pPr>
              <w:pStyle w:val="LetranormalTFG"/>
              <w:rPr>
                <w:ins w:id="2348" w:author="David Vacas Miguel" w:date="2018-06-01T02:23:00Z"/>
              </w:rPr>
            </w:pPr>
            <w:ins w:id="2349" w:author="David Vacas Miguel" w:date="2018-06-01T02:24:00Z">
              <w:r>
                <w:t>Valor (↓)</w:t>
              </w:r>
            </w:ins>
          </w:p>
        </w:tc>
        <w:tc>
          <w:tcPr>
            <w:tcW w:w="833" w:type="dxa"/>
            <w:tcPrChange w:id="2350" w:author="David Vacas Miguel" w:date="2018-06-26T16:4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51" w:author="David Vacas Miguel" w:date="2018-06-01T02:23:00Z"/>
              </w:rPr>
            </w:pPr>
            <w:ins w:id="2352" w:author="David Vacas Miguel" w:date="2018-06-01T02:23:00Z">
              <w:r>
                <w:t>2</w:t>
              </w:r>
            </w:ins>
          </w:p>
        </w:tc>
        <w:tc>
          <w:tcPr>
            <w:tcW w:w="844" w:type="dxa"/>
            <w:tcPrChange w:id="2353" w:author="David Vacas Miguel" w:date="2018-06-26T16:4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54" w:author="David Vacas Miguel" w:date="2018-06-01T02:23:00Z"/>
              </w:rPr>
            </w:pPr>
            <w:ins w:id="2355" w:author="David Vacas Miguel" w:date="2018-06-01T02:23:00Z">
              <w:r>
                <w:t>2</w:t>
              </w:r>
            </w:ins>
          </w:p>
        </w:tc>
        <w:tc>
          <w:tcPr>
            <w:tcW w:w="836" w:type="dxa"/>
            <w:tcPrChange w:id="2356" w:author="David Vacas Miguel" w:date="2018-06-26T16:4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57" w:author="David Vacas Miguel" w:date="2018-06-01T02:23:00Z"/>
              </w:rPr>
            </w:pPr>
            <w:ins w:id="2358" w:author="David Vacas Miguel" w:date="2018-06-01T02:23:00Z">
              <w:r>
                <w:t>16</w:t>
              </w:r>
            </w:ins>
          </w:p>
        </w:tc>
        <w:tc>
          <w:tcPr>
            <w:tcW w:w="855" w:type="dxa"/>
            <w:tcPrChange w:id="2359" w:author="David Vacas Miguel" w:date="2018-06-26T16:4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60" w:author="David Vacas Miguel" w:date="2018-06-01T02:23:00Z"/>
              </w:rPr>
            </w:pPr>
            <w:ins w:id="2361" w:author="David Vacas Miguel" w:date="2018-06-01T02:23:00Z">
              <w:r>
                <w:t>3</w:t>
              </w:r>
            </w:ins>
          </w:p>
        </w:tc>
        <w:tc>
          <w:tcPr>
            <w:tcW w:w="808" w:type="dxa"/>
            <w:tcPrChange w:id="2362" w:author="David Vacas Miguel" w:date="2018-06-26T16:4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63" w:author="David Vacas Miguel" w:date="2018-06-01T02:23:00Z"/>
              </w:rPr>
            </w:pPr>
            <w:ins w:id="2364" w:author="David Vacas Miguel" w:date="2018-06-01T02:23:00Z">
              <w:r>
                <w:t>22</w:t>
              </w:r>
            </w:ins>
          </w:p>
        </w:tc>
        <w:tc>
          <w:tcPr>
            <w:tcW w:w="844" w:type="dxa"/>
            <w:tcPrChange w:id="2365" w:author="David Vacas Miguel" w:date="2018-06-26T16:4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66" w:author="David Vacas Miguel" w:date="2018-06-01T02:23:00Z"/>
              </w:rPr>
            </w:pPr>
            <w:ins w:id="2367" w:author="David Vacas Miguel" w:date="2018-06-01T02:23:00Z">
              <w:r>
                <w:t>16</w:t>
              </w:r>
            </w:ins>
          </w:p>
        </w:tc>
        <w:tc>
          <w:tcPr>
            <w:tcW w:w="819" w:type="dxa"/>
            <w:tcPrChange w:id="2368" w:author="David Vacas Miguel" w:date="2018-06-26T16:4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69" w:author="David Vacas Miguel" w:date="2018-06-01T02:23:00Z"/>
              </w:rPr>
            </w:pPr>
            <w:ins w:id="2370" w:author="David Vacas Miguel" w:date="2018-06-01T02:23:00Z">
              <w:r>
                <w:t>0</w:t>
              </w:r>
            </w:ins>
          </w:p>
        </w:tc>
        <w:tc>
          <w:tcPr>
            <w:tcW w:w="799" w:type="dxa"/>
            <w:shd w:val="clear" w:color="auto" w:fill="C5E0B3" w:themeFill="accent6" w:themeFillTint="66"/>
            <w:tcPrChange w:id="2371" w:author="David Vacas Miguel" w:date="2018-06-26T16:4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72" w:author="David Vacas Miguel" w:date="2018-06-01T02:23:00Z"/>
                <w:b/>
              </w:rPr>
            </w:pPr>
            <w:ins w:id="2373" w:author="David Vacas Miguel" w:date="2018-06-01T02:23:00Z">
              <w:r>
                <w:rPr>
                  <w:b/>
                </w:rPr>
                <w:t>2</w:t>
              </w:r>
            </w:ins>
          </w:p>
        </w:tc>
        <w:tc>
          <w:tcPr>
            <w:tcW w:w="998" w:type="dxa"/>
            <w:shd w:val="clear" w:color="auto" w:fill="FFE599" w:themeFill="accent4" w:themeFillTint="66"/>
            <w:tcPrChange w:id="2374" w:author="David Vacas Miguel" w:date="2018-06-26T16:4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375" w:author="David Vacas Miguel" w:date="2018-06-01T02:23:00Z"/>
                <w:b/>
              </w:rPr>
            </w:pPr>
            <w:ins w:id="2376" w:author="David Vacas Miguel" w:date="2018-06-01T02:23:00Z">
              <w:r>
                <w:rPr>
                  <w:b/>
                </w:rPr>
                <w:t>88s</w:t>
              </w:r>
            </w:ins>
          </w:p>
        </w:tc>
      </w:tr>
    </w:tbl>
    <w:p w14:paraId="121F484C" w14:textId="2FBD2DE4" w:rsidR="003A2C66" w:rsidRPr="003A2C66" w:rsidDel="00CF62B4" w:rsidRDefault="00D74DD8">
      <w:pPr>
        <w:pStyle w:val="LetranormalTFG"/>
        <w:rPr>
          <w:del w:id="2377" w:author="David Vacas Miguel" w:date="2018-06-01T02:24:00Z"/>
          <w:rPrChange w:id="2378" w:author="David Vacas Miguel" w:date="2018-05-27T12:26:00Z">
            <w:rPr>
              <w:del w:id="2379" w:author="David Vacas Miguel" w:date="2018-06-01T02:24:00Z"/>
              <w:b/>
            </w:rPr>
          </w:rPrChange>
        </w:rPr>
      </w:pPr>
      <w:del w:id="2380"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2381" w:author="David Vacas Miguel" w:date="2018-06-01T02:25:00Z">
        <w:r w:rsidR="00CF62B4" w:rsidRPr="00CF62B4">
          <w:rPr>
            <w:noProof/>
            <w:lang w:eastAsia="es-ES"/>
          </w:rPr>
          <w:t xml:space="preserve"> </w:t>
        </w:r>
      </w:ins>
      <w:moveToRangeStart w:id="2382" w:author="David Vacas Miguel" w:date="2018-06-01T02:25:00Z" w:name="move515583237"/>
      <w:moveTo w:id="2383"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2382"/>
    </w:p>
    <w:p w14:paraId="5C3D5827" w14:textId="5BEA7296" w:rsidR="00D74DD8" w:rsidRDefault="00D74DD8" w:rsidP="00F21B89">
      <w:pPr>
        <w:pStyle w:val="LetranormalTFG"/>
        <w:jc w:val="center"/>
        <w:rPr>
          <w:ins w:id="2384" w:author="David Vacas Miguel" w:date="2018-06-01T02:35:00Z"/>
        </w:rPr>
      </w:pPr>
      <w:del w:id="2385" w:author="David Vacas Miguel" w:date="2018-06-01T02:36:00Z">
        <w:r w:rsidRPr="00793CF4" w:rsidDel="003429F4">
          <w:rPr>
            <w:b/>
          </w:rPr>
          <w:delText xml:space="preserve">Figura </w:delText>
        </w:r>
      </w:del>
      <w:ins w:id="2386" w:author="David Vacas Miguel" w:date="2018-06-01T02:36:00Z">
        <w:r w:rsidR="003429F4">
          <w:rPr>
            <w:b/>
          </w:rPr>
          <w:t>a)</w:t>
        </w:r>
      </w:ins>
      <w:del w:id="2387" w:author="David Vacas Miguel" w:date="2018-05-27T13:38:00Z">
        <w:r w:rsidRPr="00793CF4" w:rsidDel="0047468B">
          <w:rPr>
            <w:b/>
          </w:rPr>
          <w:delText>X.</w:delText>
        </w:r>
      </w:del>
      <w:r>
        <w:t xml:space="preserve"> </w:t>
      </w:r>
      <w:del w:id="2388" w:author="David Vacas Miguel" w:date="2018-06-01T02:25:00Z">
        <w:r w:rsidR="00DF3C73" w:rsidDel="00CF62B4">
          <w:delText xml:space="preserve">Caso 4.1 </w:delText>
        </w:r>
      </w:del>
      <w:ins w:id="2389" w:author="David Vacas Miguel" w:date="2018-06-01T02:25:00Z">
        <w:r w:rsidR="00CF62B4">
          <w:t>M</w:t>
        </w:r>
      </w:ins>
      <w:del w:id="2390" w:author="David Vacas Miguel" w:date="2018-06-01T02:25:00Z">
        <w:r w:rsidR="00DF3C73" w:rsidDel="00CF62B4">
          <w:delText>m</w:delText>
        </w:r>
      </w:del>
      <w:r w:rsidR="00DF3C73">
        <w:t>ayor separación</w:t>
      </w:r>
      <w:del w:id="2391" w:author="David Vacas Miguel" w:date="2018-06-01T02:25:00Z">
        <w:r w:rsidR="00DF3C73" w:rsidDel="00CF62B4">
          <w:delText xml:space="preserve"> entre sensores</w:delText>
        </w:r>
      </w:del>
      <w:r>
        <w:t>.</w:t>
      </w:r>
      <w:ins w:id="2392" w:author="David Vacas Miguel" w:date="2018-06-01T02:25:00Z">
        <w:r w:rsidR="00CF62B4" w:rsidRPr="00CF62B4">
          <w:rPr>
            <w:b/>
          </w:rPr>
          <w:t xml:space="preserve"> </w:t>
        </w:r>
        <w:r w:rsidR="00CF62B4">
          <w:rPr>
            <w:b/>
          </w:rPr>
          <w:tab/>
        </w:r>
      </w:ins>
      <w:ins w:id="2393" w:author="David Vacas Miguel" w:date="2018-06-01T02:26:00Z">
        <w:r w:rsidR="00CF62B4">
          <w:rPr>
            <w:b/>
          </w:rPr>
          <w:tab/>
        </w:r>
      </w:ins>
      <w:ins w:id="2394" w:author="David Vacas Miguel" w:date="2018-06-01T02:36:00Z">
        <w:r w:rsidR="003429F4">
          <w:rPr>
            <w:b/>
          </w:rPr>
          <w:tab/>
          <w:t>b)</w:t>
        </w:r>
      </w:ins>
      <w:ins w:id="2395" w:author="David Vacas Miguel" w:date="2018-06-01T02:25:00Z">
        <w:r w:rsidR="00CF62B4">
          <w:t xml:space="preserve"> Menor separación.</w:t>
        </w:r>
      </w:ins>
    </w:p>
    <w:p w14:paraId="67481A41" w14:textId="644A2247" w:rsidR="003429F4" w:rsidRDefault="003429F4" w:rsidP="00F21B89">
      <w:pPr>
        <w:pStyle w:val="LetranormalTFG"/>
        <w:jc w:val="center"/>
      </w:pPr>
      <w:ins w:id="2396" w:author="David Vacas Miguel" w:date="2018-06-01T02:35:00Z">
        <w:r w:rsidRPr="003429F4">
          <w:rPr>
            <w:b/>
            <w:rPrChange w:id="2397" w:author="David Vacas Miguel" w:date="2018-06-01T02:36:00Z">
              <w:rPr/>
            </w:rPrChange>
          </w:rPr>
          <w:t xml:space="preserve">Figura </w:t>
        </w:r>
      </w:ins>
      <w:ins w:id="2398" w:author="David Vacas Miguel" w:date="2018-06-01T03:11:00Z">
        <w:r w:rsidR="008E3CBA">
          <w:rPr>
            <w:b/>
          </w:rPr>
          <w:t>3</w:t>
        </w:r>
      </w:ins>
      <w:ins w:id="2399" w:author="David Vacas Miguel" w:date="2018-06-26T17:39:00Z">
        <w:r w:rsidR="00C55F6C">
          <w:rPr>
            <w:b/>
          </w:rPr>
          <w:t>7</w:t>
        </w:r>
      </w:ins>
      <w:ins w:id="2400" w:author="David Vacas Miguel" w:date="2018-06-01T02:35:00Z">
        <w:r w:rsidRPr="003429F4">
          <w:rPr>
            <w:b/>
            <w:rPrChange w:id="2401"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2402"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2403" w:author="David Vacas Miguel" w:date="2018-06-01T02:25:00Z"/>
              </w:rPr>
            </w:pPr>
            <w:del w:id="2404"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05" w:author="David Vacas Miguel" w:date="2018-06-01T02:25:00Z"/>
              </w:rPr>
            </w:pPr>
            <w:del w:id="2406"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07" w:author="David Vacas Miguel" w:date="2018-06-01T02:25:00Z"/>
              </w:rPr>
            </w:pPr>
            <w:del w:id="2408"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09" w:author="David Vacas Miguel" w:date="2018-06-01T02:25:00Z"/>
              </w:rPr>
            </w:pPr>
            <w:del w:id="2410"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11" w:author="David Vacas Miguel" w:date="2018-06-01T02:25:00Z"/>
              </w:rPr>
            </w:pPr>
            <w:del w:id="2412"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13" w:author="David Vacas Miguel" w:date="2018-06-01T02:25:00Z"/>
              </w:rPr>
            </w:pPr>
            <w:del w:id="2414"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15" w:author="David Vacas Miguel" w:date="2018-06-01T02:25:00Z"/>
              </w:rPr>
            </w:pPr>
            <w:del w:id="2416"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17" w:author="David Vacas Miguel" w:date="2018-06-01T02:25:00Z"/>
              </w:rPr>
            </w:pPr>
            <w:del w:id="2418"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419" w:author="David Vacas Miguel" w:date="2018-06-01T02:25:00Z"/>
              </w:rPr>
            </w:pPr>
            <w:del w:id="2420"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2421"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2422" w:author="David Vacas Miguel" w:date="2018-06-01T02:25:00Z"/>
              </w:rPr>
            </w:pPr>
            <w:del w:id="2423"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24" w:author="David Vacas Miguel" w:date="2018-06-01T02:25:00Z"/>
              </w:rPr>
            </w:pPr>
            <w:del w:id="2425"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26" w:author="David Vacas Miguel" w:date="2018-06-01T02:25:00Z"/>
              </w:rPr>
            </w:pPr>
            <w:del w:id="2427"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28" w:author="David Vacas Miguel" w:date="2018-06-01T02:25:00Z"/>
              </w:rPr>
            </w:pPr>
            <w:del w:id="2429"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30" w:author="David Vacas Miguel" w:date="2018-06-01T02:25:00Z"/>
              </w:rPr>
            </w:pPr>
            <w:del w:id="2431"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32" w:author="David Vacas Miguel" w:date="2018-06-01T02:25:00Z"/>
              </w:rPr>
            </w:pPr>
            <w:del w:id="2433"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34" w:author="David Vacas Miguel" w:date="2018-06-01T02:25:00Z"/>
              </w:rPr>
            </w:pPr>
            <w:del w:id="2435"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36" w:author="David Vacas Miguel" w:date="2018-06-01T02:25:00Z"/>
              </w:rPr>
            </w:pPr>
            <w:del w:id="2437"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38" w:author="David Vacas Miguel" w:date="2018-06-01T02:25:00Z"/>
                <w:b/>
              </w:rPr>
            </w:pPr>
            <w:del w:id="2439" w:author="David Vacas Miguel" w:date="2018-06-01T02:25:00Z">
              <w:r w:rsidDel="00CF62B4">
                <w:rPr>
                  <w:b/>
                </w:rPr>
                <w:delText>2</w:delText>
              </w:r>
            </w:del>
          </w:p>
        </w:tc>
      </w:tr>
    </w:tbl>
    <w:p w14:paraId="0ADC2D12" w14:textId="025A74BF" w:rsidR="0038461E" w:rsidRDefault="0038461E">
      <w:pPr>
        <w:pStyle w:val="LetranormalTFG"/>
        <w:rPr>
          <w:ins w:id="2440" w:author="David Vacas Miguel" w:date="2018-06-21T17:54:00Z"/>
        </w:rPr>
      </w:pPr>
      <w:ins w:id="2441" w:author="David Vacas Miguel" w:date="2018-06-21T17:32:00Z">
        <w:r>
          <w:rPr>
            <w:noProof/>
          </w:rPr>
          <w:drawing>
            <wp:anchor distT="0" distB="0" distL="114300" distR="114300" simplePos="0" relativeHeight="251677696" behindDoc="1" locked="0" layoutInCell="1" allowOverlap="1" wp14:anchorId="7F59AF97" wp14:editId="70A0265F">
              <wp:simplePos x="0" y="0"/>
              <wp:positionH relativeFrom="column">
                <wp:posOffset>239395</wp:posOffset>
              </wp:positionH>
              <wp:positionV relativeFrom="paragraph">
                <wp:posOffset>1493520</wp:posOffset>
              </wp:positionV>
              <wp:extent cx="1982470" cy="1709420"/>
              <wp:effectExtent l="0" t="0" r="0" b="5080"/>
              <wp:wrapTight wrapText="bothSides">
                <wp:wrapPolygon edited="0">
                  <wp:start x="0" y="0"/>
                  <wp:lineTo x="0" y="21423"/>
                  <wp:lineTo x="21379" y="21423"/>
                  <wp:lineTo x="213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86">
                        <a:extLst>
                          <a:ext uri="{28A0092B-C50C-407E-A947-70E740481C1C}">
                            <a14:useLocalDpi xmlns:a14="http://schemas.microsoft.com/office/drawing/2010/main" val="0"/>
                          </a:ext>
                        </a:extLst>
                      </a:blip>
                      <a:srcRect l="15707" t="28392" r="49782" b="26166"/>
                      <a:stretch/>
                    </pic:blipFill>
                    <pic:spPr bwMode="auto">
                      <a:xfrm>
                        <a:off x="0" y="0"/>
                        <a:ext cx="1982470" cy="170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ns w:id="2442" w:author="David Vacas Miguel" w:date="2018-06-01T02:26:00Z">
        <w:r w:rsidR="00CF62B4" w:rsidRPr="00CF62B4">
          <w:rPr>
            <w:rPrChange w:id="2443" w:author="David Vacas Miguel" w:date="2018-06-01T02:26:00Z">
              <w:rPr>
                <w:b/>
              </w:rPr>
            </w:rPrChange>
          </w:rPr>
          <w:t>En el primer caso,</w:t>
        </w:r>
      </w:ins>
      <w:del w:id="2444" w:author="David Vacas Miguel" w:date="2018-06-01T02:25:00Z">
        <w:r w:rsidR="00D74DD8" w:rsidRPr="00CF62B4" w:rsidDel="00CF62B4">
          <w:rPr>
            <w:rPrChange w:id="2445" w:author="David Vacas Miguel" w:date="2018-06-01T02:26:00Z">
              <w:rPr>
                <w:b/>
              </w:rPr>
            </w:rPrChange>
          </w:rPr>
          <w:delText xml:space="preserve">Tiempo: </w:delText>
        </w:r>
        <w:r w:rsidR="00916BAF" w:rsidRPr="00CF62B4" w:rsidDel="00CF62B4">
          <w:rPr>
            <w:rPrChange w:id="2446" w:author="David Vacas Miguel" w:date="2018-06-01T02:26:00Z">
              <w:rPr>
                <w:b/>
              </w:rPr>
            </w:rPrChange>
          </w:rPr>
          <w:delText>88</w:delText>
        </w:r>
        <w:r w:rsidR="00D74DD8" w:rsidRPr="00CF62B4" w:rsidDel="00CF62B4">
          <w:rPr>
            <w:rPrChange w:id="2447" w:author="David Vacas Miguel" w:date="2018-06-01T02:26:00Z">
              <w:rPr>
                <w:b/>
              </w:rPr>
            </w:rPrChange>
          </w:rPr>
          <w:delText>s.</w:delText>
        </w:r>
      </w:del>
      <w:ins w:id="2448" w:author="David Vacas Miguel" w:date="2018-06-01T02:26:00Z">
        <w:r w:rsidR="00CF62B4" w:rsidRPr="00CF62B4">
          <w:rPr>
            <w:rPrChange w:id="2449" w:author="David Vacas Miguel" w:date="2018-06-01T02:26:00Z">
              <w:rPr>
                <w:b/>
              </w:rPr>
            </w:rPrChange>
          </w:rPr>
          <w:t xml:space="preserve"> p</w:t>
        </w:r>
      </w:ins>
      <w:ins w:id="2450" w:author="David Vacas Miguel" w:date="2018-06-01T02:24:00Z">
        <w:r w:rsidR="00CF62B4" w:rsidRPr="00CF62B4">
          <w:t>uesto</w:t>
        </w:r>
        <w:r w:rsidR="00CF62B4">
          <w:t xml:space="preserve"> que los sensores tienen una separación mayor, hay mayor margen en la colisión con el circuito, por lo que el robot se separa un poco del circuito haciendo que realice un mayor recorrido.</w:t>
        </w:r>
      </w:ins>
      <w:ins w:id="2451" w:author="David Vacas Miguel" w:date="2018-06-01T02:26:00Z">
        <w:r w:rsidR="00CF62B4">
          <w:t xml:space="preserve"> Sin </w:t>
        </w:r>
      </w:ins>
      <w:ins w:id="2452" w:author="David Vacas Miguel" w:date="2018-06-01T02:27:00Z">
        <w:r w:rsidR="00CF62B4">
          <w:t>embargo, en el segundo</w:t>
        </w:r>
      </w:ins>
      <w:ins w:id="2453" w:author="David Vacas Miguel" w:date="2018-05-27T12:37:00Z">
        <w:r w:rsidR="00D33443">
          <w:t>, al tener los sensores m</w:t>
        </w:r>
      </w:ins>
      <w:ins w:id="2454" w:author="David Vacas Miguel" w:date="2018-05-27T12:40:00Z">
        <w:r w:rsidR="00D33443">
          <w:t>á</w:t>
        </w:r>
      </w:ins>
      <w:ins w:id="2455" w:author="David Vacas Miguel" w:date="2018-05-27T12:37:00Z">
        <w:r w:rsidR="00D33443">
          <w:t>s juntos, el robot se ajusta m</w:t>
        </w:r>
      </w:ins>
      <w:ins w:id="2456" w:author="David Vacas Miguel" w:date="2018-05-27T12:38:00Z">
        <w:r w:rsidR="00D33443">
          <w:t>á</w:t>
        </w:r>
      </w:ins>
      <w:ins w:id="2457" w:author="David Vacas Miguel" w:date="2018-05-27T12:37:00Z">
        <w:r w:rsidR="00D33443">
          <w:t>s al recorrido del circuito</w:t>
        </w:r>
      </w:ins>
      <w:ins w:id="2458" w:author="David Vacas Miguel" w:date="2018-05-27T12:40:00Z">
        <w:r w:rsidR="00D33443">
          <w:t xml:space="preserve"> debido a que se detectan </w:t>
        </w:r>
      </w:ins>
      <w:ins w:id="2459" w:author="David Vacas Miguel" w:date="2018-05-27T12:41:00Z">
        <w:r w:rsidR="00D33443">
          <w:t>muchas colisiones</w:t>
        </w:r>
      </w:ins>
      <w:ins w:id="2460" w:author="David Vacas Miguel" w:date="2018-06-26T16:43:00Z">
        <w:r w:rsidR="00775A7A">
          <w:t xml:space="preserve"> haciéndose,</w:t>
        </w:r>
      </w:ins>
      <w:ins w:id="2461" w:author="David Vacas Miguel" w:date="2018-05-27T12:38:00Z">
        <w:r w:rsidR="00D33443">
          <w:t xml:space="preserve"> por tanto</w:t>
        </w:r>
      </w:ins>
      <w:ins w:id="2462" w:author="David Vacas Miguel" w:date="2018-06-26T16:43:00Z">
        <w:r w:rsidR="00775A7A">
          <w:t>,</w:t>
        </w:r>
      </w:ins>
      <w:ins w:id="2463" w:author="David Vacas Miguel" w:date="2018-05-27T12:38:00Z">
        <w:r w:rsidR="00D33443">
          <w:t xml:space="preserve"> el recorrido </w:t>
        </w:r>
      </w:ins>
      <w:ins w:id="2464" w:author="David Vacas Miguel" w:date="2018-06-01T02:27:00Z">
        <w:r w:rsidR="00CF62B4">
          <w:t>más</w:t>
        </w:r>
      </w:ins>
      <w:ins w:id="2465" w:author="David Vacas Miguel" w:date="2018-05-27T12:38:00Z">
        <w:r w:rsidR="00D33443">
          <w:t xml:space="preserve"> ajustado al </w:t>
        </w:r>
      </w:ins>
      <w:ins w:id="2466" w:author="David Vacas Miguel" w:date="2018-06-26T16:44:00Z">
        <w:r w:rsidR="00775A7A">
          <w:t>camino a seguir</w:t>
        </w:r>
      </w:ins>
      <w:ins w:id="2467" w:author="David Vacas Miguel" w:date="2018-05-27T12:38:00Z">
        <w:r w:rsidR="00D33443">
          <w:t>.</w:t>
        </w:r>
      </w:ins>
    </w:p>
    <w:p w14:paraId="30E085CF" w14:textId="682247FE" w:rsidR="00583497" w:rsidRPr="00D33443" w:rsidDel="0038461E" w:rsidRDefault="00775A7A">
      <w:pPr>
        <w:pStyle w:val="LetranormalTFG"/>
        <w:rPr>
          <w:del w:id="2468" w:author="David Vacas Miguel" w:date="2018-06-21T17:55:00Z"/>
          <w:rPrChange w:id="2469" w:author="David Vacas Miguel" w:date="2018-05-27T12:37:00Z">
            <w:rPr>
              <w:del w:id="2470" w:author="David Vacas Miguel" w:date="2018-06-21T17:55:00Z"/>
              <w:b/>
            </w:rPr>
          </w:rPrChange>
        </w:rPr>
      </w:pPr>
      <w:ins w:id="2471" w:author="David Vacas Miguel" w:date="2018-06-26T16:44:00Z">
        <w:r>
          <w:t xml:space="preserve">Otro caso interesante que permite probar el simulador es el de una </w:t>
        </w:r>
      </w:ins>
      <w:ins w:id="2472" w:author="David Vacas Miguel" w:date="2018-06-26T16:45:00Z">
        <w:r>
          <w:t>separación</w:t>
        </w:r>
      </w:ins>
      <w:ins w:id="2473" w:author="David Vacas Miguel" w:date="2018-06-26T16:44:00Z">
        <w:r>
          <w:t xml:space="preserve"> excesiva de los sensores. Como ejemplo,</w:t>
        </w:r>
      </w:ins>
      <w:ins w:id="2474" w:author="David Vacas Miguel" w:date="2018-06-26T16:45:00Z">
        <w:r>
          <w:t xml:space="preserve"> </w:t>
        </w:r>
      </w:ins>
      <w:ins w:id="2475" w:author="David Vacas Miguel" w:date="2018-06-21T17:33:00Z">
        <w:r w:rsidR="00583497">
          <w:t>ampliar la separación de los sensores a 9cm estos colisionan a la vez con varias partes del circuito y este se queda parado.</w:t>
        </w:r>
      </w:ins>
    </w:p>
    <w:p w14:paraId="228F8558" w14:textId="77777777" w:rsidR="00733265" w:rsidRDefault="00733265">
      <w:pPr>
        <w:pStyle w:val="LetranormalTFG"/>
        <w:rPr>
          <w:ins w:id="2476" w:author="David Vacas Miguel" w:date="2018-06-21T17:39:00Z"/>
        </w:rPr>
        <w:pPrChange w:id="2477" w:author="David Vacas Miguel" w:date="2018-06-21T17:55:00Z">
          <w:pPr/>
        </w:pPrChange>
      </w:pPr>
    </w:p>
    <w:p w14:paraId="6249E5DF" w14:textId="08CA8E93" w:rsidR="00733265" w:rsidRDefault="00733265">
      <w:pPr>
        <w:rPr>
          <w:ins w:id="2478" w:author="David Vacas Miguel" w:date="2018-06-21T17:55:00Z"/>
          <w:b/>
          <w:sz w:val="28"/>
        </w:rPr>
      </w:pPr>
    </w:p>
    <w:p w14:paraId="17000707" w14:textId="4730EC06" w:rsidR="001523AB" w:rsidRDefault="00733265">
      <w:pPr>
        <w:rPr>
          <w:ins w:id="2479" w:author="David Vacas Miguel" w:date="2018-06-02T13:01:00Z"/>
          <w:rFonts w:ascii="Century Gothic" w:hAnsi="Century Gothic" w:cs="Times New Roman"/>
          <w:b/>
          <w:sz w:val="28"/>
        </w:rPr>
      </w:pPr>
      <w:ins w:id="2480" w:author="David Vacas Miguel" w:date="2018-06-21T17:39:00Z">
        <w:r w:rsidRPr="00775A7A">
          <w:rPr>
            <w:rFonts w:ascii="Century Gothic" w:hAnsi="Century Gothic" w:cs="Times New Roman"/>
            <w:b/>
            <w:rPrChange w:id="2481" w:author="David Vacas Miguel" w:date="2018-06-26T16:45:00Z">
              <w:rPr>
                <w:b/>
                <w:sz w:val="28"/>
              </w:rPr>
            </w:rPrChange>
          </w:rPr>
          <w:t>Figura 3</w:t>
        </w:r>
      </w:ins>
      <w:ins w:id="2482" w:author="David Vacas Miguel" w:date="2018-06-26T17:39:00Z">
        <w:r w:rsidR="00C55F6C">
          <w:rPr>
            <w:rFonts w:ascii="Century Gothic" w:hAnsi="Century Gothic" w:cs="Times New Roman"/>
            <w:b/>
          </w:rPr>
          <w:t>8</w:t>
        </w:r>
      </w:ins>
      <w:ins w:id="2483" w:author="David Vacas Miguel" w:date="2018-06-21T17:39:00Z">
        <w:r w:rsidRPr="00775A7A">
          <w:rPr>
            <w:rFonts w:ascii="Century Gothic" w:hAnsi="Century Gothic" w:cs="Times New Roman"/>
            <w:b/>
            <w:rPrChange w:id="2484" w:author="David Vacas Miguel" w:date="2018-06-26T16:45:00Z">
              <w:rPr>
                <w:b/>
                <w:sz w:val="28"/>
              </w:rPr>
            </w:rPrChange>
          </w:rPr>
          <w:t>.</w:t>
        </w:r>
        <w:r>
          <w:rPr>
            <w:sz w:val="28"/>
          </w:rPr>
          <w:t xml:space="preserve"> </w:t>
        </w:r>
        <w:r w:rsidRPr="00775A7A">
          <w:rPr>
            <w:rFonts w:ascii="Century Gothic" w:hAnsi="Century Gothic" w:cs="Times New Roman"/>
            <w:rPrChange w:id="2485" w:author="David Vacas Miguel" w:date="2018-06-26T16:45:00Z">
              <w:rPr>
                <w:sz w:val="28"/>
              </w:rPr>
            </w:rPrChange>
          </w:rPr>
          <w:t>Exce</w:t>
        </w:r>
      </w:ins>
      <w:ins w:id="2486" w:author="David Vacas Miguel" w:date="2018-06-21T17:40:00Z">
        <w:r w:rsidRPr="00775A7A">
          <w:rPr>
            <w:rFonts w:ascii="Century Gothic" w:hAnsi="Century Gothic" w:cs="Times New Roman"/>
            <w:rPrChange w:id="2487" w:author="David Vacas Miguel" w:date="2018-06-26T16:45:00Z">
              <w:rPr>
                <w:sz w:val="28"/>
              </w:rPr>
            </w:rPrChange>
          </w:rPr>
          <w:t>siva separación entre sensores.</w:t>
        </w:r>
      </w:ins>
      <w:ins w:id="2488" w:author="David Vacas Miguel" w:date="2018-06-02T13:01:00Z">
        <w:r w:rsidR="001523AB">
          <w:rPr>
            <w:b/>
            <w:sz w:val="28"/>
          </w:rPr>
          <w:br w:type="page"/>
        </w:r>
      </w:ins>
    </w:p>
    <w:p w14:paraId="072A5876" w14:textId="412A5DD2" w:rsidR="00D74DD8" w:rsidRPr="008C5C28" w:rsidRDefault="00775A7A">
      <w:pPr>
        <w:pStyle w:val="Titulo3tfg"/>
        <w:rPr>
          <w:sz w:val="32"/>
          <w:rPrChange w:id="2489" w:author="David Vacas Miguel" w:date="2018-06-26T17:12:00Z">
            <w:rPr/>
          </w:rPrChange>
        </w:rPr>
        <w:pPrChange w:id="2490" w:author="David Vacas Miguel" w:date="2018-06-26T17:01:00Z">
          <w:pPr>
            <w:jc w:val="center"/>
          </w:pPr>
        </w:pPrChange>
      </w:pPr>
      <w:bookmarkStart w:id="2491" w:name="_Toc517798929"/>
      <w:ins w:id="2492" w:author="David Vacas Miguel" w:date="2018-06-26T16:46:00Z">
        <w:r w:rsidRPr="008C5C28">
          <w:rPr>
            <w:sz w:val="32"/>
            <w:rPrChange w:id="2493" w:author="David Vacas Miguel" w:date="2018-06-26T17:12:00Z">
              <w:rPr>
                <w:b/>
                <w:sz w:val="28"/>
              </w:rPr>
            </w:rPrChange>
          </w:rPr>
          <w:lastRenderedPageBreak/>
          <w:t>4.3.5</w:t>
        </w:r>
      </w:ins>
      <w:ins w:id="2494" w:author="David Vacas Miguel" w:date="2018-06-26T17:28:00Z">
        <w:r w:rsidR="00D27C27">
          <w:rPr>
            <w:sz w:val="32"/>
          </w:rPr>
          <w:t>.</w:t>
        </w:r>
      </w:ins>
      <w:ins w:id="2495" w:author="David Vacas Miguel" w:date="2018-06-01T02:27:00Z">
        <w:r w:rsidR="00CF62B4" w:rsidRPr="008C5C28">
          <w:rPr>
            <w:sz w:val="32"/>
            <w:rPrChange w:id="2496" w:author="David Vacas Miguel" w:date="2018-06-26T17:12:00Z">
              <w:rPr/>
            </w:rPrChange>
          </w:rPr>
          <w:t xml:space="preserve"> </w:t>
        </w:r>
      </w:ins>
      <w:ins w:id="2497" w:author="David Vacas Miguel" w:date="2018-06-26T16:46:00Z">
        <w:r w:rsidRPr="008C5C28">
          <w:rPr>
            <w:sz w:val="32"/>
            <w:rPrChange w:id="2498" w:author="David Vacas Miguel" w:date="2018-06-26T17:12:00Z">
              <w:rPr>
                <w:b/>
                <w:sz w:val="28"/>
              </w:rPr>
            </w:rPrChange>
          </w:rPr>
          <w:t>S</w:t>
        </w:r>
      </w:ins>
      <w:ins w:id="2499" w:author="David Vacas Miguel" w:date="2018-06-01T02:27:00Z">
        <w:r w:rsidR="00CF62B4" w:rsidRPr="008C5C28">
          <w:rPr>
            <w:sz w:val="32"/>
            <w:rPrChange w:id="2500" w:author="David Vacas Miguel" w:date="2018-06-26T17:12:00Z">
              <w:rPr/>
            </w:rPrChange>
          </w:rPr>
          <w:t>eparación entre ruedas y sensores</w:t>
        </w:r>
      </w:ins>
      <w:bookmarkEnd w:id="2491"/>
      <w:moveFromRangeStart w:id="2501" w:author="David Vacas Miguel" w:date="2018-06-01T02:25:00Z" w:name="move515583237"/>
      <w:moveFrom w:id="2502" w:author="David Vacas Miguel" w:date="2018-06-01T02:25:00Z">
        <w:r w:rsidR="00403E80" w:rsidRPr="008C5C28" w:rsidDel="00CF62B4">
          <w:rPr>
            <w:noProof/>
            <w:sz w:val="32"/>
            <w:rPrChange w:id="2503" w:author="David Vacas Miguel" w:date="2018-06-26T17:12: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2501"/>
    </w:p>
    <w:p w14:paraId="47E10FE0" w14:textId="6E3D16AB" w:rsidR="00D74DD8" w:rsidRPr="00CF62B4" w:rsidRDefault="00775A7A">
      <w:pPr>
        <w:pStyle w:val="LetranormalTFG"/>
        <w:pPrChange w:id="2504" w:author="David Vacas Miguel" w:date="2018-06-01T02:28:00Z">
          <w:pPr>
            <w:pStyle w:val="LetranormalTFG"/>
            <w:jc w:val="center"/>
          </w:pPr>
        </w:pPrChange>
      </w:pPr>
      <w:ins w:id="2505" w:author="David Vacas Miguel" w:date="2018-06-26T16:46:00Z">
        <w:r>
          <w:t>En este caso se ha modificado</w:t>
        </w:r>
      </w:ins>
      <w:ins w:id="2506" w:author="David Vacas Miguel" w:date="2018-06-01T02:28:00Z">
        <w:r w:rsidR="00CF62B4" w:rsidRPr="00CF62B4">
          <w:rPr>
            <w:rPrChange w:id="2507" w:author="David Vacas Miguel" w:date="2018-06-01T02:28:00Z">
              <w:rPr>
                <w:b/>
              </w:rPr>
            </w:rPrChange>
          </w:rPr>
          <w:t xml:space="preserve"> la distancia entre los ejes del robot, es decir, la distancia entre el </w:t>
        </w:r>
      </w:ins>
      <w:ins w:id="2508" w:author="David Vacas Miguel" w:date="2018-06-26T16:46:00Z">
        <w:r>
          <w:t>eje</w:t>
        </w:r>
      </w:ins>
      <w:ins w:id="2509" w:author="David Vacas Miguel" w:date="2018-06-01T02:28:00Z">
        <w:r w:rsidR="00CF62B4" w:rsidRPr="00CF62B4">
          <w:rPr>
            <w:rPrChange w:id="2510" w:author="David Vacas Miguel" w:date="2018-06-01T02:28:00Z">
              <w:rPr>
                <w:b/>
              </w:rPr>
            </w:rPrChange>
          </w:rPr>
          <w:t xml:space="preserve"> de las ruedas y el </w:t>
        </w:r>
      </w:ins>
      <w:ins w:id="2511" w:author="David Vacas Miguel" w:date="2018-06-26T16:46:00Z">
        <w:r>
          <w:t>eje</w:t>
        </w:r>
      </w:ins>
      <w:ins w:id="2512" w:author="David Vacas Miguel" w:date="2018-06-01T02:28:00Z">
        <w:r w:rsidR="00CF62B4" w:rsidRPr="00CF62B4">
          <w:rPr>
            <w:rPrChange w:id="2513" w:author="David Vacas Miguel" w:date="2018-06-01T02:28:00Z">
              <w:rPr>
                <w:b/>
              </w:rPr>
            </w:rPrChange>
          </w:rPr>
          <w:t xml:space="preserve"> de los sensores</w:t>
        </w:r>
      </w:ins>
      <w:ins w:id="2514" w:author="David Vacas Miguel" w:date="2018-06-26T16:46:00Z">
        <w:r>
          <w:t xml:space="preserve"> respecto a</w:t>
        </w:r>
      </w:ins>
      <w:ins w:id="2515" w:author="David Vacas Miguel" w:date="2018-06-26T16:47:00Z">
        <w:r>
          <w:t xml:space="preserve"> la del caso base</w:t>
        </w:r>
      </w:ins>
      <w:ins w:id="2516" w:author="David Vacas Miguel" w:date="2018-06-01T02:28:00Z">
        <w:r w:rsidR="00CF62B4" w:rsidRPr="00CF62B4">
          <w:rPr>
            <w:rPrChange w:id="2517" w:author="David Vacas Miguel" w:date="2018-06-01T02:28:00Z">
              <w:rPr>
                <w:b/>
              </w:rPr>
            </w:rPrChange>
          </w:rPr>
          <w:t>.</w:t>
        </w:r>
      </w:ins>
      <w:del w:id="2518" w:author="David Vacas Miguel" w:date="2018-06-01T02:25:00Z">
        <w:r w:rsidR="00D74DD8" w:rsidRPr="00CF62B4" w:rsidDel="00CF62B4">
          <w:rPr>
            <w:rPrChange w:id="2519" w:author="David Vacas Miguel" w:date="2018-06-01T02:28:00Z">
              <w:rPr>
                <w:b/>
              </w:rPr>
            </w:rPrChange>
          </w:rPr>
          <w:delText xml:space="preserve">Figura </w:delText>
        </w:r>
      </w:del>
      <w:del w:id="2520" w:author="David Vacas Miguel" w:date="2018-05-27T13:38:00Z">
        <w:r w:rsidR="00D74DD8" w:rsidRPr="00CF62B4" w:rsidDel="0047468B">
          <w:rPr>
            <w:rPrChange w:id="2521" w:author="David Vacas Miguel" w:date="2018-06-01T02:28:00Z">
              <w:rPr>
                <w:b/>
              </w:rPr>
            </w:rPrChange>
          </w:rPr>
          <w:delText>X</w:delText>
        </w:r>
      </w:del>
      <w:del w:id="2522" w:author="David Vacas Miguel" w:date="2018-06-01T02:25:00Z">
        <w:r w:rsidR="00D74DD8" w:rsidRPr="00CF62B4" w:rsidDel="00CF62B4">
          <w:rPr>
            <w:rPrChange w:id="2523"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Change w:id="2524" w:author="David Vacas Miguel" w:date="2018-06-26T16:47: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525">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775A7A">
        <w:trPr>
          <w:cnfStyle w:val="100000000000" w:firstRow="1" w:lastRow="0" w:firstColumn="0" w:lastColumn="0" w:oddVBand="0" w:evenVBand="0" w:oddHBand="0" w:evenHBand="0" w:firstRowFirstColumn="0" w:firstRowLastColumn="0" w:lastRowFirstColumn="0" w:lastRowLastColumn="0"/>
          <w:trPrChange w:id="2526" w:author="David Vacas Miguel" w:date="2018-06-26T16:47: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527" w:author="David Vacas Miguel" w:date="2018-06-26T16:47:00Z">
              <w:tcPr>
                <w:tcW w:w="1434" w:type="dxa"/>
                <w:gridSpan w:val="2"/>
              </w:tcPr>
            </w:tcPrChange>
          </w:tcPr>
          <w:p w14:paraId="202AEE53" w14:textId="1D7A25B1"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528" w:author="David Vacas Miguel" w:date="2018-06-26T16:47:00Z">
              <w:tcPr>
                <w:tcW w:w="833" w:type="dxa"/>
              </w:tcPr>
            </w:tcPrChange>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529" w:author="David Vacas Miguel" w:date="2018-06-26T16:47:00Z">
              <w:tcPr>
                <w:tcW w:w="844" w:type="dxa"/>
                <w:gridSpan w:val="2"/>
              </w:tcPr>
            </w:tcPrChange>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530" w:author="David Vacas Miguel" w:date="2018-06-26T16:47:00Z">
              <w:tcPr>
                <w:tcW w:w="836" w:type="dxa"/>
                <w:gridSpan w:val="2"/>
              </w:tcPr>
            </w:tcPrChange>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531" w:author="David Vacas Miguel" w:date="2018-06-26T16:47:00Z">
              <w:tcPr>
                <w:tcW w:w="855" w:type="dxa"/>
                <w:gridSpan w:val="2"/>
              </w:tcPr>
            </w:tcPrChange>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532" w:author="David Vacas Miguel" w:date="2018-06-26T16:47:00Z">
              <w:tcPr>
                <w:tcW w:w="808" w:type="dxa"/>
                <w:gridSpan w:val="2"/>
              </w:tcPr>
            </w:tcPrChange>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533" w:author="David Vacas Miguel" w:date="2018-06-26T16:47:00Z">
              <w:tcPr>
                <w:tcW w:w="844" w:type="dxa"/>
                <w:gridSpan w:val="2"/>
              </w:tcPr>
            </w:tcPrChange>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shd w:val="clear" w:color="auto" w:fill="C5E0B3" w:themeFill="accent6" w:themeFillTint="66"/>
            <w:tcPrChange w:id="2534" w:author="David Vacas Miguel" w:date="2018-06-26T16:47:00Z">
              <w:tcPr>
                <w:tcW w:w="819" w:type="dxa"/>
                <w:gridSpan w:val="2"/>
              </w:tcPr>
            </w:tcPrChange>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535" w:author="David Vacas Miguel" w:date="2018-06-26T16:47:00Z">
              <w:tcPr>
                <w:tcW w:w="799" w:type="dxa"/>
              </w:tcPr>
            </w:tcPrChange>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536" w:author="David Vacas Miguel" w:date="2018-06-26T16:47:00Z">
              <w:tcPr>
                <w:tcW w:w="998" w:type="dxa"/>
                <w:gridSpan w:val="2"/>
                <w:shd w:val="clear" w:color="auto" w:fill="FFE599" w:themeFill="accent4" w:themeFillTint="66"/>
              </w:tcPr>
            </w:tcPrChange>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537" w:author="David Vacas Miguel" w:date="2018-06-01T02:29:00Z"/>
              </w:rPr>
            </w:pPr>
            <w:ins w:id="2538" w:author="David Vacas Miguel" w:date="2018-06-01T02:29:00Z">
              <w:r>
                <w:t>Tiempo</w:t>
              </w:r>
            </w:ins>
          </w:p>
        </w:tc>
      </w:tr>
      <w:tr w:rsidR="001523AB" w14:paraId="1C11D4FA" w14:textId="5FC9355F" w:rsidTr="00775A7A">
        <w:trPr>
          <w:cnfStyle w:val="000000100000" w:firstRow="0" w:lastRow="0" w:firstColumn="0" w:lastColumn="0" w:oddVBand="0" w:evenVBand="0" w:oddHBand="1" w:evenHBand="0" w:firstRowFirstColumn="0" w:firstRowLastColumn="0" w:lastRowFirstColumn="0" w:lastRowLastColumn="0"/>
          <w:trPrChange w:id="2539" w:author="David Vacas Miguel" w:date="2018-06-26T16:47: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540" w:author="David Vacas Miguel" w:date="2018-06-26T16:47:00Z">
              <w:tcPr>
                <w:tcW w:w="1434" w:type="dxa"/>
                <w:gridSpan w:val="2"/>
              </w:tcPr>
            </w:tcPrChange>
          </w:tcPr>
          <w:p w14:paraId="04538AF0" w14:textId="1D475CC8" w:rsidR="00BF7EE6" w:rsidRDefault="00BF7EE6" w:rsidP="00BF7EE6">
            <w:pPr>
              <w:pStyle w:val="LetranormalTFG"/>
              <w:cnfStyle w:val="001000100000" w:firstRow="0" w:lastRow="0" w:firstColumn="1" w:lastColumn="0" w:oddVBand="0" w:evenVBand="0" w:oddHBand="1" w:evenHBand="0" w:firstRowFirstColumn="0" w:firstRowLastColumn="0" w:lastRowFirstColumn="0" w:lastRowLastColumn="0"/>
            </w:pPr>
            <w:ins w:id="2541" w:author="David Vacas Miguel" w:date="2018-06-01T02:30:00Z">
              <w:r>
                <w:t>Valor (↑)</w:t>
              </w:r>
            </w:ins>
            <w:del w:id="2542" w:author="David Vacas Miguel" w:date="2018-06-01T02:30:00Z">
              <w:r w:rsidDel="00B729F1">
                <w:delText>Valor</w:delText>
              </w:r>
            </w:del>
          </w:p>
        </w:tc>
        <w:tc>
          <w:tcPr>
            <w:tcW w:w="0" w:type="dxa"/>
            <w:tcPrChange w:id="2543" w:author="David Vacas Miguel" w:date="2018-06-26T16:47:00Z">
              <w:tcPr>
                <w:tcW w:w="833" w:type="dxa"/>
              </w:tcPr>
            </w:tcPrChange>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544" w:author="David Vacas Miguel" w:date="2018-06-26T16:47:00Z">
              <w:tcPr>
                <w:tcW w:w="844" w:type="dxa"/>
                <w:gridSpan w:val="2"/>
              </w:tcPr>
            </w:tcPrChange>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545" w:author="David Vacas Miguel" w:date="2018-06-26T16:47:00Z">
              <w:tcPr>
                <w:tcW w:w="836" w:type="dxa"/>
                <w:gridSpan w:val="2"/>
              </w:tcPr>
            </w:tcPrChange>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546" w:author="David Vacas Miguel" w:date="2018-06-26T16:47:00Z">
              <w:tcPr>
                <w:tcW w:w="855" w:type="dxa"/>
                <w:gridSpan w:val="2"/>
              </w:tcPr>
            </w:tcPrChange>
          </w:tcPr>
          <w:p w14:paraId="15CD5578" w14:textId="03780F9D"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547" w:author="David Vacas Miguel" w:date="2018-06-21T17:18:00Z">
              <w:r>
                <w:t>3</w:t>
              </w:r>
            </w:ins>
            <w:del w:id="2548" w:author="David Vacas Miguel" w:date="2018-06-21T17:18:00Z">
              <w:r w:rsidR="00BF7EE6" w:rsidDel="00EF039A">
                <w:rPr>
                  <w:b/>
                </w:rPr>
                <w:delText>7</w:delText>
              </w:r>
            </w:del>
          </w:p>
        </w:tc>
        <w:tc>
          <w:tcPr>
            <w:tcW w:w="0" w:type="dxa"/>
            <w:tcPrChange w:id="2549" w:author="David Vacas Miguel" w:date="2018-06-26T16:47:00Z">
              <w:tcPr>
                <w:tcW w:w="808" w:type="dxa"/>
                <w:gridSpan w:val="2"/>
              </w:tcPr>
            </w:tcPrChange>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550" w:author="David Vacas Miguel" w:date="2018-06-26T16:47:00Z">
              <w:tcPr>
                <w:tcW w:w="844" w:type="dxa"/>
                <w:gridSpan w:val="2"/>
              </w:tcPr>
            </w:tcPrChange>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shd w:val="clear" w:color="auto" w:fill="C5E0B3" w:themeFill="accent6" w:themeFillTint="66"/>
            <w:tcPrChange w:id="2551" w:author="David Vacas Miguel" w:date="2018-06-26T16:47:00Z">
              <w:tcPr>
                <w:tcW w:w="819" w:type="dxa"/>
                <w:gridSpan w:val="2"/>
              </w:tcPr>
            </w:tcPrChange>
          </w:tcPr>
          <w:p w14:paraId="23372CE2" w14:textId="2FFB9CA7"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552" w:author="David Vacas Miguel" w:date="2018-06-21T17:20:00Z">
              <w:r>
                <w:rPr>
                  <w:b/>
                </w:rPr>
                <w:t>5</w:t>
              </w:r>
            </w:ins>
            <w:del w:id="2553" w:author="David Vacas Miguel" w:date="2018-06-21T17:19:00Z">
              <w:r w:rsidR="00BF7EE6" w:rsidDel="00EF039A">
                <w:rPr>
                  <w:b/>
                </w:rPr>
                <w:delText>2</w:delText>
              </w:r>
            </w:del>
          </w:p>
        </w:tc>
        <w:tc>
          <w:tcPr>
            <w:tcW w:w="0" w:type="dxa"/>
            <w:tcPrChange w:id="2554" w:author="David Vacas Miguel" w:date="2018-06-26T16:47:00Z">
              <w:tcPr>
                <w:tcW w:w="799" w:type="dxa"/>
              </w:tcPr>
            </w:tcPrChange>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555" w:author="David Vacas Miguel" w:date="2018-06-26T16:47:00Z">
              <w:tcPr>
                <w:tcW w:w="998" w:type="dxa"/>
                <w:gridSpan w:val="2"/>
                <w:shd w:val="clear" w:color="auto" w:fill="FFE599" w:themeFill="accent4" w:themeFillTint="66"/>
              </w:tcPr>
            </w:tcPrChange>
          </w:tcPr>
          <w:p w14:paraId="451156C0" w14:textId="69636E54"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2556" w:author="David Vacas Miguel" w:date="2018-06-01T02:29:00Z"/>
                <w:b/>
                <w:rPrChange w:id="2557" w:author="David Vacas Miguel" w:date="2018-06-01T02:29:00Z">
                  <w:rPr>
                    <w:ins w:id="2558" w:author="David Vacas Miguel" w:date="2018-06-01T02:29:00Z"/>
                  </w:rPr>
                </w:rPrChange>
              </w:rPr>
            </w:pPr>
            <w:ins w:id="2559" w:author="David Vacas Miguel" w:date="2018-06-01T02:29:00Z">
              <w:r w:rsidRPr="00CF62B4">
                <w:rPr>
                  <w:b/>
                  <w:rPrChange w:id="2560" w:author="David Vacas Miguel" w:date="2018-06-01T02:29:00Z">
                    <w:rPr/>
                  </w:rPrChange>
                </w:rPr>
                <w:t>8</w:t>
              </w:r>
            </w:ins>
            <w:ins w:id="2561" w:author="David Vacas Miguel" w:date="2018-06-21T17:20:00Z">
              <w:r w:rsidR="00EF039A">
                <w:rPr>
                  <w:b/>
                </w:rPr>
                <w:t>6</w:t>
              </w:r>
            </w:ins>
            <w:ins w:id="2562" w:author="David Vacas Miguel" w:date="2018-06-01T02:29:00Z">
              <w:r w:rsidRPr="00CF62B4">
                <w:rPr>
                  <w:b/>
                  <w:rPrChange w:id="2563" w:author="David Vacas Miguel" w:date="2018-06-01T02:29:00Z">
                    <w:rPr/>
                  </w:rPrChange>
                </w:rPr>
                <w:t>s</w:t>
              </w:r>
            </w:ins>
          </w:p>
        </w:tc>
      </w:tr>
      <w:tr w:rsidR="00BF7EE6" w14:paraId="5EB91ED1" w14:textId="4539EA67" w:rsidTr="00775A7A">
        <w:trPr>
          <w:ins w:id="2564"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2565" w:author="David Vacas Miguel" w:date="2018-06-26T16:47:00Z">
              <w:tcPr>
                <w:tcW w:w="1433" w:type="dxa"/>
              </w:tcPr>
            </w:tcPrChange>
          </w:tcPr>
          <w:p w14:paraId="424BA553" w14:textId="30377AE0" w:rsidR="00BF7EE6" w:rsidRDefault="00BF7EE6" w:rsidP="00BF7EE6">
            <w:pPr>
              <w:pStyle w:val="LetranormalTFG"/>
              <w:rPr>
                <w:ins w:id="2566" w:author="David Vacas Miguel" w:date="2018-06-01T02:29:00Z"/>
              </w:rPr>
            </w:pPr>
            <w:ins w:id="2567" w:author="David Vacas Miguel" w:date="2018-06-01T02:30:00Z">
              <w:r>
                <w:t>Valor (↓)</w:t>
              </w:r>
            </w:ins>
          </w:p>
        </w:tc>
        <w:tc>
          <w:tcPr>
            <w:tcW w:w="833" w:type="dxa"/>
            <w:tcPrChange w:id="2568" w:author="David Vacas Miguel" w:date="2018-06-26T16:47: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69" w:author="David Vacas Miguel" w:date="2018-06-01T02:29:00Z"/>
              </w:rPr>
            </w:pPr>
            <w:ins w:id="2570" w:author="David Vacas Miguel" w:date="2018-06-01T02:30:00Z">
              <w:r>
                <w:t>2</w:t>
              </w:r>
            </w:ins>
          </w:p>
        </w:tc>
        <w:tc>
          <w:tcPr>
            <w:tcW w:w="844" w:type="dxa"/>
            <w:tcPrChange w:id="2571" w:author="David Vacas Miguel" w:date="2018-06-26T16:47: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72" w:author="David Vacas Miguel" w:date="2018-06-01T02:29:00Z"/>
              </w:rPr>
            </w:pPr>
            <w:ins w:id="2573" w:author="David Vacas Miguel" w:date="2018-06-01T02:30:00Z">
              <w:r>
                <w:t>2</w:t>
              </w:r>
            </w:ins>
          </w:p>
        </w:tc>
        <w:tc>
          <w:tcPr>
            <w:tcW w:w="836" w:type="dxa"/>
            <w:tcPrChange w:id="2574" w:author="David Vacas Miguel" w:date="2018-06-26T16:47: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75" w:author="David Vacas Miguel" w:date="2018-06-01T02:29:00Z"/>
              </w:rPr>
            </w:pPr>
            <w:ins w:id="2576" w:author="David Vacas Miguel" w:date="2018-06-01T02:30:00Z">
              <w:r>
                <w:t>16</w:t>
              </w:r>
            </w:ins>
          </w:p>
        </w:tc>
        <w:tc>
          <w:tcPr>
            <w:tcW w:w="855" w:type="dxa"/>
            <w:tcPrChange w:id="2577" w:author="David Vacas Miguel" w:date="2018-06-26T16:47:00Z">
              <w:tcPr>
                <w:tcW w:w="962" w:type="dxa"/>
                <w:gridSpan w:val="2"/>
              </w:tcPr>
            </w:tcPrChange>
          </w:tcPr>
          <w:p w14:paraId="4DFE6BF6" w14:textId="76AD2C1C" w:rsidR="00BF7EE6" w:rsidRPr="00EF039A" w:rsidRDefault="00B94619"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78" w:author="David Vacas Miguel" w:date="2018-06-01T02:29:00Z"/>
                <w:rPrChange w:id="2579" w:author="David Vacas Miguel" w:date="2018-06-21T17:18:00Z">
                  <w:rPr>
                    <w:ins w:id="2580" w:author="David Vacas Miguel" w:date="2018-06-01T02:29:00Z"/>
                    <w:b/>
                  </w:rPr>
                </w:rPrChange>
              </w:rPr>
            </w:pPr>
            <w:ins w:id="2581" w:author="David Vacas Miguel" w:date="2018-06-21T17:18:00Z">
              <w:r w:rsidRPr="00EF039A">
                <w:rPr>
                  <w:rPrChange w:id="2582" w:author="David Vacas Miguel" w:date="2018-06-21T17:18:00Z">
                    <w:rPr>
                      <w:b/>
                    </w:rPr>
                  </w:rPrChange>
                </w:rPr>
                <w:t>3</w:t>
              </w:r>
            </w:ins>
          </w:p>
        </w:tc>
        <w:tc>
          <w:tcPr>
            <w:tcW w:w="808" w:type="dxa"/>
            <w:tcPrChange w:id="2583" w:author="David Vacas Miguel" w:date="2018-06-26T16:47: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84" w:author="David Vacas Miguel" w:date="2018-06-01T02:29:00Z"/>
              </w:rPr>
            </w:pPr>
            <w:ins w:id="2585" w:author="David Vacas Miguel" w:date="2018-06-01T02:30:00Z">
              <w:r>
                <w:t>22</w:t>
              </w:r>
            </w:ins>
          </w:p>
        </w:tc>
        <w:tc>
          <w:tcPr>
            <w:tcW w:w="844" w:type="dxa"/>
            <w:tcPrChange w:id="2586" w:author="David Vacas Miguel" w:date="2018-06-26T16:47: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87" w:author="David Vacas Miguel" w:date="2018-06-01T02:29:00Z"/>
              </w:rPr>
            </w:pPr>
            <w:ins w:id="2588" w:author="David Vacas Miguel" w:date="2018-06-01T02:30:00Z">
              <w:r>
                <w:t>16</w:t>
              </w:r>
            </w:ins>
          </w:p>
        </w:tc>
        <w:tc>
          <w:tcPr>
            <w:tcW w:w="819" w:type="dxa"/>
            <w:shd w:val="clear" w:color="auto" w:fill="C5E0B3" w:themeFill="accent6" w:themeFillTint="66"/>
            <w:tcPrChange w:id="2589" w:author="David Vacas Miguel" w:date="2018-06-26T16:47:00Z">
              <w:tcPr>
                <w:tcW w:w="952" w:type="dxa"/>
                <w:gridSpan w:val="3"/>
              </w:tcPr>
            </w:tcPrChange>
          </w:tcPr>
          <w:p w14:paraId="1DEF49AE" w14:textId="2E295A40" w:rsidR="00BF7EE6" w:rsidRPr="00EF039A" w:rsidRDefault="00EF039A"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90" w:author="David Vacas Miguel" w:date="2018-06-01T02:29:00Z"/>
                <w:b/>
              </w:rPr>
            </w:pPr>
            <w:ins w:id="2591" w:author="David Vacas Miguel" w:date="2018-06-21T17:18:00Z">
              <w:r w:rsidRPr="00EF039A">
                <w:rPr>
                  <w:b/>
                  <w:rPrChange w:id="2592" w:author="David Vacas Miguel" w:date="2018-06-21T17:18:00Z">
                    <w:rPr/>
                  </w:rPrChange>
                </w:rPr>
                <w:t>-1</w:t>
              </w:r>
            </w:ins>
          </w:p>
        </w:tc>
        <w:tc>
          <w:tcPr>
            <w:tcW w:w="799" w:type="dxa"/>
            <w:tcPrChange w:id="2593" w:author="David Vacas Miguel" w:date="2018-06-26T16:47: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94" w:author="David Vacas Miguel" w:date="2018-06-01T02:29:00Z"/>
              </w:rPr>
            </w:pPr>
            <w:ins w:id="2595" w:author="David Vacas Miguel" w:date="2018-06-01T02:30:00Z">
              <w:r>
                <w:t>4</w:t>
              </w:r>
            </w:ins>
          </w:p>
        </w:tc>
        <w:tc>
          <w:tcPr>
            <w:tcW w:w="998" w:type="dxa"/>
            <w:shd w:val="clear" w:color="auto" w:fill="FFE599" w:themeFill="accent4" w:themeFillTint="66"/>
            <w:tcPrChange w:id="2596" w:author="David Vacas Miguel" w:date="2018-06-26T16:47: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597" w:author="David Vacas Miguel" w:date="2018-06-01T02:29:00Z"/>
                <w:b/>
                <w:rPrChange w:id="2598" w:author="David Vacas Miguel" w:date="2018-06-01T02:30:00Z">
                  <w:rPr>
                    <w:ins w:id="2599" w:author="David Vacas Miguel" w:date="2018-06-01T02:29:00Z"/>
                  </w:rPr>
                </w:rPrChange>
              </w:rPr>
            </w:pPr>
            <w:ins w:id="2600" w:author="David Vacas Miguel" w:date="2018-06-01T02:30:00Z">
              <w:r w:rsidRPr="00CF62B4">
                <w:rPr>
                  <w:b/>
                  <w:rPrChange w:id="2601" w:author="David Vacas Miguel" w:date="2018-06-01T02:30:00Z">
                    <w:rPr/>
                  </w:rPrChange>
                </w:rPr>
                <w:t>92s</w:t>
              </w:r>
            </w:ins>
          </w:p>
        </w:tc>
      </w:tr>
    </w:tbl>
    <w:p w14:paraId="526AB01C" w14:textId="43563460" w:rsidR="00D33443" w:rsidRPr="00D33443" w:rsidDel="00181C1C" w:rsidRDefault="00D74DD8">
      <w:pPr>
        <w:pStyle w:val="LetranormalTFG"/>
        <w:jc w:val="left"/>
        <w:rPr>
          <w:del w:id="2602" w:author="David Vacas Miguel" w:date="2018-05-27T13:22:00Z"/>
          <w:rPrChange w:id="2603" w:author="David Vacas Miguel" w:date="2018-05-27T12:43:00Z">
            <w:rPr>
              <w:del w:id="2604" w:author="David Vacas Miguel" w:date="2018-05-27T13:22:00Z"/>
              <w:b/>
            </w:rPr>
          </w:rPrChange>
        </w:rPr>
        <w:pPrChange w:id="2605" w:author="David Vacas Miguel" w:date="2018-06-21T17:56:00Z">
          <w:pPr>
            <w:pStyle w:val="LetranormalTFG"/>
          </w:pPr>
        </w:pPrChange>
      </w:pPr>
      <w:del w:id="2606"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57BB9A52" w:rsidR="00D74DD8" w:rsidRDefault="00403E80">
      <w:pPr>
        <w:jc w:val="center"/>
      </w:pPr>
      <w:del w:id="2607" w:author="David Vacas Miguel" w:date="2018-06-21T17:34:00Z">
        <w:r w:rsidDel="00583497">
          <w:rPr>
            <w:noProof/>
            <w:lang w:eastAsia="es-ES"/>
          </w:rPr>
          <w:drawing>
            <wp:inline distT="0" distB="0" distL="0" distR="0" wp14:anchorId="2B419D6C" wp14:editId="3893E415">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del>
      <w:moveToRangeStart w:id="2608" w:author="David Vacas Miguel" w:date="2018-06-01T02:31:00Z" w:name="move515583609"/>
      <w:ins w:id="2609" w:author="David Vacas Miguel" w:date="2018-06-21T17:34:00Z">
        <w:r w:rsidR="00583497">
          <w:rPr>
            <w:noProof/>
          </w:rPr>
          <w:drawing>
            <wp:inline distT="0" distB="0" distL="0" distR="0" wp14:anchorId="7C08D9A4" wp14:editId="52DED2B9">
              <wp:extent cx="2695698" cy="2450618"/>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8">
                        <a:extLst>
                          <a:ext uri="{28A0092B-C50C-407E-A947-70E740481C1C}">
                            <a14:useLocalDpi xmlns:a14="http://schemas.microsoft.com/office/drawing/2010/main" val="0"/>
                          </a:ext>
                        </a:extLst>
                      </a:blip>
                      <a:srcRect l="17015" t="29130" r="49532" b="25018"/>
                      <a:stretch/>
                    </pic:blipFill>
                    <pic:spPr bwMode="auto">
                      <a:xfrm>
                        <a:off x="0" y="0"/>
                        <a:ext cx="2747837" cy="2498017"/>
                      </a:xfrm>
                      <a:prstGeom prst="rect">
                        <a:avLst/>
                      </a:prstGeom>
                      <a:noFill/>
                      <a:ln>
                        <a:noFill/>
                      </a:ln>
                      <a:extLst>
                        <a:ext uri="{53640926-AAD7-44D8-BBD7-CCE9431645EC}">
                          <a14:shadowObscured xmlns:a14="http://schemas.microsoft.com/office/drawing/2010/main"/>
                        </a:ext>
                      </a:extLst>
                    </pic:spPr>
                  </pic:pic>
                </a:graphicData>
              </a:graphic>
            </wp:inline>
          </w:drawing>
        </w:r>
      </w:ins>
      <w:moveTo w:id="2610" w:author="David Vacas Miguel" w:date="2018-06-01T02:31:00Z">
        <w:del w:id="2611" w:author="David Vacas Miguel" w:date="2018-06-21T17:34:00Z">
          <w:r w:rsidR="00BF7EE6" w:rsidDel="00583497">
            <w:rPr>
              <w:noProof/>
              <w:lang w:eastAsia="es-ES"/>
            </w:rPr>
            <w:drawing>
              <wp:inline distT="0" distB="0" distL="0" distR="0" wp14:anchorId="7BFDBFD3" wp14:editId="3E44AAE9">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del>
      </w:moveTo>
      <w:moveToRangeEnd w:id="2608"/>
      <w:ins w:id="2612" w:author="David Vacas Miguel" w:date="2018-06-21T17:35:00Z">
        <w:r w:rsidR="00583497">
          <w:rPr>
            <w:noProof/>
          </w:rPr>
          <w:drawing>
            <wp:inline distT="0" distB="0" distL="0" distR="0" wp14:anchorId="0C7D51BE" wp14:editId="44D312A0">
              <wp:extent cx="2671948" cy="2427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0">
                        <a:extLst>
                          <a:ext uri="{28A0092B-C50C-407E-A947-70E740481C1C}">
                            <a14:useLocalDpi xmlns:a14="http://schemas.microsoft.com/office/drawing/2010/main" val="0"/>
                          </a:ext>
                        </a:extLst>
                      </a:blip>
                      <a:srcRect l="16542" t="30368" r="49970" b="21028"/>
                      <a:stretch/>
                    </pic:blipFill>
                    <pic:spPr bwMode="auto">
                      <a:xfrm>
                        <a:off x="0" y="0"/>
                        <a:ext cx="2700952" cy="24539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152845" w14:textId="5A284428" w:rsidR="00BF7EE6" w:rsidRDefault="00D74DD8">
      <w:pPr>
        <w:pStyle w:val="LetranormalTFG"/>
        <w:ind w:firstLine="708"/>
        <w:rPr>
          <w:ins w:id="2613" w:author="David Vacas Miguel" w:date="2018-06-01T02:34:00Z"/>
        </w:rPr>
        <w:pPrChange w:id="2614" w:author="David Vacas Miguel" w:date="2018-06-21T17:35:00Z">
          <w:pPr>
            <w:pStyle w:val="LetranormalTFG"/>
            <w:jc w:val="center"/>
          </w:pPr>
        </w:pPrChange>
      </w:pPr>
      <w:del w:id="2615" w:author="David Vacas Miguel" w:date="2018-06-01T02:34:00Z">
        <w:r w:rsidRPr="00793CF4" w:rsidDel="003429F4">
          <w:rPr>
            <w:b/>
          </w:rPr>
          <w:delText xml:space="preserve">Figura </w:delText>
        </w:r>
      </w:del>
      <w:ins w:id="2616" w:author="David Vacas Miguel" w:date="2018-06-01T02:34:00Z">
        <w:r w:rsidR="003429F4">
          <w:rPr>
            <w:b/>
          </w:rPr>
          <w:t>a)</w:t>
        </w:r>
      </w:ins>
      <w:del w:id="2617" w:author="David Vacas Miguel" w:date="2018-05-27T13:38:00Z">
        <w:r w:rsidRPr="00793CF4" w:rsidDel="0047468B">
          <w:rPr>
            <w:b/>
          </w:rPr>
          <w:delText>X</w:delText>
        </w:r>
      </w:del>
      <w:del w:id="2618" w:author="David Vacas Miguel" w:date="2018-06-01T02:34:00Z">
        <w:r w:rsidRPr="00793CF4" w:rsidDel="003429F4">
          <w:rPr>
            <w:b/>
          </w:rPr>
          <w:delText>.</w:delText>
        </w:r>
      </w:del>
      <w:r>
        <w:t xml:space="preserve"> </w:t>
      </w:r>
      <w:ins w:id="2619" w:author="David Vacas Miguel" w:date="2018-06-01T02:31:00Z">
        <w:r w:rsidR="00BF7EE6">
          <w:t>M</w:t>
        </w:r>
      </w:ins>
      <w:del w:id="2620" w:author="David Vacas Miguel" w:date="2018-06-01T02:31:00Z">
        <w:r w:rsidR="00DF3C73" w:rsidDel="00BF7EE6">
          <w:delText>Caso 5.1 m</w:delText>
        </w:r>
      </w:del>
      <w:r w:rsidR="00DF3C73">
        <w:t xml:space="preserve">ayor separación entre </w:t>
      </w:r>
      <w:del w:id="2621" w:author="David Vacas Miguel" w:date="2018-06-01T02:31:00Z">
        <w:r w:rsidR="00DF3C73" w:rsidDel="00BF7EE6">
          <w:delText>ruedas y sensores</w:delText>
        </w:r>
      </w:del>
      <w:ins w:id="2622" w:author="David Vacas Miguel" w:date="2018-06-01T02:31:00Z">
        <w:r w:rsidR="00BF7EE6">
          <w:t>ejes</w:t>
        </w:r>
      </w:ins>
      <w:del w:id="2623" w:author="David Vacas Miguel" w:date="2018-06-01T02:34:00Z">
        <w:r w:rsidDel="003429F4">
          <w:delText>.</w:delText>
        </w:r>
      </w:del>
      <w:ins w:id="2624" w:author="David Vacas Miguel" w:date="2018-06-01T02:34:00Z">
        <w:r w:rsidR="003429F4">
          <w:t>.</w:t>
        </w:r>
        <w:r w:rsidR="003429F4">
          <w:tab/>
        </w:r>
        <w:r w:rsidR="003429F4">
          <w:tab/>
        </w:r>
        <w:r w:rsidR="003429F4">
          <w:rPr>
            <w:b/>
          </w:rPr>
          <w:t>b)</w:t>
        </w:r>
      </w:ins>
      <w:ins w:id="2625" w:author="David Vacas Miguel" w:date="2018-06-01T02:31:00Z">
        <w:r w:rsidR="00BF7EE6">
          <w:t xml:space="preserve"> </w:t>
        </w:r>
      </w:ins>
      <w:ins w:id="2626" w:author="David Vacas Miguel" w:date="2018-06-01T02:32:00Z">
        <w:r w:rsidR="00BF7EE6">
          <w:t>M</w:t>
        </w:r>
      </w:ins>
      <w:ins w:id="2627" w:author="David Vacas Miguel" w:date="2018-06-01T02:31:00Z">
        <w:r w:rsidR="00BF7EE6">
          <w:t xml:space="preserve">enor separación entre </w:t>
        </w:r>
      </w:ins>
      <w:ins w:id="2628" w:author="David Vacas Miguel" w:date="2018-06-01T02:32:00Z">
        <w:r w:rsidR="00BF7EE6">
          <w:t>ejes</w:t>
        </w:r>
      </w:ins>
      <w:ins w:id="2629" w:author="David Vacas Miguel" w:date="2018-06-01T02:31:00Z">
        <w:r w:rsidR="00BF7EE6">
          <w:t>.</w:t>
        </w:r>
      </w:ins>
    </w:p>
    <w:p w14:paraId="2690C570" w14:textId="0FCD2D87" w:rsidR="003429F4" w:rsidRDefault="003429F4" w:rsidP="00BF7EE6">
      <w:pPr>
        <w:pStyle w:val="LetranormalTFG"/>
        <w:jc w:val="center"/>
        <w:rPr>
          <w:ins w:id="2630" w:author="David Vacas Miguel" w:date="2018-06-01T02:31:00Z"/>
        </w:rPr>
      </w:pPr>
      <w:ins w:id="2631" w:author="David Vacas Miguel" w:date="2018-06-01T02:34:00Z">
        <w:r w:rsidRPr="003429F4">
          <w:rPr>
            <w:b/>
            <w:rPrChange w:id="2632" w:author="David Vacas Miguel" w:date="2018-06-01T02:34:00Z">
              <w:rPr/>
            </w:rPrChange>
          </w:rPr>
          <w:t xml:space="preserve">Figura </w:t>
        </w:r>
      </w:ins>
      <w:ins w:id="2633" w:author="David Vacas Miguel" w:date="2018-06-01T03:12:00Z">
        <w:r w:rsidR="008E3CBA">
          <w:rPr>
            <w:b/>
          </w:rPr>
          <w:t>3</w:t>
        </w:r>
      </w:ins>
      <w:ins w:id="2634" w:author="David Vacas Miguel" w:date="2018-06-26T17:39:00Z">
        <w:r w:rsidR="00C55F6C">
          <w:rPr>
            <w:b/>
          </w:rPr>
          <w:t>9</w:t>
        </w:r>
      </w:ins>
      <w:ins w:id="2635" w:author="David Vacas Miguel" w:date="2018-06-01T02:34:00Z">
        <w:r w:rsidRPr="003429F4">
          <w:rPr>
            <w:b/>
            <w:rPrChange w:id="2636" w:author="David Vacas Miguel" w:date="2018-06-01T02:34:00Z">
              <w:rPr/>
            </w:rPrChange>
          </w:rPr>
          <w:t>.</w:t>
        </w:r>
        <w:r>
          <w:t xml:space="preserve"> Cambio en la separación entre ruedas y sensores.</w:t>
        </w:r>
      </w:ins>
    </w:p>
    <w:p w14:paraId="26C2B1C8" w14:textId="146A5053" w:rsidR="00D74DD8" w:rsidDel="00BF7EE6" w:rsidRDefault="00466B70">
      <w:pPr>
        <w:pStyle w:val="LetranormalTFG"/>
        <w:rPr>
          <w:del w:id="2637" w:author="David Vacas Miguel" w:date="2018-06-01T02:33:00Z"/>
        </w:rPr>
        <w:pPrChange w:id="2638" w:author="David Vacas Miguel" w:date="2018-06-01T02:33:00Z">
          <w:pPr>
            <w:pStyle w:val="LetranormalTFG"/>
            <w:jc w:val="center"/>
          </w:pPr>
        </w:pPrChange>
      </w:pPr>
      <w:ins w:id="2639" w:author="David Vacas Miguel" w:date="2018-06-26T17:21:00Z">
        <w:r>
          <w:rPr>
            <w:noProof/>
          </w:rPr>
          <w:drawing>
            <wp:anchor distT="0" distB="0" distL="114300" distR="114300" simplePos="0" relativeHeight="251679744" behindDoc="0" locked="0" layoutInCell="1" allowOverlap="1" wp14:anchorId="162696D8" wp14:editId="2992751B">
              <wp:simplePos x="0" y="0"/>
              <wp:positionH relativeFrom="column">
                <wp:posOffset>4445</wp:posOffset>
              </wp:positionH>
              <wp:positionV relativeFrom="paragraph">
                <wp:posOffset>1285875</wp:posOffset>
              </wp:positionV>
              <wp:extent cx="1724025" cy="1849755"/>
              <wp:effectExtent l="0" t="0" r="952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2402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640" w:author="David Vacas Miguel" w:date="2018-06-01T02:33:00Z">
        <w:r w:rsidR="00BF7EE6">
          <w:t xml:space="preserve">En </w:t>
        </w:r>
      </w:ins>
      <w:ins w:id="2641" w:author="David Vacas Miguel" w:date="2018-06-01T03:12:00Z">
        <w:r w:rsidR="009F66A6">
          <w:t xml:space="preserve">el caso </w:t>
        </w:r>
      </w:ins>
      <w:ins w:id="2642" w:author="David Vacas Miguel" w:date="2018-06-01T02:33:00Z">
        <w:r w:rsidR="00BF7EE6">
          <w:t xml:space="preserve">a) al estar más separado el centro de rotación de los sensores, el giro que se realiza hace que los sensores giren más rápido y por lo tanto se detecten colisiones antes. </w:t>
        </w:r>
      </w:ins>
    </w:p>
    <w:p w14:paraId="0323351D" w14:textId="5B09D85C" w:rsidR="00AD4D0D" w:rsidRDefault="00D74DD8">
      <w:pPr>
        <w:pStyle w:val="LetranormalTFG"/>
        <w:rPr>
          <w:ins w:id="2643" w:author="David Vacas Miguel" w:date="2018-06-26T17:21:00Z"/>
        </w:rPr>
      </w:pPr>
      <w:del w:id="2644"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2645" w:author="David Vacas Miguel" w:date="2018-05-27T13:27:00Z">
        <w:r w:rsidR="00AD4D0D">
          <w:t>Al contrario que en el caso anterior</w:t>
        </w:r>
      </w:ins>
      <w:ins w:id="2646" w:author="David Vacas Miguel" w:date="2018-06-01T02:33:00Z">
        <w:r w:rsidR="00BF7EE6">
          <w:t xml:space="preserve">, para </w:t>
        </w:r>
      </w:ins>
      <w:ins w:id="2647" w:author="David Vacas Miguel" w:date="2018-06-01T03:12:00Z">
        <w:r w:rsidR="009F66A6">
          <w:t>el caso</w:t>
        </w:r>
      </w:ins>
      <w:ins w:id="2648" w:author="David Vacas Miguel" w:date="2018-06-01T02:33:00Z">
        <w:r w:rsidR="00BF7EE6">
          <w:t xml:space="preserve"> b)</w:t>
        </w:r>
      </w:ins>
      <w:ins w:id="2649" w:author="David Vacas Miguel" w:date="2018-05-27T13:27:00Z">
        <w:r w:rsidR="00AD4D0D">
          <w:t>, al e</w:t>
        </w:r>
      </w:ins>
      <w:ins w:id="2650" w:author="David Vacas Miguel" w:date="2018-05-27T13:28:00Z">
        <w:r w:rsidR="00AD4D0D">
          <w:t xml:space="preserve">star </w:t>
        </w:r>
      </w:ins>
      <w:ins w:id="2651" w:author="David Vacas Miguel" w:date="2018-06-01T02:33:00Z">
        <w:r w:rsidR="00BF7EE6">
          <w:t>más</w:t>
        </w:r>
      </w:ins>
      <w:ins w:id="2652" w:author="David Vacas Miguel" w:date="2018-05-27T13:28:00Z">
        <w:r w:rsidR="00AD4D0D">
          <w:t xml:space="preserve"> cerca el centro de rotación de los sensores, el giro del robot se hace de manera </w:t>
        </w:r>
      </w:ins>
      <w:ins w:id="2653" w:author="David Vacas Miguel" w:date="2018-06-01T02:33:00Z">
        <w:r w:rsidR="00BF7EE6">
          <w:t>más</w:t>
        </w:r>
      </w:ins>
      <w:ins w:id="2654" w:author="David Vacas Miguel" w:date="2018-05-27T13:28:00Z">
        <w:r w:rsidR="00AD4D0D">
          <w:t xml:space="preserve"> gradual y se detectan las colisiones un poco </w:t>
        </w:r>
      </w:ins>
      <w:ins w:id="2655" w:author="David Vacas Miguel" w:date="2018-06-01T02:33:00Z">
        <w:r w:rsidR="00BF7EE6">
          <w:t>más</w:t>
        </w:r>
      </w:ins>
      <w:ins w:id="2656" w:author="David Vacas Miguel" w:date="2018-05-27T13:28:00Z">
        <w:r w:rsidR="00AD4D0D">
          <w:t xml:space="preserve"> tarde.</w:t>
        </w:r>
      </w:ins>
    </w:p>
    <w:p w14:paraId="2BACDE63" w14:textId="77777777" w:rsidR="00466B70" w:rsidRDefault="00466B70">
      <w:pPr>
        <w:pStyle w:val="LetranormalTFG"/>
        <w:rPr>
          <w:ins w:id="2657" w:author="David Vacas Miguel" w:date="2018-06-26T17:24:00Z"/>
        </w:rPr>
      </w:pPr>
    </w:p>
    <w:p w14:paraId="23BE34F7" w14:textId="7F7AF8EF" w:rsidR="00070CCA" w:rsidRDefault="00466B70">
      <w:pPr>
        <w:pStyle w:val="LetranormalTFG"/>
        <w:rPr>
          <w:ins w:id="2658" w:author="David Vacas Miguel" w:date="2018-06-26T17:24:00Z"/>
        </w:rPr>
      </w:pPr>
      <w:ins w:id="2659" w:author="David Vacas Miguel" w:date="2018-06-26T17:22:00Z">
        <w:r>
          <w:t xml:space="preserve">Como curiosidad se ha probado a colocar los sensores en la parte trasera del robot, con un resultado nefasto, haciendo que el robot en la primera curva no pueda realizar </w:t>
        </w:r>
      </w:ins>
      <w:ins w:id="2660" w:author="David Vacas Miguel" w:date="2018-06-26T17:23:00Z">
        <w:r>
          <w:t>el giro y por lo tanto saliéndose del circuito.</w:t>
        </w:r>
      </w:ins>
    </w:p>
    <w:p w14:paraId="7957EEE8" w14:textId="77777777" w:rsidR="00466B70" w:rsidRDefault="00466B70">
      <w:pPr>
        <w:pStyle w:val="LetranormalTFG"/>
        <w:rPr>
          <w:ins w:id="2661" w:author="David Vacas Miguel" w:date="2018-06-26T17:23:00Z"/>
        </w:rPr>
      </w:pPr>
    </w:p>
    <w:p w14:paraId="62A85D2B" w14:textId="087F093D" w:rsidR="00466B70" w:rsidRPr="00AD4D0D" w:rsidDel="00466B70" w:rsidRDefault="00466B70">
      <w:pPr>
        <w:pStyle w:val="LetranormalTFG"/>
        <w:rPr>
          <w:del w:id="2662" w:author="David Vacas Miguel" w:date="2018-06-26T17:24:00Z"/>
          <w:rPrChange w:id="2663" w:author="David Vacas Miguel" w:date="2018-05-27T13:27:00Z">
            <w:rPr>
              <w:del w:id="2664" w:author="David Vacas Miguel" w:date="2018-06-26T17:24:00Z"/>
              <w:b/>
            </w:rPr>
          </w:rPrChange>
        </w:rPr>
      </w:pPr>
      <w:ins w:id="2665" w:author="David Vacas Miguel" w:date="2018-06-26T17:23:00Z">
        <w:r w:rsidRPr="00466B70">
          <w:rPr>
            <w:b/>
            <w:rPrChange w:id="2666" w:author="David Vacas Miguel" w:date="2018-06-26T17:23:00Z">
              <w:rPr/>
            </w:rPrChange>
          </w:rPr>
          <w:t xml:space="preserve">Figura </w:t>
        </w:r>
      </w:ins>
      <w:ins w:id="2667" w:author="David Vacas Miguel" w:date="2018-06-26T17:39:00Z">
        <w:r w:rsidR="00C55F6C">
          <w:rPr>
            <w:b/>
          </w:rPr>
          <w:t>40</w:t>
        </w:r>
      </w:ins>
      <w:ins w:id="2668" w:author="David Vacas Miguel" w:date="2018-06-26T17:23:00Z">
        <w:r w:rsidRPr="00466B70">
          <w:rPr>
            <w:b/>
            <w:rPrChange w:id="2669" w:author="David Vacas Miguel" w:date="2018-06-26T17:23:00Z">
              <w:rPr/>
            </w:rPrChange>
          </w:rPr>
          <w:t xml:space="preserve">. </w:t>
        </w:r>
        <w:r>
          <w:t>Sensores en la parte trasera.</w:t>
        </w:r>
      </w:ins>
    </w:p>
    <w:p w14:paraId="4B0C9ED4" w14:textId="77777777" w:rsidR="001523AB" w:rsidRDefault="001523AB">
      <w:pPr>
        <w:pStyle w:val="LetranormalTFG"/>
        <w:rPr>
          <w:ins w:id="2670" w:author="David Vacas Miguel" w:date="2018-06-02T13:01:00Z"/>
          <w:b/>
          <w:sz w:val="28"/>
        </w:rPr>
        <w:pPrChange w:id="2671" w:author="David Vacas Miguel" w:date="2018-06-26T17:24:00Z">
          <w:pPr/>
        </w:pPrChange>
      </w:pPr>
      <w:ins w:id="2672" w:author="David Vacas Miguel" w:date="2018-06-02T13:01:00Z">
        <w:r>
          <w:rPr>
            <w:b/>
            <w:sz w:val="28"/>
          </w:rPr>
          <w:br w:type="page"/>
        </w:r>
      </w:ins>
    </w:p>
    <w:p w14:paraId="0B5E5D89" w14:textId="115E20FA" w:rsidR="00D74DD8" w:rsidRPr="008C5C28" w:rsidRDefault="00775A7A">
      <w:pPr>
        <w:pStyle w:val="Titulo3tfg"/>
        <w:rPr>
          <w:ins w:id="2673" w:author="David Vacas Miguel" w:date="2018-06-01T02:41:00Z"/>
          <w:b w:val="0"/>
          <w:sz w:val="32"/>
          <w:rPrChange w:id="2674" w:author="David Vacas Miguel" w:date="2018-06-26T17:12:00Z">
            <w:rPr>
              <w:ins w:id="2675" w:author="David Vacas Miguel" w:date="2018-06-01T02:41:00Z"/>
              <w:b/>
              <w:sz w:val="28"/>
            </w:rPr>
          </w:rPrChange>
        </w:rPr>
        <w:pPrChange w:id="2676" w:author="David Vacas Miguel" w:date="2018-06-26T17:01:00Z">
          <w:pPr>
            <w:pStyle w:val="LetranormalTFG"/>
          </w:pPr>
        </w:pPrChange>
      </w:pPr>
      <w:bookmarkStart w:id="2677" w:name="_Toc517798930"/>
      <w:ins w:id="2678" w:author="David Vacas Miguel" w:date="2018-06-26T16:49:00Z">
        <w:r w:rsidRPr="008C5C28">
          <w:rPr>
            <w:sz w:val="32"/>
            <w:rPrChange w:id="2679" w:author="David Vacas Miguel" w:date="2018-06-26T17:12:00Z">
              <w:rPr>
                <w:b/>
                <w:sz w:val="28"/>
              </w:rPr>
            </w:rPrChange>
          </w:rPr>
          <w:lastRenderedPageBreak/>
          <w:t>4.3.6</w:t>
        </w:r>
      </w:ins>
      <w:ins w:id="2680" w:author="David Vacas Miguel" w:date="2018-06-26T17:28:00Z">
        <w:r w:rsidR="00D27C27">
          <w:rPr>
            <w:sz w:val="32"/>
          </w:rPr>
          <w:t>.</w:t>
        </w:r>
      </w:ins>
      <w:ins w:id="2681" w:author="David Vacas Miguel" w:date="2018-06-01T02:41:00Z">
        <w:r w:rsidR="003672AD" w:rsidRPr="008C5C28">
          <w:rPr>
            <w:sz w:val="32"/>
            <w:rPrChange w:id="2682" w:author="David Vacas Miguel" w:date="2018-06-26T17:12:00Z">
              <w:rPr/>
            </w:rPrChange>
          </w:rPr>
          <w:t xml:space="preserve"> Circuito diferente</w:t>
        </w:r>
      </w:ins>
      <w:bookmarkEnd w:id="2677"/>
      <w:moveFromRangeStart w:id="2683" w:author="David Vacas Miguel" w:date="2018-06-01T02:31:00Z" w:name="move515583609"/>
      <w:moveFrom w:id="2684" w:author="David Vacas Miguel" w:date="2018-06-01T02:31:00Z">
        <w:r w:rsidR="00403E80" w:rsidRPr="008C5C28" w:rsidDel="00BF7EE6">
          <w:rPr>
            <w:noProof/>
            <w:sz w:val="32"/>
            <w:rPrChange w:id="2685" w:author="David Vacas Miguel" w:date="2018-06-26T17:12: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2683"/>
    </w:p>
    <w:p w14:paraId="3B305F33" w14:textId="554007C1" w:rsidR="00BB48F9" w:rsidRPr="008C5C28" w:rsidDel="00775A7A" w:rsidRDefault="00775A7A">
      <w:pPr>
        <w:pStyle w:val="LetranormalTFG"/>
        <w:rPr>
          <w:del w:id="2686" w:author="David Vacas Miguel" w:date="2018-06-01T02:42:00Z"/>
        </w:rPr>
      </w:pPr>
      <w:ins w:id="2687" w:author="David Vacas Miguel" w:date="2018-06-26T16:49:00Z">
        <w:r w:rsidRPr="008C5C28">
          <w:t>Finalmente, s</w:t>
        </w:r>
      </w:ins>
      <w:ins w:id="2688" w:author="David Vacas Miguel" w:date="2018-06-01T02:41:00Z">
        <w:r w:rsidR="00BB48F9" w:rsidRPr="008C5C28">
          <w:rPr>
            <w:rPrChange w:id="2689" w:author="David Vacas Miguel" w:date="2018-06-26T17:11:00Z">
              <w:rPr>
                <w:b/>
                <w:sz w:val="28"/>
              </w:rPr>
            </w:rPrChange>
          </w:rPr>
          <w:t>e</w:t>
        </w:r>
      </w:ins>
      <w:ins w:id="2690" w:author="David Vacas Miguel" w:date="2018-06-26T16:49:00Z">
        <w:r w:rsidRPr="008C5C28">
          <w:t xml:space="preserve"> ha</w:t>
        </w:r>
      </w:ins>
      <w:ins w:id="2691" w:author="David Vacas Miguel" w:date="2018-06-01T02:41:00Z">
        <w:r w:rsidR="00BB48F9" w:rsidRPr="008C5C28">
          <w:rPr>
            <w:rPrChange w:id="2692" w:author="David Vacas Miguel" w:date="2018-06-26T17:11:00Z">
              <w:rPr>
                <w:b/>
                <w:sz w:val="28"/>
              </w:rPr>
            </w:rPrChange>
          </w:rPr>
          <w:t xml:space="preserve"> utiliza</w:t>
        </w:r>
      </w:ins>
      <w:ins w:id="2693" w:author="David Vacas Miguel" w:date="2018-06-26T16:49:00Z">
        <w:r w:rsidRPr="008C5C28">
          <w:t>do</w:t>
        </w:r>
      </w:ins>
      <w:ins w:id="2694" w:author="David Vacas Miguel" w:date="2018-06-01T02:41:00Z">
        <w:r w:rsidR="00BB48F9" w:rsidRPr="008C5C28">
          <w:rPr>
            <w:rPrChange w:id="2695" w:author="David Vacas Miguel" w:date="2018-06-26T17:11:00Z">
              <w:rPr>
                <w:b/>
                <w:sz w:val="28"/>
              </w:rPr>
            </w:rPrChange>
          </w:rPr>
          <w:t xml:space="preserve"> el robot estándar en un circuito dif</w:t>
        </w:r>
      </w:ins>
      <w:ins w:id="2696" w:author="David Vacas Miguel" w:date="2018-06-01T02:42:00Z">
        <w:r w:rsidR="00BB48F9" w:rsidRPr="008C5C28">
          <w:rPr>
            <w:rPrChange w:id="2697" w:author="David Vacas Miguel" w:date="2018-06-26T17:11:00Z">
              <w:rPr>
                <w:b/>
                <w:sz w:val="28"/>
              </w:rPr>
            </w:rPrChange>
          </w:rPr>
          <w:t>erente al</w:t>
        </w:r>
      </w:ins>
      <w:ins w:id="2698" w:author="David Vacas Miguel" w:date="2018-06-26T16:49:00Z">
        <w:r w:rsidRPr="008C5C28">
          <w:t xml:space="preserve"> utilizado </w:t>
        </w:r>
      </w:ins>
      <w:ins w:id="2699" w:author="David Vacas Miguel" w:date="2018-06-26T16:50:00Z">
        <w:r w:rsidRPr="008C5C28">
          <w:t>en el</w:t>
        </w:r>
      </w:ins>
      <w:ins w:id="2700" w:author="David Vacas Miguel" w:date="2018-06-01T02:42:00Z">
        <w:r w:rsidR="00BB48F9" w:rsidRPr="008C5C28">
          <w:rPr>
            <w:rPrChange w:id="2701" w:author="David Vacas Miguel" w:date="2018-06-26T17:11:00Z">
              <w:rPr>
                <w:b/>
                <w:sz w:val="28"/>
              </w:rPr>
            </w:rPrChange>
          </w:rPr>
          <w:t xml:space="preserve"> resto de </w:t>
        </w:r>
      </w:ins>
      <w:ins w:id="2702" w:author="David Vacas Miguel" w:date="2018-06-26T17:01:00Z">
        <w:r w:rsidR="00D81149" w:rsidRPr="008C5C28">
          <w:t>las pruebas</w:t>
        </w:r>
      </w:ins>
      <w:ins w:id="2703" w:author="David Vacas Miguel" w:date="2018-06-01T02:42:00Z">
        <w:r w:rsidR="00BB48F9" w:rsidRPr="008C5C28">
          <w:rPr>
            <w:rPrChange w:id="2704" w:author="David Vacas Miguel" w:date="2018-06-26T17:11:00Z">
              <w:rPr>
                <w:b/>
                <w:sz w:val="28"/>
              </w:rPr>
            </w:rPrChange>
          </w:rPr>
          <w:t>.</w:t>
        </w:r>
      </w:ins>
    </w:p>
    <w:p w14:paraId="4AC1AC7F" w14:textId="77777777" w:rsidR="00775A7A" w:rsidRPr="006A260B" w:rsidRDefault="00775A7A">
      <w:pPr>
        <w:pStyle w:val="LetranormalTFG"/>
        <w:rPr>
          <w:ins w:id="2705" w:author="David Vacas Miguel" w:date="2018-06-26T16:49:00Z"/>
        </w:rPr>
        <w:pPrChange w:id="2706" w:author="David Vacas Miguel" w:date="2018-06-26T17:13:00Z">
          <w:pPr>
            <w:jc w:val="center"/>
          </w:pPr>
        </w:pPrChange>
      </w:pPr>
    </w:p>
    <w:p w14:paraId="6C384923" w14:textId="76DD320A" w:rsidR="00775A7A" w:rsidRPr="008C5C28" w:rsidRDefault="00D74DD8">
      <w:pPr>
        <w:pStyle w:val="LetranormalTFG"/>
        <w:rPr>
          <w:b/>
          <w:rPrChange w:id="2707" w:author="David Vacas Miguel" w:date="2018-06-26T17:12:00Z">
            <w:rPr/>
          </w:rPrChange>
        </w:rPr>
        <w:pPrChange w:id="2708" w:author="David Vacas Miguel" w:date="2018-06-01T02:42:00Z">
          <w:pPr>
            <w:pStyle w:val="LetranormalTFG"/>
            <w:jc w:val="center"/>
          </w:pPr>
        </w:pPrChange>
      </w:pPr>
      <w:del w:id="2709" w:author="David Vacas Miguel" w:date="2018-06-01T02:31:00Z">
        <w:r w:rsidRPr="00793CF4" w:rsidDel="00BF7EE6">
          <w:rPr>
            <w:b/>
          </w:rPr>
          <w:delText xml:space="preserve">Figura </w:delText>
        </w:r>
      </w:del>
      <w:del w:id="2710" w:author="David Vacas Miguel" w:date="2018-05-27T13:39:00Z">
        <w:r w:rsidRPr="00793CF4" w:rsidDel="0047468B">
          <w:rPr>
            <w:b/>
          </w:rPr>
          <w:delText>X</w:delText>
        </w:r>
      </w:del>
      <w:del w:id="2711"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712" w:author="David Vacas Miguel" w:date="2018-06-01T02:42:00Z"/>
              </w:rPr>
            </w:pPr>
            <w:ins w:id="2713"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714" w:author="David Vacas Miguel" w:date="2018-06-01T02:42:00Z"/>
                <w:b/>
                <w:rPrChange w:id="2715" w:author="David Vacas Miguel" w:date="2018-06-01T02:42:00Z">
                  <w:rPr>
                    <w:ins w:id="2716" w:author="David Vacas Miguel" w:date="2018-06-01T02:42:00Z"/>
                  </w:rPr>
                </w:rPrChange>
              </w:rPr>
            </w:pPr>
            <w:ins w:id="2717" w:author="David Vacas Miguel" w:date="2018-06-01T02:42:00Z">
              <w:r w:rsidRPr="00BB48F9">
                <w:rPr>
                  <w:b/>
                  <w:rPrChange w:id="2718" w:author="David Vacas Miguel" w:date="2018-06-01T02:42:00Z">
                    <w:rPr/>
                  </w:rPrChange>
                </w:rPr>
                <w:t>83s</w:t>
              </w:r>
            </w:ins>
          </w:p>
        </w:tc>
      </w:tr>
    </w:tbl>
    <w:p w14:paraId="3F240471" w14:textId="40D1E659" w:rsidR="00AD4D0D" w:rsidDel="00775A7A" w:rsidRDefault="00D74DD8" w:rsidP="00F21B89">
      <w:pPr>
        <w:jc w:val="center"/>
        <w:rPr>
          <w:del w:id="2719" w:author="David Vacas Miguel" w:date="2018-06-01T02:42:00Z"/>
          <w:b/>
        </w:rPr>
      </w:pPr>
      <w:del w:id="2720"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4F7EBB9F" w14:textId="77777777" w:rsidR="00775A7A" w:rsidRPr="00AD4D0D" w:rsidRDefault="00775A7A">
      <w:pPr>
        <w:pStyle w:val="LetranormalTFG"/>
        <w:rPr>
          <w:ins w:id="2721" w:author="David Vacas Miguel" w:date="2018-06-26T16:50:00Z"/>
          <w:rPrChange w:id="2722" w:author="David Vacas Miguel" w:date="2018-05-27T13:28:00Z">
            <w:rPr>
              <w:ins w:id="2723" w:author="David Vacas Miguel" w:date="2018-06-26T16:50:00Z"/>
              <w:b/>
            </w:rPr>
          </w:rPrChange>
        </w:rPr>
      </w:pPr>
    </w:p>
    <w:p w14:paraId="1F74AA3A" w14:textId="77777777" w:rsidR="00775A7A" w:rsidRDefault="00775A7A" w:rsidP="00F21B89">
      <w:pPr>
        <w:jc w:val="center"/>
        <w:rPr>
          <w:ins w:id="2724" w:author="David Vacas Miguel" w:date="2018-06-26T16:50:00Z"/>
        </w:rPr>
      </w:pPr>
    </w:p>
    <w:p w14:paraId="5A233B69" w14:textId="465AAB91"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51CF6BBB" w:rsidR="00000000" w:rsidRDefault="00D74DD8">
      <w:pPr>
        <w:pStyle w:val="LetranormalTFG"/>
        <w:jc w:val="center"/>
        <w:rPr>
          <w:ins w:id="2725" w:author="David Vacas Miguel" w:date="2018-06-02T13:02:00Z"/>
          <w:rPrChange w:id="2726" w:author="David Vacas Miguel" w:date="2018-06-02T13:02:00Z">
            <w:rPr>
              <w:ins w:id="2727" w:author="David Vacas Miguel" w:date="2018-06-02T13:02:00Z"/>
              <w:b/>
            </w:rPr>
          </w:rPrChange>
        </w:rPr>
        <w:sectPr w:rsidR="00000000" w:rsidSect="00036E9B">
          <w:footerReference w:type="default" r:id="rId193"/>
          <w:footerReference w:type="first" r:id="rId194"/>
          <w:pgSz w:w="11906" w:h="16838"/>
          <w:pgMar w:top="1418" w:right="1418" w:bottom="1418" w:left="1418" w:header="709" w:footer="709" w:gutter="0"/>
          <w:cols w:space="708"/>
          <w:titlePg/>
          <w:docGrid w:linePitch="360"/>
        </w:sectPr>
        <w:pPrChange w:id="2734" w:author="David Vacas Miguel" w:date="2018-06-02T13:02:00Z">
          <w:pPr>
            <w:pStyle w:val="LetranormalTFG"/>
          </w:pPr>
        </w:pPrChange>
      </w:pPr>
      <w:r w:rsidRPr="00793CF4">
        <w:rPr>
          <w:b/>
        </w:rPr>
        <w:t xml:space="preserve">Figura </w:t>
      </w:r>
      <w:ins w:id="2735" w:author="David Vacas Miguel" w:date="2018-06-26T17:39:00Z">
        <w:r w:rsidR="00C55F6C">
          <w:rPr>
            <w:b/>
          </w:rPr>
          <w:t>41</w:t>
        </w:r>
      </w:ins>
      <w:del w:id="2736" w:author="David Vacas Miguel" w:date="2018-05-27T13:39:00Z">
        <w:r w:rsidRPr="00793CF4" w:rsidDel="0047468B">
          <w:rPr>
            <w:b/>
          </w:rPr>
          <w:delText>X</w:delText>
        </w:r>
      </w:del>
      <w:r w:rsidRPr="00793CF4">
        <w:rPr>
          <w:b/>
        </w:rPr>
        <w:t>.</w:t>
      </w:r>
      <w:r>
        <w:t xml:space="preserve"> </w:t>
      </w:r>
      <w:del w:id="2737" w:author="David Vacas Miguel" w:date="2018-06-01T02:43:00Z">
        <w:r w:rsidR="00DF3C73" w:rsidDel="00BB48F9">
          <w:delText>Caso 6 distinto</w:delText>
        </w:r>
      </w:del>
      <w:ins w:id="2738" w:author="David Vacas Miguel" w:date="2018-06-26T16:50:00Z">
        <w:r w:rsidR="00775A7A">
          <w:t>C</w:t>
        </w:r>
      </w:ins>
      <w:del w:id="2739" w:author="David Vacas Miguel" w:date="2018-06-26T16:50:00Z">
        <w:r w:rsidR="00DF3C73" w:rsidDel="00775A7A">
          <w:delText xml:space="preserve"> c</w:delText>
        </w:r>
      </w:del>
      <w:r w:rsidR="00DF3C73">
        <w:t>ircuito</w:t>
      </w:r>
      <w:ins w:id="2740" w:author="David Vacas Miguel" w:date="2018-06-26T16:50:00Z">
        <w:r w:rsidR="00775A7A">
          <w:t xml:space="preserve"> alternativo</w:t>
        </w:r>
      </w:ins>
      <w:r>
        <w:t>.</w:t>
      </w:r>
    </w:p>
    <w:p w14:paraId="2665F3E8" w14:textId="2A23AC72" w:rsidR="001C0490" w:rsidRPr="00BB48F9" w:rsidDel="004F3E16" w:rsidRDefault="001C0490">
      <w:pPr>
        <w:pStyle w:val="TituloTFG"/>
        <w:rPr>
          <w:del w:id="2741" w:author="David Vacas Miguel" w:date="2018-06-02T13:02:00Z"/>
          <w:rFonts w:eastAsiaTheme="minorHAnsi" w:cs="Times New Roman"/>
          <w:b w:val="0"/>
          <w:sz w:val="22"/>
          <w:szCs w:val="22"/>
          <w:rPrChange w:id="2742" w:author="David Vacas Miguel" w:date="2018-06-01T02:42:00Z">
            <w:rPr>
              <w:del w:id="2743" w:author="David Vacas Miguel" w:date="2018-06-02T13:02:00Z"/>
              <w:rFonts w:eastAsiaTheme="majorEastAsia" w:cstheme="majorBidi"/>
              <w:b/>
              <w:sz w:val="40"/>
              <w:szCs w:val="32"/>
            </w:rPr>
          </w:rPrChange>
        </w:rPr>
        <w:pPrChange w:id="2744" w:author="David Vacas Miguel" w:date="2018-06-02T13:02:00Z">
          <w:pPr>
            <w:pStyle w:val="LetranormalTFG"/>
            <w:jc w:val="center"/>
          </w:pPr>
        </w:pPrChange>
      </w:pPr>
      <w:del w:id="2745" w:author="David Vacas Miguel" w:date="2018-06-02T13:02:00Z">
        <w:r w:rsidRPr="00F21B89" w:rsidDel="004F3E16">
          <w:lastRenderedPageBreak/>
          <w:br w:type="page"/>
        </w:r>
      </w:del>
    </w:p>
    <w:p w14:paraId="7998070B" w14:textId="2E2B5D09" w:rsidR="006C6D37" w:rsidRDefault="00AD5F04">
      <w:pPr>
        <w:pStyle w:val="TituloTFG"/>
      </w:pPr>
      <w:bookmarkStart w:id="2746" w:name="_Toc517795821"/>
      <w:bookmarkStart w:id="2747" w:name="_Toc517798931"/>
      <w:r>
        <w:t>Conclusiones</w:t>
      </w:r>
      <w:bookmarkEnd w:id="2746"/>
      <w:bookmarkEnd w:id="2747"/>
    </w:p>
    <w:p w14:paraId="585322BD" w14:textId="4ED741EF" w:rsidR="006C6D37" w:rsidRDefault="006C6D37" w:rsidP="006C6D37">
      <w:pPr>
        <w:pStyle w:val="LetranormalTFG"/>
      </w:pPr>
      <w:r>
        <w:t xml:space="preserve">Gracias a este proyecto he </w:t>
      </w:r>
      <w:del w:id="2748" w:author="David Vacas Miguel" w:date="2018-06-26T16:50:00Z">
        <w:r w:rsidDel="00775A7A">
          <w:delText xml:space="preserve">obtenido </w:delText>
        </w:r>
      </w:del>
      <w:ins w:id="2749" w:author="David Vacas Miguel" w:date="2018-06-26T16:50:00Z">
        <w:r w:rsidR="00775A7A">
          <w:t xml:space="preserve">aumentado </w:t>
        </w:r>
      </w:ins>
      <w:r>
        <w:t xml:space="preserve">bastante conocimiento sobre C++, además de sobre una tecnología </w:t>
      </w:r>
      <w:r w:rsidR="008252D5">
        <w:t xml:space="preserve">de la cual no sabía nada </w:t>
      </w:r>
      <w:r>
        <w:t>como es Qt. Para poder realizarlo</w:t>
      </w:r>
      <w:ins w:id="2750" w:author="David Vacas Miguel" w:date="2018-06-26T16:51:00Z">
        <w:r w:rsidR="00775A7A">
          <w:t>,</w:t>
        </w:r>
      </w:ins>
      <w:r>
        <w:t xml:space="preserve"> además ha sido necesario indagar en el funcionamiento más profundo de OpenGL, dotándome así de un mayor conocimiento sobre cómo funciona a bajo nivel.</w:t>
      </w:r>
      <w:ins w:id="2751" w:author="David Vacas Miguel" w:date="2018-06-26T16:53:00Z">
        <w:r w:rsidR="00C07328">
          <w:t xml:space="preserve"> En lo </w:t>
        </w:r>
      </w:ins>
      <w:ins w:id="2752" w:author="David Vacas Miguel" w:date="2018-06-26T16:54:00Z">
        <w:r w:rsidR="00C07328">
          <w:t xml:space="preserve">respectivo a las dificultades encontradas, la mayor dificultad residió en la correcta simulación del robot, la inclusión de la </w:t>
        </w:r>
      </w:ins>
      <w:ins w:id="2753" w:author="David Vacas Miguel" w:date="2018-06-26T16:55:00Z">
        <w:r w:rsidR="00C07328">
          <w:t>interacción</w:t>
        </w:r>
      </w:ins>
      <w:ins w:id="2754" w:author="David Vacas Miguel" w:date="2018-06-26T16:54:00Z">
        <w:r w:rsidR="00C07328">
          <w:t xml:space="preserve"> del usuario </w:t>
        </w:r>
      </w:ins>
      <w:ins w:id="2755" w:author="David Vacas Miguel" w:date="2018-06-26T16:55:00Z">
        <w:r w:rsidR="00C07328">
          <w:t xml:space="preserve">con la aplicación ha resultado ser bastante sencilla gracias a Qt. </w:t>
        </w:r>
      </w:ins>
      <w:ins w:id="2756" w:author="David Vacas Miguel" w:date="2018-06-26T17:14:00Z">
        <w:r w:rsidR="009336A1">
          <w:t>Además,</w:t>
        </w:r>
      </w:ins>
      <w:ins w:id="2757" w:author="David Vacas Miguel" w:date="2018-06-26T16:55:00Z">
        <w:r w:rsidR="00C07328">
          <w:t xml:space="preserve"> puesto que los métodos de OpenGL que utiliza Qt realizan las mismas funcion</w:t>
        </w:r>
      </w:ins>
      <w:ins w:id="2758" w:author="David Vacas Miguel" w:date="2018-06-26T16:56:00Z">
        <w:r w:rsidR="00C07328">
          <w:t>es, a pesar de tener diferentes nombres, me ha resultado sencillo implementar la mayor parte de Op</w:t>
        </w:r>
      </w:ins>
      <w:ins w:id="2759" w:author="David Vacas Miguel" w:date="2018-06-26T16:57:00Z">
        <w:r w:rsidR="00C07328">
          <w:t>enGL.</w:t>
        </w:r>
      </w:ins>
    </w:p>
    <w:p w14:paraId="0868933E" w14:textId="77777777" w:rsidR="006C6D37" w:rsidRDefault="006C6D37" w:rsidP="006C6D37">
      <w:pPr>
        <w:pStyle w:val="LetranormalTFG"/>
      </w:pPr>
      <w:r>
        <w:t>De los objetivos principales propuestos a la hora de realizar la aplicación, han sido todos logrados.</w:t>
      </w:r>
    </w:p>
    <w:p w14:paraId="2EE55830" w14:textId="2F0C98DF"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w:t>
      </w:r>
      <w:del w:id="2760" w:author="David Vacas Miguel" w:date="2018-06-26T16:51:00Z">
        <w:r w:rsidR="008252D5" w:rsidDel="00C07328">
          <w:delText xml:space="preserve"> que permita a</w:delText>
        </w:r>
        <w:r w:rsidDel="00C07328">
          <w:delText xml:space="preserve"> una persona </w:delText>
        </w:r>
        <w:r w:rsidR="008252D5" w:rsidDel="00C07328">
          <w:delText>ser</w:delText>
        </w:r>
        <w:r w:rsidDel="00C07328">
          <w:delText xml:space="preserve"> </w:delText>
        </w:r>
        <w:r w:rsidR="008252D5" w:rsidDel="00C07328">
          <w:delText>el</w:delText>
        </w:r>
        <w:r w:rsidDel="00C07328">
          <w:delText xml:space="preserve"> host y </w:delText>
        </w:r>
        <w:r w:rsidR="008252D5" w:rsidDel="00C07328">
          <w:delText>a</w:delText>
        </w:r>
        <w:r w:rsidDel="00C07328">
          <w:delText xml:space="preserve">l resto </w:delText>
        </w:r>
        <w:r w:rsidR="008252D5" w:rsidDel="00C07328">
          <w:delText xml:space="preserve">conectarse a ese host para poner </w:delText>
        </w:r>
        <w:r w:rsidDel="00C07328">
          <w:delText>sus robots y</w:delText>
        </w:r>
        <w:r w:rsidR="008252D5" w:rsidDel="00C07328">
          <w:delText xml:space="preserve"> poder</w:delText>
        </w:r>
        <w:r w:rsidDel="00C07328">
          <w:delText xml:space="preserve"> v</w:delText>
        </w:r>
        <w:r w:rsidR="008252D5" w:rsidDel="00C07328">
          <w:delText>er</w:delText>
        </w:r>
        <w:r w:rsidDel="00C07328">
          <w:delText xml:space="preserve"> la carrera</w:delText>
        </w:r>
      </w:del>
      <w:r>
        <w:t xml:space="preserve">. </w:t>
      </w:r>
      <w:r w:rsidR="000159FD">
        <w:t>Además,</w:t>
      </w:r>
      <w:r>
        <w:t xml:space="preserve"> se podría mejorar la forma y figuras del robot y el circuito.</w:t>
      </w:r>
    </w:p>
    <w:p w14:paraId="2F74F8CA" w14:textId="11516FE4"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 xml:space="preserve">con los que </w:t>
      </w:r>
      <w:ins w:id="2761" w:author="David Vacas Miguel" w:date="2018-06-26T16:51:00Z">
        <w:r w:rsidR="00C07328">
          <w:t>e</w:t>
        </w:r>
      </w:ins>
      <w:del w:id="2762" w:author="David Vacas Miguel" w:date="2018-06-26T16:51:00Z">
        <w:r w:rsidR="008252D5" w:rsidDel="00C07328">
          <w:delText>é</w:delText>
        </w:r>
      </w:del>
      <w:r w:rsidR="008252D5">
        <w:t>ste realice el recorrido en el</w:t>
      </w:r>
      <w:r>
        <w:t xml:space="preserve"> menor tiempo posible.</w:t>
      </w:r>
    </w:p>
    <w:p w14:paraId="15B122A5" w14:textId="08EF6352" w:rsidR="00675471" w:rsidRDefault="008252D5" w:rsidP="00675471">
      <w:pPr>
        <w:pStyle w:val="LetranormalTFG"/>
        <w:rPr>
          <w:ins w:id="2763" w:author="David Vacas Miguel" w:date="2018-06-02T13:06:00Z"/>
        </w:rPr>
        <w:sectPr w:rsidR="00675471" w:rsidSect="00036E9B">
          <w:footerReference w:type="first" r:id="rId195"/>
          <w:pgSz w:w="11906" w:h="16838"/>
          <w:pgMar w:top="1418" w:right="1418" w:bottom="1418" w:left="1418" w:header="709" w:footer="709" w:gutter="0"/>
          <w:cols w:space="708"/>
          <w:titlePg/>
          <w:docGrid w:linePitch="360"/>
        </w:sectPr>
      </w:pPr>
      <w:del w:id="2769" w:author="David Vacas Miguel" w:date="2018-06-26T16:51:00Z">
        <w:r w:rsidDel="00C07328">
          <w:delText>Otra podría ser la</w:delText>
        </w:r>
      </w:del>
      <w:ins w:id="2770" w:author="David Vacas Miguel" w:date="2018-06-26T16:51:00Z">
        <w:r w:rsidR="00C07328">
          <w:t xml:space="preserve">Finalmente, respecto a la interfaz </w:t>
        </w:r>
      </w:ins>
      <w:ins w:id="2771" w:author="David Vacas Miguel" w:date="2018-06-26T16:52:00Z">
        <w:r w:rsidR="00C07328">
          <w:t>gráfica</w:t>
        </w:r>
      </w:ins>
      <w:ins w:id="2772" w:author="David Vacas Miguel" w:date="2018-06-26T16:51:00Z">
        <w:r w:rsidR="00C07328">
          <w:t xml:space="preserve"> podría </w:t>
        </w:r>
      </w:ins>
      <w:ins w:id="2773" w:author="David Vacas Miguel" w:date="2018-06-26T16:52:00Z">
        <w:r w:rsidR="00C07328">
          <w:t>incluirse la</w:t>
        </w:r>
      </w:ins>
      <w:r>
        <w:t xml:space="preserve"> posibilidad de dibujar los circuitos desde la propia aplicación o, incluso, modificar los parámetros del robot desde el dibujo mediante el ratón</w:t>
      </w:r>
      <w:del w:id="2774" w:author="David Vacas Miguel" w:date="2018-06-02T13:08:00Z">
        <w:r w:rsidDel="00675471">
          <w:delText>.</w:delText>
        </w:r>
      </w:del>
    </w:p>
    <w:p w14:paraId="5F835676" w14:textId="77777777" w:rsidR="00675471" w:rsidRDefault="00675471" w:rsidP="00675471">
      <w:pPr>
        <w:pStyle w:val="TituloTFG"/>
        <w:rPr>
          <w:ins w:id="2775" w:author="David Vacas Miguel" w:date="2018-06-02T13:08:00Z"/>
        </w:rPr>
      </w:pPr>
      <w:bookmarkStart w:id="2776" w:name="_Toc517795822"/>
      <w:bookmarkStart w:id="2777" w:name="_Toc517798932"/>
      <w:ins w:id="2778" w:author="David Vacas Miguel" w:date="2018-06-02T13:08:00Z">
        <w:r>
          <w:lastRenderedPageBreak/>
          <w:t>Bibliografía</w:t>
        </w:r>
        <w:bookmarkEnd w:id="2776"/>
        <w:bookmarkEnd w:id="2777"/>
      </w:ins>
    </w:p>
    <w:p w14:paraId="4C98CCDA" w14:textId="77777777" w:rsidR="00675471" w:rsidRPr="001D3695" w:rsidRDefault="00675471" w:rsidP="00675471">
      <w:pPr>
        <w:pStyle w:val="LetranormalTFG"/>
        <w:rPr>
          <w:ins w:id="2779" w:author="David Vacas Miguel" w:date="2018-06-02T13:08:00Z"/>
          <w:b/>
          <w:sz w:val="24"/>
        </w:rPr>
      </w:pPr>
      <w:ins w:id="2780"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2781" w:author="David Vacas Miguel" w:date="2018-06-02T13:08:00Z"/>
        </w:rPr>
      </w:pPr>
      <w:ins w:id="2782"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2783" w:author="David Vacas Miguel" w:date="2018-06-02T13:08:00Z"/>
          <w:i/>
        </w:rPr>
      </w:pPr>
      <w:ins w:id="2784"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2785" w:author="David Vacas Miguel" w:date="2018-06-02T13:08:00Z"/>
          <w:b/>
          <w:sz w:val="24"/>
        </w:rPr>
      </w:pPr>
      <w:ins w:id="2786"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2787" w:author="David Vacas Miguel" w:date="2018-06-02T13:08:00Z"/>
        </w:rPr>
      </w:pPr>
      <w:ins w:id="2788"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2789" w:author="David Vacas Miguel" w:date="2018-06-02T13:08:00Z"/>
        </w:rPr>
      </w:pPr>
      <w:ins w:id="2790"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2791" w:author="David Vacas Miguel" w:date="2018-06-02T13:08:00Z"/>
          <w:i/>
        </w:rPr>
      </w:pPr>
      <w:ins w:id="2792"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2793" w:author="David Vacas Miguel" w:date="2018-06-02T13:08:00Z"/>
        </w:rPr>
      </w:pPr>
      <w:ins w:id="2794"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2795" w:author="David Vacas Miguel" w:date="2018-06-02T13:08:00Z"/>
          <w:b/>
          <w:sz w:val="24"/>
        </w:rPr>
      </w:pPr>
      <w:ins w:id="2796"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2797" w:author="David Vacas Miguel" w:date="2018-06-02T13:08:00Z"/>
        </w:rPr>
      </w:pPr>
      <w:ins w:id="2798"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2799" w:author="David Vacas Miguel" w:date="2018-06-02T13:08:00Z"/>
        </w:rPr>
      </w:pPr>
      <w:ins w:id="2800"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2801" w:author="David Vacas Miguel" w:date="2018-06-02T13:08:00Z"/>
        </w:rPr>
      </w:pPr>
      <w:ins w:id="2802"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2803" w:author="David Vacas Miguel" w:date="2018-06-02T13:08:00Z"/>
          <w:b/>
          <w:sz w:val="24"/>
        </w:rPr>
      </w:pPr>
      <w:proofErr w:type="spellStart"/>
      <w:ins w:id="2804"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2805" w:author="David Vacas Miguel" w:date="2018-06-02T13:08:00Z"/>
        </w:rPr>
      </w:pPr>
      <w:ins w:id="2806"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2807" w:author="David Vacas Miguel" w:date="2018-06-02T13:08:00Z"/>
        </w:rPr>
      </w:pPr>
      <w:ins w:id="2808"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2809" w:author="David Vacas Miguel" w:date="2018-06-02T13:08:00Z"/>
          <w:b/>
          <w:sz w:val="24"/>
        </w:rPr>
      </w:pPr>
      <w:ins w:id="2810"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2811" w:author="David Vacas Miguel" w:date="2018-06-02T13:08:00Z"/>
          <w:i/>
        </w:rPr>
      </w:pPr>
      <w:ins w:id="2812"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2813" w:author="David Vacas Miguel" w:date="2018-06-02T13:08:00Z"/>
        </w:rPr>
      </w:pPr>
      <w:ins w:id="2814"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2815" w:author="David Vacas Miguel" w:date="2018-06-02T13:08:00Z"/>
          <w:b/>
          <w:sz w:val="24"/>
        </w:rPr>
      </w:pPr>
      <w:ins w:id="2816"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2817" w:author="David Vacas Miguel" w:date="2018-06-02T13:08:00Z"/>
        </w:rPr>
      </w:pPr>
      <w:proofErr w:type="spellStart"/>
      <w:ins w:id="2818"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2819" w:author="David Vacas Miguel" w:date="2018-06-02T13:08:00Z"/>
        </w:rPr>
      </w:pPr>
      <w:proofErr w:type="spellStart"/>
      <w:ins w:id="2820"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2821" w:author="David Vacas Miguel" w:date="2018-06-02T13:04:00Z"/>
        </w:rPr>
        <w:pPrChange w:id="2822" w:author="David Vacas Miguel" w:date="2018-06-02T13:06:00Z">
          <w:pPr>
            <w:pStyle w:val="LetranormalTFG"/>
          </w:pPr>
        </w:pPrChange>
      </w:pPr>
    </w:p>
    <w:p w14:paraId="0296A1EE" w14:textId="10645830" w:rsidR="00AD5F04" w:rsidDel="004F3E16" w:rsidRDefault="00AD5F04">
      <w:pPr>
        <w:pStyle w:val="TituloTFG"/>
        <w:rPr>
          <w:del w:id="2823" w:author="David Vacas Miguel" w:date="2018-06-02T13:04:00Z"/>
          <w:rFonts w:ascii="Arial" w:hAnsi="Arial"/>
        </w:rPr>
        <w:pPrChange w:id="2824" w:author="David Vacas Miguel" w:date="2018-06-02T13:06:00Z">
          <w:pPr/>
        </w:pPrChange>
      </w:pPr>
      <w:del w:id="2825" w:author="David Vacas Miguel" w:date="2018-06-02T13:03:00Z">
        <w:r w:rsidDel="004F3E16">
          <w:br w:type="page"/>
        </w:r>
      </w:del>
    </w:p>
    <w:p w14:paraId="67CEE799" w14:textId="0E814B78" w:rsidR="00AD5F04" w:rsidDel="00675471" w:rsidRDefault="00515152">
      <w:pPr>
        <w:pStyle w:val="TituloTFG"/>
        <w:rPr>
          <w:del w:id="2826" w:author="David Vacas Miguel" w:date="2018-06-02T13:07:00Z"/>
        </w:rPr>
      </w:pPr>
      <w:del w:id="2827" w:author="David Vacas Miguel" w:date="2018-06-02T13:07:00Z">
        <w:r w:rsidDel="00675471">
          <w:delText>Bibliografía</w:delText>
        </w:r>
      </w:del>
    </w:p>
    <w:p w14:paraId="1C532129" w14:textId="77777777" w:rsidR="00922577" w:rsidRPr="006A260B" w:rsidRDefault="00922577">
      <w:pPr>
        <w:pStyle w:val="LetranormalTFG"/>
        <w:pPrChange w:id="2828" w:author="David Vacas Miguel" w:date="2018-06-02T13:07:00Z">
          <w:pPr/>
        </w:pPrChange>
      </w:pPr>
    </w:p>
    <w:sectPr w:rsidR="00922577" w:rsidRPr="006A260B" w:rsidSect="006A260B">
      <w:footerReference w:type="default" r:id="rId196"/>
      <w:footerReference w:type="first" r:id="rId197"/>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3A637" w14:textId="77777777" w:rsidR="009F3CF9" w:rsidRDefault="009F3CF9" w:rsidP="008D373D">
      <w:pPr>
        <w:spacing w:after="0" w:line="240" w:lineRule="auto"/>
      </w:pPr>
      <w:r>
        <w:separator/>
      </w:r>
    </w:p>
  </w:endnote>
  <w:endnote w:type="continuationSeparator" w:id="0">
    <w:p w14:paraId="0843F5FF" w14:textId="77777777" w:rsidR="009F3CF9" w:rsidRDefault="009F3CF9"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4D69D62A" w:rsidR="00070CCA" w:rsidRPr="00F21B89" w:rsidRDefault="00070CCA">
    <w:pPr>
      <w:pStyle w:val="Piedepgina"/>
      <w:rPr>
        <w:rFonts w:ascii="Century Gothic" w:hAnsi="Century Gothic"/>
        <w:i/>
        <w:sz w:val="20"/>
        <w:szCs w:val="20"/>
      </w:rPr>
    </w:pPr>
    <w:del w:id="145" w:author="David Vacas Miguel" w:date="2018-06-21T17:50:00Z">
      <w:r w:rsidRPr="00F21B89" w:rsidDel="00BC39FA">
        <w:rPr>
          <w:rFonts w:ascii="Century Gothic" w:hAnsi="Century Gothic"/>
          <w:i/>
          <w:sz w:val="20"/>
          <w:szCs w:val="20"/>
        </w:rPr>
        <w:delText xml:space="preserve">Capítulo </w:delText>
      </w:r>
    </w:del>
    <w:del w:id="146"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DF7D0" w14:textId="2E9F5F69" w:rsidR="00070CCA" w:rsidRPr="00F21B89" w:rsidRDefault="00070CCA">
    <w:pPr>
      <w:pStyle w:val="Piedepgina"/>
      <w:rPr>
        <w:rFonts w:ascii="Century Gothic" w:hAnsi="Century Gothic"/>
        <w:i/>
        <w:sz w:val="20"/>
        <w:szCs w:val="20"/>
      </w:rPr>
    </w:pPr>
    <w:r w:rsidRPr="00F21B89">
      <w:rPr>
        <w:rFonts w:ascii="Century Gothic" w:hAnsi="Century Gothic"/>
        <w:i/>
        <w:sz w:val="20"/>
        <w:szCs w:val="20"/>
      </w:rPr>
      <w:t xml:space="preserve">Capítulo </w:t>
    </w:r>
    <w:del w:id="1801" w:author="David Vacas Miguel" w:date="2018-05-31T12:13:00Z">
      <w:r w:rsidRPr="007937C0" w:rsidDel="00036E9B">
        <w:rPr>
          <w:rFonts w:ascii="Century Gothic" w:hAnsi="Century Gothic"/>
          <w:i/>
          <w:sz w:val="20"/>
          <w:szCs w:val="20"/>
        </w:rPr>
        <w:delText>1</w:delText>
      </w:r>
    </w:del>
    <w:ins w:id="1802" w:author="David Vacas Miguel" w:date="2018-06-21T16:4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1086" w14:textId="1A4DE101" w:rsidR="00070CCA" w:rsidRPr="0036645D" w:rsidRDefault="00070CCA" w:rsidP="0036645D">
    <w:pPr>
      <w:pStyle w:val="Piedepgina"/>
      <w:rPr>
        <w:rFonts w:ascii="Century Gothic" w:hAnsi="Century Gothic"/>
        <w:i/>
        <w:sz w:val="20"/>
        <w:szCs w:val="20"/>
        <w:rPrChange w:id="1803" w:author="David Vacas Miguel" w:date="2018-06-21T16:41:00Z">
          <w:rPr/>
        </w:rPrChange>
      </w:rPr>
    </w:pPr>
    <w:ins w:id="1804" w:author="David Vacas Miguel" w:date="2018-06-21T16:41:00Z">
      <w:r w:rsidRPr="00F21B89">
        <w:rPr>
          <w:rFonts w:ascii="Century Gothic" w:hAnsi="Century Gothic"/>
          <w:i/>
          <w:sz w:val="20"/>
          <w:szCs w:val="20"/>
        </w:rPr>
        <w:t xml:space="preserve">Capítulo </w:t>
      </w:r>
    </w:ins>
    <w:ins w:id="1805" w:author="David Vacas Miguel" w:date="2018-06-21T16:42:00Z">
      <w:r>
        <w:rPr>
          <w:rFonts w:ascii="Century Gothic" w:hAnsi="Century Gothic"/>
          <w:i/>
          <w:sz w:val="20"/>
          <w:szCs w:val="20"/>
        </w:rPr>
        <w:t>4</w:t>
      </w:r>
    </w:ins>
    <w:ins w:id="1806"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51572" w14:textId="7C9294D2" w:rsidR="00070CCA" w:rsidRPr="00F21B89" w:rsidRDefault="00070CCA">
    <w:pPr>
      <w:pStyle w:val="Piedepgina"/>
      <w:rPr>
        <w:rFonts w:ascii="Century Gothic" w:hAnsi="Century Gothic"/>
        <w:i/>
        <w:sz w:val="20"/>
        <w:szCs w:val="20"/>
      </w:rPr>
    </w:pPr>
    <w:r w:rsidRPr="00F21B89">
      <w:rPr>
        <w:rFonts w:ascii="Century Gothic" w:hAnsi="Century Gothic"/>
        <w:i/>
        <w:sz w:val="20"/>
        <w:szCs w:val="20"/>
      </w:rPr>
      <w:t xml:space="preserve">Capítulo </w:t>
    </w:r>
    <w:del w:id="2728" w:author="David Vacas Miguel" w:date="2018-05-31T12:13:00Z">
      <w:r w:rsidRPr="007937C0" w:rsidDel="00036E9B">
        <w:rPr>
          <w:rFonts w:ascii="Century Gothic" w:hAnsi="Century Gothic"/>
          <w:i/>
          <w:sz w:val="20"/>
          <w:szCs w:val="20"/>
        </w:rPr>
        <w:delText>1</w:delText>
      </w:r>
    </w:del>
    <w:ins w:id="2729" w:author="David Vacas Miguel" w:date="2018-06-26T17:52:00Z">
      <w:r w:rsidR="00816B55">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14B" w14:textId="13625B83" w:rsidR="00070CCA" w:rsidRPr="0036645D" w:rsidRDefault="00070CCA" w:rsidP="0036645D">
    <w:pPr>
      <w:pStyle w:val="Piedepgina"/>
      <w:rPr>
        <w:rFonts w:ascii="Century Gothic" w:hAnsi="Century Gothic"/>
        <w:i/>
        <w:sz w:val="20"/>
        <w:szCs w:val="20"/>
        <w:rPrChange w:id="2730" w:author="David Vacas Miguel" w:date="2018-06-21T16:41:00Z">
          <w:rPr/>
        </w:rPrChange>
      </w:rPr>
    </w:pPr>
    <w:ins w:id="2731" w:author="David Vacas Miguel" w:date="2018-06-21T16:41:00Z">
      <w:r w:rsidRPr="00F21B89">
        <w:rPr>
          <w:rFonts w:ascii="Century Gothic" w:hAnsi="Century Gothic"/>
          <w:i/>
          <w:sz w:val="20"/>
          <w:szCs w:val="20"/>
        </w:rPr>
        <w:t xml:space="preserve">Capítulo </w:t>
      </w:r>
    </w:ins>
    <w:ins w:id="2732" w:author="David Vacas Miguel" w:date="2018-06-26T17:52:00Z">
      <w:r w:rsidR="00816B55">
        <w:rPr>
          <w:rFonts w:ascii="Century Gothic" w:hAnsi="Century Gothic"/>
          <w:i/>
          <w:sz w:val="20"/>
          <w:szCs w:val="20"/>
        </w:rPr>
        <w:t>4</w:t>
      </w:r>
    </w:ins>
    <w:ins w:id="2733"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070CCA" w:rsidRPr="00675471" w:rsidRDefault="00070CCA">
    <w:pPr>
      <w:pStyle w:val="Piedepgina"/>
      <w:rPr>
        <w:rFonts w:ascii="Century Gothic" w:hAnsi="Century Gothic"/>
        <w:i/>
        <w:sz w:val="20"/>
        <w:szCs w:val="20"/>
        <w:rPrChange w:id="2764" w:author="David Vacas Miguel" w:date="2018-06-02T13:06:00Z">
          <w:rPr/>
        </w:rPrChange>
      </w:rPr>
    </w:pPr>
    <w:ins w:id="2765" w:author="David Vacas Miguel" w:date="2018-06-02T13:08:00Z">
      <w:r>
        <w:rPr>
          <w:rFonts w:ascii="Century Gothic" w:hAnsi="Century Gothic"/>
          <w:i/>
          <w:sz w:val="20"/>
          <w:szCs w:val="20"/>
        </w:rPr>
        <w:t>C</w:t>
      </w:r>
    </w:ins>
    <w:ins w:id="2766" w:author="David Vacas Miguel" w:date="2018-06-02T13:06:00Z">
      <w:r>
        <w:rPr>
          <w:rFonts w:ascii="Century Gothic" w:hAnsi="Century Gothic"/>
          <w:i/>
          <w:sz w:val="20"/>
          <w:szCs w:val="20"/>
        </w:rPr>
        <w:t>onclusiones</w:t>
      </w:r>
    </w:ins>
    <w:ins w:id="2767"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2768" w:author="David Vacas Miguel" w:date="2018-05-31T12:08:00Z">
      <w:r w:rsidRPr="00F21B89">
        <w:rPr>
          <w:rFonts w:ascii="Century Gothic" w:hAnsi="Century Gothic"/>
          <w:sz w:val="20"/>
          <w:szCs w:val="20"/>
        </w:rPr>
        <w:fldChar w:fldCharType="end"/>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070CCA" w:rsidRPr="00F21B89" w:rsidRDefault="00070CCA">
    <w:pPr>
      <w:pStyle w:val="Piedepgina"/>
      <w:rPr>
        <w:rFonts w:ascii="Century Gothic" w:hAnsi="Century Gothic"/>
        <w:i/>
        <w:sz w:val="20"/>
        <w:szCs w:val="20"/>
      </w:rPr>
    </w:pPr>
    <w:del w:id="2829" w:author="David Vacas Miguel" w:date="2018-06-02T13:09:00Z">
      <w:r w:rsidRPr="00F21B89" w:rsidDel="00675471">
        <w:rPr>
          <w:rFonts w:ascii="Century Gothic" w:hAnsi="Century Gothic"/>
          <w:i/>
          <w:sz w:val="20"/>
          <w:szCs w:val="20"/>
        </w:rPr>
        <w:delText xml:space="preserve">Capítulo </w:delText>
      </w:r>
    </w:del>
    <w:del w:id="2830" w:author="David Vacas Miguel" w:date="2018-05-31T12:13:00Z">
      <w:r w:rsidRPr="007937C0" w:rsidDel="00036E9B">
        <w:rPr>
          <w:rFonts w:ascii="Century Gothic" w:hAnsi="Century Gothic"/>
          <w:i/>
          <w:sz w:val="20"/>
          <w:szCs w:val="20"/>
        </w:rPr>
        <w:delText>1</w:delText>
      </w:r>
    </w:del>
    <w:ins w:id="2831" w:author="David Vacas Miguel" w:date="2018-06-02T13:10:00Z">
      <w:r>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070CCA" w:rsidRPr="00675471" w:rsidRDefault="00070CCA">
    <w:pPr>
      <w:pStyle w:val="Piedepgina"/>
      <w:rPr>
        <w:rFonts w:ascii="Century Gothic" w:hAnsi="Century Gothic"/>
        <w:i/>
        <w:sz w:val="20"/>
        <w:szCs w:val="20"/>
        <w:rPrChange w:id="2832" w:author="David Vacas Miguel" w:date="2018-06-02T13:06:00Z">
          <w:rPr/>
        </w:rPrChange>
      </w:rPr>
    </w:pPr>
    <w:ins w:id="2833" w:author="David Vacas Miguel" w:date="2018-06-02T13:10:00Z">
      <w:r>
        <w:rPr>
          <w:rFonts w:ascii="Century Gothic" w:hAnsi="Century Gothic"/>
          <w:i/>
          <w:sz w:val="20"/>
          <w:szCs w:val="20"/>
        </w:rPr>
        <w:t>Bibliografía</w:t>
      </w:r>
    </w:ins>
    <w:ins w:id="2834"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2835" w:author="David Vacas Miguel" w:date="2018-05-31T12:08:00Z">
      <w:r w:rsidRPr="00F21B89">
        <w:rPr>
          <w:rFonts w:ascii="Century Gothic" w:hAnsi="Century Gothic"/>
          <w:sz w:val="20"/>
          <w:szCs w:val="20"/>
        </w:rPr>
        <w:fldChar w:fldCharType="end"/>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052F" w14:textId="1C9A0159" w:rsidR="00070CCA" w:rsidRPr="00BC39FA" w:rsidRDefault="00070CCA">
    <w:pPr>
      <w:pStyle w:val="Piedepgina"/>
      <w:rPr>
        <w:rFonts w:ascii="Century Gothic" w:hAnsi="Century Gothic"/>
        <w:i/>
        <w:sz w:val="20"/>
        <w:szCs w:val="20"/>
        <w:rPrChange w:id="158" w:author="David Vacas Miguel" w:date="2018-06-21T17:50:00Z">
          <w:rPr/>
        </w:rPrChange>
      </w:rPr>
    </w:pPr>
    <w:ins w:id="159" w:author="David Vacas Miguel" w:date="2018-06-21T17:50:00Z">
      <w:r>
        <w:rPr>
          <w:rFonts w:ascii="Century Gothic" w:hAnsi="Century Gothic"/>
          <w:i/>
          <w:sz w:val="20"/>
          <w:szCs w:val="20"/>
        </w:rPr>
        <w:t>Agradecimientos</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5</w:t>
      </w:r>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6638F" w14:textId="5EFD4415" w:rsidR="00070CCA" w:rsidRPr="00BC39FA" w:rsidRDefault="00070CCA">
    <w:pPr>
      <w:pStyle w:val="Piedepgina"/>
      <w:rPr>
        <w:rFonts w:ascii="Century Gothic" w:hAnsi="Century Gothic"/>
        <w:i/>
        <w:sz w:val="20"/>
        <w:szCs w:val="20"/>
        <w:rPrChange w:id="187" w:author="David Vacas Miguel" w:date="2018-06-21T17:50:00Z">
          <w:rPr/>
        </w:rPrChange>
      </w:rPr>
    </w:pPr>
    <w:ins w:id="188" w:author="David Vacas Miguel" w:date="2018-06-21T17:51:00Z">
      <w:r>
        <w:rPr>
          <w:rFonts w:ascii="Century Gothic" w:hAnsi="Century Gothic"/>
          <w:i/>
          <w:sz w:val="20"/>
          <w:szCs w:val="20"/>
        </w:rPr>
        <w:t>Resumen</w:t>
      </w:r>
    </w:ins>
    <w:ins w:id="189" w:author="David Vacas Miguel" w:date="2018-06-21T17:50: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3</w:t>
      </w:r>
      <w:r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1245" w14:textId="3835A61C" w:rsidR="00070CCA" w:rsidRPr="00F21B89" w:rsidRDefault="00070CCA">
    <w:pPr>
      <w:pStyle w:val="Piedepgina"/>
      <w:rPr>
        <w:rFonts w:ascii="Century Gothic" w:hAnsi="Century Gothic"/>
        <w:i/>
        <w:sz w:val="20"/>
        <w:szCs w:val="20"/>
      </w:rPr>
    </w:pPr>
    <w:r w:rsidRPr="00F21B89">
      <w:rPr>
        <w:rFonts w:ascii="Century Gothic" w:hAnsi="Century Gothic"/>
        <w:i/>
        <w:sz w:val="20"/>
        <w:szCs w:val="20"/>
      </w:rPr>
      <w:t xml:space="preserve">Capítulo </w:t>
    </w:r>
    <w:del w:id="383" w:author="David Vacas Miguel" w:date="2018-05-31T12:13:00Z">
      <w:r w:rsidRPr="007937C0" w:rsidDel="00036E9B">
        <w:rPr>
          <w:rFonts w:ascii="Century Gothic" w:hAnsi="Century Gothic"/>
          <w:i/>
          <w:sz w:val="20"/>
          <w:szCs w:val="20"/>
        </w:rPr>
        <w:delText>1</w:delText>
      </w:r>
    </w:del>
    <w:ins w:id="384" w:author="David Vacas Miguel" w:date="2018-06-21T17:48: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50D1" w14:textId="2B83FBB0" w:rsidR="00070CCA" w:rsidRPr="002D2995" w:rsidRDefault="00070CCA">
    <w:pPr>
      <w:pStyle w:val="Piedepgina"/>
      <w:rPr>
        <w:rFonts w:ascii="Century Gothic" w:hAnsi="Century Gothic"/>
        <w:i/>
        <w:sz w:val="20"/>
        <w:szCs w:val="20"/>
        <w:rPrChange w:id="387" w:author="David Vacas Miguel" w:date="2018-06-21T17:48:00Z">
          <w:rPr/>
        </w:rPrChange>
      </w:rPr>
    </w:pPr>
    <w:ins w:id="388" w:author="David Vacas Miguel" w:date="2018-06-21T17:48:00Z">
      <w:r w:rsidRPr="00F21B89">
        <w:rPr>
          <w:rFonts w:ascii="Century Gothic" w:hAnsi="Century Gothic"/>
          <w:i/>
          <w:sz w:val="20"/>
          <w:szCs w:val="20"/>
        </w:rPr>
        <w:t xml:space="preserve">Capítulo </w:t>
      </w:r>
      <w:r>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6</w:t>
      </w:r>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D5262" w14:textId="77777777" w:rsidR="00070CCA" w:rsidRPr="00F21B89" w:rsidRDefault="00070CCA">
    <w:pPr>
      <w:pStyle w:val="Piedepgina"/>
      <w:rPr>
        <w:rFonts w:ascii="Century Gothic" w:hAnsi="Century Gothic"/>
        <w:i/>
        <w:sz w:val="20"/>
        <w:szCs w:val="20"/>
      </w:rPr>
    </w:pPr>
    <w:r w:rsidRPr="00F21B89">
      <w:rPr>
        <w:rFonts w:ascii="Century Gothic" w:hAnsi="Century Gothic"/>
        <w:i/>
        <w:sz w:val="20"/>
        <w:szCs w:val="20"/>
      </w:rPr>
      <w:t xml:space="preserve">Capítulo </w:t>
    </w:r>
    <w:del w:id="858" w:author="David Vacas Miguel" w:date="2018-05-31T12:13:00Z">
      <w:r w:rsidRPr="007937C0" w:rsidDel="00036E9B">
        <w:rPr>
          <w:rFonts w:ascii="Century Gothic" w:hAnsi="Century Gothic"/>
          <w:i/>
          <w:sz w:val="20"/>
          <w:szCs w:val="20"/>
        </w:rPr>
        <w:delText>1</w:delText>
      </w:r>
    </w:del>
    <w:ins w:id="859" w:author="David Vacas Miguel" w:date="2018-06-21T16:40:00Z">
      <w:r>
        <w:rPr>
          <w:rFonts w:ascii="Century Gothic" w:hAnsi="Century Gothic"/>
          <w:i/>
          <w:sz w:val="20"/>
          <w:szCs w:val="20"/>
        </w:rPr>
        <w:t>2</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3B5B" w14:textId="35AB635F" w:rsidR="00070CCA" w:rsidRPr="0036645D" w:rsidRDefault="00070CCA">
    <w:pPr>
      <w:pStyle w:val="Piedepgina"/>
      <w:rPr>
        <w:rFonts w:ascii="Century Gothic" w:hAnsi="Century Gothic"/>
        <w:i/>
        <w:sz w:val="20"/>
        <w:szCs w:val="20"/>
        <w:rPrChange w:id="863" w:author="David Vacas Miguel" w:date="2018-06-21T16:39:00Z">
          <w:rPr/>
        </w:rPrChange>
      </w:rPr>
    </w:pPr>
    <w:ins w:id="864" w:author="David Vacas Miguel" w:date="2018-06-21T16:39:00Z">
      <w:r w:rsidRPr="00F21B89">
        <w:rPr>
          <w:rFonts w:ascii="Century Gothic" w:hAnsi="Century Gothic"/>
          <w:i/>
          <w:sz w:val="20"/>
          <w:szCs w:val="20"/>
        </w:rPr>
        <w:t xml:space="preserve">Capítulo </w:t>
      </w:r>
      <w:r>
        <w:rPr>
          <w:rFonts w:ascii="Century Gothic" w:hAnsi="Century Gothic"/>
          <w:i/>
          <w:sz w:val="20"/>
          <w:szCs w:val="20"/>
        </w:rPr>
        <w:t>2</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9</w:t>
      </w:r>
      <w:r w:rsidRPr="00F21B89">
        <w:rPr>
          <w:rFonts w:ascii="Century Gothic" w:hAnsi="Century Gothic"/>
          <w:sz w:val="20"/>
          <w:szCs w:val="20"/>
        </w:rPr>
        <w:fldChar w:fldCharType="end"/>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438E2" w14:textId="54CFF34B" w:rsidR="00070CCA" w:rsidRPr="00F21B89" w:rsidRDefault="00070CCA">
    <w:pPr>
      <w:pStyle w:val="Piedepgina"/>
      <w:rPr>
        <w:rFonts w:ascii="Century Gothic" w:hAnsi="Century Gothic"/>
        <w:i/>
        <w:sz w:val="20"/>
        <w:szCs w:val="20"/>
      </w:rPr>
    </w:pPr>
    <w:r w:rsidRPr="00F21B89">
      <w:rPr>
        <w:rFonts w:ascii="Century Gothic" w:hAnsi="Century Gothic"/>
        <w:i/>
        <w:sz w:val="20"/>
        <w:szCs w:val="20"/>
      </w:rPr>
      <w:t xml:space="preserve">Capítulo </w:t>
    </w:r>
    <w:del w:id="1572" w:author="David Vacas Miguel" w:date="2018-05-31T12:13:00Z">
      <w:r w:rsidRPr="007937C0" w:rsidDel="00036E9B">
        <w:rPr>
          <w:rFonts w:ascii="Century Gothic" w:hAnsi="Century Gothic"/>
          <w:i/>
          <w:sz w:val="20"/>
          <w:szCs w:val="20"/>
        </w:rPr>
        <w:delText>1</w:delText>
      </w:r>
    </w:del>
    <w:ins w:id="1573" w:author="David Vacas Miguel" w:date="2018-06-21T16:41:00Z">
      <w:r>
        <w:rPr>
          <w:rFonts w:ascii="Century Gothic" w:hAnsi="Century Gothic"/>
          <w:i/>
          <w:sz w:val="20"/>
          <w:szCs w:val="20"/>
        </w:rPr>
        <w:t>3</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1991587C" w:rsidR="00070CCA" w:rsidRPr="0036645D" w:rsidRDefault="00070CCA" w:rsidP="0036645D">
    <w:pPr>
      <w:pStyle w:val="Piedepgina"/>
      <w:rPr>
        <w:rFonts w:ascii="Century Gothic" w:hAnsi="Century Gothic"/>
        <w:i/>
        <w:sz w:val="20"/>
        <w:szCs w:val="20"/>
        <w:rPrChange w:id="1574" w:author="David Vacas Miguel" w:date="2018-06-21T16:41:00Z">
          <w:rPr/>
        </w:rPrChange>
      </w:rPr>
    </w:pPr>
    <w:ins w:id="1575" w:author="David Vacas Miguel" w:date="2018-06-21T16:41:00Z">
      <w:r w:rsidRPr="00F21B89">
        <w:rPr>
          <w:rFonts w:ascii="Century Gothic" w:hAnsi="Century Gothic"/>
          <w:i/>
          <w:sz w:val="20"/>
          <w:szCs w:val="20"/>
        </w:rPr>
        <w:t xml:space="preserve">Capítulo </w:t>
      </w:r>
      <w:r>
        <w:rPr>
          <w:rFonts w:ascii="Century Gothic" w:hAnsi="Century Gothic"/>
          <w:i/>
          <w:sz w:val="20"/>
          <w:szCs w:val="20"/>
        </w:rPr>
        <w:t>3</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931D" w14:textId="77777777" w:rsidR="009F3CF9" w:rsidRDefault="009F3CF9" w:rsidP="008D373D">
      <w:pPr>
        <w:spacing w:after="0" w:line="240" w:lineRule="auto"/>
      </w:pPr>
      <w:r>
        <w:separator/>
      </w:r>
    </w:p>
  </w:footnote>
  <w:footnote w:type="continuationSeparator" w:id="0">
    <w:p w14:paraId="10B76C44" w14:textId="77777777" w:rsidR="009F3CF9" w:rsidRDefault="009F3CF9"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070CCA" w:rsidRPr="00F21B89" w:rsidRDefault="00070CCA"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9F3CF9">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7A548" w14:textId="50661C9D" w:rsidR="00070CCA" w:rsidRPr="00F21B89" w:rsidRDefault="00070CCA" w:rsidP="00B877C6">
    <w:pPr>
      <w:pStyle w:val="Encabezado"/>
      <w:jc w:val="right"/>
      <w:rPr>
        <w:ins w:id="156" w:author="David Vacas Miguel" w:date="2018-06-21T17:53:00Z"/>
        <w:rFonts w:ascii="Century Gothic" w:hAnsi="Century Gothic"/>
        <w:i/>
        <w:sz w:val="20"/>
        <w:szCs w:val="20"/>
      </w:rPr>
    </w:pPr>
    <w:ins w:id="157"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1552" behindDoc="0" locked="0" layoutInCell="1" allowOverlap="1" wp14:anchorId="2E5C9885" wp14:editId="3153FD3C">
                <wp:simplePos x="0" y="0"/>
                <wp:positionH relativeFrom="margin">
                  <wp:posOffset>3768937</wp:posOffset>
                </wp:positionH>
                <wp:positionV relativeFrom="paragraph">
                  <wp:posOffset>180552</wp:posOffset>
                </wp:positionV>
                <wp:extent cx="1982258" cy="45719"/>
                <wp:effectExtent l="0" t="0" r="0" b="0"/>
                <wp:wrapNone/>
                <wp:docPr id="288" name="Rectángulo 288"/>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5CBA" id="Rectángulo 288" o:spid="_x0000_s1026" style="position:absolute;margin-left:296.75pt;margin-top:14.2pt;width:156.1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US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NZjBRI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72576" behindDoc="0" locked="0" layoutInCell="1" allowOverlap="1" wp14:anchorId="028511C7" wp14:editId="087D77B5">
            <wp:simplePos x="0" y="0"/>
            <wp:positionH relativeFrom="margin">
              <wp:posOffset>3175</wp:posOffset>
            </wp:positionH>
            <wp:positionV relativeFrom="margin">
              <wp:posOffset>-624205</wp:posOffset>
            </wp:positionV>
            <wp:extent cx="1087755" cy="414655"/>
            <wp:effectExtent l="0" t="0" r="0" b="4445"/>
            <wp:wrapSquare wrapText="bothSides"/>
            <wp:docPr id="304" name="Imagen 304"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79DF75" w14:textId="77777777" w:rsidR="00070CCA" w:rsidRPr="00C600F2" w:rsidRDefault="00070C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BB335" w14:textId="541D6AEB" w:rsidR="00070CCA" w:rsidRPr="00F21B89" w:rsidRDefault="00070CCA" w:rsidP="00B877C6">
    <w:pPr>
      <w:pStyle w:val="Encabezado"/>
      <w:jc w:val="right"/>
      <w:rPr>
        <w:ins w:id="185" w:author="David Vacas Miguel" w:date="2018-06-21T17:53:00Z"/>
        <w:rFonts w:ascii="Century Gothic" w:hAnsi="Century Gothic"/>
        <w:i/>
        <w:sz w:val="20"/>
        <w:szCs w:val="20"/>
      </w:rPr>
    </w:pPr>
    <w:ins w:id="186"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4624" behindDoc="0" locked="0" layoutInCell="1" allowOverlap="1" wp14:anchorId="1B26C1C3" wp14:editId="38E41096">
                <wp:simplePos x="0" y="0"/>
                <wp:positionH relativeFrom="margin">
                  <wp:posOffset>3768937</wp:posOffset>
                </wp:positionH>
                <wp:positionV relativeFrom="paragraph">
                  <wp:posOffset>180552</wp:posOffset>
                </wp:positionV>
                <wp:extent cx="1982258" cy="45719"/>
                <wp:effectExtent l="0" t="0" r="0" b="0"/>
                <wp:wrapNone/>
                <wp:docPr id="290" name="Rectángulo 29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66E75" id="Rectángulo 290" o:spid="_x0000_s1026" style="position:absolute;margin-left:296.75pt;margin-top:14.2pt;width:156.1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C7yvNq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75648" behindDoc="0" locked="0" layoutInCell="1" allowOverlap="1" wp14:anchorId="7864A646" wp14:editId="3FD11B9F">
            <wp:simplePos x="0" y="0"/>
            <wp:positionH relativeFrom="margin">
              <wp:posOffset>3175</wp:posOffset>
            </wp:positionH>
            <wp:positionV relativeFrom="margin">
              <wp:posOffset>-624205</wp:posOffset>
            </wp:positionV>
            <wp:extent cx="1087755" cy="414655"/>
            <wp:effectExtent l="0" t="0" r="0" b="4445"/>
            <wp:wrapSquare wrapText="bothSides"/>
            <wp:docPr id="210" name="Imagen 210"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1380A189" w14:textId="77777777" w:rsidR="00070CCA" w:rsidRPr="00C600F2" w:rsidRDefault="00070CC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860A8" w14:textId="6D702695" w:rsidR="00070CCA" w:rsidRPr="00F21B89" w:rsidRDefault="00070CCA" w:rsidP="00B877C6">
    <w:pPr>
      <w:pStyle w:val="Encabezado"/>
      <w:jc w:val="right"/>
      <w:rPr>
        <w:ins w:id="385" w:author="David Vacas Miguel" w:date="2018-06-21T17:53:00Z"/>
        <w:rFonts w:ascii="Century Gothic" w:hAnsi="Century Gothic"/>
        <w:i/>
        <w:sz w:val="20"/>
        <w:szCs w:val="20"/>
      </w:rPr>
    </w:pPr>
    <w:ins w:id="386"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68480" behindDoc="0" locked="0" layoutInCell="1" allowOverlap="1" wp14:anchorId="6C2109EF" wp14:editId="4A870E3C">
                <wp:simplePos x="0" y="0"/>
                <wp:positionH relativeFrom="margin">
                  <wp:posOffset>3768937</wp:posOffset>
                </wp:positionH>
                <wp:positionV relativeFrom="paragraph">
                  <wp:posOffset>180552</wp:posOffset>
                </wp:positionV>
                <wp:extent cx="1982258" cy="45719"/>
                <wp:effectExtent l="0" t="0" r="0" b="0"/>
                <wp:wrapNone/>
                <wp:docPr id="30" name="Rectángulo 3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218" id="Rectángulo 30" o:spid="_x0000_s1026" style="position:absolute;margin-left:296.75pt;margin-top:14.2pt;width:156.1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F6XH4A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69504" behindDoc="0" locked="0" layoutInCell="1" allowOverlap="1" wp14:anchorId="74837DA7" wp14:editId="10CEED3E">
            <wp:simplePos x="0" y="0"/>
            <wp:positionH relativeFrom="margin">
              <wp:posOffset>3175</wp:posOffset>
            </wp:positionH>
            <wp:positionV relativeFrom="margin">
              <wp:posOffset>-624205</wp:posOffset>
            </wp:positionV>
            <wp:extent cx="1087755" cy="414655"/>
            <wp:effectExtent l="0" t="0" r="0" b="4445"/>
            <wp:wrapSquare wrapText="bothSides"/>
            <wp:docPr id="211" name="Imagen 21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697130" w14:textId="77777777" w:rsidR="00070CCA" w:rsidRPr="00C600F2" w:rsidRDefault="00070CC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64584" w14:textId="0C8250B3" w:rsidR="00070CCA" w:rsidRPr="00F21B89" w:rsidRDefault="00070CCA" w:rsidP="0036645D">
    <w:pPr>
      <w:pStyle w:val="Encabezado"/>
      <w:jc w:val="right"/>
      <w:rPr>
        <w:ins w:id="860" w:author="David Vacas Miguel" w:date="2018-06-21T16:39:00Z"/>
        <w:rFonts w:ascii="Century Gothic" w:hAnsi="Century Gothic"/>
        <w:i/>
        <w:sz w:val="20"/>
        <w:szCs w:val="20"/>
      </w:rPr>
    </w:pPr>
    <w:ins w:id="861" w:author="David Vacas Miguel" w:date="2018-06-21T16:39: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6125C466" wp14:editId="00EC6908">
                <wp:simplePos x="0" y="0"/>
                <wp:positionH relativeFrom="margin">
                  <wp:posOffset>3768937</wp:posOffset>
                </wp:positionH>
                <wp:positionV relativeFrom="paragraph">
                  <wp:posOffset>180552</wp:posOffset>
                </wp:positionV>
                <wp:extent cx="1982258" cy="45719"/>
                <wp:effectExtent l="0" t="0" r="0" b="0"/>
                <wp:wrapNone/>
                <wp:docPr id="12" name="Rectángulo 1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9097" id="Rectángulo 12" o:spid="_x0000_s1026" style="position:absolute;margin-left:296.75pt;margin-top:14.2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fDCAMAAAY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u+cXww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66432" behindDoc="0" locked="0" layoutInCell="1" allowOverlap="1" wp14:anchorId="589126B1" wp14:editId="0522361B">
            <wp:simplePos x="0" y="0"/>
            <wp:positionH relativeFrom="margin">
              <wp:posOffset>3175</wp:posOffset>
            </wp:positionH>
            <wp:positionV relativeFrom="margin">
              <wp:posOffset>-624205</wp:posOffset>
            </wp:positionV>
            <wp:extent cx="1087755" cy="414655"/>
            <wp:effectExtent l="0" t="0" r="0" b="4445"/>
            <wp:wrapSquare wrapText="bothSides"/>
            <wp:docPr id="212" name="Imagen 212"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2B3CEF1B" w14:textId="77777777" w:rsidR="00070CCA" w:rsidRDefault="00070CCA">
    <w:pPr>
      <w:pStyle w:val="Encabezado"/>
      <w:tabs>
        <w:tab w:val="clear" w:pos="4252"/>
        <w:tab w:val="clear" w:pos="8504"/>
        <w:tab w:val="left" w:pos="1085"/>
      </w:tabs>
      <w:pPrChange w:id="862" w:author="David Vacas Miguel" w:date="2018-06-21T16:34:00Z">
        <w:pPr>
          <w:pStyle w:val="Encabezado"/>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A0076D"/>
    <w:multiLevelType w:val="hybridMultilevel"/>
    <w:tmpl w:val="FE3E1F60"/>
    <w:lvl w:ilvl="0" w:tplc="FCB41732">
      <w:start w:val="1"/>
      <w:numFmt w:val="decimal"/>
      <w:lvlText w:val="%1."/>
      <w:lvlJc w:val="left"/>
      <w:pPr>
        <w:ind w:left="720" w:hanging="360"/>
      </w:pPr>
      <w:rPr>
        <w:rFonts w:ascii="Book Antiqua" w:hAnsi="Book Antiqua"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FA7B02"/>
    <w:multiLevelType w:val="hybridMultilevel"/>
    <w:tmpl w:val="B95EF9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70F06C37"/>
    <w:multiLevelType w:val="hybridMultilevel"/>
    <w:tmpl w:val="B2166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6"/>
  </w:num>
  <w:num w:numId="4">
    <w:abstractNumId w:val="35"/>
  </w:num>
  <w:num w:numId="5">
    <w:abstractNumId w:val="22"/>
  </w:num>
  <w:num w:numId="6">
    <w:abstractNumId w:val="0"/>
  </w:num>
  <w:num w:numId="7">
    <w:abstractNumId w:val="24"/>
  </w:num>
  <w:num w:numId="8">
    <w:abstractNumId w:val="39"/>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7"/>
  </w:num>
  <w:num w:numId="19">
    <w:abstractNumId w:val="18"/>
  </w:num>
  <w:num w:numId="20">
    <w:abstractNumId w:val="16"/>
  </w:num>
  <w:num w:numId="21">
    <w:abstractNumId w:val="28"/>
  </w:num>
  <w:num w:numId="22">
    <w:abstractNumId w:val="1"/>
  </w:num>
  <w:num w:numId="23">
    <w:abstractNumId w:val="21"/>
  </w:num>
  <w:num w:numId="24">
    <w:abstractNumId w:val="34"/>
  </w:num>
  <w:num w:numId="25">
    <w:abstractNumId w:val="19"/>
  </w:num>
  <w:num w:numId="26">
    <w:abstractNumId w:val="26"/>
  </w:num>
  <w:num w:numId="27">
    <w:abstractNumId w:val="3"/>
  </w:num>
  <w:num w:numId="28">
    <w:abstractNumId w:val="15"/>
  </w:num>
  <w:num w:numId="29">
    <w:abstractNumId w:val="30"/>
  </w:num>
  <w:num w:numId="30">
    <w:abstractNumId w:val="25"/>
  </w:num>
  <w:num w:numId="31">
    <w:abstractNumId w:val="31"/>
  </w:num>
  <w:num w:numId="32">
    <w:abstractNumId w:val="11"/>
  </w:num>
  <w:num w:numId="33">
    <w:abstractNumId w:val="2"/>
  </w:num>
  <w:num w:numId="34">
    <w:abstractNumId w:val="8"/>
  </w:num>
  <w:num w:numId="35">
    <w:abstractNumId w:val="29"/>
  </w:num>
  <w:num w:numId="36">
    <w:abstractNumId w:val="10"/>
  </w:num>
  <w:num w:numId="37">
    <w:abstractNumId w:val="27"/>
  </w:num>
  <w:num w:numId="38">
    <w:abstractNumId w:val="23"/>
  </w:num>
  <w:num w:numId="39">
    <w:abstractNumId w:val="36"/>
  </w:num>
  <w:num w:numId="4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78"/>
    <w:rsid w:val="000159FD"/>
    <w:rsid w:val="0002256E"/>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E4F"/>
    <w:rsid w:val="00064F73"/>
    <w:rsid w:val="00065285"/>
    <w:rsid w:val="00070CCA"/>
    <w:rsid w:val="000719D6"/>
    <w:rsid w:val="00073DDC"/>
    <w:rsid w:val="00080F53"/>
    <w:rsid w:val="00087F4D"/>
    <w:rsid w:val="000918FD"/>
    <w:rsid w:val="00094084"/>
    <w:rsid w:val="00095EB3"/>
    <w:rsid w:val="000964D9"/>
    <w:rsid w:val="00097F18"/>
    <w:rsid w:val="000A56AE"/>
    <w:rsid w:val="000A7975"/>
    <w:rsid w:val="000B21A2"/>
    <w:rsid w:val="000B7675"/>
    <w:rsid w:val="000C0743"/>
    <w:rsid w:val="000C5FC6"/>
    <w:rsid w:val="000C73CA"/>
    <w:rsid w:val="000D13C1"/>
    <w:rsid w:val="000D2877"/>
    <w:rsid w:val="000D2CD2"/>
    <w:rsid w:val="000D465D"/>
    <w:rsid w:val="000E7529"/>
    <w:rsid w:val="000F03F3"/>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23C4"/>
    <w:rsid w:val="0013337C"/>
    <w:rsid w:val="00137179"/>
    <w:rsid w:val="00137D1F"/>
    <w:rsid w:val="001411C5"/>
    <w:rsid w:val="001444A0"/>
    <w:rsid w:val="001458DD"/>
    <w:rsid w:val="001472E9"/>
    <w:rsid w:val="00147318"/>
    <w:rsid w:val="00151DB7"/>
    <w:rsid w:val="001523AB"/>
    <w:rsid w:val="001571B4"/>
    <w:rsid w:val="001575CA"/>
    <w:rsid w:val="00160EF8"/>
    <w:rsid w:val="00163D22"/>
    <w:rsid w:val="001654A3"/>
    <w:rsid w:val="001655DE"/>
    <w:rsid w:val="00166649"/>
    <w:rsid w:val="00171B09"/>
    <w:rsid w:val="00177899"/>
    <w:rsid w:val="00181C1C"/>
    <w:rsid w:val="00181CC0"/>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173FC"/>
    <w:rsid w:val="002213A6"/>
    <w:rsid w:val="00222D41"/>
    <w:rsid w:val="002233B4"/>
    <w:rsid w:val="00223F7B"/>
    <w:rsid w:val="0022771F"/>
    <w:rsid w:val="00230A04"/>
    <w:rsid w:val="00230A0B"/>
    <w:rsid w:val="00232D77"/>
    <w:rsid w:val="00236954"/>
    <w:rsid w:val="0023702E"/>
    <w:rsid w:val="00242039"/>
    <w:rsid w:val="00243D06"/>
    <w:rsid w:val="00244AFE"/>
    <w:rsid w:val="00247757"/>
    <w:rsid w:val="00255D26"/>
    <w:rsid w:val="00260FBB"/>
    <w:rsid w:val="00274B8F"/>
    <w:rsid w:val="00275EE1"/>
    <w:rsid w:val="0027731A"/>
    <w:rsid w:val="00283207"/>
    <w:rsid w:val="00286B3F"/>
    <w:rsid w:val="002870DE"/>
    <w:rsid w:val="00293F11"/>
    <w:rsid w:val="00295395"/>
    <w:rsid w:val="00296EF1"/>
    <w:rsid w:val="002A3AB0"/>
    <w:rsid w:val="002A40A7"/>
    <w:rsid w:val="002B5545"/>
    <w:rsid w:val="002C02AF"/>
    <w:rsid w:val="002C0392"/>
    <w:rsid w:val="002C1587"/>
    <w:rsid w:val="002C495C"/>
    <w:rsid w:val="002C4E52"/>
    <w:rsid w:val="002C7DD3"/>
    <w:rsid w:val="002D2995"/>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08DC"/>
    <w:rsid w:val="00325A94"/>
    <w:rsid w:val="00325BE3"/>
    <w:rsid w:val="00325FCC"/>
    <w:rsid w:val="003261C4"/>
    <w:rsid w:val="0032750E"/>
    <w:rsid w:val="003278DE"/>
    <w:rsid w:val="00330B20"/>
    <w:rsid w:val="00330E3E"/>
    <w:rsid w:val="00331F53"/>
    <w:rsid w:val="00334272"/>
    <w:rsid w:val="003418CC"/>
    <w:rsid w:val="00342989"/>
    <w:rsid w:val="003429F4"/>
    <w:rsid w:val="003460D2"/>
    <w:rsid w:val="00347D83"/>
    <w:rsid w:val="003510C1"/>
    <w:rsid w:val="003570ED"/>
    <w:rsid w:val="00361B7E"/>
    <w:rsid w:val="0036635E"/>
    <w:rsid w:val="0036645D"/>
    <w:rsid w:val="003672AD"/>
    <w:rsid w:val="00373585"/>
    <w:rsid w:val="003736CF"/>
    <w:rsid w:val="0037381C"/>
    <w:rsid w:val="00376976"/>
    <w:rsid w:val="00377B20"/>
    <w:rsid w:val="0038461E"/>
    <w:rsid w:val="003904EC"/>
    <w:rsid w:val="003908D9"/>
    <w:rsid w:val="00391406"/>
    <w:rsid w:val="00391550"/>
    <w:rsid w:val="00397491"/>
    <w:rsid w:val="003A2C66"/>
    <w:rsid w:val="003A343E"/>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3F"/>
    <w:rsid w:val="003E2748"/>
    <w:rsid w:val="003E2C73"/>
    <w:rsid w:val="003E43F6"/>
    <w:rsid w:val="003E5815"/>
    <w:rsid w:val="003E7F06"/>
    <w:rsid w:val="003F0A4A"/>
    <w:rsid w:val="003F25BD"/>
    <w:rsid w:val="003F2A98"/>
    <w:rsid w:val="003F5DD6"/>
    <w:rsid w:val="00403E80"/>
    <w:rsid w:val="0040420A"/>
    <w:rsid w:val="00414C35"/>
    <w:rsid w:val="00414E34"/>
    <w:rsid w:val="0041550E"/>
    <w:rsid w:val="00415A57"/>
    <w:rsid w:val="00416750"/>
    <w:rsid w:val="004168A9"/>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0C31"/>
    <w:rsid w:val="00462BD3"/>
    <w:rsid w:val="004640A6"/>
    <w:rsid w:val="00466B70"/>
    <w:rsid w:val="00467294"/>
    <w:rsid w:val="0047468B"/>
    <w:rsid w:val="004758F0"/>
    <w:rsid w:val="00482E6D"/>
    <w:rsid w:val="00483A09"/>
    <w:rsid w:val="0048495B"/>
    <w:rsid w:val="004859D2"/>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1E59"/>
    <w:rsid w:val="004C20DA"/>
    <w:rsid w:val="004C4970"/>
    <w:rsid w:val="004C6440"/>
    <w:rsid w:val="004D0317"/>
    <w:rsid w:val="004D2613"/>
    <w:rsid w:val="004D5EB4"/>
    <w:rsid w:val="004E7FEA"/>
    <w:rsid w:val="004F150C"/>
    <w:rsid w:val="004F1E02"/>
    <w:rsid w:val="004F3A61"/>
    <w:rsid w:val="004F3E16"/>
    <w:rsid w:val="004F6785"/>
    <w:rsid w:val="00501D56"/>
    <w:rsid w:val="00501EF7"/>
    <w:rsid w:val="0050338A"/>
    <w:rsid w:val="00506E5B"/>
    <w:rsid w:val="00513951"/>
    <w:rsid w:val="00515152"/>
    <w:rsid w:val="00520EE7"/>
    <w:rsid w:val="005226A7"/>
    <w:rsid w:val="005273B0"/>
    <w:rsid w:val="005306DE"/>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416"/>
    <w:rsid w:val="00562E23"/>
    <w:rsid w:val="00565FA6"/>
    <w:rsid w:val="00575C18"/>
    <w:rsid w:val="005761F9"/>
    <w:rsid w:val="00576A92"/>
    <w:rsid w:val="00577EBA"/>
    <w:rsid w:val="00580636"/>
    <w:rsid w:val="005831F0"/>
    <w:rsid w:val="00583497"/>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6425"/>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5CDB"/>
    <w:rsid w:val="006770B8"/>
    <w:rsid w:val="006771EE"/>
    <w:rsid w:val="00680230"/>
    <w:rsid w:val="006803E9"/>
    <w:rsid w:val="006854CF"/>
    <w:rsid w:val="006872E6"/>
    <w:rsid w:val="00687F93"/>
    <w:rsid w:val="0069117E"/>
    <w:rsid w:val="0069274C"/>
    <w:rsid w:val="00692EBE"/>
    <w:rsid w:val="00693275"/>
    <w:rsid w:val="006940AD"/>
    <w:rsid w:val="00694C43"/>
    <w:rsid w:val="006A03BD"/>
    <w:rsid w:val="006A260B"/>
    <w:rsid w:val="006B303E"/>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03F"/>
    <w:rsid w:val="006E3B35"/>
    <w:rsid w:val="006E3E93"/>
    <w:rsid w:val="006E5A7F"/>
    <w:rsid w:val="006E5E3F"/>
    <w:rsid w:val="006E663B"/>
    <w:rsid w:val="006E7AC2"/>
    <w:rsid w:val="006F1E52"/>
    <w:rsid w:val="006F3369"/>
    <w:rsid w:val="006F3C94"/>
    <w:rsid w:val="006F7FF0"/>
    <w:rsid w:val="00705830"/>
    <w:rsid w:val="00711857"/>
    <w:rsid w:val="007124BE"/>
    <w:rsid w:val="00712DBD"/>
    <w:rsid w:val="007174D3"/>
    <w:rsid w:val="00720FAE"/>
    <w:rsid w:val="00733265"/>
    <w:rsid w:val="007339EC"/>
    <w:rsid w:val="0073439B"/>
    <w:rsid w:val="00734822"/>
    <w:rsid w:val="00734A81"/>
    <w:rsid w:val="0073504B"/>
    <w:rsid w:val="007377EC"/>
    <w:rsid w:val="00741AE3"/>
    <w:rsid w:val="00744755"/>
    <w:rsid w:val="0075018B"/>
    <w:rsid w:val="00750C5B"/>
    <w:rsid w:val="00750F76"/>
    <w:rsid w:val="007547FE"/>
    <w:rsid w:val="00756FAC"/>
    <w:rsid w:val="007600E2"/>
    <w:rsid w:val="00762A50"/>
    <w:rsid w:val="00762C1C"/>
    <w:rsid w:val="00767B69"/>
    <w:rsid w:val="00770286"/>
    <w:rsid w:val="0077172B"/>
    <w:rsid w:val="00774956"/>
    <w:rsid w:val="00775A7A"/>
    <w:rsid w:val="00781EFB"/>
    <w:rsid w:val="00781F2D"/>
    <w:rsid w:val="007824D8"/>
    <w:rsid w:val="0078359E"/>
    <w:rsid w:val="00785CBE"/>
    <w:rsid w:val="00786B73"/>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028"/>
    <w:rsid w:val="007E7A1E"/>
    <w:rsid w:val="007F1ACC"/>
    <w:rsid w:val="007F5B63"/>
    <w:rsid w:val="00802CD4"/>
    <w:rsid w:val="00803022"/>
    <w:rsid w:val="00804F4F"/>
    <w:rsid w:val="00805F9F"/>
    <w:rsid w:val="00805FED"/>
    <w:rsid w:val="0080782B"/>
    <w:rsid w:val="008147FC"/>
    <w:rsid w:val="00816475"/>
    <w:rsid w:val="008164F1"/>
    <w:rsid w:val="00816B55"/>
    <w:rsid w:val="00817281"/>
    <w:rsid w:val="008215E4"/>
    <w:rsid w:val="00822143"/>
    <w:rsid w:val="008223FB"/>
    <w:rsid w:val="00824273"/>
    <w:rsid w:val="008252D5"/>
    <w:rsid w:val="008306E9"/>
    <w:rsid w:val="00830F42"/>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0408"/>
    <w:rsid w:val="008C1793"/>
    <w:rsid w:val="008C2F45"/>
    <w:rsid w:val="008C5C28"/>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19DE"/>
    <w:rsid w:val="00932531"/>
    <w:rsid w:val="009336A1"/>
    <w:rsid w:val="009362AC"/>
    <w:rsid w:val="0094208F"/>
    <w:rsid w:val="0094275F"/>
    <w:rsid w:val="009429D3"/>
    <w:rsid w:val="00943973"/>
    <w:rsid w:val="00944561"/>
    <w:rsid w:val="00946B96"/>
    <w:rsid w:val="009479AF"/>
    <w:rsid w:val="00950328"/>
    <w:rsid w:val="00950C7F"/>
    <w:rsid w:val="009557D6"/>
    <w:rsid w:val="0095671B"/>
    <w:rsid w:val="00956F31"/>
    <w:rsid w:val="00957059"/>
    <w:rsid w:val="00961DE9"/>
    <w:rsid w:val="00967403"/>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1E9C"/>
    <w:rsid w:val="009A6954"/>
    <w:rsid w:val="009B33CE"/>
    <w:rsid w:val="009B5E4A"/>
    <w:rsid w:val="009C1EDB"/>
    <w:rsid w:val="009C2297"/>
    <w:rsid w:val="009C288A"/>
    <w:rsid w:val="009C4233"/>
    <w:rsid w:val="009C49E9"/>
    <w:rsid w:val="009C574A"/>
    <w:rsid w:val="009C64DF"/>
    <w:rsid w:val="009C7777"/>
    <w:rsid w:val="009D5397"/>
    <w:rsid w:val="009D710D"/>
    <w:rsid w:val="009E06D0"/>
    <w:rsid w:val="009E3E6E"/>
    <w:rsid w:val="009E4BAF"/>
    <w:rsid w:val="009F1D2F"/>
    <w:rsid w:val="009F39AF"/>
    <w:rsid w:val="009F3CF9"/>
    <w:rsid w:val="009F5B28"/>
    <w:rsid w:val="009F66A6"/>
    <w:rsid w:val="009F7E3E"/>
    <w:rsid w:val="00A04C85"/>
    <w:rsid w:val="00A0674C"/>
    <w:rsid w:val="00A103FE"/>
    <w:rsid w:val="00A10B6C"/>
    <w:rsid w:val="00A14D9B"/>
    <w:rsid w:val="00A17793"/>
    <w:rsid w:val="00A21C1C"/>
    <w:rsid w:val="00A21FC0"/>
    <w:rsid w:val="00A234F7"/>
    <w:rsid w:val="00A240FE"/>
    <w:rsid w:val="00A24204"/>
    <w:rsid w:val="00A274EE"/>
    <w:rsid w:val="00A27F84"/>
    <w:rsid w:val="00A306FD"/>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3859"/>
    <w:rsid w:val="00A641E3"/>
    <w:rsid w:val="00A66BD9"/>
    <w:rsid w:val="00A67F04"/>
    <w:rsid w:val="00A7064A"/>
    <w:rsid w:val="00A70D11"/>
    <w:rsid w:val="00A71DEC"/>
    <w:rsid w:val="00A75384"/>
    <w:rsid w:val="00A77454"/>
    <w:rsid w:val="00A83C7C"/>
    <w:rsid w:val="00AA09DB"/>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3DAB"/>
    <w:rsid w:val="00B350E3"/>
    <w:rsid w:val="00B356A0"/>
    <w:rsid w:val="00B51168"/>
    <w:rsid w:val="00B554D6"/>
    <w:rsid w:val="00B63CE6"/>
    <w:rsid w:val="00B6543A"/>
    <w:rsid w:val="00B728D7"/>
    <w:rsid w:val="00B72F56"/>
    <w:rsid w:val="00B7373F"/>
    <w:rsid w:val="00B73A5E"/>
    <w:rsid w:val="00B802F7"/>
    <w:rsid w:val="00B81C92"/>
    <w:rsid w:val="00B83CD9"/>
    <w:rsid w:val="00B8423E"/>
    <w:rsid w:val="00B8549C"/>
    <w:rsid w:val="00B854FF"/>
    <w:rsid w:val="00B877C6"/>
    <w:rsid w:val="00B87C65"/>
    <w:rsid w:val="00B9255C"/>
    <w:rsid w:val="00B94619"/>
    <w:rsid w:val="00B96DD1"/>
    <w:rsid w:val="00BA1018"/>
    <w:rsid w:val="00BA1BAF"/>
    <w:rsid w:val="00BA2384"/>
    <w:rsid w:val="00BA5D1E"/>
    <w:rsid w:val="00BA61BE"/>
    <w:rsid w:val="00BB37CA"/>
    <w:rsid w:val="00BB472A"/>
    <w:rsid w:val="00BB48F9"/>
    <w:rsid w:val="00BC11EF"/>
    <w:rsid w:val="00BC2C9D"/>
    <w:rsid w:val="00BC3217"/>
    <w:rsid w:val="00BC3346"/>
    <w:rsid w:val="00BC39FA"/>
    <w:rsid w:val="00BD2B3D"/>
    <w:rsid w:val="00BD32D4"/>
    <w:rsid w:val="00BD513A"/>
    <w:rsid w:val="00BD6783"/>
    <w:rsid w:val="00BD6C0A"/>
    <w:rsid w:val="00BE1911"/>
    <w:rsid w:val="00BE24E5"/>
    <w:rsid w:val="00BE7DC7"/>
    <w:rsid w:val="00BF10EA"/>
    <w:rsid w:val="00BF62BA"/>
    <w:rsid w:val="00BF72A9"/>
    <w:rsid w:val="00BF7EE6"/>
    <w:rsid w:val="00C04A06"/>
    <w:rsid w:val="00C07328"/>
    <w:rsid w:val="00C2083C"/>
    <w:rsid w:val="00C24A54"/>
    <w:rsid w:val="00C2501A"/>
    <w:rsid w:val="00C251C8"/>
    <w:rsid w:val="00C31067"/>
    <w:rsid w:val="00C36E35"/>
    <w:rsid w:val="00C37C60"/>
    <w:rsid w:val="00C46357"/>
    <w:rsid w:val="00C500F8"/>
    <w:rsid w:val="00C51BE9"/>
    <w:rsid w:val="00C531FE"/>
    <w:rsid w:val="00C55F6C"/>
    <w:rsid w:val="00C600F2"/>
    <w:rsid w:val="00C653D5"/>
    <w:rsid w:val="00C70202"/>
    <w:rsid w:val="00C70543"/>
    <w:rsid w:val="00C73A70"/>
    <w:rsid w:val="00C73BAC"/>
    <w:rsid w:val="00C76791"/>
    <w:rsid w:val="00C8315F"/>
    <w:rsid w:val="00C8475C"/>
    <w:rsid w:val="00C87E87"/>
    <w:rsid w:val="00C901EA"/>
    <w:rsid w:val="00C936C0"/>
    <w:rsid w:val="00CA018B"/>
    <w:rsid w:val="00CA1904"/>
    <w:rsid w:val="00CA26A8"/>
    <w:rsid w:val="00CA47BD"/>
    <w:rsid w:val="00CA6F04"/>
    <w:rsid w:val="00CA7BCB"/>
    <w:rsid w:val="00CB0DFB"/>
    <w:rsid w:val="00CB2069"/>
    <w:rsid w:val="00CB22AD"/>
    <w:rsid w:val="00CB277A"/>
    <w:rsid w:val="00CB42CC"/>
    <w:rsid w:val="00CB554E"/>
    <w:rsid w:val="00CB6ABB"/>
    <w:rsid w:val="00CB6C0D"/>
    <w:rsid w:val="00CC0B0C"/>
    <w:rsid w:val="00CC2125"/>
    <w:rsid w:val="00CC2599"/>
    <w:rsid w:val="00CC483E"/>
    <w:rsid w:val="00CC53D1"/>
    <w:rsid w:val="00CC7F6F"/>
    <w:rsid w:val="00CD0633"/>
    <w:rsid w:val="00CD0C2B"/>
    <w:rsid w:val="00CD19A4"/>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0761C"/>
    <w:rsid w:val="00D12EA7"/>
    <w:rsid w:val="00D1470E"/>
    <w:rsid w:val="00D14F5B"/>
    <w:rsid w:val="00D17365"/>
    <w:rsid w:val="00D2117E"/>
    <w:rsid w:val="00D25D18"/>
    <w:rsid w:val="00D25FD8"/>
    <w:rsid w:val="00D261C1"/>
    <w:rsid w:val="00D266AC"/>
    <w:rsid w:val="00D271F1"/>
    <w:rsid w:val="00D27C27"/>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1149"/>
    <w:rsid w:val="00D833C4"/>
    <w:rsid w:val="00D8362B"/>
    <w:rsid w:val="00D84A8E"/>
    <w:rsid w:val="00D87A35"/>
    <w:rsid w:val="00D91B61"/>
    <w:rsid w:val="00D94177"/>
    <w:rsid w:val="00DA03E8"/>
    <w:rsid w:val="00DA06C6"/>
    <w:rsid w:val="00DA0F7E"/>
    <w:rsid w:val="00DA3344"/>
    <w:rsid w:val="00DA49EB"/>
    <w:rsid w:val="00DA53E2"/>
    <w:rsid w:val="00DA5639"/>
    <w:rsid w:val="00DA5E74"/>
    <w:rsid w:val="00DA69E8"/>
    <w:rsid w:val="00DB1975"/>
    <w:rsid w:val="00DB1EAB"/>
    <w:rsid w:val="00DB32F4"/>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23D0"/>
    <w:rsid w:val="00E75924"/>
    <w:rsid w:val="00E813B5"/>
    <w:rsid w:val="00E83C61"/>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2D42"/>
    <w:rsid w:val="00EE429D"/>
    <w:rsid w:val="00EE5E72"/>
    <w:rsid w:val="00EE6CCA"/>
    <w:rsid w:val="00EF039A"/>
    <w:rsid w:val="00EF1273"/>
    <w:rsid w:val="00EF2129"/>
    <w:rsid w:val="00EF24D5"/>
    <w:rsid w:val="00F0487E"/>
    <w:rsid w:val="00F04ECC"/>
    <w:rsid w:val="00F05E5D"/>
    <w:rsid w:val="00F1385F"/>
    <w:rsid w:val="00F13C49"/>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1CE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D81149"/>
    <w:pPr>
      <w:tabs>
        <w:tab w:val="right" w:leader="dot" w:pos="9060"/>
      </w:tabs>
      <w:spacing w:after="0"/>
      <w:ind w:left="440"/>
      <w:pPrChange w:id="0" w:author="David Vacas Miguel" w:date="2018-06-26T17:00:00Z">
        <w:pPr>
          <w:spacing w:line="259" w:lineRule="auto"/>
          <w:ind w:left="440"/>
        </w:pPr>
      </w:pPrChange>
    </w:pPr>
    <w:rPr>
      <w:i/>
      <w:iCs/>
      <w:noProof/>
      <w:sz w:val="20"/>
      <w:szCs w:val="20"/>
      <w:rPrChange w:id="0" w:author="David Vacas Miguel" w:date="2018-06-26T17:00:00Z">
        <w:rPr>
          <w:rFonts w:asciiTheme="minorHAnsi" w:eastAsiaTheme="minorHAnsi" w:hAnsiTheme="minorHAnsi" w:cstheme="minorBidi"/>
          <w:i/>
          <w:iCs/>
          <w:lang w:val="es-ES" w:eastAsia="en-US" w:bidi="ar-SA"/>
        </w:rPr>
      </w:rPrChange>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 w:type="paragraph" w:customStyle="1" w:styleId="Tfgtitulo3masgrande">
    <w:name w:val="Tfg titulo 3 mas grande"/>
    <w:basedOn w:val="Titulo3tfg"/>
    <w:link w:val="Tfgtitulo3masgrandeCar"/>
    <w:qFormat/>
    <w:rsid w:val="0069117E"/>
    <w:rPr>
      <w:sz w:val="32"/>
    </w:rPr>
  </w:style>
  <w:style w:type="character" w:customStyle="1" w:styleId="Tfgtitulo3masgrandeCar">
    <w:name w:val="Tfg titulo 3 mas grande Car"/>
    <w:basedOn w:val="LetranormalTFGCar"/>
    <w:link w:val="Tfgtitulo3masgrande"/>
    <w:rsid w:val="0069117E"/>
    <w:rPr>
      <w:rFonts w:ascii="Century Gothic" w:hAnsi="Century Gothic" w:cs="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image" Target="media/image7.jpeg"/><Relationship Id="rId42" Type="http://schemas.openxmlformats.org/officeDocument/2006/relationships/oleObject" Target="embeddings/oleObject8.bin"/><Relationship Id="rId63" Type="http://schemas.openxmlformats.org/officeDocument/2006/relationships/oleObject" Target="embeddings/oleObject20.bin"/><Relationship Id="rId84" Type="http://schemas.openxmlformats.org/officeDocument/2006/relationships/oleObject" Target="embeddings/oleObject30.bin"/><Relationship Id="rId138" Type="http://schemas.openxmlformats.org/officeDocument/2006/relationships/image" Target="media/image70.jpeg"/><Relationship Id="rId159" Type="http://schemas.openxmlformats.org/officeDocument/2006/relationships/oleObject" Target="embeddings/oleObject62.bin"/><Relationship Id="rId170" Type="http://schemas.openxmlformats.org/officeDocument/2006/relationships/image" Target="media/image84.jpeg"/><Relationship Id="rId191" Type="http://schemas.openxmlformats.org/officeDocument/2006/relationships/image" Target="media/image103.png"/><Relationship Id="rId196" Type="http://schemas.openxmlformats.org/officeDocument/2006/relationships/footer" Target="footer15.xml"/><Relationship Id="rId200"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oleObject" Target="embeddings/oleObject38.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19.wmf"/><Relationship Id="rId53" Type="http://schemas.openxmlformats.org/officeDocument/2006/relationships/oleObject" Target="embeddings/oleObject15.bin"/><Relationship Id="rId58" Type="http://schemas.openxmlformats.org/officeDocument/2006/relationships/image" Target="media/image27.wmf"/><Relationship Id="rId74"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oleObject" Target="embeddings/oleObject44.bin"/><Relationship Id="rId128" Type="http://schemas.openxmlformats.org/officeDocument/2006/relationships/image" Target="media/image65.wmf"/><Relationship Id="rId144" Type="http://schemas.openxmlformats.org/officeDocument/2006/relationships/image" Target="media/image74.wmf"/><Relationship Id="rId149"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46.emf"/><Relationship Id="rId160" Type="http://schemas.openxmlformats.org/officeDocument/2006/relationships/oleObject" Target="embeddings/oleObject63.bin"/><Relationship Id="rId165" Type="http://schemas.openxmlformats.org/officeDocument/2006/relationships/image" Target="media/image81.png"/><Relationship Id="rId181" Type="http://schemas.openxmlformats.org/officeDocument/2006/relationships/image" Target="media/image93.png"/><Relationship Id="rId186" Type="http://schemas.openxmlformats.org/officeDocument/2006/relationships/image" Target="media/image98.png"/><Relationship Id="rId22" Type="http://schemas.openxmlformats.org/officeDocument/2006/relationships/image" Target="media/image8.png"/><Relationship Id="rId27" Type="http://schemas.openxmlformats.org/officeDocument/2006/relationships/image" Target="media/image13.jpeg"/><Relationship Id="rId43" Type="http://schemas.openxmlformats.org/officeDocument/2006/relationships/image" Target="media/image21.wmf"/><Relationship Id="rId48" Type="http://schemas.openxmlformats.org/officeDocument/2006/relationships/oleObject" Target="embeddings/oleObject13.bin"/><Relationship Id="rId64" Type="http://schemas.openxmlformats.org/officeDocument/2006/relationships/image" Target="media/image30.png"/><Relationship Id="rId69" Type="http://schemas.openxmlformats.org/officeDocument/2006/relationships/image" Target="media/image33.wmf"/><Relationship Id="rId113" Type="http://schemas.openxmlformats.org/officeDocument/2006/relationships/image" Target="media/image57.png"/><Relationship Id="rId118" Type="http://schemas.openxmlformats.org/officeDocument/2006/relationships/image" Target="media/image61.wmf"/><Relationship Id="rId134" Type="http://schemas.openxmlformats.org/officeDocument/2006/relationships/image" Target="media/image68.wmf"/><Relationship Id="rId139" Type="http://schemas.openxmlformats.org/officeDocument/2006/relationships/image" Target="media/image71.jpeg"/><Relationship Id="rId80" Type="http://schemas.openxmlformats.org/officeDocument/2006/relationships/oleObject" Target="embeddings/oleObject28.bin"/><Relationship Id="rId85" Type="http://schemas.openxmlformats.org/officeDocument/2006/relationships/image" Target="media/image41.wmf"/><Relationship Id="rId150" Type="http://schemas.openxmlformats.org/officeDocument/2006/relationships/image" Target="media/image77.jpeg"/><Relationship Id="rId155" Type="http://schemas.openxmlformats.org/officeDocument/2006/relationships/oleObject" Target="embeddings/oleObject59.bin"/><Relationship Id="rId171" Type="http://schemas.openxmlformats.org/officeDocument/2006/relationships/image" Target="media/image85.png"/><Relationship Id="rId176" Type="http://schemas.openxmlformats.org/officeDocument/2006/relationships/footer" Target="footer10.xml"/><Relationship Id="rId192" Type="http://schemas.openxmlformats.org/officeDocument/2006/relationships/image" Target="media/image104.png"/><Relationship Id="rId197" Type="http://schemas.openxmlformats.org/officeDocument/2006/relationships/footer" Target="footer16.xm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7.wmf"/><Relationship Id="rId38" Type="http://schemas.openxmlformats.org/officeDocument/2006/relationships/oleObject" Target="embeddings/oleObject5.bin"/><Relationship Id="rId59" Type="http://schemas.openxmlformats.org/officeDocument/2006/relationships/oleObject" Target="embeddings/oleObject18.bin"/><Relationship Id="rId103" Type="http://schemas.openxmlformats.org/officeDocument/2006/relationships/oleObject" Target="embeddings/oleObject36.bin"/><Relationship Id="rId108" Type="http://schemas.openxmlformats.org/officeDocument/2006/relationships/image" Target="media/image53.wmf"/><Relationship Id="rId124" Type="http://schemas.openxmlformats.org/officeDocument/2006/relationships/image" Target="media/image63.wmf"/><Relationship Id="rId129" Type="http://schemas.openxmlformats.org/officeDocument/2006/relationships/oleObject" Target="embeddings/oleObject47.bin"/><Relationship Id="rId54" Type="http://schemas.openxmlformats.org/officeDocument/2006/relationships/image" Target="media/image25.wmf"/><Relationship Id="rId70" Type="http://schemas.openxmlformats.org/officeDocument/2006/relationships/oleObject" Target="embeddings/oleObject23.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image" Target="media/image47.png"/><Relationship Id="rId140" Type="http://schemas.openxmlformats.org/officeDocument/2006/relationships/image" Target="media/image72.wmf"/><Relationship Id="rId145" Type="http://schemas.openxmlformats.org/officeDocument/2006/relationships/oleObject" Target="embeddings/oleObject54.bin"/><Relationship Id="rId161" Type="http://schemas.openxmlformats.org/officeDocument/2006/relationships/oleObject" Target="embeddings/oleObject64.bin"/><Relationship Id="rId166" Type="http://schemas.openxmlformats.org/officeDocument/2006/relationships/image" Target="media/image82.png"/><Relationship Id="rId182" Type="http://schemas.openxmlformats.org/officeDocument/2006/relationships/image" Target="media/image94.png"/><Relationship Id="rId187"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image" Target="media/image22.wmf"/><Relationship Id="rId114" Type="http://schemas.openxmlformats.org/officeDocument/2006/relationships/image" Target="media/image58.jpeg"/><Relationship Id="rId119" Type="http://schemas.openxmlformats.org/officeDocument/2006/relationships/oleObject" Target="embeddings/oleObject41.bin"/><Relationship Id="rId44" Type="http://schemas.openxmlformats.org/officeDocument/2006/relationships/oleObject" Target="embeddings/oleObject9.bin"/><Relationship Id="rId60" Type="http://schemas.openxmlformats.org/officeDocument/2006/relationships/image" Target="media/image28.wmf"/><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1.bin"/><Relationship Id="rId130" Type="http://schemas.openxmlformats.org/officeDocument/2006/relationships/image" Target="media/image66.wmf"/><Relationship Id="rId135" Type="http://schemas.openxmlformats.org/officeDocument/2006/relationships/oleObject" Target="embeddings/oleObject50.bin"/><Relationship Id="rId151" Type="http://schemas.openxmlformats.org/officeDocument/2006/relationships/image" Target="media/image78.jpeg"/><Relationship Id="rId156" Type="http://schemas.openxmlformats.org/officeDocument/2006/relationships/oleObject" Target="embeddings/oleObject60.bin"/><Relationship Id="rId177" Type="http://schemas.openxmlformats.org/officeDocument/2006/relationships/footer" Target="footer11.xml"/><Relationship Id="rId198" Type="http://schemas.openxmlformats.org/officeDocument/2006/relationships/fontTable" Target="fontTable.xml"/><Relationship Id="rId172" Type="http://schemas.openxmlformats.org/officeDocument/2006/relationships/image" Target="media/image86.png"/><Relationship Id="rId193" Type="http://schemas.openxmlformats.org/officeDocument/2006/relationships/footer" Target="footer12.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oleObject" Target="embeddings/oleObject6.bin"/><Relationship Id="rId109" Type="http://schemas.openxmlformats.org/officeDocument/2006/relationships/oleObject" Target="embeddings/oleObject39.bin"/><Relationship Id="rId34" Type="http://schemas.openxmlformats.org/officeDocument/2006/relationships/oleObject" Target="embeddings/oleObject3.bin"/><Relationship Id="rId50" Type="http://schemas.openxmlformats.org/officeDocument/2006/relationships/oleObject" Target="embeddings/oleObject14.bin"/><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48.emf"/><Relationship Id="rId104" Type="http://schemas.openxmlformats.org/officeDocument/2006/relationships/image" Target="media/image51.wmf"/><Relationship Id="rId120" Type="http://schemas.openxmlformats.org/officeDocument/2006/relationships/image" Target="media/image62.wmf"/><Relationship Id="rId125" Type="http://schemas.openxmlformats.org/officeDocument/2006/relationships/oleObject" Target="embeddings/oleObject45.bin"/><Relationship Id="rId141" Type="http://schemas.openxmlformats.org/officeDocument/2006/relationships/oleObject" Target="embeddings/oleObject52.bin"/><Relationship Id="rId146" Type="http://schemas.openxmlformats.org/officeDocument/2006/relationships/image" Target="media/image75.wmf"/><Relationship Id="rId167" Type="http://schemas.openxmlformats.org/officeDocument/2006/relationships/image" Target="media/image83.png"/><Relationship Id="rId188"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4.bin"/><Relationship Id="rId162" Type="http://schemas.openxmlformats.org/officeDocument/2006/relationships/oleObject" Target="embeddings/oleObject65.bin"/><Relationship Id="rId183"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0.jpeg"/><Relationship Id="rId40" Type="http://schemas.openxmlformats.org/officeDocument/2006/relationships/oleObject" Target="embeddings/oleObject7.bin"/><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image" Target="media/image42.wmf"/><Relationship Id="rId110" Type="http://schemas.openxmlformats.org/officeDocument/2006/relationships/image" Target="media/image54.png"/><Relationship Id="rId115" Type="http://schemas.openxmlformats.org/officeDocument/2006/relationships/image" Target="media/image59.png"/><Relationship Id="rId131" Type="http://schemas.openxmlformats.org/officeDocument/2006/relationships/oleObject" Target="embeddings/oleObject48.bin"/><Relationship Id="rId136" Type="http://schemas.openxmlformats.org/officeDocument/2006/relationships/image" Target="media/image69.wmf"/><Relationship Id="rId157" Type="http://schemas.openxmlformats.org/officeDocument/2006/relationships/oleObject" Target="embeddings/oleObject61.bin"/><Relationship Id="rId178" Type="http://schemas.openxmlformats.org/officeDocument/2006/relationships/image" Target="media/image90.png"/><Relationship Id="rId61" Type="http://schemas.openxmlformats.org/officeDocument/2006/relationships/oleObject" Target="embeddings/oleObject19.bin"/><Relationship Id="rId82" Type="http://schemas.openxmlformats.org/officeDocument/2006/relationships/oleObject" Target="embeddings/oleObject29.bin"/><Relationship Id="rId152" Type="http://schemas.openxmlformats.org/officeDocument/2006/relationships/image" Target="media/image79.wmf"/><Relationship Id="rId173" Type="http://schemas.openxmlformats.org/officeDocument/2006/relationships/image" Target="media/image87.png"/><Relationship Id="rId194" Type="http://schemas.openxmlformats.org/officeDocument/2006/relationships/footer" Target="footer13.xml"/><Relationship Id="rId199" Type="http://schemas.microsoft.com/office/2011/relationships/people" Target="people.xml"/><Relationship Id="rId19" Type="http://schemas.openxmlformats.org/officeDocument/2006/relationships/header" Target="header4.xml"/><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image" Target="media/image18.wmf"/><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header" Target="header5.xml"/><Relationship Id="rId105" Type="http://schemas.openxmlformats.org/officeDocument/2006/relationships/oleObject" Target="embeddings/oleObject37.bin"/><Relationship Id="rId126" Type="http://schemas.openxmlformats.org/officeDocument/2006/relationships/image" Target="media/image64.wmf"/><Relationship Id="rId147" Type="http://schemas.openxmlformats.org/officeDocument/2006/relationships/oleObject" Target="embeddings/oleObject55.bin"/><Relationship Id="rId168"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oleObject" Target="embeddings/oleObject24.bin"/><Relationship Id="rId93" Type="http://schemas.openxmlformats.org/officeDocument/2006/relationships/image" Target="media/image45.wmf"/><Relationship Id="rId98" Type="http://schemas.openxmlformats.org/officeDocument/2006/relationships/image" Target="media/image49.png"/><Relationship Id="rId121" Type="http://schemas.openxmlformats.org/officeDocument/2006/relationships/oleObject" Target="embeddings/oleObject42.bin"/><Relationship Id="rId142" Type="http://schemas.openxmlformats.org/officeDocument/2006/relationships/image" Target="media/image73.wmf"/><Relationship Id="rId163" Type="http://schemas.openxmlformats.org/officeDocument/2006/relationships/oleObject" Target="embeddings/oleObject66.bin"/><Relationship Id="rId184" Type="http://schemas.openxmlformats.org/officeDocument/2006/relationships/image" Target="media/image96.png"/><Relationship Id="rId189" Type="http://schemas.openxmlformats.org/officeDocument/2006/relationships/image" Target="media/image101.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oleObject" Target="embeddings/oleObject11.bin"/><Relationship Id="rId67" Type="http://schemas.openxmlformats.org/officeDocument/2006/relationships/image" Target="media/image32.wmf"/><Relationship Id="rId116" Type="http://schemas.openxmlformats.org/officeDocument/2006/relationships/image" Target="media/image60.wmf"/><Relationship Id="rId137" Type="http://schemas.openxmlformats.org/officeDocument/2006/relationships/oleObject" Target="embeddings/oleObject51.bin"/><Relationship Id="rId158" Type="http://schemas.openxmlformats.org/officeDocument/2006/relationships/image" Target="media/image80.wmf"/><Relationship Id="rId20" Type="http://schemas.openxmlformats.org/officeDocument/2006/relationships/footer" Target="footer5.xml"/><Relationship Id="rId41" Type="http://schemas.openxmlformats.org/officeDocument/2006/relationships/image" Target="media/image20.wmf"/><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32.bin"/><Relationship Id="rId111" Type="http://schemas.openxmlformats.org/officeDocument/2006/relationships/image" Target="media/image55.png"/><Relationship Id="rId132" Type="http://schemas.openxmlformats.org/officeDocument/2006/relationships/image" Target="media/image67.wmf"/><Relationship Id="rId153" Type="http://schemas.openxmlformats.org/officeDocument/2006/relationships/oleObject" Target="embeddings/oleObject57.bin"/><Relationship Id="rId174" Type="http://schemas.openxmlformats.org/officeDocument/2006/relationships/image" Target="media/image88.png"/><Relationship Id="rId179" Type="http://schemas.openxmlformats.org/officeDocument/2006/relationships/image" Target="media/image91.png"/><Relationship Id="rId195" Type="http://schemas.openxmlformats.org/officeDocument/2006/relationships/footer" Target="footer14.xml"/><Relationship Id="rId190" Type="http://schemas.openxmlformats.org/officeDocument/2006/relationships/image" Target="media/image102.png"/><Relationship Id="rId15" Type="http://schemas.openxmlformats.org/officeDocument/2006/relationships/image" Target="media/image4.png"/><Relationship Id="rId36" Type="http://schemas.openxmlformats.org/officeDocument/2006/relationships/oleObject" Target="embeddings/oleObject4.bin"/><Relationship Id="rId57" Type="http://schemas.openxmlformats.org/officeDocument/2006/relationships/oleObject" Target="embeddings/oleObject17.bin"/><Relationship Id="rId106" Type="http://schemas.openxmlformats.org/officeDocument/2006/relationships/image" Target="media/image52.wmf"/><Relationship Id="rId127" Type="http://schemas.openxmlformats.org/officeDocument/2006/relationships/oleObject" Target="embeddings/oleObject46.bin"/><Relationship Id="rId10" Type="http://schemas.openxmlformats.org/officeDocument/2006/relationships/footer" Target="footer1.xml"/><Relationship Id="rId31" Type="http://schemas.openxmlformats.org/officeDocument/2006/relationships/image" Target="media/image16.wmf"/><Relationship Id="rId52" Type="http://schemas.openxmlformats.org/officeDocument/2006/relationships/image" Target="media/image24.wmf"/><Relationship Id="rId73" Type="http://schemas.openxmlformats.org/officeDocument/2006/relationships/image" Target="media/image35.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footer" Target="footer6.xml"/><Relationship Id="rId101" Type="http://schemas.openxmlformats.org/officeDocument/2006/relationships/footer" Target="footer7.xml"/><Relationship Id="rId122" Type="http://schemas.openxmlformats.org/officeDocument/2006/relationships/oleObject" Target="embeddings/oleObject43.bin"/><Relationship Id="rId143" Type="http://schemas.openxmlformats.org/officeDocument/2006/relationships/oleObject" Target="embeddings/oleObject53.bin"/><Relationship Id="rId148" Type="http://schemas.openxmlformats.org/officeDocument/2006/relationships/image" Target="media/image76.wmf"/><Relationship Id="rId164" Type="http://schemas.openxmlformats.org/officeDocument/2006/relationships/oleObject" Target="embeddings/oleObject67.bin"/><Relationship Id="rId169" Type="http://schemas.openxmlformats.org/officeDocument/2006/relationships/footer" Target="footer9.xm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2.png"/><Relationship Id="rId26" Type="http://schemas.openxmlformats.org/officeDocument/2006/relationships/image" Target="media/image12.png"/><Relationship Id="rId47" Type="http://schemas.openxmlformats.org/officeDocument/2006/relationships/oleObject" Target="embeddings/oleObject12.bin"/><Relationship Id="rId68" Type="http://schemas.openxmlformats.org/officeDocument/2006/relationships/oleObject" Target="embeddings/oleObject22.bin"/><Relationship Id="rId89" Type="http://schemas.openxmlformats.org/officeDocument/2006/relationships/image" Target="media/image43.wmf"/><Relationship Id="rId112" Type="http://schemas.openxmlformats.org/officeDocument/2006/relationships/image" Target="media/image56.png"/><Relationship Id="rId133" Type="http://schemas.openxmlformats.org/officeDocument/2006/relationships/oleObject" Target="embeddings/oleObject49.bin"/><Relationship Id="rId154" Type="http://schemas.openxmlformats.org/officeDocument/2006/relationships/oleObject" Target="embeddings/oleObject58.bin"/><Relationship Id="rId175" Type="http://schemas.openxmlformats.org/officeDocument/2006/relationships/image" Target="media/image89.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E4A07-9B71-4AF8-B698-BDE141078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44</Pages>
  <Words>9828</Words>
  <Characters>54059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153</cp:revision>
  <cp:lastPrinted>2018-06-26T16:38:00Z</cp:lastPrinted>
  <dcterms:created xsi:type="dcterms:W3CDTF">2018-06-21T14:43:00Z</dcterms:created>
  <dcterms:modified xsi:type="dcterms:W3CDTF">2018-06-26T16:38:00Z</dcterms:modified>
</cp:coreProperties>
</file>
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5BF7CEBB"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del w:id="2" w:author="David Vacas Miguel" w:date="2018-06-21T16:35:00Z">
        <w:r w:rsidDel="00460C31">
          <w:rPr>
            <w:rFonts w:ascii="Arial" w:eastAsia="Arial" w:hAnsi="Arial" w:cs="Arial"/>
            <w:b/>
            <w:color w:val="000000"/>
            <w:sz w:val="28"/>
            <w:szCs w:val="22"/>
            <w:lang w:eastAsia="es-ES"/>
          </w:rPr>
          <w:delText>Director</w:delText>
        </w:r>
        <w:r w:rsidR="00AB6870" w:rsidRPr="0020148C" w:rsidDel="00460C31">
          <w:rPr>
            <w:rFonts w:ascii="Arial" w:eastAsia="Arial" w:hAnsi="Arial" w:cs="Arial"/>
            <w:b/>
            <w:color w:val="000000"/>
            <w:sz w:val="28"/>
            <w:szCs w:val="22"/>
            <w:lang w:eastAsia="es-ES"/>
          </w:rPr>
          <w:delText>/</w:delText>
        </w:r>
      </w:del>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3" w:name="_Toc517366487"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3"/>
        </w:p>
        <w:p w14:paraId="1B916E5D" w14:textId="77777777" w:rsidR="00283207" w:rsidRPr="00283207" w:rsidRDefault="00283207" w:rsidP="00283207">
          <w:pPr>
            <w:rPr>
              <w:lang w:eastAsia="es-ES"/>
            </w:rPr>
          </w:pPr>
        </w:p>
        <w:p w14:paraId="400D9FFE" w14:textId="385B3EF1" w:rsidR="00A306FD" w:rsidRDefault="00E412F2">
          <w:pPr>
            <w:pStyle w:val="TDC1"/>
            <w:tabs>
              <w:tab w:val="right" w:leader="dot" w:pos="9060"/>
            </w:tabs>
            <w:rPr>
              <w:ins w:id="4" w:author="David Vacas Miguel" w:date="2018-06-21T17:45: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5" w:author="David Vacas Miguel" w:date="2018-06-21T17:45:00Z">
            <w:r w:rsidR="00A306FD" w:rsidRPr="00333528">
              <w:rPr>
                <w:rStyle w:val="Hipervnculo"/>
                <w:noProof/>
              </w:rPr>
              <w:fldChar w:fldCharType="begin"/>
            </w:r>
            <w:r w:rsidR="00A306FD" w:rsidRPr="00333528">
              <w:rPr>
                <w:rStyle w:val="Hipervnculo"/>
                <w:noProof/>
              </w:rPr>
              <w:instrText xml:space="preserve"> </w:instrText>
            </w:r>
            <w:r w:rsidR="00A306FD">
              <w:rPr>
                <w:noProof/>
              </w:rPr>
              <w:instrText>HYPERLINK \l "_Toc517366487"</w:instrText>
            </w:r>
            <w:r w:rsidR="00A306FD" w:rsidRPr="00333528">
              <w:rPr>
                <w:rStyle w:val="Hipervnculo"/>
                <w:noProof/>
              </w:rPr>
              <w:instrText xml:space="preserve"> </w:instrText>
            </w:r>
            <w:r w:rsidR="00A306FD" w:rsidRPr="00333528">
              <w:rPr>
                <w:rStyle w:val="Hipervnculo"/>
                <w:noProof/>
              </w:rPr>
            </w:r>
            <w:r w:rsidR="00A306FD" w:rsidRPr="00333528">
              <w:rPr>
                <w:rStyle w:val="Hipervnculo"/>
                <w:noProof/>
              </w:rPr>
              <w:fldChar w:fldCharType="separate"/>
            </w:r>
            <w:r w:rsidR="00A306FD" w:rsidRPr="00333528">
              <w:rPr>
                <w:rStyle w:val="Hipervnculo"/>
                <w:noProof/>
              </w:rPr>
              <w:t>Índice</w:t>
            </w:r>
            <w:r w:rsidR="00A306FD">
              <w:rPr>
                <w:noProof/>
                <w:webHidden/>
              </w:rPr>
              <w:tab/>
            </w:r>
            <w:r w:rsidR="00A306FD">
              <w:rPr>
                <w:noProof/>
                <w:webHidden/>
              </w:rPr>
              <w:fldChar w:fldCharType="begin"/>
            </w:r>
            <w:r w:rsidR="00A306FD">
              <w:rPr>
                <w:noProof/>
                <w:webHidden/>
              </w:rPr>
              <w:instrText xml:space="preserve"> PAGEREF _Toc517366487 \h </w:instrText>
            </w:r>
            <w:r w:rsidR="00A306FD">
              <w:rPr>
                <w:noProof/>
                <w:webHidden/>
              </w:rPr>
            </w:r>
          </w:ins>
          <w:r w:rsidR="00A306FD">
            <w:rPr>
              <w:noProof/>
              <w:webHidden/>
            </w:rPr>
            <w:fldChar w:fldCharType="separate"/>
          </w:r>
          <w:ins w:id="6" w:author="David Vacas Miguel" w:date="2018-06-21T17:56:00Z">
            <w:r w:rsidR="002173FC">
              <w:rPr>
                <w:noProof/>
                <w:webHidden/>
              </w:rPr>
              <w:t>2</w:t>
            </w:r>
          </w:ins>
          <w:ins w:id="7" w:author="David Vacas Miguel" w:date="2018-06-21T17:45:00Z">
            <w:r w:rsidR="00A306FD">
              <w:rPr>
                <w:noProof/>
                <w:webHidden/>
              </w:rPr>
              <w:fldChar w:fldCharType="end"/>
            </w:r>
            <w:r w:rsidR="00A306FD" w:rsidRPr="00333528">
              <w:rPr>
                <w:rStyle w:val="Hipervnculo"/>
                <w:noProof/>
              </w:rPr>
              <w:fldChar w:fldCharType="end"/>
            </w:r>
          </w:ins>
        </w:p>
        <w:p w14:paraId="65BF991B" w14:textId="18951492" w:rsidR="00A306FD" w:rsidRDefault="00A306FD">
          <w:pPr>
            <w:pStyle w:val="TDC1"/>
            <w:tabs>
              <w:tab w:val="right" w:leader="dot" w:pos="9060"/>
            </w:tabs>
            <w:rPr>
              <w:ins w:id="8" w:author="David Vacas Miguel" w:date="2018-06-21T17:45:00Z"/>
              <w:rFonts w:asciiTheme="minorHAnsi" w:eastAsiaTheme="minorEastAsia" w:hAnsiTheme="minorHAnsi"/>
              <w:b w:val="0"/>
              <w:bCs w:val="0"/>
              <w:caps w:val="0"/>
              <w:noProof/>
              <w:sz w:val="22"/>
              <w:szCs w:val="22"/>
              <w:lang w:eastAsia="es-ES"/>
            </w:rPr>
          </w:pPr>
          <w:ins w:id="9"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"_Toc517366488"</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Agradecimientos</w:t>
            </w:r>
            <w:r>
              <w:rPr>
                <w:noProof/>
                <w:webHidden/>
              </w:rPr>
              <w:tab/>
            </w:r>
            <w:r>
              <w:rPr>
                <w:noProof/>
                <w:webHidden/>
              </w:rPr>
              <w:fldChar w:fldCharType="begin"/>
            </w:r>
            <w:r>
              <w:rPr>
                <w:noProof/>
                <w:webHidden/>
              </w:rPr>
              <w:instrText xml:space="preserve"> PAGEREF _Toc517366488 \h </w:instrText>
            </w:r>
            <w:r>
              <w:rPr>
                <w:noProof/>
                <w:webHidden/>
              </w:rPr>
            </w:r>
          </w:ins>
          <w:r>
            <w:rPr>
              <w:noProof/>
              <w:webHidden/>
            </w:rPr>
            <w:fldChar w:fldCharType="separate"/>
          </w:r>
          <w:ins w:id="10" w:author="David Vacas Miguel" w:date="2018-06-21T17:56:00Z">
            <w:r w:rsidR="002173FC">
              <w:rPr>
                <w:noProof/>
                <w:webHidden/>
              </w:rPr>
              <w:t>3</w:t>
            </w:r>
          </w:ins>
          <w:ins w:id="11" w:author="David Vacas Miguel" w:date="2018-06-21T17:45:00Z">
            <w:r>
              <w:rPr>
                <w:noProof/>
                <w:webHidden/>
              </w:rPr>
              <w:fldChar w:fldCharType="end"/>
            </w:r>
            <w:r w:rsidRPr="00333528">
              <w:rPr>
                <w:rStyle w:val="Hipervnculo"/>
                <w:noProof/>
              </w:rPr>
              <w:fldChar w:fldCharType="end"/>
            </w:r>
          </w:ins>
        </w:p>
        <w:p w14:paraId="026185BE" w14:textId="6095FBD7" w:rsidR="00A306FD" w:rsidRDefault="00A306FD">
          <w:pPr>
            <w:pStyle w:val="TDC1"/>
            <w:tabs>
              <w:tab w:val="right" w:leader="dot" w:pos="9060"/>
            </w:tabs>
            <w:rPr>
              <w:ins w:id="12" w:author="David Vacas Miguel" w:date="2018-06-21T17:45:00Z"/>
              <w:rFonts w:asciiTheme="minorHAnsi" w:eastAsiaTheme="minorEastAsia" w:hAnsiTheme="minorHAnsi"/>
              <w:b w:val="0"/>
              <w:bCs w:val="0"/>
              <w:caps w:val="0"/>
              <w:noProof/>
              <w:sz w:val="22"/>
              <w:szCs w:val="22"/>
              <w:lang w:eastAsia="es-ES"/>
            </w:rPr>
          </w:pPr>
          <w:ins w:id="13"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"_Toc517366489"</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Resumen</w:t>
            </w:r>
            <w:r>
              <w:rPr>
                <w:noProof/>
                <w:webHidden/>
              </w:rPr>
              <w:tab/>
            </w:r>
            <w:r>
              <w:rPr>
                <w:noProof/>
                <w:webHidden/>
              </w:rPr>
              <w:fldChar w:fldCharType="begin"/>
            </w:r>
            <w:r>
              <w:rPr>
                <w:noProof/>
                <w:webHidden/>
              </w:rPr>
              <w:instrText xml:space="preserve"> PAGEREF _Toc517366489 \h </w:instrText>
            </w:r>
            <w:r>
              <w:rPr>
                <w:noProof/>
                <w:webHidden/>
              </w:rPr>
            </w:r>
          </w:ins>
          <w:r>
            <w:rPr>
              <w:noProof/>
              <w:webHidden/>
            </w:rPr>
            <w:fldChar w:fldCharType="separate"/>
          </w:r>
          <w:ins w:id="14" w:author="David Vacas Miguel" w:date="2018-06-21T17:56:00Z">
            <w:r w:rsidR="002173FC">
              <w:rPr>
                <w:noProof/>
                <w:webHidden/>
              </w:rPr>
              <w:t>4</w:t>
            </w:r>
          </w:ins>
          <w:ins w:id="15" w:author="David Vacas Miguel" w:date="2018-06-21T17:45:00Z">
            <w:r>
              <w:rPr>
                <w:noProof/>
                <w:webHidden/>
              </w:rPr>
              <w:fldChar w:fldCharType="end"/>
            </w:r>
            <w:r w:rsidRPr="00333528">
              <w:rPr>
                <w:rStyle w:val="Hipervnculo"/>
                <w:noProof/>
              </w:rPr>
              <w:fldChar w:fldCharType="end"/>
            </w:r>
          </w:ins>
        </w:p>
        <w:p w14:paraId="725470D5" w14:textId="02E1D62A" w:rsidR="00A306FD" w:rsidRDefault="00A306FD">
          <w:pPr>
            <w:pStyle w:val="TDC1"/>
            <w:tabs>
              <w:tab w:val="right" w:leader="dot" w:pos="9060"/>
            </w:tabs>
            <w:rPr>
              <w:ins w:id="16" w:author="David Vacas Miguel" w:date="2018-06-21T17:45:00Z"/>
              <w:rFonts w:asciiTheme="minorHAnsi" w:eastAsiaTheme="minorEastAsia" w:hAnsiTheme="minorHAnsi"/>
              <w:b w:val="0"/>
              <w:bCs w:val="0"/>
              <w:caps w:val="0"/>
              <w:noProof/>
              <w:sz w:val="22"/>
              <w:szCs w:val="22"/>
              <w:lang w:eastAsia="es-ES"/>
            </w:rPr>
          </w:pPr>
          <w:ins w:id="17"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"_Toc517366490"</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Capítulo 1 Introducción</w:t>
            </w:r>
            <w:r>
              <w:rPr>
                <w:noProof/>
                <w:webHidden/>
              </w:rPr>
              <w:tab/>
            </w:r>
            <w:r>
              <w:rPr>
                <w:noProof/>
                <w:webHidden/>
              </w:rPr>
              <w:fldChar w:fldCharType="begin"/>
            </w:r>
            <w:r>
              <w:rPr>
                <w:noProof/>
                <w:webHidden/>
              </w:rPr>
              <w:instrText xml:space="preserve"> PAGEREF _Toc517366490 \h </w:instrText>
            </w:r>
            <w:r>
              <w:rPr>
                <w:noProof/>
                <w:webHidden/>
              </w:rPr>
            </w:r>
          </w:ins>
          <w:r>
            <w:rPr>
              <w:noProof/>
              <w:webHidden/>
            </w:rPr>
            <w:fldChar w:fldCharType="separate"/>
          </w:r>
          <w:ins w:id="18" w:author="David Vacas Miguel" w:date="2018-06-21T17:56:00Z">
            <w:r w:rsidR="002173FC">
              <w:rPr>
                <w:noProof/>
                <w:webHidden/>
              </w:rPr>
              <w:t>5</w:t>
            </w:r>
          </w:ins>
          <w:ins w:id="19" w:author="David Vacas Miguel" w:date="2018-06-21T17:45:00Z">
            <w:r>
              <w:rPr>
                <w:noProof/>
                <w:webHidden/>
              </w:rPr>
              <w:fldChar w:fldCharType="end"/>
            </w:r>
            <w:r w:rsidRPr="00333528">
              <w:rPr>
                <w:rStyle w:val="Hipervnculo"/>
                <w:noProof/>
              </w:rPr>
              <w:fldChar w:fldCharType="end"/>
            </w:r>
          </w:ins>
        </w:p>
        <w:p w14:paraId="2C799F08" w14:textId="6A6B9178" w:rsidR="00A306FD" w:rsidRDefault="00A306FD">
          <w:pPr>
            <w:pStyle w:val="TDC2"/>
            <w:tabs>
              <w:tab w:val="right" w:leader="dot" w:pos="9060"/>
            </w:tabs>
            <w:rPr>
              <w:ins w:id="20" w:author="David Vacas Miguel" w:date="2018-06-21T17:45:00Z"/>
              <w:rFonts w:eastAsiaTheme="minorEastAsia"/>
              <w:smallCaps w:val="0"/>
              <w:noProof/>
              <w:sz w:val="22"/>
              <w:szCs w:val="22"/>
              <w:lang w:eastAsia="es-ES"/>
            </w:rPr>
          </w:pPr>
          <w:ins w:id="21"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"_Toc517366491"</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1. Motivación</w:t>
            </w:r>
            <w:r>
              <w:rPr>
                <w:noProof/>
                <w:webHidden/>
              </w:rPr>
              <w:tab/>
            </w:r>
            <w:r>
              <w:rPr>
                <w:noProof/>
                <w:webHidden/>
              </w:rPr>
              <w:fldChar w:fldCharType="begin"/>
            </w:r>
            <w:r>
              <w:rPr>
                <w:noProof/>
                <w:webHidden/>
              </w:rPr>
              <w:instrText xml:space="preserve"> PAGEREF _Toc517366491 \h </w:instrText>
            </w:r>
            <w:r>
              <w:rPr>
                <w:noProof/>
                <w:webHidden/>
              </w:rPr>
            </w:r>
          </w:ins>
          <w:r>
            <w:rPr>
              <w:noProof/>
              <w:webHidden/>
            </w:rPr>
            <w:fldChar w:fldCharType="separate"/>
          </w:r>
          <w:ins w:id="22" w:author="David Vacas Miguel" w:date="2018-06-21T17:56:00Z">
            <w:r w:rsidR="002173FC">
              <w:rPr>
                <w:noProof/>
                <w:webHidden/>
              </w:rPr>
              <w:t>5</w:t>
            </w:r>
          </w:ins>
          <w:ins w:id="23" w:author="David Vacas Miguel" w:date="2018-06-21T17:45:00Z">
            <w:r>
              <w:rPr>
                <w:noProof/>
                <w:webHidden/>
              </w:rPr>
              <w:fldChar w:fldCharType="end"/>
            </w:r>
            <w:r w:rsidRPr="00333528">
              <w:rPr>
                <w:rStyle w:val="Hipervnculo"/>
                <w:noProof/>
              </w:rPr>
              <w:fldChar w:fldCharType="end"/>
            </w:r>
          </w:ins>
        </w:p>
        <w:p w14:paraId="50D6C5DB" w14:textId="352517CF" w:rsidR="00A306FD" w:rsidRDefault="00A306FD">
          <w:pPr>
            <w:pStyle w:val="TDC2"/>
            <w:tabs>
              <w:tab w:val="right" w:leader="dot" w:pos="9060"/>
            </w:tabs>
            <w:rPr>
              <w:ins w:id="24" w:author="David Vacas Miguel" w:date="2018-06-21T17:45:00Z"/>
              <w:rFonts w:eastAsiaTheme="minorEastAsia"/>
              <w:smallCaps w:val="0"/>
              <w:noProof/>
              <w:sz w:val="22"/>
              <w:szCs w:val="22"/>
              <w:lang w:eastAsia="es-ES"/>
            </w:rPr>
          </w:pPr>
          <w:ins w:id="25"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"_Toc517366492"</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2. Objetivos</w:t>
            </w:r>
            <w:r>
              <w:rPr>
                <w:noProof/>
                <w:webHidden/>
              </w:rPr>
              <w:tab/>
            </w:r>
            <w:r>
              <w:rPr>
                <w:noProof/>
                <w:webHidden/>
              </w:rPr>
              <w:fldChar w:fldCharType="begin"/>
            </w:r>
            <w:r>
              <w:rPr>
                <w:noProof/>
                <w:webHidden/>
              </w:rPr>
              <w:instrText xml:space="preserve"> PAGEREF _Toc517366492 \h </w:instrText>
            </w:r>
            <w:r>
              <w:rPr>
                <w:noProof/>
                <w:webHidden/>
              </w:rPr>
            </w:r>
          </w:ins>
          <w:r>
            <w:rPr>
              <w:noProof/>
              <w:webHidden/>
            </w:rPr>
            <w:fldChar w:fldCharType="separate"/>
          </w:r>
          <w:ins w:id="26" w:author="David Vacas Miguel" w:date="2018-06-21T17:56:00Z">
            <w:r w:rsidR="002173FC">
              <w:rPr>
                <w:noProof/>
                <w:webHidden/>
              </w:rPr>
              <w:t>7</w:t>
            </w:r>
          </w:ins>
          <w:ins w:id="27" w:author="David Vacas Miguel" w:date="2018-06-21T17:45:00Z">
            <w:r>
              <w:rPr>
                <w:noProof/>
                <w:webHidden/>
              </w:rPr>
              <w:fldChar w:fldCharType="end"/>
            </w:r>
            <w:r w:rsidRPr="00333528">
              <w:rPr>
                <w:rStyle w:val="Hipervnculo"/>
                <w:noProof/>
              </w:rPr>
              <w:fldChar w:fldCharType="end"/>
            </w:r>
          </w:ins>
        </w:p>
        <w:p w14:paraId="5A713521" w14:textId="4212C4BA" w:rsidR="00A306FD" w:rsidRDefault="00A306FD">
          <w:pPr>
            <w:pStyle w:val="TDC2"/>
            <w:tabs>
              <w:tab w:val="right" w:leader="dot" w:pos="9060"/>
            </w:tabs>
            <w:rPr>
              <w:ins w:id="28" w:author="David Vacas Miguel" w:date="2018-06-21T17:45:00Z"/>
              <w:rFonts w:eastAsiaTheme="minorEastAsia"/>
              <w:smallCaps w:val="0"/>
              <w:noProof/>
              <w:sz w:val="22"/>
              <w:szCs w:val="22"/>
              <w:lang w:eastAsia="es-ES"/>
            </w:rPr>
          </w:pPr>
          <w:ins w:id="29"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"_Toc517366493"</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3. Estado del arte</w:t>
            </w:r>
            <w:r>
              <w:rPr>
                <w:noProof/>
                <w:webHidden/>
              </w:rPr>
              <w:tab/>
            </w:r>
            <w:r>
              <w:rPr>
                <w:noProof/>
                <w:webHidden/>
              </w:rPr>
              <w:fldChar w:fldCharType="begin"/>
            </w:r>
            <w:r>
              <w:rPr>
                <w:noProof/>
                <w:webHidden/>
              </w:rPr>
              <w:instrText xml:space="preserve"> PAGEREF _Toc517366493 \h </w:instrText>
            </w:r>
            <w:r>
              <w:rPr>
                <w:noProof/>
                <w:webHidden/>
              </w:rPr>
            </w:r>
          </w:ins>
          <w:r>
            <w:rPr>
              <w:noProof/>
              <w:webHidden/>
            </w:rPr>
            <w:fldChar w:fldCharType="separate"/>
          </w:r>
          <w:ins w:id="30" w:author="David Vacas Miguel" w:date="2018-06-21T17:56:00Z">
            <w:r w:rsidR="002173FC">
              <w:rPr>
                <w:noProof/>
                <w:webHidden/>
              </w:rPr>
              <w:t>8</w:t>
            </w:r>
          </w:ins>
          <w:ins w:id="31" w:author="David Vacas Miguel" w:date="2018-06-21T17:45:00Z">
            <w:r>
              <w:rPr>
                <w:noProof/>
                <w:webHidden/>
              </w:rPr>
              <w:fldChar w:fldCharType="end"/>
            </w:r>
            <w:r w:rsidRPr="00333528">
              <w:rPr>
                <w:rStyle w:val="Hipervnculo"/>
                <w:noProof/>
              </w:rPr>
              <w:fldChar w:fldCharType="end"/>
            </w:r>
          </w:ins>
        </w:p>
        <w:p w14:paraId="44101345" w14:textId="7CCA9B6F" w:rsidR="00A306FD" w:rsidRDefault="00A306FD">
          <w:pPr>
            <w:pStyle w:val="TDC2"/>
            <w:tabs>
              <w:tab w:val="right" w:leader="dot" w:pos="9060"/>
            </w:tabs>
            <w:rPr>
              <w:ins w:id="32" w:author="David Vacas Miguel" w:date="2018-06-21T17:45:00Z"/>
              <w:rFonts w:eastAsiaTheme="minorEastAsia"/>
              <w:smallCaps w:val="0"/>
              <w:noProof/>
              <w:sz w:val="22"/>
              <w:szCs w:val="22"/>
              <w:lang w:eastAsia="es-ES"/>
            </w:rPr>
          </w:pPr>
          <w:ins w:id="33"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"_Toc517366494"</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4. Estructura de la memoria</w:t>
            </w:r>
            <w:r>
              <w:rPr>
                <w:noProof/>
                <w:webHidden/>
              </w:rPr>
              <w:tab/>
            </w:r>
            <w:r>
              <w:rPr>
                <w:noProof/>
                <w:webHidden/>
              </w:rPr>
              <w:fldChar w:fldCharType="begin"/>
            </w:r>
            <w:r>
              <w:rPr>
                <w:noProof/>
                <w:webHidden/>
              </w:rPr>
              <w:instrText xml:space="preserve"> PAGEREF _Toc517366494 \h </w:instrText>
            </w:r>
            <w:r>
              <w:rPr>
                <w:noProof/>
                <w:webHidden/>
              </w:rPr>
            </w:r>
          </w:ins>
          <w:r>
            <w:rPr>
              <w:noProof/>
              <w:webHidden/>
            </w:rPr>
            <w:fldChar w:fldCharType="separate"/>
          </w:r>
          <w:ins w:id="34" w:author="David Vacas Miguel" w:date="2018-06-21T17:56:00Z">
            <w:r w:rsidR="002173FC">
              <w:rPr>
                <w:noProof/>
                <w:webHidden/>
              </w:rPr>
              <w:t>8</w:t>
            </w:r>
          </w:ins>
          <w:ins w:id="35" w:author="David Vacas Miguel" w:date="2018-06-21T17:45:00Z">
            <w:r>
              <w:rPr>
                <w:noProof/>
                <w:webHidden/>
              </w:rPr>
              <w:fldChar w:fldCharType="end"/>
            </w:r>
            <w:r w:rsidRPr="00333528">
              <w:rPr>
                <w:rStyle w:val="Hipervnculo"/>
                <w:noProof/>
              </w:rPr>
              <w:fldChar w:fldCharType="end"/>
            </w:r>
          </w:ins>
        </w:p>
        <w:p w14:paraId="37C02791" w14:textId="0CC77893" w:rsidR="00A306FD" w:rsidRDefault="00A306FD">
          <w:pPr>
            <w:pStyle w:val="TDC1"/>
            <w:tabs>
              <w:tab w:val="right" w:leader="dot" w:pos="9060"/>
            </w:tabs>
            <w:rPr>
              <w:ins w:id="36" w:author="David Vacas Miguel" w:date="2018-06-21T17:45:00Z"/>
              <w:rFonts w:asciiTheme="minorHAnsi" w:eastAsiaTheme="minorEastAsia" w:hAnsiTheme="minorHAnsi"/>
              <w:b w:val="0"/>
              <w:bCs w:val="0"/>
              <w:caps w:val="0"/>
              <w:noProof/>
              <w:sz w:val="22"/>
              <w:szCs w:val="22"/>
              <w:lang w:eastAsia="es-ES"/>
            </w:rPr>
          </w:pPr>
          <w:ins w:id="37"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"_Toc517366495"</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Capítulo 2 Robótica móvil</w:t>
            </w:r>
            <w:r>
              <w:rPr>
                <w:noProof/>
                <w:webHidden/>
              </w:rPr>
              <w:tab/>
            </w:r>
            <w:r>
              <w:rPr>
                <w:noProof/>
                <w:webHidden/>
              </w:rPr>
              <w:fldChar w:fldCharType="begin"/>
            </w:r>
            <w:r>
              <w:rPr>
                <w:noProof/>
                <w:webHidden/>
              </w:rPr>
              <w:instrText xml:space="preserve"> PAGEREF _Toc517366495 \h </w:instrText>
            </w:r>
            <w:r>
              <w:rPr>
                <w:noProof/>
                <w:webHidden/>
              </w:rPr>
            </w:r>
          </w:ins>
          <w:r>
            <w:rPr>
              <w:noProof/>
              <w:webHidden/>
            </w:rPr>
            <w:fldChar w:fldCharType="separate"/>
          </w:r>
          <w:ins w:id="38" w:author="David Vacas Miguel" w:date="2018-06-21T17:56:00Z">
            <w:r w:rsidR="002173FC">
              <w:rPr>
                <w:noProof/>
                <w:webHidden/>
              </w:rPr>
              <w:t>10</w:t>
            </w:r>
          </w:ins>
          <w:ins w:id="39" w:author="David Vacas Miguel" w:date="2018-06-21T17:45:00Z">
            <w:r>
              <w:rPr>
                <w:noProof/>
                <w:webHidden/>
              </w:rPr>
              <w:fldChar w:fldCharType="end"/>
            </w:r>
            <w:r w:rsidRPr="00333528">
              <w:rPr>
                <w:rStyle w:val="Hipervnculo"/>
                <w:noProof/>
              </w:rPr>
              <w:fldChar w:fldCharType="end"/>
            </w:r>
          </w:ins>
        </w:p>
        <w:p w14:paraId="61BAB5EC" w14:textId="711944DE" w:rsidR="00A306FD" w:rsidRDefault="00A306FD">
          <w:pPr>
            <w:pStyle w:val="TDC2"/>
            <w:tabs>
              <w:tab w:val="right" w:leader="dot" w:pos="9060"/>
            </w:tabs>
            <w:rPr>
              <w:ins w:id="40" w:author="David Vacas Miguel" w:date="2018-06-21T17:45:00Z"/>
              <w:rFonts w:eastAsiaTheme="minorEastAsia"/>
              <w:smallCaps w:val="0"/>
              <w:noProof/>
              <w:sz w:val="22"/>
              <w:szCs w:val="22"/>
              <w:lang w:eastAsia="es-ES"/>
            </w:rPr>
          </w:pPr>
          <w:ins w:id="41"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"_Toc517366496"</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1. Robótica móvil</w:t>
            </w:r>
            <w:r>
              <w:rPr>
                <w:noProof/>
                <w:webHidden/>
              </w:rPr>
              <w:tab/>
            </w:r>
            <w:r>
              <w:rPr>
                <w:noProof/>
                <w:webHidden/>
              </w:rPr>
              <w:fldChar w:fldCharType="begin"/>
            </w:r>
            <w:r>
              <w:rPr>
                <w:noProof/>
                <w:webHidden/>
              </w:rPr>
              <w:instrText xml:space="preserve"> PAGEREF _Toc517366496 \h </w:instrText>
            </w:r>
            <w:r>
              <w:rPr>
                <w:noProof/>
                <w:webHidden/>
              </w:rPr>
            </w:r>
          </w:ins>
          <w:r>
            <w:rPr>
              <w:noProof/>
              <w:webHidden/>
            </w:rPr>
            <w:fldChar w:fldCharType="separate"/>
          </w:r>
          <w:ins w:id="42" w:author="David Vacas Miguel" w:date="2018-06-21T17:56:00Z">
            <w:r w:rsidR="002173FC">
              <w:rPr>
                <w:noProof/>
                <w:webHidden/>
              </w:rPr>
              <w:t>10</w:t>
            </w:r>
          </w:ins>
          <w:ins w:id="43" w:author="David Vacas Miguel" w:date="2018-06-21T17:45:00Z">
            <w:r>
              <w:rPr>
                <w:noProof/>
                <w:webHidden/>
              </w:rPr>
              <w:fldChar w:fldCharType="end"/>
            </w:r>
            <w:r w:rsidRPr="00333528">
              <w:rPr>
                <w:rStyle w:val="Hipervnculo"/>
                <w:noProof/>
              </w:rPr>
              <w:fldChar w:fldCharType="end"/>
            </w:r>
          </w:ins>
        </w:p>
        <w:p w14:paraId="52E20D2E" w14:textId="063056C6" w:rsidR="00A306FD" w:rsidRDefault="00A306FD">
          <w:pPr>
            <w:pStyle w:val="TDC2"/>
            <w:tabs>
              <w:tab w:val="right" w:leader="dot" w:pos="9060"/>
            </w:tabs>
            <w:rPr>
              <w:ins w:id="44" w:author="David Vacas Miguel" w:date="2018-06-21T17:45:00Z"/>
              <w:rFonts w:eastAsiaTheme="minorEastAsia"/>
              <w:smallCaps w:val="0"/>
              <w:noProof/>
              <w:sz w:val="22"/>
              <w:szCs w:val="22"/>
              <w:lang w:eastAsia="es-ES"/>
            </w:rPr>
          </w:pPr>
          <w:ins w:id="45"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"_Toc517366497"</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2. Vehículos con ruedas</w:t>
            </w:r>
            <w:r>
              <w:rPr>
                <w:noProof/>
                <w:webHidden/>
              </w:rPr>
              <w:tab/>
            </w:r>
            <w:r>
              <w:rPr>
                <w:noProof/>
                <w:webHidden/>
              </w:rPr>
              <w:fldChar w:fldCharType="begin"/>
            </w:r>
            <w:r>
              <w:rPr>
                <w:noProof/>
                <w:webHidden/>
              </w:rPr>
              <w:instrText xml:space="preserve"> PAGEREF _Toc517366497 \h </w:instrText>
            </w:r>
            <w:r>
              <w:rPr>
                <w:noProof/>
                <w:webHidden/>
              </w:rPr>
            </w:r>
          </w:ins>
          <w:r>
            <w:rPr>
              <w:noProof/>
              <w:webHidden/>
            </w:rPr>
            <w:fldChar w:fldCharType="separate"/>
          </w:r>
          <w:ins w:id="46" w:author="David Vacas Miguel" w:date="2018-06-21T17:56:00Z">
            <w:r w:rsidR="002173FC">
              <w:rPr>
                <w:noProof/>
                <w:webHidden/>
              </w:rPr>
              <w:t>10</w:t>
            </w:r>
          </w:ins>
          <w:ins w:id="47" w:author="David Vacas Miguel" w:date="2018-06-21T17:45:00Z">
            <w:r>
              <w:rPr>
                <w:noProof/>
                <w:webHidden/>
              </w:rPr>
              <w:fldChar w:fldCharType="end"/>
            </w:r>
            <w:r w:rsidRPr="00333528">
              <w:rPr>
                <w:rStyle w:val="Hipervnculo"/>
                <w:noProof/>
              </w:rPr>
              <w:fldChar w:fldCharType="end"/>
            </w:r>
          </w:ins>
        </w:p>
        <w:p w14:paraId="45206D82" w14:textId="7B4B5696" w:rsidR="00A306FD" w:rsidRDefault="00A306FD">
          <w:pPr>
            <w:pStyle w:val="TDC2"/>
            <w:tabs>
              <w:tab w:val="right" w:leader="dot" w:pos="9060"/>
            </w:tabs>
            <w:rPr>
              <w:ins w:id="48" w:author="David Vacas Miguel" w:date="2018-06-21T17:45:00Z"/>
              <w:rFonts w:eastAsiaTheme="minorEastAsia"/>
              <w:smallCaps w:val="0"/>
              <w:noProof/>
              <w:sz w:val="22"/>
              <w:szCs w:val="22"/>
              <w:lang w:eastAsia="es-ES"/>
            </w:rPr>
          </w:pPr>
          <w:ins w:id="49"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"_Toc517366498"</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3. Modelo físico direccionamiento diferencial</w:t>
            </w:r>
            <w:r>
              <w:rPr>
                <w:noProof/>
                <w:webHidden/>
              </w:rPr>
              <w:tab/>
            </w:r>
            <w:r>
              <w:rPr>
                <w:noProof/>
                <w:webHidden/>
              </w:rPr>
              <w:fldChar w:fldCharType="begin"/>
            </w:r>
            <w:r>
              <w:rPr>
                <w:noProof/>
                <w:webHidden/>
              </w:rPr>
              <w:instrText xml:space="preserve"> PAGEREF _Toc517366498 \h </w:instrText>
            </w:r>
            <w:r>
              <w:rPr>
                <w:noProof/>
                <w:webHidden/>
              </w:rPr>
            </w:r>
          </w:ins>
          <w:r>
            <w:rPr>
              <w:noProof/>
              <w:webHidden/>
            </w:rPr>
            <w:fldChar w:fldCharType="separate"/>
          </w:r>
          <w:ins w:id="50" w:author="David Vacas Miguel" w:date="2018-06-21T17:56:00Z">
            <w:r w:rsidR="002173FC">
              <w:rPr>
                <w:noProof/>
                <w:webHidden/>
              </w:rPr>
              <w:t>13</w:t>
            </w:r>
          </w:ins>
          <w:ins w:id="51" w:author="David Vacas Miguel" w:date="2018-06-21T17:45:00Z">
            <w:r>
              <w:rPr>
                <w:noProof/>
                <w:webHidden/>
              </w:rPr>
              <w:fldChar w:fldCharType="end"/>
            </w:r>
            <w:r w:rsidRPr="00333528">
              <w:rPr>
                <w:rStyle w:val="Hipervnculo"/>
                <w:noProof/>
              </w:rPr>
              <w:fldChar w:fldCharType="end"/>
            </w:r>
          </w:ins>
        </w:p>
        <w:p w14:paraId="0815FF3A" w14:textId="4EF13742" w:rsidR="00A306FD" w:rsidRDefault="00A306FD">
          <w:pPr>
            <w:pStyle w:val="TDC2"/>
            <w:tabs>
              <w:tab w:val="right" w:leader="dot" w:pos="9060"/>
            </w:tabs>
            <w:rPr>
              <w:ins w:id="52" w:author="David Vacas Miguel" w:date="2018-06-21T17:45:00Z"/>
              <w:rFonts w:eastAsiaTheme="minorEastAsia"/>
              <w:smallCaps w:val="0"/>
              <w:noProof/>
              <w:sz w:val="22"/>
              <w:szCs w:val="22"/>
              <w:lang w:eastAsia="es-ES"/>
            </w:rPr>
          </w:pPr>
          <w:ins w:id="53"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"_Toc517366499"</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4. Navegación autónoma</w:t>
            </w:r>
            <w:r>
              <w:rPr>
                <w:noProof/>
                <w:webHidden/>
              </w:rPr>
              <w:tab/>
            </w:r>
            <w:r>
              <w:rPr>
                <w:noProof/>
                <w:webHidden/>
              </w:rPr>
              <w:fldChar w:fldCharType="begin"/>
            </w:r>
            <w:r>
              <w:rPr>
                <w:noProof/>
                <w:webHidden/>
              </w:rPr>
              <w:instrText xml:space="preserve"> PAGEREF _Toc517366499 \h </w:instrText>
            </w:r>
            <w:r>
              <w:rPr>
                <w:noProof/>
                <w:webHidden/>
              </w:rPr>
            </w:r>
          </w:ins>
          <w:r>
            <w:rPr>
              <w:noProof/>
              <w:webHidden/>
            </w:rPr>
            <w:fldChar w:fldCharType="separate"/>
          </w:r>
          <w:ins w:id="54" w:author="David Vacas Miguel" w:date="2018-06-21T17:56:00Z">
            <w:r w:rsidR="002173FC">
              <w:rPr>
                <w:noProof/>
                <w:webHidden/>
              </w:rPr>
              <w:t>16</w:t>
            </w:r>
          </w:ins>
          <w:ins w:id="55" w:author="David Vacas Miguel" w:date="2018-06-21T17:45:00Z">
            <w:r>
              <w:rPr>
                <w:noProof/>
                <w:webHidden/>
              </w:rPr>
              <w:fldChar w:fldCharType="end"/>
            </w:r>
            <w:r w:rsidRPr="00333528">
              <w:rPr>
                <w:rStyle w:val="Hipervnculo"/>
                <w:noProof/>
              </w:rPr>
              <w:fldChar w:fldCharType="end"/>
            </w:r>
          </w:ins>
        </w:p>
        <w:p w14:paraId="4EED163B" w14:textId="6F19BD76" w:rsidR="00A306FD" w:rsidRDefault="00A306FD">
          <w:pPr>
            <w:pStyle w:val="TDC1"/>
            <w:tabs>
              <w:tab w:val="right" w:leader="dot" w:pos="9060"/>
            </w:tabs>
            <w:rPr>
              <w:ins w:id="56" w:author="David Vacas Miguel" w:date="2018-06-21T17:45:00Z"/>
              <w:rFonts w:asciiTheme="minorHAnsi" w:eastAsiaTheme="minorEastAsia" w:hAnsiTheme="minorHAnsi"/>
              <w:b w:val="0"/>
              <w:bCs w:val="0"/>
              <w:caps w:val="0"/>
              <w:noProof/>
              <w:sz w:val="22"/>
              <w:szCs w:val="22"/>
              <w:lang w:eastAsia="es-ES"/>
            </w:rPr>
          </w:pPr>
          <w:ins w:id="57"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"_Toc517366500"</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Capítulo 3 Entorno tecnológico</w:t>
            </w:r>
            <w:r>
              <w:rPr>
                <w:noProof/>
                <w:webHidden/>
              </w:rPr>
              <w:tab/>
            </w:r>
            <w:r>
              <w:rPr>
                <w:noProof/>
                <w:webHidden/>
              </w:rPr>
              <w:fldChar w:fldCharType="begin"/>
            </w:r>
            <w:r>
              <w:rPr>
                <w:noProof/>
                <w:webHidden/>
              </w:rPr>
              <w:instrText xml:space="preserve"> PAGEREF _Toc517366500 \h </w:instrText>
            </w:r>
            <w:r>
              <w:rPr>
                <w:noProof/>
                <w:webHidden/>
              </w:rPr>
            </w:r>
          </w:ins>
          <w:r>
            <w:rPr>
              <w:noProof/>
              <w:webHidden/>
            </w:rPr>
            <w:fldChar w:fldCharType="separate"/>
          </w:r>
          <w:ins w:id="58" w:author="David Vacas Miguel" w:date="2018-06-21T17:56:00Z">
            <w:r w:rsidR="002173FC">
              <w:rPr>
                <w:noProof/>
                <w:webHidden/>
              </w:rPr>
              <w:t>19</w:t>
            </w:r>
          </w:ins>
          <w:ins w:id="59" w:author="David Vacas Miguel" w:date="2018-06-21T17:45:00Z">
            <w:r>
              <w:rPr>
                <w:noProof/>
                <w:webHidden/>
              </w:rPr>
              <w:fldChar w:fldCharType="end"/>
            </w:r>
            <w:r w:rsidRPr="00333528">
              <w:rPr>
                <w:rStyle w:val="Hipervnculo"/>
                <w:noProof/>
              </w:rPr>
              <w:fldChar w:fldCharType="end"/>
            </w:r>
          </w:ins>
        </w:p>
        <w:p w14:paraId="787ABE2E" w14:textId="41B11F14" w:rsidR="00A306FD" w:rsidRDefault="00A306FD">
          <w:pPr>
            <w:pStyle w:val="TDC2"/>
            <w:tabs>
              <w:tab w:val="right" w:leader="dot" w:pos="9060"/>
            </w:tabs>
            <w:rPr>
              <w:ins w:id="60" w:author="David Vacas Miguel" w:date="2018-06-21T17:45:00Z"/>
              <w:rFonts w:eastAsiaTheme="minorEastAsia"/>
              <w:smallCaps w:val="0"/>
              <w:noProof/>
              <w:sz w:val="22"/>
              <w:szCs w:val="22"/>
              <w:lang w:eastAsia="es-ES"/>
            </w:rPr>
          </w:pPr>
          <w:ins w:id="61"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"_Toc517366501"</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1. OpenGL</w:t>
            </w:r>
            <w:r>
              <w:rPr>
                <w:noProof/>
                <w:webHidden/>
              </w:rPr>
              <w:tab/>
            </w:r>
            <w:r>
              <w:rPr>
                <w:noProof/>
                <w:webHidden/>
              </w:rPr>
              <w:fldChar w:fldCharType="begin"/>
            </w:r>
            <w:r>
              <w:rPr>
                <w:noProof/>
                <w:webHidden/>
              </w:rPr>
              <w:instrText xml:space="preserve"> PAGEREF _Toc517366501 \h </w:instrText>
            </w:r>
            <w:r>
              <w:rPr>
                <w:noProof/>
                <w:webHidden/>
              </w:rPr>
            </w:r>
          </w:ins>
          <w:r>
            <w:rPr>
              <w:noProof/>
              <w:webHidden/>
            </w:rPr>
            <w:fldChar w:fldCharType="separate"/>
          </w:r>
          <w:ins w:id="62" w:author="David Vacas Miguel" w:date="2018-06-21T17:56:00Z">
            <w:r w:rsidR="002173FC">
              <w:rPr>
                <w:noProof/>
                <w:webHidden/>
              </w:rPr>
              <w:t>19</w:t>
            </w:r>
          </w:ins>
          <w:ins w:id="63" w:author="David Vacas Miguel" w:date="2018-06-21T17:45:00Z">
            <w:r>
              <w:rPr>
                <w:noProof/>
                <w:webHidden/>
              </w:rPr>
              <w:fldChar w:fldCharType="end"/>
            </w:r>
            <w:r w:rsidRPr="00333528">
              <w:rPr>
                <w:rStyle w:val="Hipervnculo"/>
                <w:noProof/>
              </w:rPr>
              <w:fldChar w:fldCharType="end"/>
            </w:r>
          </w:ins>
        </w:p>
        <w:p w14:paraId="17DEE85E" w14:textId="40BB437A" w:rsidR="00A306FD" w:rsidRDefault="00A306FD">
          <w:pPr>
            <w:pStyle w:val="TDC2"/>
            <w:tabs>
              <w:tab w:val="right" w:leader="dot" w:pos="9060"/>
            </w:tabs>
            <w:rPr>
              <w:ins w:id="64" w:author="David Vacas Miguel" w:date="2018-06-21T17:45:00Z"/>
              <w:rFonts w:eastAsiaTheme="minorEastAsia"/>
              <w:smallCaps w:val="0"/>
              <w:noProof/>
              <w:sz w:val="22"/>
              <w:szCs w:val="22"/>
              <w:lang w:eastAsia="es-ES"/>
            </w:rPr>
          </w:pPr>
          <w:ins w:id="65"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"_Toc517366502"</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2. Etapa Geométrica</w:t>
            </w:r>
            <w:r>
              <w:rPr>
                <w:noProof/>
                <w:webHidden/>
              </w:rPr>
              <w:tab/>
            </w:r>
            <w:r>
              <w:rPr>
                <w:noProof/>
                <w:webHidden/>
              </w:rPr>
              <w:fldChar w:fldCharType="begin"/>
            </w:r>
            <w:r>
              <w:rPr>
                <w:noProof/>
                <w:webHidden/>
              </w:rPr>
              <w:instrText xml:space="preserve"> PAGEREF _Toc517366502 \h </w:instrText>
            </w:r>
            <w:r>
              <w:rPr>
                <w:noProof/>
                <w:webHidden/>
              </w:rPr>
            </w:r>
          </w:ins>
          <w:r>
            <w:rPr>
              <w:noProof/>
              <w:webHidden/>
            </w:rPr>
            <w:fldChar w:fldCharType="separate"/>
          </w:r>
          <w:ins w:id="66" w:author="David Vacas Miguel" w:date="2018-06-21T17:56:00Z">
            <w:r w:rsidR="002173FC">
              <w:rPr>
                <w:noProof/>
                <w:webHidden/>
              </w:rPr>
              <w:t>21</w:t>
            </w:r>
          </w:ins>
          <w:ins w:id="67" w:author="David Vacas Miguel" w:date="2018-06-21T17:45:00Z">
            <w:r>
              <w:rPr>
                <w:noProof/>
                <w:webHidden/>
              </w:rPr>
              <w:fldChar w:fldCharType="end"/>
            </w:r>
            <w:r w:rsidRPr="00333528">
              <w:rPr>
                <w:rStyle w:val="Hipervnculo"/>
                <w:noProof/>
              </w:rPr>
              <w:fldChar w:fldCharType="end"/>
            </w:r>
          </w:ins>
        </w:p>
        <w:p w14:paraId="5D852926" w14:textId="2282E760" w:rsidR="00A306FD" w:rsidRDefault="00A306FD">
          <w:pPr>
            <w:pStyle w:val="TDC2"/>
            <w:tabs>
              <w:tab w:val="right" w:leader="dot" w:pos="9060"/>
            </w:tabs>
            <w:rPr>
              <w:ins w:id="68" w:author="David Vacas Miguel" w:date="2018-06-21T17:45:00Z"/>
              <w:rFonts w:eastAsiaTheme="minorEastAsia"/>
              <w:smallCaps w:val="0"/>
              <w:noProof/>
              <w:sz w:val="22"/>
              <w:szCs w:val="22"/>
              <w:lang w:eastAsia="es-ES"/>
            </w:rPr>
          </w:pPr>
          <w:ins w:id="69"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"_Toc517366503"</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3. Qt</w:t>
            </w:r>
            <w:r>
              <w:rPr>
                <w:noProof/>
                <w:webHidden/>
              </w:rPr>
              <w:tab/>
            </w:r>
            <w:r>
              <w:rPr>
                <w:noProof/>
                <w:webHidden/>
              </w:rPr>
              <w:fldChar w:fldCharType="begin"/>
            </w:r>
            <w:r>
              <w:rPr>
                <w:noProof/>
                <w:webHidden/>
              </w:rPr>
              <w:instrText xml:space="preserve"> PAGEREF _Toc517366503 \h </w:instrText>
            </w:r>
            <w:r>
              <w:rPr>
                <w:noProof/>
                <w:webHidden/>
              </w:rPr>
            </w:r>
          </w:ins>
          <w:r>
            <w:rPr>
              <w:noProof/>
              <w:webHidden/>
            </w:rPr>
            <w:fldChar w:fldCharType="separate"/>
          </w:r>
          <w:ins w:id="70" w:author="David Vacas Miguel" w:date="2018-06-21T17:56:00Z">
            <w:r w:rsidR="002173FC">
              <w:rPr>
                <w:noProof/>
                <w:webHidden/>
              </w:rPr>
              <w:t>26</w:t>
            </w:r>
          </w:ins>
          <w:ins w:id="71" w:author="David Vacas Miguel" w:date="2018-06-21T17:45:00Z">
            <w:r>
              <w:rPr>
                <w:noProof/>
                <w:webHidden/>
              </w:rPr>
              <w:fldChar w:fldCharType="end"/>
            </w:r>
            <w:r w:rsidRPr="00333528">
              <w:rPr>
                <w:rStyle w:val="Hipervnculo"/>
                <w:noProof/>
              </w:rPr>
              <w:fldChar w:fldCharType="end"/>
            </w:r>
          </w:ins>
        </w:p>
        <w:p w14:paraId="58889030" w14:textId="100625AE" w:rsidR="00A306FD" w:rsidRDefault="00A306FD">
          <w:pPr>
            <w:pStyle w:val="TDC2"/>
            <w:tabs>
              <w:tab w:val="right" w:leader="dot" w:pos="9060"/>
            </w:tabs>
            <w:rPr>
              <w:ins w:id="72" w:author="David Vacas Miguel" w:date="2018-06-21T17:45:00Z"/>
              <w:rFonts w:eastAsiaTheme="minorEastAsia"/>
              <w:smallCaps w:val="0"/>
              <w:noProof/>
              <w:sz w:val="22"/>
              <w:szCs w:val="22"/>
              <w:lang w:eastAsia="es-ES"/>
            </w:rPr>
          </w:pPr>
          <w:ins w:id="73"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"_Toc517366504"</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4. Metodología ágil</w:t>
            </w:r>
            <w:r>
              <w:rPr>
                <w:noProof/>
                <w:webHidden/>
              </w:rPr>
              <w:tab/>
            </w:r>
            <w:r>
              <w:rPr>
                <w:noProof/>
                <w:webHidden/>
              </w:rPr>
              <w:fldChar w:fldCharType="begin"/>
            </w:r>
            <w:r>
              <w:rPr>
                <w:noProof/>
                <w:webHidden/>
              </w:rPr>
              <w:instrText xml:space="preserve"> PAGEREF _Toc517366504 \h </w:instrText>
            </w:r>
            <w:r>
              <w:rPr>
                <w:noProof/>
                <w:webHidden/>
              </w:rPr>
            </w:r>
          </w:ins>
          <w:r>
            <w:rPr>
              <w:noProof/>
              <w:webHidden/>
            </w:rPr>
            <w:fldChar w:fldCharType="separate"/>
          </w:r>
          <w:ins w:id="74" w:author="David Vacas Miguel" w:date="2018-06-21T17:56:00Z">
            <w:r w:rsidR="002173FC">
              <w:rPr>
                <w:noProof/>
                <w:webHidden/>
              </w:rPr>
              <w:t>28</w:t>
            </w:r>
          </w:ins>
          <w:ins w:id="75" w:author="David Vacas Miguel" w:date="2018-06-21T17:45:00Z">
            <w:r>
              <w:rPr>
                <w:noProof/>
                <w:webHidden/>
              </w:rPr>
              <w:fldChar w:fldCharType="end"/>
            </w:r>
            <w:r w:rsidRPr="00333528">
              <w:rPr>
                <w:rStyle w:val="Hipervnculo"/>
                <w:noProof/>
              </w:rPr>
              <w:fldChar w:fldCharType="end"/>
            </w:r>
          </w:ins>
        </w:p>
        <w:p w14:paraId="0A10652C" w14:textId="74465B47" w:rsidR="00A306FD" w:rsidRDefault="00A306FD">
          <w:pPr>
            <w:pStyle w:val="TDC1"/>
            <w:tabs>
              <w:tab w:val="right" w:leader="dot" w:pos="9060"/>
            </w:tabs>
            <w:rPr>
              <w:ins w:id="76" w:author="David Vacas Miguel" w:date="2018-06-21T17:45:00Z"/>
              <w:rFonts w:asciiTheme="minorHAnsi" w:eastAsiaTheme="minorEastAsia" w:hAnsiTheme="minorHAnsi"/>
              <w:b w:val="0"/>
              <w:bCs w:val="0"/>
              <w:caps w:val="0"/>
              <w:noProof/>
              <w:sz w:val="22"/>
              <w:szCs w:val="22"/>
              <w:lang w:eastAsia="es-ES"/>
            </w:rPr>
          </w:pPr>
          <w:ins w:id="77"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"_Toc517366505"</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Capítulo 4 Descripción de la aplicación</w:t>
            </w:r>
            <w:r>
              <w:rPr>
                <w:noProof/>
                <w:webHidden/>
              </w:rPr>
              <w:tab/>
            </w:r>
            <w:r>
              <w:rPr>
                <w:noProof/>
                <w:webHidden/>
              </w:rPr>
              <w:fldChar w:fldCharType="begin"/>
            </w:r>
            <w:r>
              <w:rPr>
                <w:noProof/>
                <w:webHidden/>
              </w:rPr>
              <w:instrText xml:space="preserve"> PAGEREF _Toc517366505 \h </w:instrText>
            </w:r>
            <w:r>
              <w:rPr>
                <w:noProof/>
                <w:webHidden/>
              </w:rPr>
            </w:r>
          </w:ins>
          <w:r>
            <w:rPr>
              <w:noProof/>
              <w:webHidden/>
            </w:rPr>
            <w:fldChar w:fldCharType="separate"/>
          </w:r>
          <w:ins w:id="78" w:author="David Vacas Miguel" w:date="2018-06-21T17:56:00Z">
            <w:r w:rsidR="002173FC">
              <w:rPr>
                <w:noProof/>
                <w:webHidden/>
              </w:rPr>
              <w:t>30</w:t>
            </w:r>
          </w:ins>
          <w:ins w:id="79" w:author="David Vacas Miguel" w:date="2018-06-21T17:45:00Z">
            <w:r>
              <w:rPr>
                <w:noProof/>
                <w:webHidden/>
              </w:rPr>
              <w:fldChar w:fldCharType="end"/>
            </w:r>
            <w:r w:rsidRPr="00333528">
              <w:rPr>
                <w:rStyle w:val="Hipervnculo"/>
                <w:noProof/>
              </w:rPr>
              <w:fldChar w:fldCharType="end"/>
            </w:r>
          </w:ins>
        </w:p>
        <w:p w14:paraId="3205F365" w14:textId="1411CD49" w:rsidR="00A306FD" w:rsidRDefault="00A306FD">
          <w:pPr>
            <w:pStyle w:val="TDC2"/>
            <w:tabs>
              <w:tab w:val="right" w:leader="dot" w:pos="9060"/>
            </w:tabs>
            <w:rPr>
              <w:ins w:id="80" w:author="David Vacas Miguel" w:date="2018-06-21T17:45:00Z"/>
              <w:rFonts w:eastAsiaTheme="minorEastAsia"/>
              <w:smallCaps w:val="0"/>
              <w:noProof/>
              <w:sz w:val="22"/>
              <w:szCs w:val="22"/>
              <w:lang w:eastAsia="es-ES"/>
            </w:rPr>
          </w:pPr>
          <w:ins w:id="81"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"_Toc517366506"</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1. Zona izquierda: Viewport</w:t>
            </w:r>
            <w:r>
              <w:rPr>
                <w:noProof/>
                <w:webHidden/>
              </w:rPr>
              <w:tab/>
            </w:r>
            <w:r>
              <w:rPr>
                <w:noProof/>
                <w:webHidden/>
              </w:rPr>
              <w:fldChar w:fldCharType="begin"/>
            </w:r>
            <w:r>
              <w:rPr>
                <w:noProof/>
                <w:webHidden/>
              </w:rPr>
              <w:instrText xml:space="preserve"> PAGEREF _Toc517366506 \h </w:instrText>
            </w:r>
            <w:r>
              <w:rPr>
                <w:noProof/>
                <w:webHidden/>
              </w:rPr>
            </w:r>
          </w:ins>
          <w:r>
            <w:rPr>
              <w:noProof/>
              <w:webHidden/>
            </w:rPr>
            <w:fldChar w:fldCharType="separate"/>
          </w:r>
          <w:ins w:id="82" w:author="David Vacas Miguel" w:date="2018-06-21T17:56:00Z">
            <w:r w:rsidR="002173FC">
              <w:rPr>
                <w:noProof/>
                <w:webHidden/>
              </w:rPr>
              <w:t>30</w:t>
            </w:r>
          </w:ins>
          <w:ins w:id="83" w:author="David Vacas Miguel" w:date="2018-06-21T17:45:00Z">
            <w:r>
              <w:rPr>
                <w:noProof/>
                <w:webHidden/>
              </w:rPr>
              <w:fldChar w:fldCharType="end"/>
            </w:r>
            <w:r w:rsidRPr="00333528">
              <w:rPr>
                <w:rStyle w:val="Hipervnculo"/>
                <w:noProof/>
              </w:rPr>
              <w:fldChar w:fldCharType="end"/>
            </w:r>
          </w:ins>
        </w:p>
        <w:p w14:paraId="29573C30" w14:textId="5142324C" w:rsidR="00A306FD" w:rsidRDefault="00A306FD">
          <w:pPr>
            <w:pStyle w:val="TDC2"/>
            <w:tabs>
              <w:tab w:val="right" w:leader="dot" w:pos="9060"/>
            </w:tabs>
            <w:rPr>
              <w:ins w:id="84" w:author="David Vacas Miguel" w:date="2018-06-21T17:45:00Z"/>
              <w:rFonts w:eastAsiaTheme="minorEastAsia"/>
              <w:smallCaps w:val="0"/>
              <w:noProof/>
              <w:sz w:val="22"/>
              <w:szCs w:val="22"/>
              <w:lang w:eastAsia="es-ES"/>
            </w:rPr>
          </w:pPr>
          <w:ins w:id="85"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"_Toc517366507"</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2. Zona derecha: Campos de entrada de datos</w:t>
            </w:r>
            <w:r>
              <w:rPr>
                <w:noProof/>
                <w:webHidden/>
              </w:rPr>
              <w:tab/>
            </w:r>
            <w:r>
              <w:rPr>
                <w:noProof/>
                <w:webHidden/>
              </w:rPr>
              <w:fldChar w:fldCharType="begin"/>
            </w:r>
            <w:r>
              <w:rPr>
                <w:noProof/>
                <w:webHidden/>
              </w:rPr>
              <w:instrText xml:space="preserve"> PAGEREF _Toc517366507 \h </w:instrText>
            </w:r>
            <w:r>
              <w:rPr>
                <w:noProof/>
                <w:webHidden/>
              </w:rPr>
            </w:r>
          </w:ins>
          <w:r>
            <w:rPr>
              <w:noProof/>
              <w:webHidden/>
            </w:rPr>
            <w:fldChar w:fldCharType="separate"/>
          </w:r>
          <w:ins w:id="86" w:author="David Vacas Miguel" w:date="2018-06-21T17:56:00Z">
            <w:r w:rsidR="002173FC">
              <w:rPr>
                <w:noProof/>
                <w:webHidden/>
              </w:rPr>
              <w:t>32</w:t>
            </w:r>
          </w:ins>
          <w:ins w:id="87" w:author="David Vacas Miguel" w:date="2018-06-21T17:45:00Z">
            <w:r>
              <w:rPr>
                <w:noProof/>
                <w:webHidden/>
              </w:rPr>
              <w:fldChar w:fldCharType="end"/>
            </w:r>
            <w:r w:rsidRPr="00333528">
              <w:rPr>
                <w:rStyle w:val="Hipervnculo"/>
                <w:noProof/>
              </w:rPr>
              <w:fldChar w:fldCharType="end"/>
            </w:r>
          </w:ins>
        </w:p>
        <w:p w14:paraId="12ACD6C1" w14:textId="045969EA" w:rsidR="00A306FD" w:rsidRDefault="00A306FD">
          <w:pPr>
            <w:pStyle w:val="TDC2"/>
            <w:tabs>
              <w:tab w:val="right" w:leader="dot" w:pos="9060"/>
            </w:tabs>
            <w:rPr>
              <w:ins w:id="88" w:author="David Vacas Miguel" w:date="2018-06-21T17:45:00Z"/>
              <w:rFonts w:eastAsiaTheme="minorEastAsia"/>
              <w:smallCaps w:val="0"/>
              <w:noProof/>
              <w:sz w:val="22"/>
              <w:szCs w:val="22"/>
              <w:lang w:eastAsia="es-ES"/>
            </w:rPr>
          </w:pPr>
          <w:ins w:id="89"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"_Toc517366508"</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3. Casos de u</w:t>
            </w:r>
            <w:r w:rsidRPr="00333528">
              <w:rPr>
                <w:rStyle w:val="Hipervnculo"/>
                <w:noProof/>
              </w:rPr>
              <w:t>s</w:t>
            </w:r>
            <w:r w:rsidRPr="00333528">
              <w:rPr>
                <w:rStyle w:val="Hipervnculo"/>
                <w:noProof/>
              </w:rPr>
              <w:t>o</w:t>
            </w:r>
            <w:r>
              <w:rPr>
                <w:noProof/>
                <w:webHidden/>
              </w:rPr>
              <w:tab/>
            </w:r>
            <w:r>
              <w:rPr>
                <w:noProof/>
                <w:webHidden/>
              </w:rPr>
              <w:fldChar w:fldCharType="begin"/>
            </w:r>
            <w:r>
              <w:rPr>
                <w:noProof/>
                <w:webHidden/>
              </w:rPr>
              <w:instrText xml:space="preserve"> PAGEREF _Toc517366508 \h </w:instrText>
            </w:r>
            <w:r>
              <w:rPr>
                <w:noProof/>
                <w:webHidden/>
              </w:rPr>
            </w:r>
          </w:ins>
          <w:r>
            <w:rPr>
              <w:noProof/>
              <w:webHidden/>
            </w:rPr>
            <w:fldChar w:fldCharType="separate"/>
          </w:r>
          <w:ins w:id="90" w:author="David Vacas Miguel" w:date="2018-06-21T17:56:00Z">
            <w:r w:rsidR="002173FC">
              <w:rPr>
                <w:noProof/>
                <w:webHidden/>
              </w:rPr>
              <w:t>36</w:t>
            </w:r>
          </w:ins>
          <w:ins w:id="91" w:author="David Vacas Miguel" w:date="2018-06-21T17:45:00Z">
            <w:r>
              <w:rPr>
                <w:noProof/>
                <w:webHidden/>
              </w:rPr>
              <w:fldChar w:fldCharType="end"/>
            </w:r>
            <w:r w:rsidRPr="00333528">
              <w:rPr>
                <w:rStyle w:val="Hipervnculo"/>
                <w:noProof/>
              </w:rPr>
              <w:fldChar w:fldCharType="end"/>
            </w:r>
          </w:ins>
        </w:p>
        <w:p w14:paraId="0BB77160" w14:textId="535EAD58" w:rsidR="00A306FD" w:rsidRDefault="00A306FD">
          <w:pPr>
            <w:pStyle w:val="TDC1"/>
            <w:tabs>
              <w:tab w:val="right" w:leader="dot" w:pos="9060"/>
            </w:tabs>
            <w:rPr>
              <w:ins w:id="92" w:author="David Vacas Miguel" w:date="2018-06-21T17:45:00Z"/>
              <w:rFonts w:asciiTheme="minorHAnsi" w:eastAsiaTheme="minorEastAsia" w:hAnsiTheme="minorHAnsi"/>
              <w:b w:val="0"/>
              <w:bCs w:val="0"/>
              <w:caps w:val="0"/>
              <w:noProof/>
              <w:sz w:val="22"/>
              <w:szCs w:val="22"/>
              <w:lang w:eastAsia="es-ES"/>
            </w:rPr>
          </w:pPr>
          <w:ins w:id="93"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"_Toc517366509"</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Conclusiones</w:t>
            </w:r>
            <w:r>
              <w:rPr>
                <w:noProof/>
                <w:webHidden/>
              </w:rPr>
              <w:tab/>
            </w:r>
            <w:r>
              <w:rPr>
                <w:noProof/>
                <w:webHidden/>
              </w:rPr>
              <w:fldChar w:fldCharType="begin"/>
            </w:r>
            <w:r>
              <w:rPr>
                <w:noProof/>
                <w:webHidden/>
              </w:rPr>
              <w:instrText xml:space="preserve"> PAGEREF _Toc517366509 \h </w:instrText>
            </w:r>
            <w:r>
              <w:rPr>
                <w:noProof/>
                <w:webHidden/>
              </w:rPr>
            </w:r>
          </w:ins>
          <w:r>
            <w:rPr>
              <w:noProof/>
              <w:webHidden/>
            </w:rPr>
            <w:fldChar w:fldCharType="separate"/>
          </w:r>
          <w:ins w:id="94" w:author="David Vacas Miguel" w:date="2018-06-21T17:56:00Z">
            <w:r w:rsidR="002173FC">
              <w:rPr>
                <w:noProof/>
                <w:webHidden/>
              </w:rPr>
              <w:t>42</w:t>
            </w:r>
          </w:ins>
          <w:ins w:id="95" w:author="David Vacas Miguel" w:date="2018-06-21T17:45:00Z">
            <w:r>
              <w:rPr>
                <w:noProof/>
                <w:webHidden/>
              </w:rPr>
              <w:fldChar w:fldCharType="end"/>
            </w:r>
            <w:r w:rsidRPr="00333528">
              <w:rPr>
                <w:rStyle w:val="Hipervnculo"/>
                <w:noProof/>
              </w:rPr>
              <w:fldChar w:fldCharType="end"/>
            </w:r>
          </w:ins>
        </w:p>
        <w:p w14:paraId="17851963" w14:textId="3E92F60B" w:rsidR="00A306FD" w:rsidRDefault="00A306FD">
          <w:pPr>
            <w:pStyle w:val="TDC1"/>
            <w:tabs>
              <w:tab w:val="right" w:leader="dot" w:pos="9060"/>
            </w:tabs>
            <w:rPr>
              <w:ins w:id="96" w:author="David Vacas Miguel" w:date="2018-06-21T17:45:00Z"/>
              <w:rFonts w:asciiTheme="minorHAnsi" w:eastAsiaTheme="minorEastAsia" w:hAnsiTheme="minorHAnsi"/>
              <w:b w:val="0"/>
              <w:bCs w:val="0"/>
              <w:caps w:val="0"/>
              <w:noProof/>
              <w:sz w:val="22"/>
              <w:szCs w:val="22"/>
              <w:lang w:eastAsia="es-ES"/>
            </w:rPr>
          </w:pPr>
          <w:ins w:id="97" w:author="David Vacas Miguel" w:date="2018-06-21T17:45:00Z">
            <w:r w:rsidRPr="00333528">
              <w:rPr>
                <w:rStyle w:val="Hipervnculo"/>
                <w:noProof/>
              </w:rPr>
              <w:fldChar w:fldCharType="begin"/>
            </w:r>
            <w:r w:rsidRPr="00333528">
              <w:rPr>
                <w:rStyle w:val="Hipervnculo"/>
                <w:noProof/>
              </w:rPr>
              <w:instrText xml:space="preserve"> </w:instrText>
            </w:r>
            <w:r>
              <w:rPr>
                <w:noProof/>
              </w:rPr>
              <w:instrText>HYPERLINK \l "_Toc517366510"</w:instrText>
            </w:r>
            <w:r w:rsidRPr="00333528">
              <w:rPr>
                <w:rStyle w:val="Hipervnculo"/>
                <w:noProof/>
              </w:rPr>
              <w:instrText xml:space="preserve"> </w:instrText>
            </w:r>
            <w:r w:rsidRPr="00333528">
              <w:rPr>
                <w:rStyle w:val="Hipervnculo"/>
                <w:noProof/>
              </w:rPr>
            </w:r>
            <w:r w:rsidRPr="00333528">
              <w:rPr>
                <w:rStyle w:val="Hipervnculo"/>
                <w:noProof/>
              </w:rPr>
              <w:fldChar w:fldCharType="separate"/>
            </w:r>
            <w:r w:rsidRPr="00333528">
              <w:rPr>
                <w:rStyle w:val="Hipervnculo"/>
                <w:noProof/>
              </w:rPr>
              <w:t>Bibliografía</w:t>
            </w:r>
            <w:r>
              <w:rPr>
                <w:noProof/>
                <w:webHidden/>
              </w:rPr>
              <w:tab/>
            </w:r>
            <w:r>
              <w:rPr>
                <w:noProof/>
                <w:webHidden/>
              </w:rPr>
              <w:fldChar w:fldCharType="begin"/>
            </w:r>
            <w:r>
              <w:rPr>
                <w:noProof/>
                <w:webHidden/>
              </w:rPr>
              <w:instrText xml:space="preserve"> PAGEREF _Toc517366510 \h </w:instrText>
            </w:r>
            <w:r>
              <w:rPr>
                <w:noProof/>
                <w:webHidden/>
              </w:rPr>
            </w:r>
          </w:ins>
          <w:r>
            <w:rPr>
              <w:noProof/>
              <w:webHidden/>
            </w:rPr>
            <w:fldChar w:fldCharType="separate"/>
          </w:r>
          <w:ins w:id="98" w:author="David Vacas Miguel" w:date="2018-06-21T17:56:00Z">
            <w:r w:rsidR="002173FC">
              <w:rPr>
                <w:noProof/>
                <w:webHidden/>
              </w:rPr>
              <w:t>43</w:t>
            </w:r>
          </w:ins>
          <w:ins w:id="99" w:author="David Vacas Miguel" w:date="2018-06-21T17:45:00Z">
            <w:r>
              <w:rPr>
                <w:noProof/>
                <w:webHidden/>
              </w:rPr>
              <w:fldChar w:fldCharType="end"/>
            </w:r>
            <w:r w:rsidRPr="00333528">
              <w:rPr>
                <w:rStyle w:val="Hipervnculo"/>
                <w:noProof/>
              </w:rPr>
              <w:fldChar w:fldCharType="end"/>
            </w:r>
          </w:ins>
        </w:p>
        <w:p w14:paraId="531E114D" w14:textId="2E319AD5" w:rsidR="00031D3A" w:rsidDel="00A31B94" w:rsidRDefault="00031D3A">
          <w:pPr>
            <w:pStyle w:val="TDC1"/>
            <w:tabs>
              <w:tab w:val="right" w:leader="dot" w:pos="9060"/>
            </w:tabs>
            <w:rPr>
              <w:del w:id="100" w:author="David Vacas Miguel" w:date="2018-06-15T16:38:00Z"/>
              <w:rFonts w:asciiTheme="minorHAnsi" w:eastAsiaTheme="minorEastAsia" w:hAnsiTheme="minorHAnsi"/>
              <w:b w:val="0"/>
              <w:bCs w:val="0"/>
              <w:caps w:val="0"/>
              <w:noProof/>
              <w:sz w:val="22"/>
              <w:szCs w:val="22"/>
              <w:lang w:eastAsia="es-ES"/>
            </w:rPr>
          </w:pPr>
          <w:del w:id="101" w:author="David Vacas Miguel" w:date="2018-06-15T16:38:00Z">
            <w:r w:rsidRPr="00A31B94" w:rsidDel="00A31B94">
              <w:rPr>
                <w:rStyle w:val="Hipervnculo"/>
                <w:b w:val="0"/>
                <w:bCs w:val="0"/>
                <w:caps w:val="0"/>
                <w:noProof/>
              </w:rPr>
              <w:delText>Índice</w:delText>
            </w:r>
            <w:r w:rsidDel="00A31B94">
              <w:rPr>
                <w:noProof/>
                <w:webHidden/>
              </w:rPr>
              <w:tab/>
              <w:delText>2</w:delText>
            </w:r>
          </w:del>
        </w:p>
        <w:p w14:paraId="438A9469" w14:textId="5EE25086" w:rsidR="00031D3A" w:rsidDel="00A31B94" w:rsidRDefault="00031D3A">
          <w:pPr>
            <w:pStyle w:val="TDC1"/>
            <w:tabs>
              <w:tab w:val="right" w:leader="dot" w:pos="9060"/>
            </w:tabs>
            <w:rPr>
              <w:del w:id="102" w:author="David Vacas Miguel" w:date="2018-06-15T16:38:00Z"/>
              <w:rFonts w:asciiTheme="minorHAnsi" w:eastAsiaTheme="minorEastAsia" w:hAnsiTheme="minorHAnsi"/>
              <w:b w:val="0"/>
              <w:bCs w:val="0"/>
              <w:caps w:val="0"/>
              <w:noProof/>
              <w:sz w:val="22"/>
              <w:szCs w:val="22"/>
              <w:lang w:eastAsia="es-ES"/>
            </w:rPr>
          </w:pPr>
          <w:del w:id="103" w:author="David Vacas Miguel" w:date="2018-06-15T16:38:00Z">
            <w:r w:rsidRPr="00A31B94" w:rsidDel="00A31B94">
              <w:rPr>
                <w:rStyle w:val="Hipervnculo"/>
                <w:b w:val="0"/>
                <w:bCs w:val="0"/>
                <w:caps w:val="0"/>
                <w:noProof/>
              </w:rPr>
              <w:delText>Agradecimientos</w:delText>
            </w:r>
            <w:r w:rsidDel="00A31B94">
              <w:rPr>
                <w:noProof/>
                <w:webHidden/>
              </w:rPr>
              <w:tab/>
              <w:delText>3</w:delText>
            </w:r>
          </w:del>
        </w:p>
        <w:p w14:paraId="366C4707" w14:textId="59FE9C98" w:rsidR="00031D3A" w:rsidDel="00A31B94" w:rsidRDefault="00031D3A">
          <w:pPr>
            <w:pStyle w:val="TDC1"/>
            <w:tabs>
              <w:tab w:val="right" w:leader="dot" w:pos="9060"/>
            </w:tabs>
            <w:rPr>
              <w:del w:id="104" w:author="David Vacas Miguel" w:date="2018-06-15T16:38:00Z"/>
              <w:rFonts w:asciiTheme="minorHAnsi" w:eastAsiaTheme="minorEastAsia" w:hAnsiTheme="minorHAnsi"/>
              <w:b w:val="0"/>
              <w:bCs w:val="0"/>
              <w:caps w:val="0"/>
              <w:noProof/>
              <w:sz w:val="22"/>
              <w:szCs w:val="22"/>
              <w:lang w:eastAsia="es-ES"/>
            </w:rPr>
          </w:pPr>
          <w:del w:id="105" w:author="David Vacas Miguel" w:date="2018-06-15T16:38:00Z">
            <w:r w:rsidRPr="00A31B94" w:rsidDel="00A31B94">
              <w:rPr>
                <w:rStyle w:val="Hipervnculo"/>
                <w:b w:val="0"/>
                <w:bCs w:val="0"/>
                <w:caps w:val="0"/>
                <w:noProof/>
              </w:rPr>
              <w:delText>Resumen</w:delText>
            </w:r>
            <w:r w:rsidDel="00A31B94">
              <w:rPr>
                <w:noProof/>
                <w:webHidden/>
              </w:rPr>
              <w:tab/>
              <w:delText>4</w:delText>
            </w:r>
          </w:del>
        </w:p>
        <w:p w14:paraId="72EDAAEF" w14:textId="3B07FB51" w:rsidR="00031D3A" w:rsidDel="00A31B94" w:rsidRDefault="00031D3A">
          <w:pPr>
            <w:pStyle w:val="TDC1"/>
            <w:tabs>
              <w:tab w:val="right" w:leader="dot" w:pos="9060"/>
            </w:tabs>
            <w:rPr>
              <w:del w:id="106" w:author="David Vacas Miguel" w:date="2018-06-15T16:38:00Z"/>
              <w:rFonts w:asciiTheme="minorHAnsi" w:eastAsiaTheme="minorEastAsia" w:hAnsiTheme="minorHAnsi"/>
              <w:b w:val="0"/>
              <w:bCs w:val="0"/>
              <w:caps w:val="0"/>
              <w:noProof/>
              <w:sz w:val="22"/>
              <w:szCs w:val="22"/>
              <w:lang w:eastAsia="es-ES"/>
            </w:rPr>
          </w:pPr>
          <w:del w:id="107" w:author="David Vacas Miguel" w:date="2018-06-15T16:38:00Z">
            <w:r w:rsidRPr="00A31B94" w:rsidDel="00A31B94">
              <w:rPr>
                <w:rStyle w:val="Hipervnculo"/>
                <w:b w:val="0"/>
                <w:bCs w:val="0"/>
                <w:caps w:val="0"/>
                <w:noProof/>
              </w:rPr>
              <w:delText>Capítulo 1 Introducción</w:delText>
            </w:r>
            <w:r w:rsidDel="00A31B94">
              <w:rPr>
                <w:noProof/>
                <w:webHidden/>
              </w:rPr>
              <w:tab/>
              <w:delText>5</w:delText>
            </w:r>
          </w:del>
        </w:p>
        <w:p w14:paraId="22C39966" w14:textId="7C40EB06" w:rsidR="00031D3A" w:rsidDel="00A31B94" w:rsidRDefault="00031D3A">
          <w:pPr>
            <w:pStyle w:val="TDC2"/>
            <w:tabs>
              <w:tab w:val="left" w:pos="660"/>
              <w:tab w:val="right" w:leader="dot" w:pos="9060"/>
            </w:tabs>
            <w:rPr>
              <w:del w:id="108" w:author="David Vacas Miguel" w:date="2018-06-15T16:38:00Z"/>
              <w:rFonts w:eastAsiaTheme="minorEastAsia"/>
              <w:smallCaps w:val="0"/>
              <w:noProof/>
              <w:sz w:val="22"/>
              <w:szCs w:val="22"/>
              <w:lang w:eastAsia="es-ES"/>
            </w:rPr>
          </w:pPr>
          <w:del w:id="109" w:author="David Vacas Miguel" w:date="2018-06-15T16:38:00Z">
            <w:r w:rsidRPr="00A31B94" w:rsidDel="00A31B94">
              <w:rPr>
                <w:rStyle w:val="Hipervnculo"/>
                <w:smallCaps w:val="0"/>
                <w:noProof/>
              </w:rPr>
              <w:delText>1.</w:delText>
            </w:r>
            <w:r w:rsidDel="00A31B94">
              <w:rPr>
                <w:rFonts w:eastAsiaTheme="minorEastAsia"/>
                <w:smallCaps w:val="0"/>
                <w:noProof/>
                <w:sz w:val="22"/>
                <w:szCs w:val="22"/>
                <w:lang w:eastAsia="es-ES"/>
              </w:rPr>
              <w:tab/>
            </w:r>
            <w:r w:rsidRPr="00A31B94" w:rsidDel="00A31B94">
              <w:rPr>
                <w:rStyle w:val="Hipervnculo"/>
                <w:smallCaps w:val="0"/>
                <w:noProof/>
              </w:rPr>
              <w:delText>Motivación</w:delText>
            </w:r>
            <w:r w:rsidDel="00A31B94">
              <w:rPr>
                <w:noProof/>
                <w:webHidden/>
              </w:rPr>
              <w:tab/>
              <w:delText>5</w:delText>
            </w:r>
          </w:del>
        </w:p>
        <w:p w14:paraId="44E09A39" w14:textId="5B01F8F5" w:rsidR="00031D3A" w:rsidDel="00A31B94" w:rsidRDefault="00031D3A">
          <w:pPr>
            <w:pStyle w:val="TDC2"/>
            <w:tabs>
              <w:tab w:val="left" w:pos="660"/>
              <w:tab w:val="right" w:leader="dot" w:pos="9060"/>
            </w:tabs>
            <w:rPr>
              <w:del w:id="110" w:author="David Vacas Miguel" w:date="2018-06-15T16:38:00Z"/>
              <w:rFonts w:eastAsiaTheme="minorEastAsia"/>
              <w:smallCaps w:val="0"/>
              <w:noProof/>
              <w:sz w:val="22"/>
              <w:szCs w:val="22"/>
              <w:lang w:eastAsia="es-ES"/>
            </w:rPr>
          </w:pPr>
          <w:del w:id="111" w:author="David Vacas Miguel" w:date="2018-06-15T16:38:00Z">
            <w:r w:rsidRPr="00A31B94" w:rsidDel="00A31B94">
              <w:rPr>
                <w:rStyle w:val="Hipervnculo"/>
                <w:smallCaps w:val="0"/>
                <w:noProof/>
              </w:rPr>
              <w:delText>2.</w:delText>
            </w:r>
            <w:r w:rsidDel="00A31B94">
              <w:rPr>
                <w:rFonts w:eastAsiaTheme="minorEastAsia"/>
                <w:smallCaps w:val="0"/>
                <w:noProof/>
                <w:sz w:val="22"/>
                <w:szCs w:val="22"/>
                <w:lang w:eastAsia="es-ES"/>
              </w:rPr>
              <w:tab/>
            </w:r>
            <w:r w:rsidRPr="00A31B94" w:rsidDel="00A31B94">
              <w:rPr>
                <w:rStyle w:val="Hipervnculo"/>
                <w:smallCaps w:val="0"/>
                <w:noProof/>
              </w:rPr>
              <w:delText>Objetivos</w:delText>
            </w:r>
            <w:r w:rsidDel="00A31B94">
              <w:rPr>
                <w:noProof/>
                <w:webHidden/>
              </w:rPr>
              <w:tab/>
              <w:delText>7</w:delText>
            </w:r>
          </w:del>
        </w:p>
        <w:p w14:paraId="77895113" w14:textId="0A105526" w:rsidR="00031D3A" w:rsidDel="00A31B94" w:rsidRDefault="00031D3A">
          <w:pPr>
            <w:pStyle w:val="TDC2"/>
            <w:tabs>
              <w:tab w:val="left" w:pos="660"/>
              <w:tab w:val="right" w:leader="dot" w:pos="9060"/>
            </w:tabs>
            <w:rPr>
              <w:del w:id="112" w:author="David Vacas Miguel" w:date="2018-06-15T16:38:00Z"/>
              <w:rFonts w:eastAsiaTheme="minorEastAsia"/>
              <w:smallCaps w:val="0"/>
              <w:noProof/>
              <w:sz w:val="22"/>
              <w:szCs w:val="22"/>
              <w:lang w:eastAsia="es-ES"/>
            </w:rPr>
          </w:pPr>
          <w:del w:id="113" w:author="David Vacas Miguel" w:date="2018-06-15T16:38:00Z">
            <w:r w:rsidRPr="00A31B94" w:rsidDel="00A31B94">
              <w:rPr>
                <w:rStyle w:val="Hipervnculo"/>
                <w:smallCaps w:val="0"/>
                <w:noProof/>
              </w:rPr>
              <w:delText>3.</w:delText>
            </w:r>
            <w:r w:rsidDel="00A31B94">
              <w:rPr>
                <w:rFonts w:eastAsiaTheme="minorEastAsia"/>
                <w:smallCaps w:val="0"/>
                <w:noProof/>
                <w:sz w:val="22"/>
                <w:szCs w:val="22"/>
                <w:lang w:eastAsia="es-ES"/>
              </w:rPr>
              <w:tab/>
            </w:r>
            <w:r w:rsidRPr="00A31B94" w:rsidDel="00A31B94">
              <w:rPr>
                <w:rStyle w:val="Hipervnculo"/>
                <w:smallCaps w:val="0"/>
                <w:noProof/>
              </w:rPr>
              <w:delText>Estado del arte</w:delText>
            </w:r>
            <w:r w:rsidDel="00A31B94">
              <w:rPr>
                <w:noProof/>
                <w:webHidden/>
              </w:rPr>
              <w:tab/>
              <w:delText>8</w:delText>
            </w:r>
          </w:del>
        </w:p>
        <w:p w14:paraId="69F833F8" w14:textId="4753DD92" w:rsidR="00031D3A" w:rsidDel="00A31B94" w:rsidRDefault="00031D3A">
          <w:pPr>
            <w:pStyle w:val="TDC2"/>
            <w:tabs>
              <w:tab w:val="left" w:pos="660"/>
              <w:tab w:val="right" w:leader="dot" w:pos="9060"/>
            </w:tabs>
            <w:rPr>
              <w:del w:id="114" w:author="David Vacas Miguel" w:date="2018-06-15T16:38:00Z"/>
              <w:rFonts w:eastAsiaTheme="minorEastAsia"/>
              <w:smallCaps w:val="0"/>
              <w:noProof/>
              <w:sz w:val="22"/>
              <w:szCs w:val="22"/>
              <w:lang w:eastAsia="es-ES"/>
            </w:rPr>
          </w:pPr>
          <w:del w:id="115" w:author="David Vacas Miguel" w:date="2018-06-15T16:38:00Z">
            <w:r w:rsidRPr="00A31B94" w:rsidDel="00A31B94">
              <w:rPr>
                <w:rStyle w:val="Hipervnculo"/>
                <w:smallCaps w:val="0"/>
                <w:noProof/>
              </w:rPr>
              <w:delText>4.</w:delText>
            </w:r>
            <w:r w:rsidDel="00A31B94">
              <w:rPr>
                <w:rFonts w:eastAsiaTheme="minorEastAsia"/>
                <w:smallCaps w:val="0"/>
                <w:noProof/>
                <w:sz w:val="22"/>
                <w:szCs w:val="22"/>
                <w:lang w:eastAsia="es-ES"/>
              </w:rPr>
              <w:tab/>
            </w:r>
            <w:r w:rsidRPr="00A31B94" w:rsidDel="00A31B94">
              <w:rPr>
                <w:rStyle w:val="Hipervnculo"/>
                <w:smallCaps w:val="0"/>
                <w:noProof/>
              </w:rPr>
              <w:delText>Estructura de la memoria</w:delText>
            </w:r>
            <w:r w:rsidDel="00A31B94">
              <w:rPr>
                <w:noProof/>
                <w:webHidden/>
              </w:rPr>
              <w:tab/>
              <w:delText>9</w:delText>
            </w:r>
          </w:del>
        </w:p>
        <w:p w14:paraId="71EEAAD9" w14:textId="10F3FC79" w:rsidR="00031D3A" w:rsidDel="00A31B94" w:rsidRDefault="00031D3A">
          <w:pPr>
            <w:pStyle w:val="TDC1"/>
            <w:tabs>
              <w:tab w:val="right" w:leader="dot" w:pos="9060"/>
            </w:tabs>
            <w:rPr>
              <w:del w:id="116" w:author="David Vacas Miguel" w:date="2018-06-15T16:38:00Z"/>
              <w:rFonts w:asciiTheme="minorHAnsi" w:eastAsiaTheme="minorEastAsia" w:hAnsiTheme="minorHAnsi"/>
              <w:b w:val="0"/>
              <w:bCs w:val="0"/>
              <w:caps w:val="0"/>
              <w:noProof/>
              <w:sz w:val="22"/>
              <w:szCs w:val="22"/>
              <w:lang w:eastAsia="es-ES"/>
            </w:rPr>
          </w:pPr>
          <w:del w:id="117" w:author="David Vacas Miguel" w:date="2018-06-15T16:38:00Z">
            <w:r w:rsidRPr="00A31B94" w:rsidDel="00A31B94">
              <w:rPr>
                <w:rStyle w:val="Hipervnculo"/>
                <w:b w:val="0"/>
                <w:bCs w:val="0"/>
                <w:caps w:val="0"/>
                <w:noProof/>
              </w:rPr>
              <w:delText>Capítulo 2 Robótica móvil</w:delText>
            </w:r>
            <w:r w:rsidDel="00A31B94">
              <w:rPr>
                <w:noProof/>
                <w:webHidden/>
              </w:rPr>
              <w:tab/>
              <w:delText>10</w:delText>
            </w:r>
          </w:del>
        </w:p>
        <w:p w14:paraId="6C1D4D67" w14:textId="366764CB" w:rsidR="00031D3A" w:rsidDel="00A31B94" w:rsidRDefault="00031D3A">
          <w:pPr>
            <w:pStyle w:val="TDC2"/>
            <w:tabs>
              <w:tab w:val="right" w:leader="dot" w:pos="9060"/>
            </w:tabs>
            <w:rPr>
              <w:del w:id="118" w:author="David Vacas Miguel" w:date="2018-06-15T16:38:00Z"/>
              <w:rFonts w:eastAsiaTheme="minorEastAsia"/>
              <w:smallCaps w:val="0"/>
              <w:noProof/>
              <w:sz w:val="22"/>
              <w:szCs w:val="22"/>
              <w:lang w:eastAsia="es-ES"/>
            </w:rPr>
          </w:pPr>
          <w:del w:id="119" w:author="David Vacas Miguel" w:date="2018-06-15T16:38:00Z">
            <w:r w:rsidRPr="00A31B94" w:rsidDel="00A31B94">
              <w:rPr>
                <w:rStyle w:val="Hipervnculo"/>
                <w:smallCaps w:val="0"/>
                <w:noProof/>
              </w:rPr>
              <w:delText>1. Robótica móvil</w:delText>
            </w:r>
            <w:r w:rsidDel="00A31B94">
              <w:rPr>
                <w:noProof/>
                <w:webHidden/>
              </w:rPr>
              <w:tab/>
              <w:delText>10</w:delText>
            </w:r>
          </w:del>
        </w:p>
        <w:p w14:paraId="3B2F4AF3" w14:textId="1891846F" w:rsidR="00031D3A" w:rsidDel="00A31B94" w:rsidRDefault="00031D3A">
          <w:pPr>
            <w:pStyle w:val="TDC2"/>
            <w:tabs>
              <w:tab w:val="right" w:leader="dot" w:pos="9060"/>
            </w:tabs>
            <w:rPr>
              <w:del w:id="120" w:author="David Vacas Miguel" w:date="2018-06-15T16:38:00Z"/>
              <w:rFonts w:eastAsiaTheme="minorEastAsia"/>
              <w:smallCaps w:val="0"/>
              <w:noProof/>
              <w:sz w:val="22"/>
              <w:szCs w:val="22"/>
              <w:lang w:eastAsia="es-ES"/>
            </w:rPr>
          </w:pPr>
          <w:del w:id="121" w:author="David Vacas Miguel" w:date="2018-06-15T16:38:00Z">
            <w:r w:rsidRPr="00A31B94" w:rsidDel="00A31B94">
              <w:rPr>
                <w:rStyle w:val="Hipervnculo"/>
                <w:smallCaps w:val="0"/>
                <w:noProof/>
              </w:rPr>
              <w:delText>2. Vehículos con ruedas</w:delText>
            </w:r>
            <w:r w:rsidDel="00A31B94">
              <w:rPr>
                <w:noProof/>
                <w:webHidden/>
              </w:rPr>
              <w:tab/>
              <w:delText>10</w:delText>
            </w:r>
          </w:del>
        </w:p>
        <w:p w14:paraId="205B20B9" w14:textId="66D78A56" w:rsidR="00031D3A" w:rsidDel="00A31B94" w:rsidRDefault="00031D3A">
          <w:pPr>
            <w:pStyle w:val="TDC2"/>
            <w:tabs>
              <w:tab w:val="right" w:leader="dot" w:pos="9060"/>
            </w:tabs>
            <w:rPr>
              <w:del w:id="122" w:author="David Vacas Miguel" w:date="2018-06-15T16:38:00Z"/>
              <w:rFonts w:eastAsiaTheme="minorEastAsia"/>
              <w:smallCaps w:val="0"/>
              <w:noProof/>
              <w:sz w:val="22"/>
              <w:szCs w:val="22"/>
              <w:lang w:eastAsia="es-ES"/>
            </w:rPr>
          </w:pPr>
          <w:del w:id="123" w:author="David Vacas Miguel" w:date="2018-06-15T16:38:00Z">
            <w:r w:rsidRPr="00A31B94" w:rsidDel="00A31B94">
              <w:rPr>
                <w:rStyle w:val="Hipervnculo"/>
                <w:smallCaps w:val="0"/>
                <w:noProof/>
              </w:rPr>
              <w:delText>3. Modelo físico direccionamiento diferencial</w:delText>
            </w:r>
            <w:r w:rsidDel="00A31B94">
              <w:rPr>
                <w:noProof/>
                <w:webHidden/>
              </w:rPr>
              <w:tab/>
              <w:delText>13</w:delText>
            </w:r>
          </w:del>
        </w:p>
        <w:p w14:paraId="630327E1" w14:textId="21D1DE7A" w:rsidR="00031D3A" w:rsidDel="00A31B94" w:rsidRDefault="00031D3A">
          <w:pPr>
            <w:pStyle w:val="TDC2"/>
            <w:tabs>
              <w:tab w:val="right" w:leader="dot" w:pos="9060"/>
            </w:tabs>
            <w:rPr>
              <w:del w:id="124" w:author="David Vacas Miguel" w:date="2018-06-15T16:38:00Z"/>
              <w:rFonts w:eastAsiaTheme="minorEastAsia"/>
              <w:smallCaps w:val="0"/>
              <w:noProof/>
              <w:sz w:val="22"/>
              <w:szCs w:val="22"/>
              <w:lang w:eastAsia="es-ES"/>
            </w:rPr>
          </w:pPr>
          <w:del w:id="125" w:author="David Vacas Miguel" w:date="2018-06-15T16:38:00Z">
            <w:r w:rsidRPr="00A31B94" w:rsidDel="00A31B94">
              <w:rPr>
                <w:rStyle w:val="Hipervnculo"/>
                <w:smallCaps w:val="0"/>
                <w:noProof/>
              </w:rPr>
              <w:delText>4. Navegación autónoma</w:delText>
            </w:r>
            <w:r w:rsidDel="00A31B94">
              <w:rPr>
                <w:noProof/>
                <w:webHidden/>
              </w:rPr>
              <w:tab/>
              <w:delText>17</w:delText>
            </w:r>
          </w:del>
        </w:p>
        <w:p w14:paraId="0B1DD84E" w14:textId="2E641849" w:rsidR="00031D3A" w:rsidDel="00A31B94" w:rsidRDefault="00031D3A">
          <w:pPr>
            <w:pStyle w:val="TDC1"/>
            <w:tabs>
              <w:tab w:val="right" w:leader="dot" w:pos="9060"/>
            </w:tabs>
            <w:rPr>
              <w:del w:id="126" w:author="David Vacas Miguel" w:date="2018-06-15T16:38:00Z"/>
              <w:rFonts w:asciiTheme="minorHAnsi" w:eastAsiaTheme="minorEastAsia" w:hAnsiTheme="minorHAnsi"/>
              <w:b w:val="0"/>
              <w:bCs w:val="0"/>
              <w:caps w:val="0"/>
              <w:noProof/>
              <w:sz w:val="22"/>
              <w:szCs w:val="22"/>
              <w:lang w:eastAsia="es-ES"/>
            </w:rPr>
          </w:pPr>
          <w:del w:id="127" w:author="David Vacas Miguel" w:date="2018-06-15T16:38:00Z">
            <w:r w:rsidRPr="00A31B94" w:rsidDel="00A31B94">
              <w:rPr>
                <w:rStyle w:val="Hipervnculo"/>
                <w:b w:val="0"/>
                <w:bCs w:val="0"/>
                <w:caps w:val="0"/>
                <w:noProof/>
              </w:rPr>
              <w:delText>Capítulo 3 Entorno tecnológico</w:delText>
            </w:r>
            <w:r w:rsidDel="00A31B94">
              <w:rPr>
                <w:noProof/>
                <w:webHidden/>
              </w:rPr>
              <w:tab/>
              <w:delText>19</w:delText>
            </w:r>
          </w:del>
        </w:p>
        <w:p w14:paraId="12FFDB97" w14:textId="65577591" w:rsidR="00031D3A" w:rsidDel="00A31B94" w:rsidRDefault="00031D3A">
          <w:pPr>
            <w:pStyle w:val="TDC2"/>
            <w:tabs>
              <w:tab w:val="right" w:leader="dot" w:pos="9060"/>
            </w:tabs>
            <w:rPr>
              <w:del w:id="128" w:author="David Vacas Miguel" w:date="2018-06-15T16:38:00Z"/>
              <w:rFonts w:eastAsiaTheme="minorEastAsia"/>
              <w:smallCaps w:val="0"/>
              <w:noProof/>
              <w:sz w:val="22"/>
              <w:szCs w:val="22"/>
              <w:lang w:eastAsia="es-ES"/>
            </w:rPr>
          </w:pPr>
          <w:del w:id="129" w:author="David Vacas Miguel" w:date="2018-06-15T16:38:00Z">
            <w:r w:rsidRPr="00A31B94" w:rsidDel="00A31B94">
              <w:rPr>
                <w:rStyle w:val="Hipervnculo"/>
                <w:smallCaps w:val="0"/>
                <w:noProof/>
              </w:rPr>
              <w:delText>1. OpenGL</w:delText>
            </w:r>
            <w:r w:rsidDel="00A31B94">
              <w:rPr>
                <w:noProof/>
                <w:webHidden/>
              </w:rPr>
              <w:tab/>
              <w:delText>19</w:delText>
            </w:r>
          </w:del>
        </w:p>
        <w:p w14:paraId="7C97EC9E" w14:textId="0CA8771B" w:rsidR="00031D3A" w:rsidDel="00A31B94" w:rsidRDefault="00031D3A">
          <w:pPr>
            <w:pStyle w:val="TDC2"/>
            <w:tabs>
              <w:tab w:val="right" w:leader="dot" w:pos="9060"/>
            </w:tabs>
            <w:rPr>
              <w:del w:id="130" w:author="David Vacas Miguel" w:date="2018-06-15T16:38:00Z"/>
              <w:rFonts w:eastAsiaTheme="minorEastAsia"/>
              <w:smallCaps w:val="0"/>
              <w:noProof/>
              <w:sz w:val="22"/>
              <w:szCs w:val="22"/>
              <w:lang w:eastAsia="es-ES"/>
            </w:rPr>
          </w:pPr>
          <w:del w:id="131" w:author="David Vacas Miguel" w:date="2018-06-15T16:38:00Z">
            <w:r w:rsidRPr="00A31B94" w:rsidDel="00A31B94">
              <w:rPr>
                <w:rStyle w:val="Hipervnculo"/>
                <w:smallCaps w:val="0"/>
                <w:noProof/>
              </w:rPr>
              <w:delText>2. Etapa Geométrica</w:delText>
            </w:r>
            <w:r w:rsidDel="00A31B94">
              <w:rPr>
                <w:noProof/>
                <w:webHidden/>
              </w:rPr>
              <w:tab/>
              <w:delText>21</w:delText>
            </w:r>
          </w:del>
        </w:p>
        <w:p w14:paraId="6B5D7583" w14:textId="74F3503F" w:rsidR="00031D3A" w:rsidDel="00A31B94" w:rsidRDefault="00031D3A">
          <w:pPr>
            <w:pStyle w:val="TDC2"/>
            <w:tabs>
              <w:tab w:val="right" w:leader="dot" w:pos="9060"/>
            </w:tabs>
            <w:rPr>
              <w:del w:id="132" w:author="David Vacas Miguel" w:date="2018-06-15T16:38:00Z"/>
              <w:rFonts w:eastAsiaTheme="minorEastAsia"/>
              <w:smallCaps w:val="0"/>
              <w:noProof/>
              <w:sz w:val="22"/>
              <w:szCs w:val="22"/>
              <w:lang w:eastAsia="es-ES"/>
            </w:rPr>
          </w:pPr>
          <w:del w:id="133" w:author="David Vacas Miguel" w:date="2018-06-15T16:38:00Z">
            <w:r w:rsidRPr="00A31B94" w:rsidDel="00A31B94">
              <w:rPr>
                <w:rStyle w:val="Hipervnculo"/>
                <w:smallCaps w:val="0"/>
                <w:noProof/>
              </w:rPr>
              <w:delText>3. Qt</w:delText>
            </w:r>
            <w:r w:rsidDel="00A31B94">
              <w:rPr>
                <w:noProof/>
                <w:webHidden/>
              </w:rPr>
              <w:tab/>
              <w:delText>27</w:delText>
            </w:r>
          </w:del>
        </w:p>
        <w:p w14:paraId="7B721633" w14:textId="31E2EBBA" w:rsidR="00031D3A" w:rsidDel="00A31B94" w:rsidRDefault="00031D3A">
          <w:pPr>
            <w:pStyle w:val="TDC2"/>
            <w:tabs>
              <w:tab w:val="right" w:leader="dot" w:pos="9060"/>
            </w:tabs>
            <w:rPr>
              <w:del w:id="134" w:author="David Vacas Miguel" w:date="2018-06-15T16:38:00Z"/>
              <w:rFonts w:eastAsiaTheme="minorEastAsia"/>
              <w:smallCaps w:val="0"/>
              <w:noProof/>
              <w:sz w:val="22"/>
              <w:szCs w:val="22"/>
              <w:lang w:eastAsia="es-ES"/>
            </w:rPr>
          </w:pPr>
          <w:del w:id="135" w:author="David Vacas Miguel" w:date="2018-06-15T16:38:00Z">
            <w:r w:rsidRPr="00A31B94" w:rsidDel="00A31B94">
              <w:rPr>
                <w:rStyle w:val="Hipervnculo"/>
                <w:smallCaps w:val="0"/>
                <w:noProof/>
              </w:rPr>
              <w:delText>4. Metodología ágil</w:delText>
            </w:r>
            <w:r w:rsidDel="00A31B94">
              <w:rPr>
                <w:noProof/>
                <w:webHidden/>
              </w:rPr>
              <w:tab/>
              <w:delText>29</w:delText>
            </w:r>
          </w:del>
        </w:p>
        <w:p w14:paraId="62CAAD38" w14:textId="4E2487AE" w:rsidR="00031D3A" w:rsidDel="00A31B94" w:rsidRDefault="00031D3A">
          <w:pPr>
            <w:pStyle w:val="TDC1"/>
            <w:tabs>
              <w:tab w:val="right" w:leader="dot" w:pos="9060"/>
            </w:tabs>
            <w:rPr>
              <w:del w:id="136" w:author="David Vacas Miguel" w:date="2018-06-15T16:38:00Z"/>
              <w:rFonts w:asciiTheme="minorHAnsi" w:eastAsiaTheme="minorEastAsia" w:hAnsiTheme="minorHAnsi"/>
              <w:b w:val="0"/>
              <w:bCs w:val="0"/>
              <w:caps w:val="0"/>
              <w:noProof/>
              <w:sz w:val="22"/>
              <w:szCs w:val="22"/>
              <w:lang w:eastAsia="es-ES"/>
            </w:rPr>
          </w:pPr>
          <w:del w:id="137" w:author="David Vacas Miguel" w:date="2018-06-15T16:38:00Z">
            <w:r w:rsidRPr="00A31B94" w:rsidDel="00A31B94">
              <w:rPr>
                <w:rStyle w:val="Hipervnculo"/>
                <w:b w:val="0"/>
                <w:bCs w:val="0"/>
                <w:caps w:val="0"/>
                <w:noProof/>
              </w:rPr>
              <w:delText>Capítulo 4 Descripción de la aplicación</w:delText>
            </w:r>
            <w:r w:rsidDel="00A31B94">
              <w:rPr>
                <w:noProof/>
                <w:webHidden/>
              </w:rPr>
              <w:tab/>
              <w:delText>31</w:delText>
            </w:r>
          </w:del>
        </w:p>
        <w:p w14:paraId="14641F94" w14:textId="37D09055" w:rsidR="00031D3A" w:rsidDel="00A31B94" w:rsidRDefault="00031D3A">
          <w:pPr>
            <w:pStyle w:val="TDC2"/>
            <w:tabs>
              <w:tab w:val="right" w:leader="dot" w:pos="9060"/>
            </w:tabs>
            <w:rPr>
              <w:del w:id="138" w:author="David Vacas Miguel" w:date="2018-06-15T16:38:00Z"/>
              <w:rFonts w:eastAsiaTheme="minorEastAsia"/>
              <w:smallCaps w:val="0"/>
              <w:noProof/>
              <w:sz w:val="22"/>
              <w:szCs w:val="22"/>
              <w:lang w:eastAsia="es-ES"/>
            </w:rPr>
          </w:pPr>
          <w:del w:id="139" w:author="David Vacas Miguel" w:date="2018-06-15T16:38:00Z">
            <w:r w:rsidRPr="00A31B94" w:rsidDel="00A31B94">
              <w:rPr>
                <w:rStyle w:val="Hipervnculo"/>
                <w:smallCaps w:val="0"/>
                <w:noProof/>
              </w:rPr>
              <w:delText>1. Zona izquierda: Viewport</w:delText>
            </w:r>
            <w:r w:rsidDel="00A31B94">
              <w:rPr>
                <w:noProof/>
                <w:webHidden/>
              </w:rPr>
              <w:tab/>
              <w:delText>31</w:delText>
            </w:r>
          </w:del>
        </w:p>
        <w:p w14:paraId="601C2943" w14:textId="3884B120" w:rsidR="00031D3A" w:rsidDel="00A31B94" w:rsidRDefault="00031D3A">
          <w:pPr>
            <w:pStyle w:val="TDC2"/>
            <w:tabs>
              <w:tab w:val="right" w:leader="dot" w:pos="9060"/>
            </w:tabs>
            <w:rPr>
              <w:del w:id="140" w:author="David Vacas Miguel" w:date="2018-06-15T16:38:00Z"/>
              <w:rFonts w:eastAsiaTheme="minorEastAsia"/>
              <w:smallCaps w:val="0"/>
              <w:noProof/>
              <w:sz w:val="22"/>
              <w:szCs w:val="22"/>
              <w:lang w:eastAsia="es-ES"/>
            </w:rPr>
          </w:pPr>
          <w:del w:id="141" w:author="David Vacas Miguel" w:date="2018-06-15T16:38:00Z">
            <w:r w:rsidRPr="00A31B94" w:rsidDel="00A31B94">
              <w:rPr>
                <w:rStyle w:val="Hipervnculo"/>
                <w:smallCaps w:val="0"/>
                <w:noProof/>
              </w:rPr>
              <w:delText>2. Zona derecha: Campos de entrada de datos</w:delText>
            </w:r>
            <w:r w:rsidDel="00A31B94">
              <w:rPr>
                <w:noProof/>
                <w:webHidden/>
              </w:rPr>
              <w:tab/>
              <w:delText>33</w:delText>
            </w:r>
          </w:del>
        </w:p>
        <w:p w14:paraId="3367C788" w14:textId="57ECFDE8" w:rsidR="00031D3A" w:rsidDel="00A31B94" w:rsidRDefault="00031D3A">
          <w:pPr>
            <w:pStyle w:val="TDC2"/>
            <w:tabs>
              <w:tab w:val="right" w:leader="dot" w:pos="9060"/>
            </w:tabs>
            <w:rPr>
              <w:del w:id="142" w:author="David Vacas Miguel" w:date="2018-06-15T16:38:00Z"/>
              <w:rFonts w:eastAsiaTheme="minorEastAsia"/>
              <w:smallCaps w:val="0"/>
              <w:noProof/>
              <w:sz w:val="22"/>
              <w:szCs w:val="22"/>
              <w:lang w:eastAsia="es-ES"/>
            </w:rPr>
          </w:pPr>
          <w:del w:id="143" w:author="David Vacas Miguel" w:date="2018-06-15T16:38:00Z">
            <w:r w:rsidRPr="00A31B94" w:rsidDel="00A31B94">
              <w:rPr>
                <w:rStyle w:val="Hipervnculo"/>
                <w:smallCaps w:val="0"/>
                <w:noProof/>
              </w:rPr>
              <w:delText>3. Casos de uso</w:delText>
            </w:r>
            <w:r w:rsidDel="00A31B94">
              <w:rPr>
                <w:noProof/>
                <w:webHidden/>
              </w:rPr>
              <w:tab/>
              <w:delText>37</w:delText>
            </w:r>
          </w:del>
        </w:p>
        <w:p w14:paraId="2F5E7E3B" w14:textId="3CCAE0A3" w:rsidR="00031D3A" w:rsidDel="00A31B94" w:rsidRDefault="00031D3A">
          <w:pPr>
            <w:pStyle w:val="TDC1"/>
            <w:tabs>
              <w:tab w:val="right" w:leader="dot" w:pos="9060"/>
            </w:tabs>
            <w:rPr>
              <w:del w:id="144" w:author="David Vacas Miguel" w:date="2018-06-15T16:38:00Z"/>
              <w:rFonts w:asciiTheme="minorHAnsi" w:eastAsiaTheme="minorEastAsia" w:hAnsiTheme="minorHAnsi"/>
              <w:b w:val="0"/>
              <w:bCs w:val="0"/>
              <w:caps w:val="0"/>
              <w:noProof/>
              <w:sz w:val="22"/>
              <w:szCs w:val="22"/>
              <w:lang w:eastAsia="es-ES"/>
            </w:rPr>
          </w:pPr>
          <w:del w:id="145" w:author="David Vacas Miguel" w:date="2018-06-15T16:38:00Z">
            <w:r w:rsidRPr="00A31B94" w:rsidDel="00A31B94">
              <w:rPr>
                <w:rStyle w:val="Hipervnculo"/>
                <w:b w:val="0"/>
                <w:bCs w:val="0"/>
                <w:caps w:val="0"/>
                <w:noProof/>
              </w:rPr>
              <w:delText>Conclusiones</w:delText>
            </w:r>
            <w:r w:rsidDel="00A31B94">
              <w:rPr>
                <w:noProof/>
                <w:webHidden/>
              </w:rPr>
              <w:tab/>
              <w:delText>40</w:delText>
            </w:r>
          </w:del>
        </w:p>
        <w:p w14:paraId="571D5E65" w14:textId="10C32148" w:rsidR="00031D3A" w:rsidDel="00A31B94" w:rsidRDefault="00031D3A">
          <w:pPr>
            <w:pStyle w:val="TDC1"/>
            <w:tabs>
              <w:tab w:val="right" w:leader="dot" w:pos="9060"/>
            </w:tabs>
            <w:rPr>
              <w:del w:id="146" w:author="David Vacas Miguel" w:date="2018-06-15T16:38:00Z"/>
              <w:rFonts w:asciiTheme="minorHAnsi" w:eastAsiaTheme="minorEastAsia" w:hAnsiTheme="minorHAnsi"/>
              <w:b w:val="0"/>
              <w:bCs w:val="0"/>
              <w:caps w:val="0"/>
              <w:noProof/>
              <w:sz w:val="22"/>
              <w:szCs w:val="22"/>
              <w:lang w:eastAsia="es-ES"/>
            </w:rPr>
          </w:pPr>
          <w:del w:id="147" w:author="David Vacas Miguel" w:date="2018-06-15T16:38:00Z">
            <w:r w:rsidRPr="00A31B94" w:rsidDel="00A31B94">
              <w:rPr>
                <w:rStyle w:val="Hipervnculo"/>
                <w:b w:val="0"/>
                <w:bCs w:val="0"/>
                <w:caps w:val="0"/>
                <w:noProof/>
              </w:rPr>
              <w:delText>Bibliografía</w:delText>
            </w:r>
            <w:r w:rsidDel="00A31B94">
              <w:rPr>
                <w:noProof/>
                <w:webHidden/>
              </w:rPr>
              <w:tab/>
              <w:delText>41</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71B443DD" w14:textId="77777777" w:rsidR="002D2995" w:rsidRDefault="002D2995" w:rsidP="002D2995">
      <w:pPr>
        <w:rPr>
          <w:ins w:id="148" w:author="David Vacas Miguel" w:date="2018-06-21T17:49:00Z"/>
          <w:rFonts w:ascii="Times New Roman" w:hAnsi="Times New Roman" w:cs="Times New Roman"/>
          <w:sz w:val="24"/>
        </w:rPr>
        <w:sectPr w:rsidR="002D2995" w:rsidSect="00460C31">
          <w:headerReference w:type="default" r:id="rId9"/>
          <w:footerReference w:type="default" r:id="rId10"/>
          <w:headerReference w:type="first" r:id="rId11"/>
          <w:footerReference w:type="first" r:id="rId12"/>
          <w:type w:val="continuous"/>
          <w:pgSz w:w="11906" w:h="16838"/>
          <w:pgMar w:top="1418" w:right="1418" w:bottom="1418" w:left="1418" w:header="709" w:footer="709" w:gutter="0"/>
          <w:cols w:space="708"/>
          <w:titlePg/>
          <w:docGrid w:linePitch="360"/>
        </w:sectPr>
      </w:pPr>
    </w:p>
    <w:p w14:paraId="03A474C6" w14:textId="7512D833" w:rsidR="003E7F06" w:rsidRPr="00BC39FA" w:rsidDel="002D2995" w:rsidRDefault="003A3898" w:rsidP="00BC39FA">
      <w:pPr>
        <w:pStyle w:val="TituloTFG"/>
        <w:rPr>
          <w:del w:id="155" w:author="David Vacas Miguel" w:date="2018-06-21T17:49:00Z"/>
          <w:rPrChange w:id="156" w:author="David Vacas Miguel" w:date="2018-06-21T17:49:00Z">
            <w:rPr>
              <w:del w:id="157" w:author="David Vacas Miguel" w:date="2018-06-21T17:49:00Z"/>
              <w:rFonts w:ascii="Times New Roman" w:hAnsi="Times New Roman" w:cs="Times New Roman"/>
              <w:sz w:val="24"/>
            </w:rPr>
          </w:rPrChange>
        </w:rPr>
        <w:pPrChange w:id="158" w:author="David Vacas Miguel" w:date="2018-06-21T17:49:00Z">
          <w:pPr>
            <w:ind w:left="1416" w:hanging="1416"/>
          </w:pPr>
        </w:pPrChange>
      </w:pPr>
      <w:del w:id="159" w:author="David Vacas Miguel" w:date="2018-06-21T17:49:00Z">
        <w:r w:rsidRPr="00BC39FA" w:rsidDel="002D2995">
          <w:rPr>
            <w:rPrChange w:id="160" w:author="David Vacas Miguel" w:date="2018-06-21T17:49:00Z">
              <w:rPr>
                <w:rFonts w:ascii="Times New Roman" w:hAnsi="Times New Roman" w:cs="Times New Roman"/>
                <w:sz w:val="24"/>
              </w:rPr>
            </w:rPrChange>
          </w:rPr>
          <w:lastRenderedPageBreak/>
          <w:br w:type="page"/>
        </w:r>
      </w:del>
    </w:p>
    <w:p w14:paraId="57207372" w14:textId="77777777" w:rsidR="00BC3217" w:rsidRDefault="00BC3217" w:rsidP="00BC39FA">
      <w:pPr>
        <w:pStyle w:val="TituloTFG"/>
        <w:pPrChange w:id="161" w:author="David Vacas Miguel" w:date="2018-06-21T17:49:00Z">
          <w:pPr>
            <w:pStyle w:val="TituloTFG"/>
          </w:pPr>
        </w:pPrChange>
      </w:pPr>
      <w:bookmarkStart w:id="162" w:name="_Toc517366488"/>
      <w:r>
        <w:t>Agradecimientos</w:t>
      </w:r>
      <w:bookmarkEnd w:id="162"/>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404C5B98" w14:textId="77777777" w:rsidR="00BC39FA" w:rsidRDefault="00BC39FA">
      <w:pPr>
        <w:rPr>
          <w:ins w:id="163" w:author="David Vacas Miguel" w:date="2018-06-21T17:49:00Z"/>
        </w:rPr>
        <w:sectPr w:rsidR="00BC39FA" w:rsidSect="002D2995">
          <w:headerReference w:type="first" r:id="rId13"/>
          <w:footerReference w:type="first" r:id="rId14"/>
          <w:pgSz w:w="11906" w:h="16838"/>
          <w:pgMar w:top="1418" w:right="1418" w:bottom="1418" w:left="1418" w:header="709" w:footer="709" w:gutter="0"/>
          <w:cols w:space="708"/>
          <w:titlePg/>
          <w:docGrid w:linePitch="360"/>
        </w:sectPr>
      </w:pPr>
    </w:p>
    <w:p w14:paraId="60B25171" w14:textId="4C62BC58" w:rsidR="00BC3217" w:rsidRPr="00BC39FA" w:rsidDel="00BC39FA" w:rsidRDefault="00BC3217" w:rsidP="00BC39FA">
      <w:pPr>
        <w:pStyle w:val="TituloTFG"/>
        <w:rPr>
          <w:del w:id="171" w:author="David Vacas Miguel" w:date="2018-06-21T17:49:00Z"/>
          <w:rPrChange w:id="172" w:author="David Vacas Miguel" w:date="2018-06-21T17:49:00Z">
            <w:rPr>
              <w:del w:id="173" w:author="David Vacas Miguel" w:date="2018-06-21T17:49:00Z"/>
              <w:rFonts w:ascii="Arial" w:eastAsiaTheme="majorEastAsia" w:hAnsi="Arial" w:cstheme="majorBidi"/>
              <w:b/>
              <w:sz w:val="40"/>
              <w:szCs w:val="32"/>
            </w:rPr>
          </w:rPrChange>
        </w:rPr>
        <w:pPrChange w:id="174" w:author="David Vacas Miguel" w:date="2018-06-21T17:49:00Z">
          <w:pPr/>
        </w:pPrChange>
      </w:pPr>
      <w:del w:id="175" w:author="David Vacas Miguel" w:date="2018-06-21T17:49:00Z">
        <w:r w:rsidDel="00BC39FA">
          <w:lastRenderedPageBreak/>
          <w:br w:type="page"/>
        </w:r>
      </w:del>
    </w:p>
    <w:p w14:paraId="33EB3D02" w14:textId="77777777" w:rsidR="00BC3217" w:rsidRDefault="00BC3217" w:rsidP="00BC39FA">
      <w:pPr>
        <w:pStyle w:val="TituloTFG"/>
        <w:pPrChange w:id="176" w:author="David Vacas Miguel" w:date="2018-06-21T17:49:00Z">
          <w:pPr>
            <w:pStyle w:val="TituloTFG"/>
          </w:pPr>
        </w:pPrChange>
      </w:pPr>
      <w:bookmarkStart w:id="177" w:name="_Toc517366489"/>
      <w:r>
        <w:t>Resumen</w:t>
      </w:r>
      <w:bookmarkEnd w:id="177"/>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7A5A806E"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178" w:author="David Vacas Miguel" w:date="2018-05-30T11:22:00Z">
        <w:r w:rsidR="007600E2">
          <w:t>,</w:t>
        </w:r>
      </w:ins>
      <w:del w:id="179" w:author="David Vacas Miguel" w:date="2018-05-30T11:22:00Z">
        <w:r w:rsidR="00C500F8" w:rsidDel="007600E2">
          <w:delText>.</w:delText>
        </w:r>
      </w:del>
      <w:r w:rsidR="00C500F8">
        <w:t xml:space="preserve"> </w:t>
      </w:r>
      <w:del w:id="180" w:author="David Vacas Miguel" w:date="2018-05-30T11:22:00Z">
        <w:r w:rsidR="00C500F8" w:rsidDel="007600E2">
          <w:delText>A</w:delText>
        </w:r>
      </w:del>
      <w:ins w:id="181" w:author="David Vacas Miguel" w:date="2018-05-30T11:22:00Z">
        <w:r w:rsidR="007600E2">
          <w:t>a</w:t>
        </w:r>
      </w:ins>
      <w:r w:rsidR="00781F2D">
        <w:t>demás de</w:t>
      </w:r>
      <w:r>
        <w:t xml:space="preserve"> la interacción con el usuario final</w:t>
      </w:r>
      <w:r w:rsidR="00781F2D">
        <w:t xml:space="preserve"> mediante inputs en la aplicación</w:t>
      </w:r>
      <w:r>
        <w:t xml:space="preserve">. Finalmente, se han </w:t>
      </w:r>
      <w:r w:rsidR="00C500F8">
        <w:t>impl</w:t>
      </w:r>
      <w:ins w:id="182" w:author="David Vacas Miguel" w:date="2018-05-30T11:23:00Z">
        <w:r w:rsidR="007600E2">
          <w:t>ementado</w:t>
        </w:r>
      </w:ins>
      <w:del w:id="183" w:author="David Vacas Miguel" w:date="2018-05-30T11:23:00Z">
        <w:r w:rsidR="00C500F8" w:rsidDel="007600E2">
          <w:delText>antado</w:delText>
        </w:r>
      </w:del>
      <w:r w:rsidR="00C500F8">
        <w:t xml:space="preserve"> </w:t>
      </w:r>
      <w:r>
        <w:t>opciones</w:t>
      </w:r>
      <w:r w:rsidR="00781F2D">
        <w:t xml:space="preserve"> adicionales</w:t>
      </w:r>
      <w:r>
        <w:t xml:space="preserve"> para la mejora </w:t>
      </w:r>
      <w:r w:rsidR="00781F2D">
        <w:t>de la experiencia del usuario</w:t>
      </w:r>
      <w:r w:rsidR="00BF10EA">
        <w:t xml:space="preserve"> y de la aplicación</w:t>
      </w:r>
      <w:ins w:id="184" w:author="David Vacas Miguel" w:date="2018-05-31T12:04:00Z">
        <w:r w:rsidR="00A641E3">
          <w:t xml:space="preserve">, como son los distintos tipos de </w:t>
        </w:r>
      </w:ins>
      <w:ins w:id="185" w:author="David Vacas Miguel" w:date="2018-05-31T12:05:00Z">
        <w:r w:rsidR="00242039">
          <w:t>visualización,</w:t>
        </w:r>
      </w:ins>
      <w:ins w:id="186" w:author="David Vacas Miguel" w:date="2018-05-31T12:04:00Z">
        <w:r w:rsidR="00A641E3">
          <w:t xml:space="preserve"> la posibilidad de realizar </w:t>
        </w:r>
      </w:ins>
      <w:del w:id="187" w:author="David Vacas Miguel" w:date="2018-06-01T02:56:00Z">
        <w:r w:rsidDel="006D25AA">
          <w:delText>.</w:delText>
        </w:r>
      </w:del>
      <w:proofErr w:type="gramStart"/>
      <w:ins w:id="188" w:author="David Vacas Miguel" w:date="2018-06-01T02:56:00Z">
        <w:r w:rsidR="006D25AA">
          <w:t>zoom</w:t>
        </w:r>
        <w:proofErr w:type="gramEnd"/>
        <w:r w:rsidR="006D25AA">
          <w:t>, ...</w:t>
        </w:r>
      </w:ins>
    </w:p>
    <w:p w14:paraId="6F8AF379" w14:textId="77777777" w:rsidR="002D2995" w:rsidRDefault="002D2995">
      <w:pPr>
        <w:rPr>
          <w:ins w:id="189" w:author="David Vacas Miguel" w:date="2018-06-21T17:47:00Z"/>
        </w:rPr>
        <w:sectPr w:rsidR="002D2995" w:rsidSect="002D2995">
          <w:headerReference w:type="first" r:id="rId15"/>
          <w:footerReference w:type="first" r:id="rId16"/>
          <w:pgSz w:w="11906" w:h="16838"/>
          <w:pgMar w:top="1418" w:right="1418" w:bottom="1418" w:left="1418" w:header="709" w:footer="709" w:gutter="0"/>
          <w:cols w:space="708"/>
          <w:titlePg/>
          <w:docGrid w:linePitch="360"/>
        </w:sectPr>
      </w:pPr>
    </w:p>
    <w:p w14:paraId="2A39F5E5" w14:textId="40AB638A" w:rsidR="00BC3217" w:rsidRPr="002D2995" w:rsidDel="002D2995" w:rsidRDefault="00BC3217" w:rsidP="002D2995">
      <w:pPr>
        <w:pStyle w:val="TituloTFG"/>
        <w:rPr>
          <w:del w:id="198" w:author="David Vacas Miguel" w:date="2018-06-21T17:47:00Z"/>
          <w:rPrChange w:id="199" w:author="David Vacas Miguel" w:date="2018-06-21T17:48:00Z">
            <w:rPr>
              <w:del w:id="200" w:author="David Vacas Miguel" w:date="2018-06-21T17:47:00Z"/>
              <w:rFonts w:ascii="Arial" w:eastAsiaTheme="majorEastAsia" w:hAnsi="Arial" w:cstheme="majorBidi"/>
              <w:b/>
              <w:sz w:val="40"/>
              <w:szCs w:val="32"/>
            </w:rPr>
          </w:rPrChange>
        </w:rPr>
        <w:pPrChange w:id="201" w:author="David Vacas Miguel" w:date="2018-06-21T17:48:00Z">
          <w:pPr/>
        </w:pPrChange>
      </w:pPr>
      <w:del w:id="202" w:author="David Vacas Miguel" w:date="2018-06-21T17:47:00Z">
        <w:r w:rsidDel="002D2995">
          <w:lastRenderedPageBreak/>
          <w:br w:type="page"/>
        </w:r>
      </w:del>
    </w:p>
    <w:p w14:paraId="0C9B1D59" w14:textId="77777777" w:rsidR="00BC3217" w:rsidRDefault="00BC3217" w:rsidP="002D2995">
      <w:pPr>
        <w:pStyle w:val="TituloTFG"/>
        <w:pPrChange w:id="203" w:author="David Vacas Miguel" w:date="2018-06-21T17:48:00Z">
          <w:pPr>
            <w:pStyle w:val="TituloTFG"/>
          </w:pPr>
        </w:pPrChange>
      </w:pPr>
      <w:bookmarkStart w:id="204" w:name="_Toc517366490"/>
      <w:r>
        <w:t>Capítulo 1 Introducción</w:t>
      </w:r>
      <w:bookmarkEnd w:id="204"/>
    </w:p>
    <w:p w14:paraId="35C199ED" w14:textId="4B7295C2" w:rsidR="00BC3217" w:rsidRDefault="009D710D">
      <w:pPr>
        <w:pStyle w:val="TFGtitulo2"/>
        <w:pPrChange w:id="205" w:author="David Vacas Miguel" w:date="2018-06-15T16:37:00Z">
          <w:pPr>
            <w:pStyle w:val="TFGtitulo2"/>
            <w:numPr>
              <w:numId w:val="12"/>
            </w:numPr>
            <w:ind w:left="426" w:hanging="426"/>
          </w:pPr>
        </w:pPrChange>
      </w:pPr>
      <w:bookmarkStart w:id="206" w:name="_Toc517366491"/>
      <w:ins w:id="207" w:author="David Vacas Miguel" w:date="2018-06-15T16:37:00Z">
        <w:r>
          <w:t xml:space="preserve">1. </w:t>
        </w:r>
      </w:ins>
      <w:r w:rsidR="00BC3217">
        <w:t>Motivación</w:t>
      </w:r>
      <w:bookmarkEnd w:id="206"/>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208" w:author="David Vacas Miguel" w:date="2018-05-27T13:29:00Z">
        <w:r w:rsidR="00501D56" w:rsidDel="00447A67">
          <w:delText>configuraciones(</w:delText>
        </w:r>
      </w:del>
      <w:ins w:id="209"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3C0450A6" w14:textId="06241572"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07874707" w14:textId="77777777" w:rsidR="00932531" w:rsidRDefault="00932531" w:rsidP="00F21B89">
      <w:pPr>
        <w:pStyle w:val="LetranormalTFG"/>
        <w:spacing w:before="100" w:beforeAutospacing="1" w:after="120"/>
        <w:jc w:val="center"/>
      </w:pPr>
      <w:r>
        <w:rPr>
          <w:noProof/>
          <w:lang w:eastAsia="es-ES"/>
        </w:rPr>
        <w:drawing>
          <wp:inline distT="0" distB="0" distL="0" distR="0" wp14:anchorId="132E8A12" wp14:editId="2389599A">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9388" cy="1930264"/>
                    </a:xfrm>
                    <a:prstGeom prst="rect">
                      <a:avLst/>
                    </a:prstGeom>
                  </pic:spPr>
                </pic:pic>
              </a:graphicData>
            </a:graphic>
          </wp:inline>
        </w:drawing>
      </w:r>
    </w:p>
    <w:p w14:paraId="6BBC955B" w14:textId="77777777" w:rsidR="00932531" w:rsidRPr="00095EB3" w:rsidRDefault="00932531">
      <w:pPr>
        <w:pStyle w:val="LetranormalTFG"/>
        <w:jc w:val="center"/>
        <w:rPr>
          <w:rPrChange w:id="210" w:author="David Vacas Miguel" w:date="2018-06-01T03:14:00Z">
            <w:rPr>
              <w:sz w:val="20"/>
              <w:szCs w:val="20"/>
            </w:rPr>
          </w:rPrChange>
        </w:rPr>
        <w:pPrChange w:id="211" w:author="David Vacas Miguel" w:date="2018-06-01T03:14:00Z">
          <w:pPr>
            <w:pStyle w:val="LetranormalTFG"/>
            <w:spacing w:after="120"/>
            <w:ind w:left="709" w:hanging="709"/>
            <w:jc w:val="center"/>
          </w:pPr>
        </w:pPrChange>
      </w:pPr>
      <w:r w:rsidRPr="00095EB3">
        <w:rPr>
          <w:b/>
          <w:rPrChange w:id="212" w:author="David Vacas Miguel" w:date="2018-06-01T03:14:00Z">
            <w:rPr>
              <w:b/>
              <w:sz w:val="20"/>
              <w:szCs w:val="20"/>
            </w:rPr>
          </w:rPrChange>
        </w:rPr>
        <w:t>Figura 1.</w:t>
      </w:r>
      <w:r w:rsidRPr="00095EB3">
        <w:rPr>
          <w:rPrChange w:id="213" w:author="David Vacas Miguel" w:date="2018-06-01T03:14:00Z">
            <w:rPr>
              <w:sz w:val="20"/>
              <w:szCs w:val="20"/>
            </w:rPr>
          </w:rPrChange>
        </w:rPr>
        <w:t xml:space="preserve"> Modelo del desarrollo hecho en MATLAB-</w:t>
      </w:r>
      <w:proofErr w:type="spellStart"/>
      <w:r w:rsidRPr="00095EB3">
        <w:rPr>
          <w:rPrChange w:id="214" w:author="David Vacas Miguel" w:date="2018-06-01T03:14:00Z">
            <w:rPr>
              <w:sz w:val="20"/>
              <w:szCs w:val="20"/>
            </w:rPr>
          </w:rPrChange>
        </w:rPr>
        <w:t>Simulink</w:t>
      </w:r>
      <w:proofErr w:type="spellEnd"/>
      <w:r w:rsidRPr="00095EB3">
        <w:rPr>
          <w:rPrChange w:id="215" w:author="David Vacas Miguel" w:date="2018-06-01T03:14:00Z">
            <w:rPr>
              <w:sz w:val="20"/>
              <w:szCs w:val="20"/>
            </w:rPr>
          </w:rPrChange>
        </w:rPr>
        <w:t>.</w:t>
      </w:r>
    </w:p>
    <w:p w14:paraId="3CBABEA4" w14:textId="77777777" w:rsidR="00932531" w:rsidRDefault="00932531" w:rsidP="00F21B89">
      <w:pPr>
        <w:pStyle w:val="LetranormalTFG"/>
        <w:spacing w:before="100" w:beforeAutospacing="1" w:after="120"/>
        <w:ind w:left="709" w:hanging="709"/>
        <w:jc w:val="center"/>
      </w:pPr>
      <w:r>
        <w:rPr>
          <w:noProof/>
          <w:lang w:eastAsia="es-ES"/>
        </w:rPr>
        <w:lastRenderedPageBreak/>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00" cy="4575600"/>
                    </a:xfrm>
                    <a:prstGeom prst="rect">
                      <a:avLst/>
                    </a:prstGeom>
                  </pic:spPr>
                </pic:pic>
              </a:graphicData>
            </a:graphic>
          </wp:inline>
        </w:drawing>
      </w:r>
    </w:p>
    <w:p w14:paraId="633079B6" w14:textId="77777777" w:rsidR="00932531" w:rsidRPr="00095EB3" w:rsidRDefault="00932531">
      <w:pPr>
        <w:pStyle w:val="LetranormalTFG"/>
        <w:jc w:val="center"/>
        <w:rPr>
          <w:rPrChange w:id="216" w:author="David Vacas Miguel" w:date="2018-06-01T03:14:00Z">
            <w:rPr>
              <w:sz w:val="20"/>
              <w:szCs w:val="20"/>
            </w:rPr>
          </w:rPrChange>
        </w:rPr>
        <w:pPrChange w:id="217" w:author="David Vacas Miguel" w:date="2018-06-01T03:14:00Z">
          <w:pPr>
            <w:pStyle w:val="LetranormalTFG"/>
            <w:spacing w:after="100" w:afterAutospacing="1"/>
            <w:ind w:left="1418" w:hanging="1418"/>
            <w:jc w:val="center"/>
          </w:pPr>
        </w:pPrChange>
      </w:pPr>
      <w:r w:rsidRPr="00095EB3">
        <w:rPr>
          <w:b/>
          <w:rPrChange w:id="218" w:author="David Vacas Miguel" w:date="2018-06-01T03:14:00Z">
            <w:rPr>
              <w:b/>
              <w:sz w:val="20"/>
              <w:szCs w:val="20"/>
            </w:rPr>
          </w:rPrChange>
        </w:rPr>
        <w:t>Figura 2.</w:t>
      </w:r>
      <w:r w:rsidRPr="00095EB3">
        <w:rPr>
          <w:rPrChange w:id="219" w:author="David Vacas Miguel" w:date="2018-06-01T03:14:00Z">
            <w:rPr>
              <w:sz w:val="20"/>
              <w:szCs w:val="20"/>
            </w:rPr>
          </w:rPrChange>
        </w:rPr>
        <w:t xml:space="preserve"> Vista de la simulación desarrollada en MATLAB-</w:t>
      </w:r>
      <w:proofErr w:type="spellStart"/>
      <w:r w:rsidRPr="00095EB3">
        <w:rPr>
          <w:rPrChange w:id="220" w:author="David Vacas Miguel" w:date="2018-06-01T03:14:00Z">
            <w:rPr>
              <w:sz w:val="20"/>
              <w:szCs w:val="20"/>
            </w:rPr>
          </w:rPrChange>
        </w:rPr>
        <w:t>Simulink</w:t>
      </w:r>
      <w:proofErr w:type="spellEnd"/>
      <w:r w:rsidRPr="00095EB3">
        <w:rPr>
          <w:rPrChange w:id="221" w:author="David Vacas Miguel" w:date="2018-06-01T03:14:00Z">
            <w:rPr>
              <w:sz w:val="20"/>
              <w:szCs w:val="20"/>
            </w:rPr>
          </w:rPrChange>
        </w:rPr>
        <w:t>.</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222" w:author="David Vacas Miguel" w:date="2018-05-27T13:30:00Z">
        <w:r w:rsidR="00692EBE" w:rsidDel="00447A67">
          <w:delText>sensores,…</w:delText>
        </w:r>
      </w:del>
      <w:ins w:id="223"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224" w:author="David Vacas Miguel" w:date="2018-06-01T03:13:00Z">
            <w:rPr>
              <w:sz w:val="20"/>
              <w:szCs w:val="20"/>
            </w:rPr>
          </w:rPrChange>
        </w:rPr>
        <w:pPrChange w:id="225" w:author="David Vacas Miguel" w:date="2018-06-01T03:13:00Z">
          <w:pPr>
            <w:pStyle w:val="LetranormalTFG"/>
            <w:spacing w:after="100" w:afterAutospacing="1"/>
            <w:jc w:val="center"/>
          </w:pPr>
        </w:pPrChange>
      </w:pPr>
      <w:r w:rsidRPr="00095EB3">
        <w:rPr>
          <w:b/>
          <w:rPrChange w:id="226" w:author="David Vacas Miguel" w:date="2018-06-01T03:13:00Z">
            <w:rPr>
              <w:b/>
              <w:sz w:val="20"/>
              <w:szCs w:val="20"/>
            </w:rPr>
          </w:rPrChange>
        </w:rPr>
        <w:t>Figura 3.</w:t>
      </w:r>
      <w:r w:rsidRPr="00095EB3">
        <w:rPr>
          <w:rPrChange w:id="227" w:author="David Vacas Miguel" w:date="2018-06-01T03:13:00Z">
            <w:rPr>
              <w:sz w:val="20"/>
              <w:szCs w:val="20"/>
            </w:rPr>
          </w:rPrChange>
        </w:rPr>
        <w:t xml:space="preserve"> Vector </w:t>
      </w:r>
      <w:r w:rsidR="00E07D19" w:rsidRPr="00095EB3">
        <w:rPr>
          <w:rPrChange w:id="228" w:author="David Vacas Miguel" w:date="2018-06-01T03:13:00Z">
            <w:rPr>
              <w:sz w:val="20"/>
              <w:szCs w:val="20"/>
            </w:rPr>
          </w:rPrChange>
        </w:rPr>
        <w:t>con los</w:t>
      </w:r>
      <w:r w:rsidRPr="00095EB3">
        <w:rPr>
          <w:rPrChange w:id="229" w:author="David Vacas Miguel" w:date="2018-06-01T03:13:00Z">
            <w:rPr>
              <w:sz w:val="20"/>
              <w:szCs w:val="20"/>
            </w:rPr>
          </w:rPrChange>
        </w:rPr>
        <w:t xml:space="preserve"> parámetros del robot.</w:t>
      </w:r>
    </w:p>
    <w:p w14:paraId="3B7B2D0A" w14:textId="640F9CF1" w:rsidR="00BC3217" w:rsidRDefault="00932531" w:rsidP="00932531">
      <w:pPr>
        <w:pStyle w:val="LetranormalTFG"/>
        <w:rPr>
          <w:rFonts w:eastAsiaTheme="majorEastAsia" w:cstheme="majorBidi"/>
          <w:sz w:val="36"/>
          <w:szCs w:val="32"/>
        </w:rPr>
      </w:pPr>
      <w:r>
        <w:lastRenderedPageBreak/>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081EE77C" w:rsidR="00BC3217" w:rsidRDefault="009D710D">
      <w:pPr>
        <w:pStyle w:val="TFGtitulo2"/>
        <w:pPrChange w:id="230" w:author="David Vacas Miguel" w:date="2018-06-15T16:37:00Z">
          <w:pPr>
            <w:pStyle w:val="TFGtitulo2"/>
            <w:numPr>
              <w:numId w:val="12"/>
            </w:numPr>
            <w:ind w:left="426" w:hanging="426"/>
          </w:pPr>
        </w:pPrChange>
      </w:pPr>
      <w:bookmarkStart w:id="231" w:name="_Toc517366492"/>
      <w:ins w:id="232" w:author="David Vacas Miguel" w:date="2018-06-15T16:37:00Z">
        <w:r>
          <w:t xml:space="preserve">2. </w:t>
        </w:r>
      </w:ins>
      <w:r w:rsidR="00BC3217">
        <w:t>Objetivos</w:t>
      </w:r>
      <w:bookmarkEnd w:id="231"/>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proofErr w:type="spellStart"/>
      <w:r>
        <w:t>user-friendly</w:t>
      </w:r>
      <w:proofErr w:type="spellEnd"/>
      <w:r>
        <w:t xml:space="preserve">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 xml:space="preserve">Interfaz </w:t>
      </w:r>
      <w:proofErr w:type="spellStart"/>
      <w:r w:rsidRPr="00CB0DFB">
        <w:t>user-friendly</w:t>
      </w:r>
      <w:proofErr w:type="spellEnd"/>
      <w:r w:rsidRPr="00CB0DFB">
        <w:t>, fácil de utilizar para todos.</w:t>
      </w:r>
    </w:p>
    <w:p w14:paraId="4D61A76E" w14:textId="064E225E" w:rsidR="00CB0DFB" w:rsidRPr="00CB0DFB" w:rsidRDefault="00D87A35" w:rsidP="00F21B89">
      <w:pPr>
        <w:pStyle w:val="LetranormalTFG"/>
        <w:numPr>
          <w:ilvl w:val="0"/>
          <w:numId w:val="18"/>
        </w:numPr>
      </w:pPr>
      <w:r w:rsidRPr="00CB0DFB">
        <w:lastRenderedPageBreak/>
        <w:t xml:space="preserve">Diseño simple de la simulación para </w:t>
      </w:r>
      <w:r w:rsidR="00EF2129" w:rsidRPr="00CB0DFB">
        <w:t>poder visualizar</w:t>
      </w:r>
      <w:r w:rsidRPr="00CB0DFB">
        <w:t xml:space="preserve"> mejor los movimientos de tu robot.</w:t>
      </w:r>
    </w:p>
    <w:p w14:paraId="490AFB26" w14:textId="4B0091EA" w:rsidR="00BC3217" w:rsidRDefault="009D710D">
      <w:pPr>
        <w:pStyle w:val="TFGtitulo2"/>
        <w:pPrChange w:id="233" w:author="David Vacas Miguel" w:date="2018-06-15T16:37:00Z">
          <w:pPr>
            <w:pStyle w:val="TFGtitulo2"/>
            <w:numPr>
              <w:numId w:val="12"/>
            </w:numPr>
            <w:ind w:left="426" w:hanging="426"/>
          </w:pPr>
        </w:pPrChange>
      </w:pPr>
      <w:bookmarkStart w:id="234" w:name="_Toc513719133"/>
      <w:bookmarkStart w:id="235" w:name="_Toc514081268"/>
      <w:bookmarkStart w:id="236" w:name="_Toc514092690"/>
      <w:bookmarkStart w:id="237" w:name="_Toc514092795"/>
      <w:bookmarkStart w:id="238" w:name="_Toc514092877"/>
      <w:bookmarkStart w:id="239" w:name="_Toc514093096"/>
      <w:bookmarkStart w:id="240" w:name="_Toc514093134"/>
      <w:bookmarkStart w:id="241" w:name="_Toc514093166"/>
      <w:bookmarkStart w:id="242" w:name="_Toc514093198"/>
      <w:bookmarkStart w:id="243" w:name="_Toc514093254"/>
      <w:bookmarkStart w:id="244" w:name="_Toc514093334"/>
      <w:bookmarkStart w:id="245" w:name="_Toc514093397"/>
      <w:bookmarkStart w:id="246" w:name="_Toc514093423"/>
      <w:bookmarkStart w:id="247" w:name="_Toc514093492"/>
      <w:bookmarkStart w:id="248" w:name="_Toc514171101"/>
      <w:bookmarkStart w:id="249" w:name="_Toc514171930"/>
      <w:bookmarkStart w:id="250" w:name="_Toc514173860"/>
      <w:bookmarkStart w:id="251" w:name="_Toc514173930"/>
      <w:bookmarkStart w:id="252" w:name="_Toc51736649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ins w:id="253" w:author="David Vacas Miguel" w:date="2018-06-15T16:37:00Z">
        <w:r>
          <w:t xml:space="preserve">3. </w:t>
        </w:r>
      </w:ins>
      <w:r w:rsidR="00BC3217">
        <w:t>Estado del arte</w:t>
      </w:r>
      <w:bookmarkEnd w:id="252"/>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4B3D1EB5"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w:t>
      </w:r>
      <w:proofErr w:type="spellStart"/>
      <w:r w:rsidR="00CD0C2B">
        <w:t>Hemero</w:t>
      </w:r>
      <w:proofErr w:type="spellEnd"/>
      <w:r w:rsidR="00CD0C2B">
        <w:t>, una herramienta en Matlab-</w:t>
      </w:r>
      <w:proofErr w:type="spellStart"/>
      <w:r w:rsidR="00CD0C2B">
        <w:t>simulink</w:t>
      </w:r>
      <w:proofErr w:type="spellEnd"/>
      <w:r w:rsidR="00CD0C2B">
        <w:t xml:space="preserve"> para la enseñanza de la </w:t>
      </w:r>
      <w:r w:rsidR="003D2815">
        <w:t>robótica</w:t>
      </w:r>
      <w:r w:rsidR="00CD0C2B">
        <w:t xml:space="preserve">. El problema que posee esta herramienta es la falta de parte grafica; </w:t>
      </w:r>
      <w:proofErr w:type="spellStart"/>
      <w:r w:rsidR="00CD0C2B">
        <w:t>RoboWorks</w:t>
      </w:r>
      <w:proofErr w:type="spellEnd"/>
      <w:r w:rsidR="00CD0C2B">
        <w:t>, se trata de una aplicación de modelado, simulación y animación de sistemas físicos, sin embargo, se utiliza solo para robots manipuladores</w:t>
      </w:r>
      <w:ins w:id="254" w:author="David Vacas Miguel" w:date="2018-06-10T15:08:00Z">
        <w:r w:rsidR="00467294">
          <w:rPr>
            <w:vertAlign w:val="superscript"/>
          </w:rPr>
          <w:t>14</w:t>
        </w:r>
      </w:ins>
      <w:r w:rsidR="00CD0C2B">
        <w:t xml:space="preserve">. </w:t>
      </w:r>
      <w:proofErr w:type="spellStart"/>
      <w:r w:rsidR="00CD0C2B">
        <w:t>RoboDK</w:t>
      </w:r>
      <w:proofErr w:type="spellEnd"/>
      <w:r w:rsidR="00CD0C2B">
        <w:t xml:space="preserve">, sucede lo mismo que con la anterior, se trata de una aplicación para simular robots, sin </w:t>
      </w:r>
      <w:r w:rsidR="003D2815">
        <w:t>embargo,</w:t>
      </w:r>
      <w:r w:rsidR="00CD0C2B">
        <w:t xml:space="preserve"> está basada en robots manipuladores</w:t>
      </w:r>
      <w:ins w:id="255" w:author="David Vacas Miguel" w:date="2018-06-10T15:08:00Z">
        <w:r w:rsidR="00467294">
          <w:rPr>
            <w:vertAlign w:val="superscript"/>
          </w:rPr>
          <w:t>15</w:t>
        </w:r>
      </w:ins>
      <w:r w:rsidR="00CD0C2B">
        <w:t>.</w:t>
      </w:r>
    </w:p>
    <w:p w14:paraId="11DF849D" w14:textId="47E58E8F" w:rsidR="00BC3217" w:rsidRDefault="009D710D">
      <w:pPr>
        <w:pStyle w:val="TFGtitulo2"/>
        <w:pPrChange w:id="256" w:author="David Vacas Miguel" w:date="2018-06-15T16:37:00Z">
          <w:pPr>
            <w:pStyle w:val="TFGtitulo2"/>
            <w:numPr>
              <w:numId w:val="12"/>
            </w:numPr>
            <w:ind w:left="426" w:hanging="426"/>
          </w:pPr>
        </w:pPrChange>
      </w:pPr>
      <w:bookmarkStart w:id="257" w:name="_Toc517366494"/>
      <w:ins w:id="258" w:author="David Vacas Miguel" w:date="2018-06-15T16:37:00Z">
        <w:r>
          <w:t xml:space="preserve">4. </w:t>
        </w:r>
      </w:ins>
      <w:r w:rsidR="00BC3217">
        <w:t>Estructura de la memoria</w:t>
      </w:r>
      <w:bookmarkEnd w:id="257"/>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lastRenderedPageBreak/>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259" w:author="David Vacas Miguel" w:date="2018-05-27T13:30:00Z">
        <w:r w:rsidR="00BE1911" w:rsidDel="00447A67">
          <w:delText>Además</w:delText>
        </w:r>
      </w:del>
      <w:ins w:id="260"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1264332B" w:rsidR="009F1D2F" w:rsidDel="007600E2" w:rsidRDefault="009F1D2F" w:rsidP="00D87A35">
      <w:pPr>
        <w:pStyle w:val="LetranormalTFG"/>
        <w:rPr>
          <w:del w:id="261"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262" w:author="David Vacas Miguel" w:date="2018-05-31T12:06:00Z">
        <w:r w:rsidR="00F74596">
          <w:t>ra.</w:t>
        </w:r>
      </w:ins>
      <w:del w:id="263"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264" w:author="David Vacas Miguel" w:date="2018-05-30T11:26:00Z"/>
        </w:rPr>
        <w:sectPr w:rsidR="007600E2" w:rsidSect="002D2995">
          <w:footerReference w:type="default" r:id="rId20"/>
          <w:headerReference w:type="first" r:id="rId21"/>
          <w:footerReference w:type="first" r:id="rId22"/>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274" w:author="David Vacas Miguel" w:date="2018-05-31T12:07:00Z"/>
        </w:rPr>
        <w:pPrChange w:id="275" w:author="David Vacas Miguel" w:date="2018-05-31T12:07:00Z">
          <w:pPr>
            <w:pStyle w:val="LetranormalTFG"/>
          </w:pPr>
        </w:pPrChange>
      </w:pPr>
      <w:del w:id="276" w:author="David Vacas Miguel" w:date="2018-05-30T11:25:00Z">
        <w:r w:rsidDel="007600E2">
          <w:lastRenderedPageBreak/>
          <w:br w:type="page"/>
        </w:r>
      </w:del>
    </w:p>
    <w:p w14:paraId="2C3AE29F" w14:textId="2C83DC7A" w:rsidR="00BC3217" w:rsidRDefault="00BC3217">
      <w:pPr>
        <w:pStyle w:val="TituloTFG"/>
      </w:pPr>
      <w:bookmarkStart w:id="277" w:name="_Toc517366495"/>
      <w:r>
        <w:t>Capítulo 2 Robótica móvil</w:t>
      </w:r>
      <w:bookmarkEnd w:id="277"/>
    </w:p>
    <w:p w14:paraId="35748795" w14:textId="677AE181" w:rsidR="0065054E" w:rsidRDefault="000475C7" w:rsidP="00F21B89">
      <w:pPr>
        <w:pStyle w:val="TFGtitulo2"/>
      </w:pPr>
      <w:bookmarkStart w:id="278" w:name="_Toc517366496"/>
      <w:r w:rsidRPr="007937C0">
        <w:t>1.</w:t>
      </w:r>
      <w:r>
        <w:t xml:space="preserve"> </w:t>
      </w:r>
      <w:r w:rsidR="00975129">
        <w:t>Robótica móvil</w:t>
      </w:r>
      <w:bookmarkEnd w:id="278"/>
    </w:p>
    <w:p w14:paraId="14C9F3AB" w14:textId="6B3C8CEB" w:rsidR="00975129" w:rsidRPr="00467294" w:rsidRDefault="004640A6" w:rsidP="0065054E">
      <w:pPr>
        <w:pStyle w:val="LetranormalTFG"/>
      </w:pPr>
      <w:r>
        <w:t xml:space="preserve">Los robots </w:t>
      </w:r>
      <w:r w:rsidR="00137179">
        <w:t>móviles</w:t>
      </w:r>
      <w:r>
        <w:t xml:space="preserve"> son</w:t>
      </w:r>
      <w:r w:rsidR="00137179">
        <w:t xml:space="preserve"> robots</w:t>
      </w:r>
      <w:r w:rsidR="003D2815">
        <w:t xml:space="preserve"> que</w:t>
      </w:r>
      <w:ins w:id="279" w:author="David Vacas Miguel" w:date="2018-06-21T17:41:00Z">
        <w:r w:rsidR="00CB22AD">
          <w:t xml:space="preserve"> </w:t>
        </w:r>
      </w:ins>
      <w:del w:id="280" w:author="David Vacas Miguel" w:date="2018-06-21T17:41:00Z">
        <w:r w:rsidR="00AC4565" w:rsidDel="00CB22AD">
          <w:delText>,</w:delText>
        </w:r>
        <w:r w:rsidR="003D2815" w:rsidDel="00CB22AD">
          <w:delText xml:space="preserve"> gracias a los progresos entre la inteligencia artificial y los robots físicos</w:delText>
        </w:r>
        <w:r w:rsidR="00AC4565" w:rsidDel="00CB22AD">
          <w:delText>, son</w:delText>
        </w:r>
      </w:del>
      <w:ins w:id="281" w:author="David Vacas Miguel" w:date="2018-06-21T17:41:00Z">
        <w:r w:rsidR="00CB22AD">
          <w:t>tienen la capacidad</w:t>
        </w:r>
      </w:ins>
      <w:del w:id="282" w:author="David Vacas Miguel" w:date="2018-06-21T17:41:00Z">
        <w:r w:rsidR="00137179" w:rsidDel="00CB22AD">
          <w:delText xml:space="preserve"> capaces</w:delText>
        </w:r>
      </w:del>
      <w:r w:rsidR="00137179">
        <w:t xml:space="preserve"> de moverse a través de cualquier entorno</w:t>
      </w:r>
      <w:del w:id="283" w:author="David Vacas Miguel" w:date="2018-06-21T17:41:00Z">
        <w:r w:rsidR="00137179" w:rsidDel="00CB22AD">
          <w:delText xml:space="preserve"> físico</w:delText>
        </w:r>
      </w:del>
      <w:r w:rsidR="00137179">
        <w:t>. Estos normalmente son controlados por software y usan sensores y otros equipos para identificar la zona de su alrededor</w:t>
      </w:r>
      <w:ins w:id="284" w:author="David Vacas Miguel" w:date="2018-06-10T15:09:00Z">
        <w:r w:rsidR="00467294">
          <w:rPr>
            <w:vertAlign w:val="superscript"/>
          </w:rPr>
          <w:t>1</w:t>
        </w:r>
        <w:r w:rsidR="00467294">
          <w:t>.</w:t>
        </w:r>
      </w:ins>
    </w:p>
    <w:p w14:paraId="6FB20471" w14:textId="75B8DE1C"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w:t>
      </w:r>
      <w:del w:id="285" w:author="David Vacas Miguel" w:date="2018-06-21T17:42:00Z">
        <w:r w:rsidDel="00CB22AD">
          <w:delText>ninguna directriz</w:delText>
        </w:r>
      </w:del>
      <w:ins w:id="286" w:author="David Vacas Miguel" w:date="2018-06-21T17:42:00Z">
        <w:r w:rsidR="00CB22AD">
          <w:t>ningún control</w:t>
        </w:r>
      </w:ins>
      <w:r>
        <w:t xml:space="preserve"> extern</w:t>
      </w:r>
      <w:ins w:id="287" w:author="David Vacas Miguel" w:date="2018-06-21T17:42:00Z">
        <w:r w:rsidR="00CB22AD">
          <w:t>o</w:t>
        </w:r>
      </w:ins>
      <w:del w:id="288" w:author="David Vacas Miguel" w:date="2018-06-21T17:42:00Z">
        <w:r w:rsidDel="00CB22AD">
          <w:delText>a</w:delText>
        </w:r>
      </w:del>
      <w:r>
        <w:t xml:space="preserve">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289" w:name="_Toc517366497"/>
      <w:r>
        <w:t>2. Vehículos con ruedas</w:t>
      </w:r>
      <w:bookmarkEnd w:id="289"/>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319B92E5" w:rsidR="00FA5302" w:rsidRDefault="00FA5302" w:rsidP="00FA5302">
      <w:pPr>
        <w:pStyle w:val="LetranormalTFG"/>
      </w:pPr>
      <w:r>
        <w:t xml:space="preserve">Su limitación más importante es el deslizamiento </w:t>
      </w:r>
      <w:del w:id="290" w:author="David Vacas Miguel" w:date="2018-06-21T17:43:00Z">
        <w:r w:rsidDel="00CB22AD">
          <w:delText>en la impulsión</w:delText>
        </w:r>
      </w:del>
      <w:ins w:id="291" w:author="David Vacas Miguel" w:date="2018-06-21T17:43:00Z">
        <w:r w:rsidR="00CB22AD">
          <w:t>al impulsarse</w:t>
        </w:r>
      </w:ins>
      <w:r>
        <w:t xml:space="preserve">,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lang w:eastAsia="es-ES"/>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proofErr w:type="spellStart"/>
      <w:r w:rsidRPr="00F21B89">
        <w:rPr>
          <w:b/>
        </w:rPr>
        <w:lastRenderedPageBreak/>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460C31"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90.7pt">
            <v:imagedata r:id="rId26"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292" w:author="David Vacas Miguel" w:date="2018-05-27T13:30:00Z">
        <w:r w:rsidDel="00447A67">
          <w:delText>10</w:delText>
        </w:r>
        <w:r w:rsidRPr="0005392A" w:rsidDel="00447A67">
          <w:delText xml:space="preserve"> </w:delText>
        </w:r>
      </w:del>
      <w:ins w:id="293"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396D0CAC" w:rsidR="004758F0" w:rsidRDefault="00243D06" w:rsidP="00243D06">
      <w:pPr>
        <w:pStyle w:val="LetranormalTFG"/>
        <w:jc w:val="center"/>
      </w:pPr>
      <w:del w:id="294"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295" w:author="David Vacas Miguel" w:date="2018-05-31T12:29:00Z">
        <w:r w:rsidR="00460C31">
          <w:pict w14:anchorId="278BFD39">
            <v:shape id="_x0000_i1026" type="#_x0000_t75" style="width:212.25pt;height:162.7pt">
              <v:imagedata r:id="rId28" o:title="robot direccionamiento diferencial"/>
            </v:shape>
          </w:pict>
        </w:r>
      </w:ins>
    </w:p>
    <w:p w14:paraId="64AFE215" w14:textId="24542B5B" w:rsidR="004758F0" w:rsidDel="001523AB" w:rsidRDefault="004758F0" w:rsidP="00F21B89">
      <w:pPr>
        <w:pStyle w:val="LetranormalTFG"/>
        <w:jc w:val="center"/>
        <w:rPr>
          <w:del w:id="296" w:author="David Vacas Miguel" w:date="2018-06-02T12:56:00Z"/>
        </w:rPr>
      </w:pPr>
      <w:r w:rsidRPr="00F21B89">
        <w:rPr>
          <w:b/>
        </w:rPr>
        <w:t>Figura 8:</w:t>
      </w:r>
      <w:r>
        <w:t xml:space="preserve"> Robot con direccionamiento diferencial.</w:t>
      </w: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1D172951" w:rsidR="00A240FE" w:rsidRDefault="000475C7" w:rsidP="00F21B89">
      <w:pPr>
        <w:pStyle w:val="TFGtitulo2"/>
        <w:spacing w:after="100"/>
      </w:pPr>
      <w:bookmarkStart w:id="297" w:name="_Toc517366498"/>
      <w:r>
        <w:t xml:space="preserve">3. </w:t>
      </w:r>
      <w:r w:rsidR="00FA5302">
        <w:t>Modelo físico d</w:t>
      </w:r>
      <w:r w:rsidR="00BC3217">
        <w:t>ireccionamiento diferencial</w:t>
      </w:r>
      <w:bookmarkEnd w:id="297"/>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w:t>
      </w:r>
      <w:proofErr w:type="gramStart"/>
      <w:r w:rsidR="001A1288">
        <w:t>del mismo</w:t>
      </w:r>
      <w:proofErr w:type="gramEnd"/>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7" type="#_x0000_t75" style="width:9.35pt;height:13.1pt" o:ole="">
            <v:imagedata r:id="rId29" o:title=""/>
          </v:shape>
          <o:OLEObject Type="Embed" ProgID="Equation.DSMT4" ShapeID="_x0000_i1027" DrawAspect="Content" ObjectID="_1591109464" r:id="rId30"/>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pt;height:12.15pt" o:ole="">
            <v:imagedata r:id="rId31" o:title=""/>
          </v:shape>
          <o:OLEObject Type="Embed" ProgID="Equation.DSMT4" ShapeID="_x0000_i1028" DrawAspect="Content" ObjectID="_1591109465" r:id="rId32"/>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9" type="#_x0000_t75" style="width:11.2pt;height:13.1pt" o:ole="">
            <v:imagedata r:id="rId33" o:title=""/>
          </v:shape>
          <o:OLEObject Type="Embed" ProgID="Equation.DSMT4" ShapeID="_x0000_i1029" DrawAspect="Content" ObjectID="_1591109466" r:id="rId34"/>
        </w:object>
      </w:r>
      <w:r w:rsidR="009C2297" w:rsidRPr="00F21B89">
        <w:rPr>
          <w:i/>
        </w:rPr>
        <w:t>(t)</w:t>
      </w:r>
      <w:r w:rsidR="009C2297">
        <w:t xml:space="preserve"> en ese instante</w:t>
      </w:r>
      <w:r w:rsidR="00774956">
        <w:t>:</w:t>
      </w:r>
    </w:p>
    <w:p w14:paraId="7A643571" w14:textId="10476224" w:rsidR="009C2297" w:rsidRDefault="00E45822" w:rsidP="00602C88">
      <w:pPr>
        <w:pStyle w:val="LetranormalTFG"/>
        <w:tabs>
          <w:tab w:val="right" w:pos="9070"/>
        </w:tabs>
      </w:pPr>
      <w:r w:rsidRPr="00AD4DB6">
        <w:rPr>
          <w:position w:val="-28"/>
        </w:rPr>
        <w:object w:dxaOrig="2600" w:dyaOrig="680" w14:anchorId="3068C5FA">
          <v:shape id="_x0000_i1030" type="#_x0000_t75" style="width:129.95pt;height:33.65pt" o:ole="">
            <v:imagedata r:id="rId35" o:title=""/>
          </v:shape>
          <o:OLEObject Type="Embed" ProgID="Equation.DSMT4" ShapeID="_x0000_i1030" DrawAspect="Content" ObjectID="_1591109467" r:id="rId36"/>
        </w:object>
      </w:r>
      <w:r w:rsidR="00A3242A">
        <w:t xml:space="preserve"> </w:t>
      </w:r>
      <w:ins w:id="298" w:author="David Vacas Miguel" w:date="2018-05-30T11:35:00Z">
        <w:r w:rsidR="00602C88">
          <w:tab/>
        </w:r>
      </w:ins>
      <w:r w:rsidR="00A3242A">
        <w:t>(</w:t>
      </w:r>
      <w:del w:id="299" w:author="David Vacas Miguel" w:date="2018-06-01T03:15:00Z">
        <w:r w:rsidR="00A3242A" w:rsidDel="00597559">
          <w:delText>X</w:delText>
        </w:r>
      </w:del>
      <w:ins w:id="300" w:author="David Vacas Miguel" w:date="2018-06-01T03:15:00Z">
        <w:r w:rsidR="00597559">
          <w:t>1</w:t>
        </w:r>
      </w:ins>
      <w:r w:rsidR="00A3242A">
        <w:t>)</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1" type="#_x0000_t75" style="width:14.95pt;height:18.7pt" o:ole="">
            <v:imagedata r:id="rId37" o:title=""/>
          </v:shape>
          <o:OLEObject Type="Embed" ProgID="Equation.DSMT4" ShapeID="_x0000_i1031" DrawAspect="Content" ObjectID="_1591109468" r:id="rId38"/>
        </w:object>
      </w:r>
      <w:r w:rsidR="00A3242A">
        <w:t xml:space="preserve">la velocidad de la rueda izquierda y </w:t>
      </w:r>
      <w:r w:rsidR="00A3242A" w:rsidRPr="00AD4DB6">
        <w:rPr>
          <w:position w:val="-12"/>
        </w:rPr>
        <w:object w:dxaOrig="320" w:dyaOrig="380" w14:anchorId="74F7606A">
          <v:shape id="_x0000_i1032" type="#_x0000_t75" style="width:15.9pt;height:18.7pt" o:ole="">
            <v:imagedata r:id="rId39" o:title=""/>
          </v:shape>
          <o:OLEObject Type="Embed" ProgID="Equation.DSMT4" ShapeID="_x0000_i1032" DrawAspect="Content" ObjectID="_1591109469" r:id="rId40"/>
        </w:object>
      </w:r>
      <w:r w:rsidR="00A3242A">
        <w:t>la velocidad de la rueda derecha, es la siguiente:</w:t>
      </w:r>
    </w:p>
    <w:p w14:paraId="0A248D21" w14:textId="39576702" w:rsidR="00A10B6C" w:rsidRPr="004A547C" w:rsidRDefault="0099707A" w:rsidP="00A641E3">
      <w:pPr>
        <w:pStyle w:val="LetranormalTFG"/>
        <w:tabs>
          <w:tab w:val="right" w:pos="8931"/>
        </w:tabs>
      </w:pPr>
      <w:r w:rsidRPr="00AD4DB6">
        <w:rPr>
          <w:position w:val="-12"/>
        </w:rPr>
        <w:object w:dxaOrig="1660" w:dyaOrig="360" w14:anchorId="312F999B">
          <v:shape id="_x0000_i1033" type="#_x0000_t75" style="width:83.2pt;height:18.7pt" o:ole="">
            <v:imagedata r:id="rId41" o:title=""/>
          </v:shape>
          <o:OLEObject Type="Embed" ProgID="Equation.DSMT4" ShapeID="_x0000_i1033" DrawAspect="Content" ObjectID="_1591109470" r:id="rId42"/>
        </w:object>
      </w:r>
      <w:r w:rsidR="00A10B6C">
        <w:t xml:space="preserve"> </w:t>
      </w:r>
      <w:ins w:id="301" w:author="David Vacas Miguel" w:date="2018-05-31T11:57:00Z">
        <w:r w:rsidR="00A641E3">
          <w:tab/>
        </w:r>
      </w:ins>
      <w:r w:rsidR="00A10B6C">
        <w:t>(</w:t>
      </w:r>
      <w:del w:id="302" w:author="David Vacas Miguel" w:date="2018-06-01T03:15:00Z">
        <w:r w:rsidR="00A10B6C" w:rsidDel="00597559">
          <w:delText>X</w:delText>
        </w:r>
      </w:del>
      <w:ins w:id="303" w:author="David Vacas Miguel" w:date="2018-06-01T03:15:00Z">
        <w:r w:rsidR="00597559">
          <w:t>2</w:t>
        </w:r>
      </w:ins>
      <w:r w:rsidR="00A10B6C">
        <w:t>)</w:t>
      </w:r>
    </w:p>
    <w:p w14:paraId="5FA75332" w14:textId="1C9034B7" w:rsidR="00A10B6C" w:rsidRDefault="00A10B6C" w:rsidP="00223F7B">
      <w:pPr>
        <w:pStyle w:val="LetranormalTFG"/>
      </w:pPr>
      <w:r>
        <w:lastRenderedPageBreak/>
        <w:t xml:space="preserve">En la figura </w:t>
      </w:r>
      <w:ins w:id="304" w:author="David Vacas Miguel" w:date="2018-05-27T13:31:00Z">
        <w:r w:rsidR="00447A67">
          <w:t>9</w:t>
        </w:r>
      </w:ins>
      <w:del w:id="305"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306" w:author="David Vacas Miguel" w:date="2018-05-27T13:31:00Z">
        <w:r w:rsidR="00562E23" w:rsidDel="00447A67">
          <w:rPr>
            <w:b/>
          </w:rPr>
          <w:delText>8</w:delText>
        </w:r>
      </w:del>
      <w:ins w:id="307"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308" w:author="David Vacas Miguel" w:date="2018-05-27T13:31:00Z">
        <w:r w:rsidR="00447A67">
          <w:t>9</w:t>
        </w:r>
      </w:ins>
      <w:del w:id="309"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69179589" w:rsidR="00FA5302" w:rsidRPr="0005392A" w:rsidRDefault="0099707A" w:rsidP="00A641E3">
      <w:pPr>
        <w:pStyle w:val="LetranormalTFG"/>
        <w:tabs>
          <w:tab w:val="right" w:pos="9070"/>
        </w:tabs>
      </w:pPr>
      <w:r w:rsidRPr="00884C57">
        <w:rPr>
          <w:position w:val="-50"/>
        </w:rPr>
        <w:object w:dxaOrig="1540" w:dyaOrig="1100" w14:anchorId="1541B99E">
          <v:shape id="_x0000_i1034" type="#_x0000_t75" style="width:77.6pt;height:55.15pt" o:ole="">
            <v:imagedata r:id="rId44" o:title=""/>
          </v:shape>
          <o:OLEObject Type="Embed" ProgID="Equation.DSMT4" ShapeID="_x0000_i1034" DrawAspect="Content" ObjectID="_1591109471" r:id="rId45"/>
        </w:object>
      </w:r>
      <w:r w:rsidR="005A1F0C">
        <w:tab/>
      </w:r>
      <w:r w:rsidR="005A1F0C">
        <w:rPr>
          <w:rFonts w:eastAsiaTheme="minorEastAsia"/>
        </w:rPr>
        <w:t>(</w:t>
      </w:r>
      <w:ins w:id="310" w:author="David Vacas Miguel" w:date="2018-06-01T03:15:00Z">
        <w:r w:rsidR="00597559">
          <w:rPr>
            <w:rFonts w:eastAsiaTheme="minorEastAsia"/>
          </w:rPr>
          <w:t>3</w:t>
        </w:r>
      </w:ins>
      <w:del w:id="311" w:author="David Vacas Miguel" w:date="2018-06-01T03:15:00Z">
        <w:r w:rsidR="005A1F0C" w:rsidDel="00597559">
          <w:rPr>
            <w:rFonts w:eastAsiaTheme="minorEastAsia"/>
          </w:rPr>
          <w:delText>1</w:delText>
        </w:r>
      </w:del>
      <w:r w:rsidR="005A1F0C">
        <w:rPr>
          <w:rFonts w:eastAsiaTheme="minorEastAsia"/>
        </w:rPr>
        <w:t>)</w:t>
      </w:r>
    </w:p>
    <w:p w14:paraId="00F43408" w14:textId="7DA60A75" w:rsidR="00FA5302" w:rsidRDefault="00FA5302" w:rsidP="00FA5302">
      <w:pPr>
        <w:pStyle w:val="LetranormalTFG"/>
      </w:pPr>
      <w:r w:rsidRPr="0005392A">
        <w:t>La derivada de una función puede aproximarse por el cociente incremental:</w:t>
      </w:r>
    </w:p>
    <w:p w14:paraId="1BB2C169" w14:textId="77777777" w:rsidR="001523AB" w:rsidRDefault="0099707A" w:rsidP="001523AB">
      <w:pPr>
        <w:pStyle w:val="LetranormalTFG"/>
        <w:tabs>
          <w:tab w:val="right" w:pos="9070"/>
        </w:tabs>
        <w:rPr>
          <w:ins w:id="312" w:author="David Vacas Miguel" w:date="2018-06-02T12:57:00Z"/>
          <w:rFonts w:eastAsiaTheme="minorEastAsia"/>
        </w:rPr>
      </w:pPr>
      <m:oMath>
        <m:r>
          <m:rPr>
            <m:sty m:val="p"/>
          </m:rPr>
          <w:rPr>
            <w:rFonts w:ascii="Cambria Math" w:hAnsi="Cambria Math"/>
            <w:position w:val="-24"/>
          </w:rPr>
          <w:object w:dxaOrig="2240" w:dyaOrig="620" w14:anchorId="17B27A8C">
            <v:shape id="_x0000_i1035" type="#_x0000_t75" style="width:113.15pt;height:30.85pt" o:ole="">
              <v:imagedata r:id="rId46" o:title=""/>
            </v:shape>
            <o:OLEObject Type="Embed" ProgID="Equation.DSMT4" ShapeID="_x0000_i1035" DrawAspect="Content" ObjectID="_1591109472" r:id="rId47"/>
          </w:object>
        </m:r>
      </m:oMath>
      <w:r w:rsidR="005A1F0C">
        <w:rPr>
          <w:rFonts w:eastAsiaTheme="minorEastAsia"/>
        </w:rPr>
        <w:t xml:space="preserve"> </w:t>
      </w:r>
    </w:p>
    <w:p w14:paraId="337CDA91" w14:textId="69707E86" w:rsidR="00FA5302" w:rsidRPr="003460D2" w:rsidDel="001523AB" w:rsidRDefault="00FA5302" w:rsidP="00FA5302">
      <w:pPr>
        <w:pStyle w:val="LetranormalTFG"/>
        <w:tabs>
          <w:tab w:val="right" w:pos="9070"/>
        </w:tabs>
        <w:rPr>
          <w:del w:id="313" w:author="David Vacas Miguel" w:date="2018-06-02T12:56:00Z"/>
          <w:rFonts w:ascii="Times New Roman" w:hAnsi="Times New Roman"/>
          <w:b/>
          <w:u w:val="single"/>
        </w:rPr>
      </w:pPr>
      <w:r>
        <w:rPr>
          <w:rFonts w:eastAsiaTheme="minorEastAsia"/>
        </w:rPr>
        <w:tab/>
      </w:r>
      <w:r>
        <w:t>(</w:t>
      </w:r>
      <w:ins w:id="314" w:author="David Vacas Miguel" w:date="2018-06-01T03:15:00Z">
        <w:r w:rsidR="00597559">
          <w:t>4</w:t>
        </w:r>
      </w:ins>
      <w:del w:id="315" w:author="David Vacas Miguel" w:date="2018-06-01T03:15:00Z">
        <w:r w:rsidDel="00597559">
          <w:delText>2</w:delText>
        </w:r>
      </w:del>
      <w:r>
        <w:t>)</w:t>
      </w:r>
    </w:p>
    <w:p w14:paraId="57D9C757" w14:textId="77777777" w:rsidR="00FA5302" w:rsidRPr="0005392A" w:rsidRDefault="00FA5302">
      <w:pPr>
        <w:pStyle w:val="LetranormalTFG"/>
        <w:tabs>
          <w:tab w:val="right" w:pos="9070"/>
        </w:tabs>
        <w:pPrChange w:id="316" w:author="David Vacas Miguel" w:date="2018-06-02T12:56:00Z">
          <w:pPr>
            <w:pStyle w:val="LetranormalTFG"/>
          </w:pPr>
        </w:pPrChange>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09340FA3" w:rsidR="005A1F0C" w:rsidRDefault="0099707A" w:rsidP="00A641E3">
      <w:pPr>
        <w:pStyle w:val="LetranormalTFG"/>
        <w:tabs>
          <w:tab w:val="right" w:pos="9070"/>
        </w:tabs>
      </w:pPr>
      <w:r w:rsidRPr="00884C57">
        <w:rPr>
          <w:position w:val="-12"/>
        </w:rPr>
        <w:object w:dxaOrig="2100" w:dyaOrig="360" w14:anchorId="58935AE1">
          <v:shape id="_x0000_i1036" type="#_x0000_t75" style="width:105.65pt;height:18.7pt" o:ole="">
            <v:imagedata r:id="rId48" o:title=""/>
          </v:shape>
          <o:OLEObject Type="Embed" ProgID="Equation.DSMT4" ShapeID="_x0000_i1036" DrawAspect="Content" ObjectID="_1591109473" r:id="rId49"/>
        </w:object>
      </w:r>
      <w:r w:rsidR="005A1F0C">
        <w:t xml:space="preserve"> </w:t>
      </w:r>
      <w:ins w:id="317" w:author="David Vacas Miguel" w:date="2018-05-31T11:57:00Z">
        <w:r w:rsidR="00A641E3">
          <w:tab/>
        </w:r>
      </w:ins>
      <w:r w:rsidR="005A1F0C">
        <w:t>(</w:t>
      </w:r>
      <w:del w:id="318" w:author="David Vacas Miguel" w:date="2018-06-01T03:15:00Z">
        <w:r w:rsidR="005A1F0C" w:rsidDel="00597559">
          <w:delText>3</w:delText>
        </w:r>
      </w:del>
      <w:ins w:id="319" w:author="David Vacas Miguel" w:date="2018-06-01T03:15:00Z">
        <w:r w:rsidR="00597559">
          <w:t>5</w:t>
        </w:r>
      </w:ins>
      <w:r w:rsidR="005A1F0C">
        <w:t>)</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561DB0E0" w:rsidR="005A1F0C" w:rsidRPr="0005392A" w:rsidRDefault="0099707A" w:rsidP="00A641E3">
      <w:pPr>
        <w:pStyle w:val="LetranormalTFG"/>
        <w:tabs>
          <w:tab w:val="right" w:pos="9070"/>
        </w:tabs>
      </w:pPr>
      <w:r w:rsidRPr="00884C57">
        <w:rPr>
          <w:position w:val="-50"/>
        </w:rPr>
        <w:object w:dxaOrig="2260" w:dyaOrig="1100" w14:anchorId="6EF292C2">
          <v:shape id="_x0000_i1037" type="#_x0000_t75" style="width:113.15pt;height:55.15pt" o:ole="">
            <v:imagedata r:id="rId50" o:title=""/>
          </v:shape>
          <o:OLEObject Type="Embed" ProgID="Equation.DSMT4" ShapeID="_x0000_i1037" DrawAspect="Content" ObjectID="_1591109474" r:id="rId51"/>
        </w:object>
      </w:r>
      <w:r w:rsidR="005A1F0C">
        <w:tab/>
      </w:r>
      <w:del w:id="320" w:author="David Vacas Miguel" w:date="2018-05-31T11:57:00Z">
        <w:r w:rsidR="005A1F0C" w:rsidDel="00A641E3">
          <w:tab/>
        </w:r>
      </w:del>
      <w:r w:rsidR="005A1F0C">
        <w:t>(</w:t>
      </w:r>
      <w:del w:id="321" w:author="David Vacas Miguel" w:date="2018-06-01T03:15:00Z">
        <w:r w:rsidR="005A1F0C" w:rsidDel="00597559">
          <w:delText>4</w:delText>
        </w:r>
      </w:del>
      <w:ins w:id="322" w:author="David Vacas Miguel" w:date="2018-06-01T03:15:00Z">
        <w:r w:rsidR="00597559">
          <w:t>6</w:t>
        </w:r>
      </w:ins>
      <w:r w:rsidR="005A1F0C">
        <w:t>)</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rsidP="00A641E3">
      <w:pPr>
        <w:pStyle w:val="LetranormalTFG"/>
        <w:tabs>
          <w:tab w:val="right" w:pos="9070"/>
        </w:tabs>
      </w:pPr>
      <w:r w:rsidRPr="00884C57">
        <w:rPr>
          <w:position w:val="-58"/>
        </w:rPr>
        <w:object w:dxaOrig="3140" w:dyaOrig="1280" w14:anchorId="7470EE3B">
          <v:shape id="_x0000_i1038" type="#_x0000_t75" style="width:157.1pt;height:63.6pt" o:ole="">
            <v:imagedata r:id="rId53" o:title=""/>
          </v:shape>
          <o:OLEObject Type="Embed" ProgID="Equation.DSMT4" ShapeID="_x0000_i1038" DrawAspect="Content" ObjectID="_1591109475" r:id="rId54"/>
        </w:object>
      </w:r>
      <w:r w:rsidR="00E2057B">
        <w:rPr>
          <w:rFonts w:eastAsiaTheme="minorEastAsia"/>
        </w:rPr>
        <w:tab/>
        <w:t>(</w:t>
      </w:r>
      <w:del w:id="323" w:author="David Vacas Miguel" w:date="2018-06-01T03:15:00Z">
        <w:r w:rsidR="00E2057B" w:rsidDel="00597559">
          <w:rPr>
            <w:rFonts w:eastAsiaTheme="minorEastAsia"/>
          </w:rPr>
          <w:delText>5</w:delText>
        </w:r>
      </w:del>
      <w:ins w:id="324" w:author="David Vacas Miguel" w:date="2018-06-01T03:15:00Z">
        <w:r w:rsidR="00597559">
          <w:rPr>
            <w:rFonts w:eastAsiaTheme="minorEastAsia"/>
          </w:rPr>
          <w:t>7</w:t>
        </w:r>
      </w:ins>
      <w:r w:rsidR="00E2057B">
        <w:rPr>
          <w:rFonts w:eastAsiaTheme="minorEastAsia"/>
        </w:rPr>
        <w:t>)</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325" w:author="David Vacas Miguel" w:date="2018-05-27T13:31:00Z">
        <w:r w:rsidR="00562E23" w:rsidDel="00447A67">
          <w:delText>9</w:delText>
        </w:r>
      </w:del>
      <w:ins w:id="326"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42C01E40"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39" type="#_x0000_t75" style="width:285.2pt;height:95.4pt" o:ole="">
            <v:imagedata r:id="rId55" o:title=""/>
          </v:shape>
          <o:OLEObject Type="Embed" ProgID="Equation.DSMT4" ShapeID="_x0000_i1039" DrawAspect="Content" ObjectID="_1591109476" r:id="rId56"/>
        </w:object>
      </w:r>
      <w:ins w:id="327" w:author="David Vacas Miguel" w:date="2018-05-31T11:58:00Z">
        <w:r w:rsidR="00A641E3">
          <w:tab/>
        </w:r>
      </w:ins>
      <w:del w:id="328" w:author="David Vacas Miguel" w:date="2018-05-31T11:58:00Z">
        <w:r w:rsidR="00E2057B" w:rsidDel="00A641E3">
          <w:tab/>
        </w:r>
        <w:r w:rsidR="00E2057B" w:rsidDel="00A641E3">
          <w:tab/>
        </w:r>
      </w:del>
      <w:r w:rsidR="00E2057B">
        <w:t>(</w:t>
      </w:r>
      <w:del w:id="329" w:author="David Vacas Miguel" w:date="2018-06-01T03:15:00Z">
        <w:r w:rsidR="00E2057B" w:rsidDel="00597559">
          <w:delText>6</w:delText>
        </w:r>
      </w:del>
      <w:ins w:id="330" w:author="David Vacas Miguel" w:date="2018-06-01T03:15:00Z">
        <w:r w:rsidR="00597559">
          <w:t>8</w:t>
        </w:r>
      </w:ins>
      <w:r w:rsidR="00E2057B">
        <w:t>)</w:t>
      </w:r>
    </w:p>
    <w:p w14:paraId="0D66942B" w14:textId="52BE7C3D" w:rsidR="00E2057B" w:rsidRDefault="00F626D0" w:rsidP="00F626D0">
      <w:pPr>
        <w:pStyle w:val="LetranormalTFG"/>
        <w:rPr>
          <w:rFonts w:eastAsiaTheme="minorEastAsia"/>
        </w:rPr>
      </w:pPr>
      <w:r>
        <w:t>Finalmente, utilizando el modelo discreto, se obtiene:</w:t>
      </w:r>
    </w:p>
    <w:p w14:paraId="4EAAF2AB" w14:textId="301BD81F" w:rsidR="00AD5AD8" w:rsidRPr="00F21B89" w:rsidRDefault="003261C4" w:rsidP="00A641E3">
      <w:pPr>
        <w:pStyle w:val="LetranormalTFG"/>
        <w:tabs>
          <w:tab w:val="right" w:pos="9070"/>
        </w:tabs>
        <w:rPr>
          <w:rFonts w:eastAsiaTheme="minorEastAsia"/>
        </w:rPr>
      </w:pPr>
      <w:r w:rsidRPr="00884C57">
        <w:rPr>
          <w:position w:val="-88"/>
        </w:rPr>
        <w:object w:dxaOrig="4880" w:dyaOrig="1900" w14:anchorId="63278FF4">
          <v:shape id="_x0000_i1040" type="#_x0000_t75" style="width:244.05pt;height:95.4pt" o:ole="">
            <v:imagedata r:id="rId57" o:title=""/>
          </v:shape>
          <o:OLEObject Type="Embed" ProgID="Equation.DSMT4" ShapeID="_x0000_i1040" DrawAspect="Content" ObjectID="_1591109477" r:id="rId58"/>
        </w:object>
      </w:r>
      <w:r w:rsidR="00E2057B">
        <w:tab/>
        <w:t>(</w:t>
      </w:r>
      <w:del w:id="331" w:author="David Vacas Miguel" w:date="2018-06-01T03:15:00Z">
        <w:r w:rsidR="00E2057B" w:rsidDel="00597559">
          <w:delText>7</w:delText>
        </w:r>
      </w:del>
      <w:ins w:id="332" w:author="David Vacas Miguel" w:date="2018-06-01T03:15:00Z">
        <w:r w:rsidR="00597559">
          <w:t>9</w:t>
        </w:r>
      </w:ins>
      <w:r w:rsidR="00E2057B">
        <w:t>)</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1" type="#_x0000_t75" style="width:42.1pt;height:15.9pt" o:ole="">
            <v:imagedata r:id="rId59" o:title=""/>
          </v:shape>
          <o:OLEObject Type="Embed" ProgID="Equation.DSMT4" ShapeID="_x0000_i1041" DrawAspect="Content" ObjectID="_1591109478" r:id="rId60"/>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2" type="#_x0000_t75" style="width:21.5pt;height:15.9pt" o:ole="">
            <v:imagedata r:id="rId61" o:title=""/>
          </v:shape>
          <o:OLEObject Type="Embed" ProgID="Equation.DSMT4" ShapeID="_x0000_i1042" DrawAspect="Content" ObjectID="_1591109479" r:id="rId62"/>
        </w:object>
      </w:r>
      <w:r>
        <w:rPr>
          <w:rFonts w:eastAsiaTheme="minorEastAsia"/>
        </w:rPr>
        <w:t xml:space="preserve">, el radio </w:t>
      </w:r>
      <w:r w:rsidR="00CF4F13" w:rsidRPr="00C23E16">
        <w:rPr>
          <w:position w:val="-6"/>
        </w:rPr>
        <w:object w:dxaOrig="400" w:dyaOrig="279" w14:anchorId="29F26274">
          <v:shape id="_x0000_i1043" type="#_x0000_t75" style="width:20.55pt;height:14.05pt" o:ole="">
            <v:imagedata r:id="rId63" o:title=""/>
          </v:shape>
          <o:OLEObject Type="Embed" ProgID="Equation.DSMT4" ShapeID="_x0000_i1043" DrawAspect="Content" ObjectID="_1591109480" r:id="rId64"/>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4" type="#_x0000_t75" style="width:20.55pt;height:14.05pt" o:ole="">
            <v:imagedata r:id="rId65" o:title=""/>
          </v:shape>
          <o:OLEObject Type="Embed" ProgID="Equation.DSMT4" ShapeID="_x0000_i1044" DrawAspect="Content" ObjectID="_1591109481" r:id="rId66"/>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5" type="#_x0000_t75" style="width:30.85pt;height:18.7pt" o:ole="">
            <v:imagedata r:id="rId67" o:title=""/>
          </v:shape>
          <o:OLEObject Type="Embed" ProgID="Equation.DSMT4" ShapeID="_x0000_i1045" DrawAspect="Content" ObjectID="_1591109482" r:id="rId68"/>
        </w:object>
      </w:r>
      <w:del w:id="333" w:author="David Vacas Miguel" w:date="2018-06-02T12:55:00Z">
        <w:r w:rsidR="00496FA4" w:rsidDel="001523AB">
          <w:delText>.</w:delText>
        </w:r>
      </w:del>
    </w:p>
    <w:p w14:paraId="3B28DB52" w14:textId="37CD8FAD" w:rsidR="001E4BD3" w:rsidRDefault="00160EF8" w:rsidP="00F21B89">
      <w:pPr>
        <w:pStyle w:val="TFGtitulo2"/>
      </w:pPr>
      <w:bookmarkStart w:id="334" w:name="_Toc517366499"/>
      <w:r>
        <w:t xml:space="preserve">4. </w:t>
      </w:r>
      <w:r w:rsidR="00BC3217">
        <w:t>Navegación autónoma</w:t>
      </w:r>
      <w:bookmarkEnd w:id="334"/>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circuito sin salirse del mismo. Esto se puede realizar gracias a dos sensores que son </w:t>
      </w:r>
      <w:r>
        <w:lastRenderedPageBreak/>
        <w:t xml:space="preserve">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Pr="008326CD" w:rsidRDefault="003D3FD3" w:rsidP="001E4BD3">
      <w:pPr>
        <w:pStyle w:val="LetranormalTFG"/>
        <w:rPr>
          <w:rFonts w:ascii="Courier New" w:hAnsi="Courier New" w:cs="Courier New"/>
          <w:rPrChange w:id="335" w:author="David Vacas Miguel" w:date="2018-06-01T01:41:00Z">
            <w:rPr/>
          </w:rPrChange>
        </w:rPr>
      </w:pPr>
      <w:r w:rsidRPr="008326CD">
        <w:rPr>
          <w:rFonts w:ascii="Courier New" w:hAnsi="Courier New" w:cs="Courier New"/>
          <w:i/>
          <w:rPrChange w:id="336" w:author="David Vacas Miguel" w:date="2018-06-01T01:41:00Z">
            <w:rPr>
              <w:i/>
            </w:rPr>
          </w:rPrChange>
        </w:rPr>
        <w:t xml:space="preserve">Si </w:t>
      </w:r>
      <w:r w:rsidRPr="008326CD">
        <w:rPr>
          <w:rFonts w:ascii="Courier New" w:hAnsi="Courier New" w:cs="Courier New"/>
          <w:rPrChange w:id="337" w:author="David Vacas Miguel" w:date="2018-06-01T01:41:00Z">
            <w:rPr/>
          </w:rPrChange>
        </w:rPr>
        <w:t xml:space="preserve">-&gt; sensor izquierdo. | </w:t>
      </w:r>
      <w:proofErr w:type="spellStart"/>
      <w:r w:rsidRPr="008326CD">
        <w:rPr>
          <w:rFonts w:ascii="Courier New" w:hAnsi="Courier New" w:cs="Courier New"/>
          <w:i/>
          <w:rPrChange w:id="338" w:author="David Vacas Miguel" w:date="2018-06-01T01:41:00Z">
            <w:rPr>
              <w:i/>
            </w:rPr>
          </w:rPrChange>
        </w:rPr>
        <w:t>Sd</w:t>
      </w:r>
      <w:proofErr w:type="spellEnd"/>
      <w:r w:rsidRPr="008326CD">
        <w:rPr>
          <w:rFonts w:ascii="Courier New" w:hAnsi="Courier New" w:cs="Courier New"/>
          <w:rPrChange w:id="339" w:author="David Vacas Miguel" w:date="2018-06-01T01:41:00Z">
            <w:rPr/>
          </w:rPrChange>
        </w:rPr>
        <w:t xml:space="preserve"> -&gt; sensor derecho. | </w:t>
      </w:r>
      <w:r w:rsidRPr="008326CD">
        <w:rPr>
          <w:rFonts w:ascii="Courier New" w:hAnsi="Courier New" w:cs="Courier New"/>
          <w:i/>
          <w:rPrChange w:id="340" w:author="David Vacas Miguel" w:date="2018-06-01T01:41:00Z">
            <w:rPr>
              <w:i/>
            </w:rPr>
          </w:rPrChange>
        </w:rPr>
        <w:t>w</w:t>
      </w:r>
      <w:r w:rsidRPr="008326CD">
        <w:rPr>
          <w:rFonts w:ascii="Courier New" w:hAnsi="Courier New" w:cs="Courier New"/>
          <w:rPrChange w:id="341" w:author="David Vacas Miguel" w:date="2018-06-01T01:41:00Z">
            <w:rPr/>
          </w:rPrChange>
        </w:rPr>
        <w:t xml:space="preserve"> -&gt; velocidad ruedas.</w:t>
      </w:r>
    </w:p>
    <w:p w14:paraId="47167BA7" w14:textId="0FD8FD0C" w:rsidR="003D3FD3" w:rsidRPr="008326CD" w:rsidRDefault="003D3FD3" w:rsidP="001E4BD3">
      <w:pPr>
        <w:pStyle w:val="LetranormalTFG"/>
        <w:rPr>
          <w:rFonts w:ascii="Courier New" w:hAnsi="Courier New" w:cs="Courier New"/>
          <w:b/>
          <w:rPrChange w:id="342" w:author="David Vacas Miguel" w:date="2018-06-01T01:41:00Z">
            <w:rPr>
              <w:rFonts w:ascii="Courier Prime" w:hAnsi="Courier Prime"/>
              <w:b/>
            </w:rPr>
          </w:rPrChange>
        </w:rPr>
      </w:pPr>
      <w:r w:rsidRPr="008326CD">
        <w:rPr>
          <w:rFonts w:ascii="Courier New" w:hAnsi="Courier New" w:cs="Courier New"/>
          <w:b/>
          <w:rPrChange w:id="343" w:author="David Vacas Miguel" w:date="2018-06-01T01:41:00Z">
            <w:rPr>
              <w:rFonts w:ascii="Courier Prime" w:hAnsi="Courier Prime"/>
              <w:b/>
            </w:rPr>
          </w:rPrChange>
        </w:rPr>
        <w:t>Algoritmo</w:t>
      </w:r>
      <w:r w:rsidR="00DA5639" w:rsidRPr="008326CD">
        <w:rPr>
          <w:rFonts w:ascii="Courier New" w:hAnsi="Courier New" w:cs="Courier New"/>
          <w:b/>
          <w:rPrChange w:id="344" w:author="David Vacas Miguel" w:date="2018-06-01T01:41:00Z">
            <w:rPr>
              <w:rFonts w:ascii="Courier Prime" w:hAnsi="Courier Prime"/>
              <w:b/>
            </w:rPr>
          </w:rPrChange>
        </w:rPr>
        <w:t xml:space="preserve"> sensor</w:t>
      </w:r>
    </w:p>
    <w:p w14:paraId="6A653ED6" w14:textId="12707726" w:rsidR="003D3FD3" w:rsidRPr="008326CD" w:rsidRDefault="00D02459" w:rsidP="001E4BD3">
      <w:pPr>
        <w:pStyle w:val="LetranormalTFG"/>
        <w:rPr>
          <w:rFonts w:ascii="Courier New" w:hAnsi="Courier New" w:cs="Courier New"/>
          <w:rPrChange w:id="345" w:author="David Vacas Miguel" w:date="2018-06-01T01:41:00Z">
            <w:rPr>
              <w:rFonts w:ascii="Courier Prime" w:hAnsi="Courier Prime"/>
            </w:rPr>
          </w:rPrChange>
        </w:rPr>
      </w:pPr>
      <w:r w:rsidRPr="008326CD">
        <w:rPr>
          <w:rFonts w:ascii="Courier New" w:hAnsi="Courier New" w:cs="Courier New"/>
          <w:noProof/>
          <w:lang w:eastAsia="es-ES"/>
          <w:rPrChange w:id="346" w:author="David Vacas Miguel" w:date="2018-06-01T01:41:00Z">
            <w:rPr>
              <w:noProof/>
              <w:lang w:eastAsia="es-ES"/>
            </w:rPr>
          </w:rPrChange>
        </w:rPr>
        <w:drawing>
          <wp:anchor distT="0" distB="0" distL="114300" distR="114300" simplePos="0" relativeHeight="251675648" behindDoc="0" locked="0" layoutInCell="1" allowOverlap="1" wp14:anchorId="6DD211B9" wp14:editId="4855933C">
            <wp:simplePos x="0" y="0"/>
            <wp:positionH relativeFrom="column">
              <wp:posOffset>2615845</wp:posOffset>
            </wp:positionH>
            <wp:positionV relativeFrom="paragraph">
              <wp:posOffset>5331</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A5639" w:rsidRPr="008326CD">
        <w:rPr>
          <w:rFonts w:ascii="Courier New" w:hAnsi="Courier New" w:cs="Courier New"/>
          <w:rPrChange w:id="347" w:author="David Vacas Miguel" w:date="2018-06-01T01:41:00Z">
            <w:rPr>
              <w:rFonts w:ascii="Courier Prime" w:hAnsi="Courier Prime"/>
            </w:rPr>
          </w:rPrChange>
        </w:rPr>
        <w:t>i</w:t>
      </w:r>
      <w:r w:rsidR="003D3FD3" w:rsidRPr="008326CD">
        <w:rPr>
          <w:rFonts w:ascii="Courier New" w:hAnsi="Courier New" w:cs="Courier New"/>
          <w:rPrChange w:id="348" w:author="David Vacas Miguel" w:date="2018-06-01T01:41:00Z">
            <w:rPr>
              <w:rFonts w:ascii="Courier Prime" w:hAnsi="Courier Prime"/>
            </w:rPr>
          </w:rPrChange>
        </w:rPr>
        <w:t>f</w:t>
      </w:r>
      <w:proofErr w:type="spellEnd"/>
      <w:r w:rsidR="003D3FD3" w:rsidRPr="008326CD">
        <w:rPr>
          <w:rFonts w:ascii="Courier New" w:hAnsi="Courier New" w:cs="Courier New"/>
          <w:rPrChange w:id="349" w:author="David Vacas Miguel" w:date="2018-06-01T01:41:00Z">
            <w:rPr>
              <w:rFonts w:ascii="Courier Prime" w:hAnsi="Courier Prime"/>
            </w:rPr>
          </w:rPrChange>
        </w:rPr>
        <w:t>(</w:t>
      </w:r>
      <w:proofErr w:type="gramEnd"/>
      <w:r w:rsidR="003D3FD3" w:rsidRPr="008326CD">
        <w:rPr>
          <w:rFonts w:ascii="Courier New" w:hAnsi="Courier New" w:cs="Courier New"/>
          <w:rPrChange w:id="350" w:author="David Vacas Miguel" w:date="2018-06-01T01:41:00Z">
            <w:rPr>
              <w:rFonts w:ascii="Courier Prime" w:hAnsi="Courier Prime"/>
            </w:rPr>
          </w:rPrChange>
        </w:rPr>
        <w:t>Si = circuito)</w:t>
      </w:r>
    </w:p>
    <w:p w14:paraId="3B33EB83" w14:textId="739D9905" w:rsidR="003D3FD3" w:rsidRPr="008326CD" w:rsidRDefault="003D3FD3" w:rsidP="001E4BD3">
      <w:pPr>
        <w:pStyle w:val="LetranormalTFG"/>
        <w:rPr>
          <w:rFonts w:ascii="Courier New" w:hAnsi="Courier New" w:cs="Courier New"/>
          <w:rPrChange w:id="351" w:author="David Vacas Miguel" w:date="2018-06-01T01:42:00Z">
            <w:rPr>
              <w:rFonts w:ascii="Courier Prime" w:hAnsi="Courier Prime"/>
            </w:rPr>
          </w:rPrChange>
        </w:rPr>
      </w:pPr>
      <w:r w:rsidRPr="00F21B89">
        <w:rPr>
          <w:rFonts w:ascii="Courier Prime" w:hAnsi="Courier Prime"/>
        </w:rPr>
        <w:tab/>
      </w:r>
      <w:proofErr w:type="spellStart"/>
      <w:r w:rsidRPr="008326CD">
        <w:rPr>
          <w:rFonts w:ascii="Courier New" w:hAnsi="Courier New" w:cs="Courier New"/>
          <w:rPrChange w:id="352" w:author="David Vacas Miguel" w:date="2018-06-01T01:42:00Z">
            <w:rPr>
              <w:rFonts w:ascii="Courier Prime" w:hAnsi="Courier Prime"/>
            </w:rPr>
          </w:rPrChange>
        </w:rPr>
        <w:t>Wi</w:t>
      </w:r>
      <w:proofErr w:type="spellEnd"/>
      <w:r w:rsidRPr="008326CD">
        <w:rPr>
          <w:rFonts w:ascii="Courier New" w:hAnsi="Courier New" w:cs="Courier New"/>
          <w:rPrChange w:id="353" w:author="David Vacas Miguel" w:date="2018-06-01T01:42:00Z">
            <w:rPr>
              <w:rFonts w:ascii="Courier Prime" w:hAnsi="Courier Prime"/>
            </w:rPr>
          </w:rPrChange>
        </w:rPr>
        <w:t xml:space="preserve"> = 0;</w:t>
      </w:r>
    </w:p>
    <w:p w14:paraId="78F3AC80" w14:textId="3EBBD99A" w:rsidR="003D3FD3" w:rsidRPr="008326CD" w:rsidRDefault="00DA5639" w:rsidP="001E4BD3">
      <w:pPr>
        <w:pStyle w:val="LetranormalTFG"/>
        <w:rPr>
          <w:rFonts w:ascii="Courier New" w:hAnsi="Courier New" w:cs="Courier New"/>
          <w:rPrChange w:id="354" w:author="David Vacas Miguel" w:date="2018-06-01T01:42:00Z">
            <w:rPr>
              <w:rFonts w:ascii="Courier Prime" w:hAnsi="Courier Prime"/>
            </w:rPr>
          </w:rPrChange>
        </w:rPr>
      </w:pPr>
      <w:proofErr w:type="spellStart"/>
      <w:proofErr w:type="gramStart"/>
      <w:r w:rsidRPr="008326CD">
        <w:rPr>
          <w:rFonts w:ascii="Courier New" w:hAnsi="Courier New" w:cs="Courier New"/>
          <w:rPrChange w:id="355" w:author="David Vacas Miguel" w:date="2018-06-01T01:42:00Z">
            <w:rPr>
              <w:rFonts w:ascii="Courier Prime" w:hAnsi="Courier Prime"/>
            </w:rPr>
          </w:rPrChange>
        </w:rPr>
        <w:t>i</w:t>
      </w:r>
      <w:r w:rsidR="003D3FD3" w:rsidRPr="008326CD">
        <w:rPr>
          <w:rFonts w:ascii="Courier New" w:hAnsi="Courier New" w:cs="Courier New"/>
          <w:rPrChange w:id="356" w:author="David Vacas Miguel" w:date="2018-06-01T01:42:00Z">
            <w:rPr>
              <w:rFonts w:ascii="Courier Prime" w:hAnsi="Courier Prime"/>
            </w:rPr>
          </w:rPrChange>
        </w:rPr>
        <w:t>f</w:t>
      </w:r>
      <w:proofErr w:type="spellEnd"/>
      <w:r w:rsidR="003D3FD3" w:rsidRPr="008326CD">
        <w:rPr>
          <w:rFonts w:ascii="Courier New" w:hAnsi="Courier New" w:cs="Courier New"/>
          <w:rPrChange w:id="357" w:author="David Vacas Miguel" w:date="2018-06-01T01:42:00Z">
            <w:rPr>
              <w:rFonts w:ascii="Courier Prime" w:hAnsi="Courier Prime"/>
            </w:rPr>
          </w:rPrChange>
        </w:rPr>
        <w:t>(</w:t>
      </w:r>
      <w:proofErr w:type="spellStart"/>
      <w:proofErr w:type="gramEnd"/>
      <w:r w:rsidR="003D3FD3" w:rsidRPr="008326CD">
        <w:rPr>
          <w:rFonts w:ascii="Courier New" w:hAnsi="Courier New" w:cs="Courier New"/>
          <w:rPrChange w:id="358" w:author="David Vacas Miguel" w:date="2018-06-01T01:42:00Z">
            <w:rPr>
              <w:rFonts w:ascii="Courier Prime" w:hAnsi="Courier Prime"/>
            </w:rPr>
          </w:rPrChange>
        </w:rPr>
        <w:t>Sd</w:t>
      </w:r>
      <w:proofErr w:type="spellEnd"/>
      <w:r w:rsidR="003D3FD3" w:rsidRPr="008326CD">
        <w:rPr>
          <w:rFonts w:ascii="Courier New" w:hAnsi="Courier New" w:cs="Courier New"/>
          <w:rPrChange w:id="359" w:author="David Vacas Miguel" w:date="2018-06-01T01:42:00Z">
            <w:rPr>
              <w:rFonts w:ascii="Courier Prime" w:hAnsi="Courier Prime"/>
            </w:rPr>
          </w:rPrChange>
        </w:rPr>
        <w:t xml:space="preserve"> = circuito)</w:t>
      </w:r>
    </w:p>
    <w:p w14:paraId="7CB960D1" w14:textId="285BFDDB" w:rsidR="003D3FD3" w:rsidRPr="008326CD" w:rsidRDefault="003D3FD3" w:rsidP="001E4BD3">
      <w:pPr>
        <w:pStyle w:val="LetranormalTFG"/>
        <w:rPr>
          <w:rFonts w:ascii="Courier New" w:hAnsi="Courier New" w:cs="Courier New"/>
          <w:rPrChange w:id="360" w:author="David Vacas Miguel" w:date="2018-06-01T01:42:00Z">
            <w:rPr>
              <w:rFonts w:ascii="Courier Prime" w:hAnsi="Courier Prime"/>
            </w:rPr>
          </w:rPrChange>
        </w:rPr>
      </w:pPr>
      <w:r w:rsidRPr="008326CD">
        <w:rPr>
          <w:rFonts w:ascii="Courier New" w:hAnsi="Courier New" w:cs="Courier New"/>
          <w:rPrChange w:id="361" w:author="David Vacas Miguel" w:date="2018-06-01T01:42:00Z">
            <w:rPr>
              <w:rFonts w:ascii="Courier Prime" w:hAnsi="Courier Prime"/>
            </w:rPr>
          </w:rPrChange>
        </w:rPr>
        <w:tab/>
      </w:r>
      <w:proofErr w:type="spellStart"/>
      <w:r w:rsidRPr="008326CD">
        <w:rPr>
          <w:rFonts w:ascii="Courier New" w:hAnsi="Courier New" w:cs="Courier New"/>
          <w:rPrChange w:id="362" w:author="David Vacas Miguel" w:date="2018-06-01T01:42:00Z">
            <w:rPr>
              <w:rFonts w:ascii="Courier Prime" w:hAnsi="Courier Prime"/>
            </w:rPr>
          </w:rPrChange>
        </w:rPr>
        <w:t>Wd</w:t>
      </w:r>
      <w:proofErr w:type="spellEnd"/>
      <w:r w:rsidRPr="008326CD">
        <w:rPr>
          <w:rFonts w:ascii="Courier New" w:hAnsi="Courier New" w:cs="Courier New"/>
          <w:rPrChange w:id="363" w:author="David Vacas Miguel" w:date="2018-06-01T01:42:00Z">
            <w:rPr>
              <w:rFonts w:ascii="Courier Prime" w:hAnsi="Courier Prime"/>
            </w:rPr>
          </w:rPrChange>
        </w:rPr>
        <w:t xml:space="preserve"> = 0;</w:t>
      </w:r>
    </w:p>
    <w:p w14:paraId="2BFFF399" w14:textId="127065CC" w:rsidR="003D3FD3" w:rsidRPr="008326CD" w:rsidRDefault="00DA5639" w:rsidP="001E4BD3">
      <w:pPr>
        <w:pStyle w:val="LetranormalTFG"/>
        <w:rPr>
          <w:rFonts w:ascii="Courier New" w:hAnsi="Courier New" w:cs="Courier New"/>
          <w:b/>
          <w:rPrChange w:id="364" w:author="David Vacas Miguel" w:date="2018-06-01T01:42:00Z">
            <w:rPr>
              <w:rFonts w:ascii="Courier Prime" w:hAnsi="Courier Prime"/>
              <w:b/>
            </w:rPr>
          </w:rPrChange>
        </w:rPr>
      </w:pPr>
      <w:proofErr w:type="spellStart"/>
      <w:r w:rsidRPr="008326CD">
        <w:rPr>
          <w:rFonts w:ascii="Courier New" w:hAnsi="Courier New" w:cs="Courier New"/>
          <w:b/>
          <w:rPrChange w:id="365" w:author="David Vacas Miguel" w:date="2018-06-01T01:42:00Z">
            <w:rPr>
              <w:rFonts w:ascii="Courier Prime" w:hAnsi="Courier Prime"/>
              <w:b/>
            </w:rPr>
          </w:rPrChange>
        </w:rPr>
        <w:t>Ecuacion</w:t>
      </w:r>
      <w:proofErr w:type="spellEnd"/>
      <w:r w:rsidRPr="008326CD">
        <w:rPr>
          <w:rFonts w:ascii="Courier New" w:hAnsi="Courier New" w:cs="Courier New"/>
          <w:b/>
          <w:rPrChange w:id="366" w:author="David Vacas Miguel" w:date="2018-06-01T01:42:00Z">
            <w:rPr>
              <w:rFonts w:ascii="Courier Prime" w:hAnsi="Courier Prime"/>
              <w:b/>
            </w:rPr>
          </w:rPrChange>
        </w:rPr>
        <w:t xml:space="preserve"> de estado</w:t>
      </w:r>
    </w:p>
    <w:p w14:paraId="0BC6876C" w14:textId="3652181B" w:rsidR="00DA5639" w:rsidRPr="008326CD" w:rsidRDefault="00DA5639" w:rsidP="001E4BD3">
      <w:pPr>
        <w:pStyle w:val="LetranormalTFG"/>
        <w:rPr>
          <w:rFonts w:ascii="Courier New" w:hAnsi="Courier New" w:cs="Courier New"/>
          <w:rPrChange w:id="367" w:author="David Vacas Miguel" w:date="2018-06-01T01:42:00Z">
            <w:rPr>
              <w:rFonts w:ascii="Courier Prime" w:hAnsi="Courier Prime"/>
            </w:rPr>
          </w:rPrChange>
        </w:rPr>
      </w:pPr>
      <w:r w:rsidRPr="008326CD">
        <w:rPr>
          <w:rFonts w:ascii="Courier New" w:hAnsi="Courier New" w:cs="Courier New"/>
          <w:rPrChange w:id="368" w:author="David Vacas Miguel" w:date="2018-06-01T01:42:00Z">
            <w:rPr>
              <w:rFonts w:ascii="Courier Prime" w:hAnsi="Courier Prime"/>
            </w:rPr>
          </w:rPrChange>
        </w:rPr>
        <w:t>[…]</w:t>
      </w:r>
    </w:p>
    <w:p w14:paraId="49D3D8BC" w14:textId="16831AF0" w:rsidR="00DA5639" w:rsidRPr="008326CD" w:rsidRDefault="00DA5639" w:rsidP="001E4BD3">
      <w:pPr>
        <w:pStyle w:val="LetranormalTFG"/>
        <w:rPr>
          <w:rFonts w:ascii="Courier New" w:hAnsi="Courier New" w:cs="Courier New"/>
          <w:rPrChange w:id="369" w:author="David Vacas Miguel" w:date="2018-06-01T01:42:00Z">
            <w:rPr>
              <w:rFonts w:ascii="Courier Prime" w:hAnsi="Courier Prime"/>
            </w:rPr>
          </w:rPrChange>
        </w:rPr>
      </w:pPr>
      <w:proofErr w:type="spellStart"/>
      <w:r w:rsidRPr="008326CD">
        <w:rPr>
          <w:rFonts w:ascii="Courier New" w:hAnsi="Courier New" w:cs="Courier New"/>
          <w:rPrChange w:id="370" w:author="David Vacas Miguel" w:date="2018-06-01T01:42:00Z">
            <w:rPr>
              <w:rFonts w:ascii="Courier Prime" w:hAnsi="Courier Prime"/>
            </w:rPr>
          </w:rPrChange>
        </w:rPr>
        <w:t>Wi</w:t>
      </w:r>
      <w:proofErr w:type="spellEnd"/>
      <w:r w:rsidRPr="008326CD">
        <w:rPr>
          <w:rFonts w:ascii="Courier New" w:hAnsi="Courier New" w:cs="Courier New"/>
          <w:rPrChange w:id="371" w:author="David Vacas Miguel" w:date="2018-06-01T01:42:00Z">
            <w:rPr>
              <w:rFonts w:ascii="Courier Prime" w:hAnsi="Courier Prime"/>
            </w:rPr>
          </w:rPrChange>
        </w:rPr>
        <w:t xml:space="preserve"> = w;</w:t>
      </w:r>
    </w:p>
    <w:p w14:paraId="0F05A45F" w14:textId="2013BB83" w:rsidR="00DA5639" w:rsidRDefault="00DA5639" w:rsidP="001E4BD3">
      <w:pPr>
        <w:pStyle w:val="LetranormalTFG"/>
        <w:rPr>
          <w:rFonts w:cstheme="majorHAnsi"/>
        </w:rPr>
      </w:pPr>
      <w:proofErr w:type="spellStart"/>
      <w:r w:rsidRPr="008326CD">
        <w:rPr>
          <w:rFonts w:ascii="Courier New" w:hAnsi="Courier New" w:cs="Courier New"/>
          <w:rPrChange w:id="372" w:author="David Vacas Miguel" w:date="2018-06-01T01:42:00Z">
            <w:rPr>
              <w:rFonts w:ascii="Courier Prime" w:hAnsi="Courier Prime"/>
            </w:rPr>
          </w:rPrChange>
        </w:rPr>
        <w:t>Wd</w:t>
      </w:r>
      <w:proofErr w:type="spellEnd"/>
      <w:r w:rsidRPr="008326CD">
        <w:rPr>
          <w:rFonts w:ascii="Courier New" w:hAnsi="Courier New" w:cs="Courier New"/>
          <w:rPrChange w:id="373" w:author="David Vacas Miguel" w:date="2018-06-01T01:42:00Z">
            <w:rPr>
              <w:rFonts w:ascii="Courier Prime" w:hAnsi="Courier Prime"/>
            </w:rPr>
          </w:rPrChange>
        </w:rPr>
        <w:t xml:space="preserve"> = w;</w:t>
      </w:r>
      <w:r w:rsidR="00D02459" w:rsidRPr="008326CD">
        <w:rPr>
          <w:rFonts w:ascii="Courier New" w:hAnsi="Courier New" w:cs="Courier New"/>
          <w:rPrChange w:id="374" w:author="David Vacas Miguel" w:date="2018-06-01T01:42:00Z">
            <w:rPr>
              <w:rFonts w:ascii="Courier Prime" w:hAnsi="Courier Prime"/>
            </w:rPr>
          </w:rPrChange>
        </w:rPr>
        <w:tab/>
      </w:r>
      <w:r w:rsidR="00D02459" w:rsidRPr="008326CD">
        <w:rPr>
          <w:rFonts w:ascii="Courier New" w:hAnsi="Courier New" w:cs="Courier New"/>
          <w:rPrChange w:id="375" w:author="David Vacas Miguel" w:date="2018-06-01T01:42:00Z">
            <w:rPr>
              <w:rFonts w:ascii="Courier Prime" w:hAnsi="Courier Prime"/>
            </w:rPr>
          </w:rPrChange>
        </w:rPr>
        <w:tab/>
      </w:r>
      <w:r w:rsidR="00D02459" w:rsidRPr="008326CD">
        <w:rPr>
          <w:rFonts w:ascii="Courier New" w:hAnsi="Courier New" w:cs="Courier New"/>
          <w:rPrChange w:id="376" w:author="David Vacas Miguel" w:date="2018-06-01T01:42:00Z">
            <w:rPr>
              <w:rFonts w:ascii="Courier Prime" w:hAnsi="Courier Prime"/>
            </w:rPr>
          </w:rPrChange>
        </w:rPr>
        <w:tab/>
      </w:r>
      <w:r w:rsidR="00D02459">
        <w:rPr>
          <w:rFonts w:ascii="Courier Prime" w:hAnsi="Courier Prime"/>
        </w:rPr>
        <w:tab/>
      </w:r>
      <w:r w:rsidR="00D02459" w:rsidRPr="00F21B89">
        <w:rPr>
          <w:rFonts w:cstheme="majorHAnsi"/>
          <w:b/>
        </w:rPr>
        <w:t xml:space="preserve">Figura </w:t>
      </w:r>
      <w:ins w:id="377" w:author="David Vacas Miguel" w:date="2018-05-27T13:32:00Z">
        <w:r w:rsidR="00447A67">
          <w:rPr>
            <w:rFonts w:cstheme="majorHAnsi"/>
            <w:b/>
          </w:rPr>
          <w:t>14</w:t>
        </w:r>
      </w:ins>
      <w:del w:id="378"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1F29A67C" w14:textId="77777777" w:rsidR="00036E9B" w:rsidRDefault="00D02459">
      <w:pPr>
        <w:pStyle w:val="LetranormalTFG"/>
        <w:rPr>
          <w:ins w:id="379" w:author="David Vacas Miguel" w:date="2018-05-31T12:14:00Z"/>
        </w:rPr>
        <w:sectPr w:rsidR="00036E9B" w:rsidSect="00036E9B">
          <w:footerReference w:type="default" r:id="rId72"/>
          <w:headerReference w:type="first" r:id="rId73"/>
          <w:footerReference w:type="first" r:id="rId74"/>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6" type="#_x0000_t75" style="width:36.45pt;height:18.7pt" o:ole="">
            <v:imagedata r:id="rId75" o:title=""/>
          </v:shape>
          <o:OLEObject Type="Embed" ProgID="Equation.DSMT4" ShapeID="_x0000_i1046" DrawAspect="Content" ObjectID="_1591109483" r:id="rId76"/>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7" type="#_x0000_t75" style="width:55.15pt;height:18.7pt" o:ole="">
            <v:imagedata r:id="rId77" o:title=""/>
          </v:shape>
          <o:OLEObject Type="Embed" ProgID="Equation.DSMT4" ShapeID="_x0000_i1047" DrawAspect="Content" ObjectID="_1591109484" r:id="rId78"/>
        </w:object>
      </w:r>
      <w:del w:id="388" w:author="David Vacas Miguel" w:date="2018-05-31T12:14:00Z">
        <w:r w:rsidDel="00036E9B">
          <w:delText>.</w:delText>
        </w:r>
      </w:del>
    </w:p>
    <w:p w14:paraId="35B30CF0" w14:textId="69A5F80B" w:rsidR="00D02459" w:rsidRPr="00D02459" w:rsidDel="00036E9B" w:rsidRDefault="00D02459">
      <w:pPr>
        <w:pStyle w:val="TituloTFG"/>
        <w:rPr>
          <w:del w:id="389" w:author="David Vacas Miguel" w:date="2018-05-31T12:13:00Z"/>
        </w:rPr>
        <w:pPrChange w:id="390" w:author="David Vacas Miguel" w:date="2018-05-31T12:14:00Z">
          <w:pPr>
            <w:pStyle w:val="LetranormalTFG"/>
          </w:pPr>
        </w:pPrChange>
      </w:pPr>
    </w:p>
    <w:p w14:paraId="011AB890" w14:textId="1BE4B52C" w:rsidR="00BC3217" w:rsidDel="00036E9B" w:rsidRDefault="00BC3217">
      <w:pPr>
        <w:pStyle w:val="TituloTFG"/>
        <w:rPr>
          <w:del w:id="391" w:author="David Vacas Miguel" w:date="2018-05-31T12:14:00Z"/>
          <w:sz w:val="36"/>
        </w:rPr>
        <w:pPrChange w:id="392" w:author="David Vacas Miguel" w:date="2018-05-31T12:14:00Z">
          <w:pPr>
            <w:pStyle w:val="LetranormalTFG"/>
          </w:pPr>
        </w:pPrChange>
      </w:pPr>
      <w:del w:id="393" w:author="David Vacas Miguel" w:date="2018-05-31T12:13:00Z">
        <w:r w:rsidDel="00036E9B">
          <w:br w:type="page"/>
        </w:r>
      </w:del>
    </w:p>
    <w:p w14:paraId="79271EE3" w14:textId="77777777" w:rsidR="00BC3217" w:rsidRDefault="00BC3217">
      <w:pPr>
        <w:pStyle w:val="TituloTFG"/>
      </w:pPr>
      <w:bookmarkStart w:id="394" w:name="_Toc517366500"/>
      <w:r>
        <w:t>Capítulo 3 Entorno tecnológico</w:t>
      </w:r>
      <w:bookmarkEnd w:id="394"/>
    </w:p>
    <w:p w14:paraId="05CFB3AE" w14:textId="5862953B" w:rsidR="00983833" w:rsidDel="00E45822" w:rsidRDefault="00913D6B" w:rsidP="00F21B89">
      <w:pPr>
        <w:pStyle w:val="LetranormalTFG"/>
        <w:rPr>
          <w:del w:id="395"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5501F681" w14:textId="7B1A148A" w:rsidR="00983833" w:rsidDel="00E45822" w:rsidRDefault="00983833">
      <w:pPr>
        <w:pStyle w:val="LetranormalTFG"/>
        <w:numPr>
          <w:ilvl w:val="0"/>
          <w:numId w:val="35"/>
        </w:numPr>
        <w:rPr>
          <w:del w:id="396" w:author="David Vacas Miguel" w:date="2018-05-30T11:49:00Z"/>
        </w:rPr>
        <w:pPrChange w:id="397" w:author="David Vacas Miguel" w:date="2018-05-30T11:48:00Z">
          <w:pPr>
            <w:pStyle w:val="LetranormalTFG"/>
          </w:pPr>
        </w:pPrChange>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A7B5D39" w:rsidR="00983833" w:rsidRDefault="00983833">
      <w:pPr>
        <w:pStyle w:val="LetranormalTFG"/>
        <w:numPr>
          <w:ilvl w:val="0"/>
          <w:numId w:val="35"/>
        </w:numPr>
        <w:pPrChange w:id="398" w:author="David Vacas Miguel" w:date="2018-05-30T11:49:00Z">
          <w:pPr>
            <w:pStyle w:val="LetranormalTFG"/>
          </w:pPr>
        </w:pPrChange>
      </w:pPr>
    </w:p>
    <w:p w14:paraId="01802027" w14:textId="0C9468C0" w:rsidR="00913D6B" w:rsidDel="00E45822" w:rsidRDefault="00913D6B">
      <w:pPr>
        <w:pStyle w:val="LetranormalTFG"/>
        <w:numPr>
          <w:ilvl w:val="0"/>
          <w:numId w:val="35"/>
        </w:numPr>
        <w:rPr>
          <w:del w:id="399" w:author="David Vacas Miguel" w:date="2018-05-30T11:49:00Z"/>
          <w:noProof/>
          <w:lang w:eastAsia="es-ES"/>
        </w:rPr>
        <w:pPrChange w:id="400" w:author="David Vacas Miguel" w:date="2018-05-30T11:49:00Z">
          <w:pPr>
            <w:pStyle w:val="LetranormalTFG"/>
          </w:pPr>
        </w:pPrChange>
      </w:pPr>
      <w:del w:id="401" w:author="David Vacas Miguel" w:date="2018-05-30T11:49:00Z">
        <w:r w:rsidDel="00E45822">
          <w:delText xml:space="preserve">  </w:delText>
        </w:r>
      </w:del>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5941B547" w:rsidR="00983833" w:rsidRDefault="00983833">
      <w:pPr>
        <w:pStyle w:val="LetranormalTFG"/>
        <w:numPr>
          <w:ilvl w:val="0"/>
          <w:numId w:val="35"/>
        </w:numPr>
        <w:pPrChange w:id="402" w:author="David Vacas Miguel" w:date="2018-05-30T11:49:00Z">
          <w:pPr>
            <w:pStyle w:val="LetranormalTFG"/>
          </w:pPr>
        </w:pPrChange>
      </w:pPr>
    </w:p>
    <w:p w14:paraId="6878AB9E" w14:textId="649F5F6F" w:rsidR="00983833" w:rsidDel="00E45822" w:rsidRDefault="00983833">
      <w:pPr>
        <w:pStyle w:val="LetranormalTFG"/>
        <w:numPr>
          <w:ilvl w:val="0"/>
          <w:numId w:val="35"/>
        </w:numPr>
        <w:rPr>
          <w:del w:id="403" w:author="David Vacas Miguel" w:date="2018-05-30T11:49:00Z"/>
        </w:rPr>
        <w:pPrChange w:id="404" w:author="David Vacas Miguel" w:date="2018-05-30T11:49:00Z">
          <w:pPr>
            <w:pStyle w:val="LetranormalTFG"/>
          </w:pPr>
        </w:pPrChange>
      </w:pPr>
      <w:proofErr w:type="spellStart"/>
      <w:r>
        <w:t>Glm</w:t>
      </w:r>
      <w:proofErr w:type="spellEnd"/>
      <w:r>
        <w:t xml:space="preserve"> para el cálculo de matrices</w:t>
      </w:r>
      <w:r w:rsidR="00000017">
        <w:t xml:space="preserve"> necesarias para la simulación del robot</w:t>
      </w:r>
      <w:r w:rsidR="00F1385F">
        <w:t>.</w:t>
      </w:r>
    </w:p>
    <w:p w14:paraId="18461ED5" w14:textId="0D167452" w:rsidR="00B72F56" w:rsidRDefault="00B72F56">
      <w:pPr>
        <w:pStyle w:val="LetranormalTFG"/>
        <w:numPr>
          <w:ilvl w:val="0"/>
          <w:numId w:val="35"/>
        </w:numPr>
        <w:pPrChange w:id="405" w:author="David Vacas Miguel" w:date="2018-05-30T11:49:00Z">
          <w:pPr>
            <w:pStyle w:val="LetranormalTFG"/>
          </w:pPr>
        </w:pPrChange>
      </w:pPr>
    </w:p>
    <w:p w14:paraId="4C693509" w14:textId="7FF89308" w:rsidR="002E4A2A" w:rsidRDefault="003261C4">
      <w:pPr>
        <w:pStyle w:val="LetranormalTFG"/>
        <w:numPr>
          <w:ilvl w:val="0"/>
          <w:numId w:val="35"/>
        </w:numPr>
        <w:rPr>
          <w:ins w:id="406" w:author="David Vacas Miguel" w:date="2018-06-01T01:37:00Z"/>
        </w:rPr>
        <w:pPrChange w:id="407"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3F0575D2">
            <wp:simplePos x="0" y="0"/>
            <wp:positionH relativeFrom="column">
              <wp:posOffset>3082098</wp:posOffset>
            </wp:positionH>
            <wp:positionV relativeFrom="paragraph">
              <wp:posOffset>7383</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822">
        <w:rPr>
          <w:noProof/>
          <w:lang w:eastAsia="es-ES"/>
        </w:rPr>
        <w:drawing>
          <wp:anchor distT="0" distB="0" distL="114300" distR="114300" simplePos="0" relativeHeight="251670528" behindDoc="0" locked="0" layoutInCell="1" allowOverlap="1" wp14:anchorId="1ED83C67" wp14:editId="7E2DA08D">
            <wp:simplePos x="0" y="0"/>
            <wp:positionH relativeFrom="margin">
              <wp:posOffset>-1093</wp:posOffset>
            </wp:positionH>
            <wp:positionV relativeFrom="paragraph">
              <wp:posOffset>203835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proofErr w:type="spellStart"/>
      <w:r w:rsidR="002E4A2A">
        <w:t>Freeglut</w:t>
      </w:r>
      <w:proofErr w:type="spellEnd"/>
      <w:r w:rsidR="002E4A2A">
        <w:t xml:space="preserve"> para crear modelos 3D.</w:t>
      </w:r>
    </w:p>
    <w:p w14:paraId="4B2AEAFD" w14:textId="77777777" w:rsidR="003261C4" w:rsidRDefault="003261C4">
      <w:pPr>
        <w:pStyle w:val="LetranormalTFG"/>
        <w:ind w:left="720"/>
        <w:rPr>
          <w:ins w:id="408" w:author="David Vacas Miguel" w:date="2018-05-30T11:48:00Z"/>
        </w:rPr>
        <w:pPrChange w:id="409" w:author="David Vacas Miguel" w:date="2018-06-01T01:37:00Z">
          <w:pPr>
            <w:pStyle w:val="LetranormalTFG"/>
          </w:pPr>
        </w:pPrChange>
      </w:pPr>
    </w:p>
    <w:p w14:paraId="2228227D" w14:textId="7B84D64F" w:rsidR="00E45822" w:rsidRDefault="003261C4">
      <w:pPr>
        <w:pStyle w:val="LetranormalTFG"/>
      </w:pPr>
      <w:r>
        <w:rPr>
          <w:noProof/>
          <w:lang w:eastAsia="es-ES"/>
        </w:rPr>
        <w:drawing>
          <wp:anchor distT="0" distB="0" distL="114300" distR="114300" simplePos="0" relativeHeight="251673600" behindDoc="0" locked="0" layoutInCell="1" allowOverlap="1" wp14:anchorId="1F4BDCFF" wp14:editId="460E922B">
            <wp:simplePos x="0" y="0"/>
            <wp:positionH relativeFrom="column">
              <wp:posOffset>4640049</wp:posOffset>
            </wp:positionH>
            <wp:positionV relativeFrom="paragraph">
              <wp:posOffset>180488</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321E87B7">
            <wp:simplePos x="0" y="0"/>
            <wp:positionH relativeFrom="column">
              <wp:posOffset>1417659</wp:posOffset>
            </wp:positionH>
            <wp:positionV relativeFrom="paragraph">
              <wp:posOffset>79523</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2B5E1ADD" w14:textId="79BAF07D" w:rsidR="00913D6B" w:rsidRPr="00FE3863" w:rsidRDefault="00913D6B" w:rsidP="00F21B89">
      <w:pPr>
        <w:pStyle w:val="LetranormalTFG"/>
      </w:pPr>
    </w:p>
    <w:p w14:paraId="54394795" w14:textId="06C6969D" w:rsidR="00BC3217" w:rsidDel="00E45822" w:rsidRDefault="00255D26" w:rsidP="00F21B89">
      <w:pPr>
        <w:pStyle w:val="TFGtitulo2"/>
        <w:rPr>
          <w:del w:id="410" w:author="David Vacas Miguel" w:date="2018-05-30T11:47:00Z"/>
        </w:rPr>
      </w:pPr>
      <w:bookmarkStart w:id="411" w:name="_Toc517366501"/>
      <w:r>
        <w:t xml:space="preserve">1. </w:t>
      </w:r>
      <w:r w:rsidR="00D73616">
        <w:t>OpenGL</w:t>
      </w:r>
      <w:bookmarkEnd w:id="411"/>
    </w:p>
    <w:p w14:paraId="1EEDFE48" w14:textId="2B40E547" w:rsidR="00D73616" w:rsidRDefault="00D73616">
      <w:pPr>
        <w:pStyle w:val="TFGtitulo2"/>
        <w:pPrChange w:id="412" w:author="David Vacas Miguel" w:date="2018-05-30T11:47:00Z">
          <w:pPr>
            <w:pStyle w:val="LetranormalTFG"/>
          </w:pPr>
        </w:pPrChange>
      </w:pPr>
    </w:p>
    <w:p w14:paraId="257A79FB" w14:textId="070C82E5"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413" w:author="David Vacas Miguel" w:date="2018-05-27T13:32:00Z">
        <w:r w:rsidR="00447A67">
          <w:t>5</w:t>
        </w:r>
      </w:ins>
      <w:del w:id="414"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lang w:eastAsia="es-ES"/>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Del="001523AB" w:rsidRDefault="005273B0" w:rsidP="005273B0">
      <w:pPr>
        <w:pStyle w:val="LetranormalTFG"/>
        <w:jc w:val="center"/>
        <w:rPr>
          <w:del w:id="415" w:author="David Vacas Miguel" w:date="2018-06-02T12:58:00Z"/>
        </w:rPr>
      </w:pPr>
      <w:r>
        <w:rPr>
          <w:b/>
        </w:rPr>
        <w:t xml:space="preserve">Figura </w:t>
      </w:r>
      <w:r w:rsidR="00562E23">
        <w:rPr>
          <w:b/>
        </w:rPr>
        <w:t>1</w:t>
      </w:r>
      <w:ins w:id="416" w:author="David Vacas Miguel" w:date="2018-05-27T13:32:00Z">
        <w:r w:rsidR="00447A67">
          <w:rPr>
            <w:b/>
          </w:rPr>
          <w:t>5</w:t>
        </w:r>
      </w:ins>
      <w:del w:id="417"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4544CC" w:rsidR="005273B0" w:rsidDel="001523AB" w:rsidRDefault="005273B0" w:rsidP="005273B0">
      <w:pPr>
        <w:pStyle w:val="LetranormalTFG"/>
        <w:rPr>
          <w:del w:id="418" w:author="David Vacas Miguel" w:date="2018-06-02T12:58:00Z"/>
        </w:rPr>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Del="001523AB" w:rsidRDefault="00255D26" w:rsidP="00F21B89">
      <w:pPr>
        <w:pStyle w:val="TFGtitulo2"/>
        <w:rPr>
          <w:del w:id="419" w:author="David Vacas Miguel" w:date="2018-06-02T12:58:00Z"/>
        </w:rPr>
      </w:pPr>
      <w:bookmarkStart w:id="420" w:name="_Toc517366502"/>
      <w:r>
        <w:t xml:space="preserve">2. </w:t>
      </w:r>
      <w:r w:rsidR="00D73616">
        <w:t>Etapa Geométrica</w:t>
      </w:r>
      <w:bookmarkEnd w:id="420"/>
    </w:p>
    <w:p w14:paraId="288AB332" w14:textId="77777777" w:rsidR="00762C1C" w:rsidRDefault="00762C1C">
      <w:pPr>
        <w:pStyle w:val="TFGtitulo2"/>
        <w:pPrChange w:id="421" w:author="David Vacas Miguel" w:date="2018-06-02T12:58:00Z">
          <w:pPr>
            <w:pStyle w:val="LetranormalTFG"/>
          </w:pPr>
        </w:pPrChange>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 es decir, la ecuación que se implementa en esta etapa es</w:t>
      </w:r>
    </w:p>
    <w:p w14:paraId="3B623E82" w14:textId="73B79994" w:rsidR="009318A1" w:rsidRDefault="003261C4" w:rsidP="00A641E3">
      <w:pPr>
        <w:pStyle w:val="LetranormalTFG"/>
        <w:tabs>
          <w:tab w:val="right" w:pos="9070"/>
        </w:tabs>
      </w:pPr>
      <w:r w:rsidRPr="009D25A6">
        <w:rPr>
          <w:position w:val="-14"/>
        </w:rPr>
        <w:object w:dxaOrig="3240" w:dyaOrig="380" w14:anchorId="33B2B981">
          <v:shape id="_x0000_i1048" type="#_x0000_t75" style="width:189.8pt;height:21.5pt" o:ole="">
            <v:imagedata r:id="rId84" o:title=""/>
          </v:shape>
          <o:OLEObject Type="Embed" ProgID="Equation.DSMT4" ShapeID="_x0000_i1048" DrawAspect="Content" ObjectID="_1591109485" r:id="rId85"/>
        </w:object>
      </w:r>
      <w:ins w:id="422" w:author="David Vacas Miguel" w:date="2018-05-31T11:59:00Z">
        <w:r w:rsidR="00A641E3">
          <w:tab/>
        </w:r>
      </w:ins>
      <w:ins w:id="423" w:author="David Vacas Miguel" w:date="2018-05-30T11:50:00Z">
        <w:r w:rsidR="00E45822">
          <w:t>(</w:t>
        </w:r>
      </w:ins>
      <w:ins w:id="424" w:author="David Vacas Miguel" w:date="2018-06-01T03:15:00Z">
        <w:r w:rsidR="00597559">
          <w:t>10</w:t>
        </w:r>
      </w:ins>
      <w:ins w:id="425" w:author="David Vacas Miguel" w:date="2018-05-30T11:50:00Z">
        <w:r w:rsidR="00E45822">
          <w:t>)</w:t>
        </w:r>
      </w:ins>
    </w:p>
    <w:p w14:paraId="6D4DCEE5" w14:textId="4E29925F"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9" type="#_x0000_t75" style="width:12.15pt;height:14.05pt" o:ole="">
            <v:imagedata r:id="rId86" o:title=""/>
          </v:shape>
          <o:OLEObject Type="Embed" ProgID="Equation.DSMT4" ShapeID="_x0000_i1049" DrawAspect="Content" ObjectID="_1591109486" r:id="rId87"/>
        </w:object>
      </w:r>
      <w:ins w:id="426" w:author="David Vacas Miguel" w:date="2018-06-01T01:35:00Z">
        <w:r w:rsidR="003261C4">
          <w:t xml:space="preserve"> </w:t>
        </w:r>
      </w:ins>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50" type="#_x0000_t75" style="width:8.4pt;height:11.2pt" o:ole="">
            <v:imagedata r:id="rId88" o:title=""/>
          </v:shape>
          <o:OLEObject Type="Embed" ProgID="Equation.DSMT4" ShapeID="_x0000_i1050" DrawAspect="Content" ObjectID="_1591109487" r:id="rId89"/>
        </w:object>
      </w:r>
      <w:r w:rsidR="009318A1">
        <w:t xml:space="preserve"> </w:t>
      </w:r>
      <w:r>
        <w:t>el vértice del modelo del objeto a visualizar</w:t>
      </w:r>
      <w:ins w:id="427" w:author="David Vacas Miguel" w:date="2018-06-10T15:09:00Z">
        <w:r w:rsidR="00467294">
          <w:rPr>
            <w:vertAlign w:val="superscript"/>
          </w:rPr>
          <w:t>3</w:t>
        </w:r>
      </w:ins>
      <w:r w:rsidR="009A1524">
        <w:t>.</w:t>
      </w:r>
    </w:p>
    <w:p w14:paraId="41CA06F9" w14:textId="14B4131E"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r>
        <w:t>. Estos modelos son los que contienen las coordenadas</w:t>
      </w:r>
      <w:r w:rsidR="00DB787F">
        <w:t xml:space="preserve"> de cada uno de los vértices </w:t>
      </w:r>
      <w:proofErr w:type="gramStart"/>
      <w:r w:rsidR="00DB787F">
        <w:t>del mismo</w:t>
      </w:r>
      <w:proofErr w:type="gramEnd"/>
      <w:r w:rsidR="00DB787F">
        <w:t>.</w:t>
      </w:r>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 xml:space="preserve">A continuación, se pasa a explicar las diferentes </w:t>
      </w:r>
      <w:r w:rsidR="00803022">
        <w:lastRenderedPageBreak/>
        <w:t>matrices por separado y las funciones utilizadas de la librería GLM en cada una de ellas.</w:t>
      </w:r>
    </w:p>
    <w:p w14:paraId="7F89B818" w14:textId="6B2FDD01" w:rsidR="00DB787F" w:rsidRDefault="00803022" w:rsidP="00803022">
      <w:pPr>
        <w:pStyle w:val="LetranormalTFG"/>
        <w:numPr>
          <w:ilvl w:val="0"/>
          <w:numId w:val="6"/>
        </w:numPr>
      </w:pPr>
      <w:del w:id="428" w:author="David Vacas Miguel" w:date="2018-05-30T12:09:00Z">
        <w:r w:rsidRPr="00F21B89" w:rsidDel="000D465D">
          <w:rPr>
            <w:b/>
            <w:i/>
          </w:rPr>
          <w:delText xml:space="preserve">(P) </w:delText>
        </w:r>
      </w:del>
      <w:proofErr w:type="spellStart"/>
      <w:r w:rsidRPr="00F21B89">
        <w:rPr>
          <w:b/>
          <w:i/>
        </w:rPr>
        <w:t>Projection</w:t>
      </w:r>
      <w:proofErr w:type="spellEnd"/>
      <w:ins w:id="429" w:author="David Vacas Miguel" w:date="2018-05-30T12:09:00Z">
        <w:r w:rsidR="000D465D">
          <w:rPr>
            <w:b/>
            <w:i/>
          </w:rPr>
          <w:t xml:space="preserve"> </w:t>
        </w:r>
        <w:r w:rsidR="000D465D" w:rsidRPr="00F21B89">
          <w:rPr>
            <w:b/>
            <w:i/>
          </w:rPr>
          <w:t>(P)</w:t>
        </w:r>
      </w:ins>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4DEE73DD"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ins w:id="430" w:author="David Vacas Miguel" w:date="2018-06-01T03:00:00Z">
        <w:r w:rsidR="00B83CD9">
          <w:t>s</w:t>
        </w:r>
      </w:ins>
      <w:del w:id="431" w:author="David Vacas Miguel" w:date="2018-06-01T01:43:00Z">
        <w:r w:rsidR="00DB787F" w:rsidDel="00FE55DD">
          <w:delText>s</w:delText>
        </w:r>
      </w:del>
      <w:r>
        <w:t xml:space="preserve"> </w:t>
      </w:r>
      <w:r w:rsidR="00562E23">
        <w:t>1</w:t>
      </w:r>
      <w:ins w:id="432" w:author="David Vacas Miguel" w:date="2018-05-27T13:33:00Z">
        <w:r w:rsidR="0047468B">
          <w:t>6</w:t>
        </w:r>
      </w:ins>
      <w:ins w:id="433" w:author="David Vacas Miguel" w:date="2018-06-01T01:42:00Z">
        <w:r w:rsidR="00FE55DD">
          <w:t xml:space="preserve"> a)</w:t>
        </w:r>
      </w:ins>
      <w:del w:id="434" w:author="David Vacas Miguel" w:date="2018-05-27T13:33:00Z">
        <w:r w:rsidR="00562E23" w:rsidDel="0047468B">
          <w:delText>5</w:delText>
        </w:r>
      </w:del>
      <w:r>
        <w:t xml:space="preserve"> y </w:t>
      </w:r>
      <w:ins w:id="435" w:author="David Vacas Miguel" w:date="2018-06-01T01:43:00Z">
        <w:r w:rsidR="00FE55DD">
          <w:t xml:space="preserve">16 </w:t>
        </w:r>
      </w:ins>
      <w:ins w:id="436" w:author="David Vacas Miguel" w:date="2018-06-01T01:42:00Z">
        <w:r w:rsidR="00FE55DD">
          <w:t>b)</w:t>
        </w:r>
      </w:ins>
      <w:del w:id="437" w:author="David Vacas Miguel" w:date="2018-06-01T01:42:00Z">
        <w:r w:rsidR="00562E23" w:rsidDel="00FE55DD">
          <w:delText>1</w:delText>
        </w:r>
      </w:del>
      <w:del w:id="438"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439" w:author="David Vacas Miguel" w:date="2018-06-01T01:39:00Z"/>
        </w:rPr>
      </w:pPr>
      <w:r>
        <w:rPr>
          <w:b/>
        </w:rPr>
        <w:t xml:space="preserve">            </w:t>
      </w:r>
      <w:ins w:id="440" w:author="David Vacas Miguel" w:date="2018-06-01T01:39:00Z">
        <w:r w:rsidR="00EC1203">
          <w:rPr>
            <w:b/>
          </w:rPr>
          <w:t>a)</w:t>
        </w:r>
      </w:ins>
      <w:del w:id="441" w:author="David Vacas Miguel" w:date="2018-06-01T01:39:00Z">
        <w:r w:rsidDel="00EC1203">
          <w:rPr>
            <w:b/>
          </w:rPr>
          <w:delText xml:space="preserve">Figura </w:delText>
        </w:r>
        <w:r w:rsidR="00562E23" w:rsidDel="00EC1203">
          <w:rPr>
            <w:b/>
          </w:rPr>
          <w:delText>1</w:delText>
        </w:r>
      </w:del>
      <w:del w:id="442" w:author="David Vacas Miguel" w:date="2018-05-27T13:33:00Z">
        <w:r w:rsidR="00562E23" w:rsidDel="0047468B">
          <w:rPr>
            <w:b/>
          </w:rPr>
          <w:delText>5</w:delText>
        </w:r>
      </w:del>
      <w:del w:id="443" w:author="David Vacas Miguel" w:date="2018-06-01T01:39:00Z">
        <w:r w:rsidRPr="004C4970" w:rsidDel="00EC1203">
          <w:rPr>
            <w:b/>
          </w:rPr>
          <w:delText>.</w:delText>
        </w:r>
      </w:del>
      <w:r>
        <w:t xml:space="preserve"> Vista en perspectiva.</w:t>
      </w:r>
      <w:r>
        <w:tab/>
      </w:r>
      <w:r>
        <w:tab/>
        <w:t xml:space="preserve">  </w:t>
      </w:r>
      <w:ins w:id="444" w:author="David Vacas Miguel" w:date="2018-06-01T01:40:00Z">
        <w:r w:rsidR="00EC1203">
          <w:tab/>
        </w:r>
      </w:ins>
      <w:ins w:id="445" w:author="David Vacas Miguel" w:date="2018-06-01T01:39:00Z">
        <w:r w:rsidR="00EC1203">
          <w:rPr>
            <w:b/>
          </w:rPr>
          <w:t>b)</w:t>
        </w:r>
      </w:ins>
      <w:del w:id="446" w:author="David Vacas Miguel" w:date="2018-06-01T01:39:00Z">
        <w:r w:rsidDel="00EC1203">
          <w:rPr>
            <w:b/>
          </w:rPr>
          <w:delText>Figura</w:delText>
        </w:r>
        <w:r w:rsidR="00562E23" w:rsidDel="00EC1203">
          <w:rPr>
            <w:b/>
          </w:rPr>
          <w:delText xml:space="preserve"> 1</w:delText>
        </w:r>
      </w:del>
      <w:del w:id="447" w:author="David Vacas Miguel" w:date="2018-05-27T13:33:00Z">
        <w:r w:rsidR="00562E23" w:rsidDel="0047468B">
          <w:rPr>
            <w:b/>
          </w:rPr>
          <w:delText>6</w:delText>
        </w:r>
      </w:del>
      <w:del w:id="448" w:author="David Vacas Miguel" w:date="2018-06-01T01:39:00Z">
        <w:r w:rsidRPr="004C4970" w:rsidDel="00EC1203">
          <w:rPr>
            <w:b/>
          </w:rPr>
          <w:delText>.</w:delText>
        </w:r>
      </w:del>
      <w:r>
        <w:t xml:space="preserve"> Vista ortográfica.</w:t>
      </w:r>
    </w:p>
    <w:p w14:paraId="0242EA0B" w14:textId="4E27BF25" w:rsidR="00EC1203" w:rsidRDefault="00EC1203">
      <w:pPr>
        <w:pStyle w:val="LetranormalTFG"/>
        <w:ind w:left="720"/>
        <w:jc w:val="center"/>
        <w:pPrChange w:id="449" w:author="David Vacas Miguel" w:date="2018-06-01T01:40:00Z">
          <w:pPr>
            <w:pStyle w:val="LetranormalTFG"/>
            <w:ind w:left="720"/>
            <w:jc w:val="left"/>
          </w:pPr>
        </w:pPrChange>
      </w:pPr>
      <w:ins w:id="450" w:author="David Vacas Miguel" w:date="2018-06-01T01:39:00Z">
        <w:r>
          <w:rPr>
            <w:b/>
          </w:rPr>
          <w:t xml:space="preserve">Figura 16. </w:t>
        </w:r>
        <w:r w:rsidRPr="00EC1203">
          <w:rPr>
            <w:rPrChange w:id="451"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t xml:space="preserve">Las funciones de GLM que se utilizan en el </w:t>
      </w:r>
      <w:r w:rsidR="0084410D">
        <w:t>cálculo</w:t>
      </w:r>
      <w:r>
        <w:t xml:space="preserve"> de esta matriz son</w:t>
      </w:r>
    </w:p>
    <w:p w14:paraId="0D489B9D" w14:textId="4E4292D9" w:rsidR="00DB787F" w:rsidRPr="00232D77" w:rsidRDefault="00DB1975" w:rsidP="00F21B89">
      <w:pPr>
        <w:pStyle w:val="LetranormalTFG"/>
        <w:ind w:left="720"/>
      </w:pPr>
      <w:proofErr w:type="spellStart"/>
      <w:proofErr w:type="gramStart"/>
      <w:r w:rsidRPr="00FE55DD">
        <w:rPr>
          <w:rStyle w:val="CodigoCar"/>
          <w:rPrChange w:id="452" w:author="David Vacas Miguel" w:date="2018-06-01T01:43:00Z">
            <w:rPr>
              <w:rFonts w:ascii="Courier Prime" w:hAnsi="Courier Prime"/>
              <w:i/>
            </w:rPr>
          </w:rPrChange>
        </w:rPr>
        <w:t>perspective</w:t>
      </w:r>
      <w:proofErr w:type="spellEnd"/>
      <w:r w:rsidRPr="00FE55DD">
        <w:rPr>
          <w:rStyle w:val="CodigoCar"/>
          <w:rPrChange w:id="453" w:author="David Vacas Miguel" w:date="2018-06-01T01:43:00Z">
            <w:rPr>
              <w:rFonts w:ascii="Courier Prime" w:hAnsi="Courier Prime"/>
              <w:i/>
            </w:rPr>
          </w:rPrChange>
        </w:rPr>
        <w:t>(</w:t>
      </w:r>
      <w:proofErr w:type="spellStart"/>
      <w:proofErr w:type="gramEnd"/>
      <w:r w:rsidRPr="00FE55DD">
        <w:rPr>
          <w:rStyle w:val="CodigoCar"/>
          <w:rPrChange w:id="454" w:author="David Vacas Miguel" w:date="2018-06-01T01:43:00Z">
            <w:rPr>
              <w:rFonts w:ascii="Courier Prime" w:hAnsi="Courier Prime"/>
              <w:i/>
            </w:rPr>
          </w:rPrChange>
        </w:rPr>
        <w:t>fov</w:t>
      </w:r>
      <w:proofErr w:type="spellEnd"/>
      <w:r w:rsidRPr="00FE55DD">
        <w:rPr>
          <w:rStyle w:val="CodigoCar"/>
          <w:rPrChange w:id="455" w:author="David Vacas Miguel" w:date="2018-06-01T01:43:00Z">
            <w:rPr>
              <w:rFonts w:ascii="Courier Prime" w:hAnsi="Courier Prime"/>
              <w:i/>
            </w:rPr>
          </w:rPrChange>
        </w:rPr>
        <w:t xml:space="preserve">, </w:t>
      </w:r>
      <w:proofErr w:type="spellStart"/>
      <w:r w:rsidRPr="00FE55DD">
        <w:rPr>
          <w:rStyle w:val="CodigoCar"/>
          <w:rPrChange w:id="456" w:author="David Vacas Miguel" w:date="2018-06-01T01:43:00Z">
            <w:rPr>
              <w:rFonts w:ascii="Courier Prime" w:hAnsi="Courier Prime"/>
              <w:i/>
            </w:rPr>
          </w:rPrChange>
        </w:rPr>
        <w:t>aspectRatio</w:t>
      </w:r>
      <w:proofErr w:type="spellEnd"/>
      <w:r w:rsidRPr="00FE55DD">
        <w:rPr>
          <w:rStyle w:val="CodigoCar"/>
          <w:rPrChange w:id="457" w:author="David Vacas Miguel" w:date="2018-06-01T01:43:00Z">
            <w:rPr>
              <w:rFonts w:ascii="Courier Prime" w:hAnsi="Courier Prime"/>
              <w:i/>
            </w:rPr>
          </w:rPrChange>
        </w:rPr>
        <w:t xml:space="preserve">, </w:t>
      </w:r>
      <w:proofErr w:type="spellStart"/>
      <w:r w:rsidRPr="00FE55DD">
        <w:rPr>
          <w:rStyle w:val="CodigoCar"/>
          <w:rPrChange w:id="458" w:author="David Vacas Miguel" w:date="2018-06-01T01:43:00Z">
            <w:rPr>
              <w:rFonts w:ascii="Courier Prime" w:hAnsi="Courier Prime"/>
              <w:i/>
            </w:rPr>
          </w:rPrChange>
        </w:rPr>
        <w:t>near</w:t>
      </w:r>
      <w:proofErr w:type="spellEnd"/>
      <w:r w:rsidRPr="00FE55DD">
        <w:rPr>
          <w:rStyle w:val="CodigoCar"/>
          <w:rPrChange w:id="459" w:author="David Vacas Miguel" w:date="2018-06-01T01:43:00Z">
            <w:rPr>
              <w:rFonts w:ascii="Courier Prime" w:hAnsi="Courier Prime"/>
              <w:i/>
            </w:rPr>
          </w:rPrChange>
        </w:rPr>
        <w:t xml:space="preserve">, </w:t>
      </w:r>
      <w:proofErr w:type="spellStart"/>
      <w:r w:rsidRPr="00FE55DD">
        <w:rPr>
          <w:rStyle w:val="CodigoCar"/>
          <w:rPrChange w:id="460" w:author="David Vacas Miguel" w:date="2018-06-01T01:43:00Z">
            <w:rPr>
              <w:rFonts w:ascii="Courier Prime" w:hAnsi="Courier Prime"/>
              <w:i/>
            </w:rPr>
          </w:rPrChange>
        </w:rPr>
        <w:t>far</w:t>
      </w:r>
      <w:proofErr w:type="spellEnd"/>
      <w:r w:rsidRPr="00FE55DD">
        <w:rPr>
          <w:rStyle w:val="CodigoCar"/>
          <w:rPrChange w:id="461"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proofErr w:type="spellStart"/>
      <w:r w:rsidR="00232D77" w:rsidRPr="00FE55DD">
        <w:rPr>
          <w:rStyle w:val="CodigoCar"/>
          <w:rPrChange w:id="462"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 el </w:t>
      </w:r>
      <w:proofErr w:type="spellStart"/>
      <w:r w:rsidR="00232D77" w:rsidRPr="00FE55DD">
        <w:rPr>
          <w:rStyle w:val="CodigoCar"/>
          <w:rPrChange w:id="463"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464"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465" w:author="David Vacas Miguel" w:date="2018-06-01T01:43:00Z">
            <w:rPr>
              <w:i/>
            </w:rPr>
          </w:rPrChange>
        </w:rPr>
        <w:t>far</w:t>
      </w:r>
      <w:proofErr w:type="spellEnd"/>
      <w:r w:rsidR="00232D77">
        <w:t xml:space="preserve"> es la distancia hasta donde puede ver</w:t>
      </w:r>
      <w:ins w:id="466" w:author="David Vacas Miguel" w:date="2018-06-10T15:09:00Z">
        <w:r w:rsidR="00467294">
          <w:rPr>
            <w:vertAlign w:val="superscript"/>
          </w:rPr>
          <w:t>11</w:t>
        </w:r>
        <w:r w:rsidR="00467294">
          <w:t>.</w:t>
        </w:r>
      </w:ins>
      <w:del w:id="467" w:author="David Vacas Miguel" w:date="2018-06-10T15:09:00Z">
        <w:r w:rsidR="00232D77" w:rsidDel="00467294">
          <w:delText>.</w:delText>
        </w:r>
      </w:del>
    </w:p>
    <w:p w14:paraId="3CFDC9BD" w14:textId="1F77C1B1" w:rsidR="00803022" w:rsidRPr="00DB1975" w:rsidRDefault="00DB1975" w:rsidP="00F21B89">
      <w:pPr>
        <w:pStyle w:val="LetranormalTFG"/>
        <w:ind w:left="720"/>
      </w:pPr>
      <w:proofErr w:type="spellStart"/>
      <w:r w:rsidRPr="00FE55DD">
        <w:rPr>
          <w:rStyle w:val="CodigoCar"/>
          <w:rPrChange w:id="468" w:author="David Vacas Miguel" w:date="2018-06-01T01:43:00Z">
            <w:rPr>
              <w:rFonts w:ascii="Courier Prime" w:hAnsi="Courier Prime"/>
              <w:i/>
            </w:rPr>
          </w:rPrChange>
        </w:rPr>
        <w:lastRenderedPageBreak/>
        <w:t>ortho</w:t>
      </w:r>
      <w:proofErr w:type="spellEnd"/>
      <w:r w:rsidRPr="00FE55DD">
        <w:rPr>
          <w:rStyle w:val="CodigoCar"/>
          <w:rPrChange w:id="469" w:author="David Vacas Miguel" w:date="2018-06-01T01:43:00Z">
            <w:rPr>
              <w:rFonts w:ascii="Courier Prime" w:hAnsi="Courier Prime"/>
              <w:i/>
            </w:rPr>
          </w:rPrChange>
        </w:rPr>
        <w:t>(</w:t>
      </w:r>
      <w:proofErr w:type="spellStart"/>
      <w:proofErr w:type="gramStart"/>
      <w:r w:rsidRPr="00FE55DD">
        <w:rPr>
          <w:rStyle w:val="CodigoCar"/>
          <w:rPrChange w:id="470" w:author="David Vacas Miguel" w:date="2018-06-01T01:43:00Z">
            <w:rPr>
              <w:rFonts w:ascii="Courier Prime" w:hAnsi="Courier Prime"/>
              <w:i/>
            </w:rPr>
          </w:rPrChange>
        </w:rPr>
        <w:t>left,right</w:t>
      </w:r>
      <w:proofErr w:type="gramEnd"/>
      <w:r w:rsidRPr="00FE55DD">
        <w:rPr>
          <w:rStyle w:val="CodigoCar"/>
          <w:rPrChange w:id="471" w:author="David Vacas Miguel" w:date="2018-06-01T01:43:00Z">
            <w:rPr>
              <w:rFonts w:ascii="Courier Prime" w:hAnsi="Courier Prime"/>
              <w:i/>
            </w:rPr>
          </w:rPrChange>
        </w:rPr>
        <w:t>,bottom,top,near,far</w:t>
      </w:r>
      <w:proofErr w:type="spellEnd"/>
      <w:r w:rsidRPr="00FE55DD">
        <w:rPr>
          <w:rStyle w:val="CodigoCar"/>
          <w:rPrChange w:id="472"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473" w:author="David Vacas Miguel" w:date="2018-06-01T01:43:00Z">
            <w:rPr>
              <w:i/>
            </w:rPr>
          </w:rPrChange>
        </w:rPr>
        <w:t>left</w:t>
      </w:r>
      <w:proofErr w:type="spellEnd"/>
      <w:r w:rsidR="001D0624" w:rsidRPr="00FE55DD">
        <w:rPr>
          <w:rStyle w:val="CodigoCar"/>
          <w:rPrChange w:id="474" w:author="David Vacas Miguel" w:date="2018-06-01T01:43:00Z">
            <w:rPr/>
          </w:rPrChange>
        </w:rPr>
        <w:t xml:space="preserve">, </w:t>
      </w:r>
      <w:proofErr w:type="spellStart"/>
      <w:r w:rsidR="001D0624" w:rsidRPr="00FE55DD">
        <w:rPr>
          <w:rStyle w:val="CodigoCar"/>
          <w:rPrChange w:id="475" w:author="David Vacas Miguel" w:date="2018-06-01T01:43:00Z">
            <w:rPr>
              <w:i/>
            </w:rPr>
          </w:rPrChange>
        </w:rPr>
        <w:t>right</w:t>
      </w:r>
      <w:proofErr w:type="spellEnd"/>
      <w:r w:rsidR="001D0624" w:rsidRPr="00FE55DD">
        <w:rPr>
          <w:rStyle w:val="CodigoCar"/>
          <w:rPrChange w:id="476" w:author="David Vacas Miguel" w:date="2018-06-01T01:43:00Z">
            <w:rPr>
              <w:i/>
            </w:rPr>
          </w:rPrChange>
        </w:rPr>
        <w:t xml:space="preserve">, </w:t>
      </w:r>
      <w:proofErr w:type="spellStart"/>
      <w:r w:rsidR="001D0624" w:rsidRPr="00FE55DD">
        <w:rPr>
          <w:rStyle w:val="CodigoCar"/>
          <w:rPrChange w:id="477" w:author="David Vacas Miguel" w:date="2018-06-01T01:43:00Z">
            <w:rPr>
              <w:i/>
            </w:rPr>
          </w:rPrChange>
        </w:rPr>
        <w:t>bottom</w:t>
      </w:r>
      <w:proofErr w:type="spellEnd"/>
      <w:r w:rsidR="001D0624">
        <w:rPr>
          <w:i/>
        </w:rPr>
        <w:t xml:space="preserve"> y </w:t>
      </w:r>
      <w:r w:rsidR="001D0624" w:rsidRPr="00FE55DD">
        <w:rPr>
          <w:rStyle w:val="CodigoCar"/>
          <w:rPrChange w:id="478" w:author="David Vacas Miguel" w:date="2018-06-01T01:44:00Z">
            <w:rPr>
              <w:i/>
            </w:rPr>
          </w:rPrChange>
        </w:rPr>
        <w:t>top</w:t>
      </w:r>
      <w:r w:rsidR="00DD0709">
        <w:t xml:space="preserve"> configuran </w:t>
      </w:r>
      <w:r w:rsidR="00E453BB">
        <w:t xml:space="preserve">la visión de la </w:t>
      </w:r>
      <w:proofErr w:type="spellStart"/>
      <w:r w:rsidR="00E453BB">
        <w:t>camara</w:t>
      </w:r>
      <w:proofErr w:type="spellEnd"/>
      <w:r w:rsidR="00E453BB">
        <w:t xml:space="preserve"> indicando el límite de la cámara en la izquierda, derecha, abajo y arriba respectivamente</w:t>
      </w:r>
      <w:r>
        <w:t>.</w:t>
      </w:r>
    </w:p>
    <w:p w14:paraId="641816E9" w14:textId="334EE141" w:rsidR="001B1AB4" w:rsidRDefault="00DB1975" w:rsidP="00956F31">
      <w:pPr>
        <w:pStyle w:val="LetranormalTFG"/>
        <w:numPr>
          <w:ilvl w:val="0"/>
          <w:numId w:val="26"/>
        </w:numPr>
      </w:pPr>
      <w:del w:id="479" w:author="David Vacas Miguel" w:date="2018-05-30T12:09:00Z">
        <w:r w:rsidRPr="00F21B89" w:rsidDel="000D465D">
          <w:rPr>
            <w:b/>
            <w:i/>
          </w:rPr>
          <w:delText xml:space="preserve">(V) </w:delText>
        </w:r>
      </w:del>
      <w:r w:rsidRPr="00F21B89">
        <w:rPr>
          <w:b/>
          <w:i/>
        </w:rPr>
        <w:t>View</w:t>
      </w:r>
      <w:ins w:id="480" w:author="David Vacas Miguel" w:date="2018-05-30T12:09:00Z">
        <w:r w:rsidR="000D465D" w:rsidRPr="00F21B89">
          <w:rPr>
            <w:b/>
            <w:i/>
          </w:rPr>
          <w:t>(V)</w:t>
        </w:r>
      </w:ins>
      <w:r w:rsidRPr="00F21B89">
        <w:rPr>
          <w:b/>
          <w:i/>
        </w:rPr>
        <w:t>:</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B056958"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proofErr w:type="spellStart"/>
      <w:r w:rsidRPr="00ED5E5F">
        <w:rPr>
          <w:rStyle w:val="CodigoCar"/>
          <w:rPrChange w:id="481" w:author="David Vacas Miguel" w:date="2018-05-30T11:57:00Z">
            <w:rPr>
              <w:rFonts w:ascii="Courier Prime" w:hAnsi="Courier Prime"/>
              <w:i/>
            </w:rPr>
          </w:rPrChange>
        </w:rPr>
        <w:t>lookAt</w:t>
      </w:r>
      <w:proofErr w:type="spellEnd"/>
      <w:r w:rsidRPr="00ED5E5F">
        <w:rPr>
          <w:rStyle w:val="CodigoCar"/>
          <w:rPrChange w:id="482" w:author="David Vacas Miguel" w:date="2018-05-30T11:57:00Z">
            <w:rPr>
              <w:rFonts w:ascii="Courier Prime" w:hAnsi="Courier Prime"/>
              <w:i/>
            </w:rPr>
          </w:rPrChange>
        </w:rPr>
        <w:t>(</w:t>
      </w:r>
      <w:proofErr w:type="spellStart"/>
      <w:proofErr w:type="gramStart"/>
      <w:r w:rsidRPr="00ED5E5F">
        <w:rPr>
          <w:rStyle w:val="CodigoCar"/>
          <w:rPrChange w:id="483" w:author="David Vacas Miguel" w:date="2018-05-30T11:57:00Z">
            <w:rPr>
              <w:rFonts w:ascii="Courier Prime" w:hAnsi="Courier Prime"/>
              <w:i/>
            </w:rPr>
          </w:rPrChange>
        </w:rPr>
        <w:t>eye,center</w:t>
      </w:r>
      <w:proofErr w:type="gramEnd"/>
      <w:r w:rsidRPr="00ED5E5F">
        <w:rPr>
          <w:rStyle w:val="CodigoCar"/>
          <w:rPrChange w:id="484" w:author="David Vacas Miguel" w:date="2018-05-30T11:57:00Z">
            <w:rPr>
              <w:rFonts w:ascii="Courier Prime" w:hAnsi="Courier Prime"/>
              <w:i/>
            </w:rPr>
          </w:rPrChange>
        </w:rPr>
        <w:t>,up</w:t>
      </w:r>
      <w:proofErr w:type="spellEnd"/>
      <w:r w:rsidRPr="00ED5E5F">
        <w:rPr>
          <w:rStyle w:val="CodigoCar"/>
          <w:rPrChange w:id="485" w:author="David Vacas Miguel" w:date="2018-05-30T11:57:00Z">
            <w:rPr>
              <w:rFonts w:ascii="Courier Prime" w:hAnsi="Courier Prime"/>
              <w:i/>
            </w:rPr>
          </w:rPrChange>
        </w:rPr>
        <w:t>)</w:t>
      </w:r>
      <w:r w:rsidRPr="00ED5E5F">
        <w:rPr>
          <w:rStyle w:val="CodigoCar"/>
          <w:rPrChange w:id="486" w:author="David Vacas Miguel" w:date="2018-05-30T11:57:00Z">
            <w:rPr/>
          </w:rPrChange>
        </w:rPr>
        <w:t xml:space="preserve"> </w:t>
      </w:r>
      <w:r w:rsidR="00CF7475">
        <w:t>que posiciona la cámara según los parámetros de entrada que son</w:t>
      </w:r>
      <w:r>
        <w:t xml:space="preserve"> </w:t>
      </w:r>
      <w:proofErr w:type="spellStart"/>
      <w:r w:rsidRPr="00FE55DD">
        <w:rPr>
          <w:rStyle w:val="CodigoCar"/>
          <w:rPrChange w:id="487" w:author="David Vacas Miguel" w:date="2018-06-01T01:43:00Z">
            <w:rPr>
              <w:rFonts w:ascii="Courier Prime" w:hAnsi="Courier Prime"/>
              <w:i/>
            </w:rPr>
          </w:rPrChange>
        </w:rPr>
        <w:t>eye</w:t>
      </w:r>
      <w:proofErr w:type="spellEnd"/>
      <w:r w:rsidRPr="00ED5E5F">
        <w:rPr>
          <w:rFonts w:ascii="Courier New" w:hAnsi="Courier New" w:cs="Courier New"/>
          <w:b/>
          <w:rPrChange w:id="488" w:author="David Vacas Miguel" w:date="2018-05-30T11:56:00Z">
            <w:rPr/>
          </w:rPrChange>
        </w:rPr>
        <w:t xml:space="preserve"> </w:t>
      </w:r>
      <w:r>
        <w:t xml:space="preserve">la posición de la cámara, </w:t>
      </w:r>
      <w:r w:rsidRPr="000D465D">
        <w:rPr>
          <w:rStyle w:val="CodigoCar"/>
          <w:rPrChange w:id="489" w:author="David Vacas Miguel" w:date="2018-05-30T12:04:00Z">
            <w:rPr>
              <w:rFonts w:ascii="Courier Prime" w:hAnsi="Courier Prime"/>
              <w:i/>
            </w:rPr>
          </w:rPrChange>
        </w:rPr>
        <w:t>center</w:t>
      </w:r>
      <w:r w:rsidRPr="001B1AB4">
        <w:rPr>
          <w:i/>
        </w:rPr>
        <w:t xml:space="preserve"> </w:t>
      </w:r>
      <w:r>
        <w:t xml:space="preserve">el punto hacia donde mira y </w:t>
      </w:r>
      <w:r w:rsidRPr="00FE55DD">
        <w:rPr>
          <w:rStyle w:val="CodigoCar"/>
          <w:rPrChange w:id="490" w:author="David Vacas Miguel" w:date="2018-06-01T01:44:00Z">
            <w:rPr>
              <w:rFonts w:ascii="Courier Prime" w:hAnsi="Courier Prime"/>
              <w:i/>
            </w:rPr>
          </w:rPrChange>
        </w:rPr>
        <w:t>up</w:t>
      </w:r>
      <w:r w:rsidRPr="001B1AB4">
        <w:rPr>
          <w:i/>
        </w:rPr>
        <w:t xml:space="preserve"> </w:t>
      </w:r>
      <w:r>
        <w:t>la orientación</w:t>
      </w:r>
      <w:r w:rsidR="00CF7475">
        <w:t xml:space="preserve">, como se muestra en la figura </w:t>
      </w:r>
      <w:ins w:id="491" w:author="David Vacas Miguel" w:date="2018-05-27T13:33:00Z">
        <w:r w:rsidR="0047468B">
          <w:t>1</w:t>
        </w:r>
      </w:ins>
      <w:ins w:id="492" w:author="David Vacas Miguel" w:date="2018-06-01T03:07:00Z">
        <w:r w:rsidR="00F04ECC">
          <w:t>7</w:t>
        </w:r>
      </w:ins>
      <w:del w:id="493" w:author="David Vacas Miguel" w:date="2018-05-27T13:33:00Z">
        <w:r w:rsidR="00CF7475" w:rsidDel="0047468B">
          <w:delText>X</w:delText>
        </w:r>
      </w:del>
      <w:r>
        <w:t>.</w:t>
      </w:r>
    </w:p>
    <w:p w14:paraId="5D2A5D76" w14:textId="34F91F6F" w:rsidR="00944561" w:rsidRPr="0041550E" w:rsidDel="001523AB" w:rsidRDefault="00CF7475" w:rsidP="00F21B89">
      <w:pPr>
        <w:pStyle w:val="LetranormalTFG"/>
        <w:ind w:left="720"/>
        <w:rPr>
          <w:del w:id="494" w:author="David Vacas Miguel" w:date="2018-06-02T12:58:00Z"/>
        </w:rPr>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sidRPr="00FE55DD">
        <w:rPr>
          <w:rStyle w:val="CodigoCar"/>
          <w:rPrChange w:id="495" w:author="David Vacas Miguel" w:date="2018-06-01T01:44:00Z">
            <w:rPr>
              <w:i/>
            </w:rPr>
          </w:rPrChange>
        </w:rPr>
        <w:t>center</w:t>
      </w:r>
      <w:r w:rsidR="0041550E">
        <w:t xml:space="preserve"> </w:t>
      </w:r>
      <w:r w:rsidR="00EF24D5">
        <w:t xml:space="preserve">se buscan los puntos </w:t>
      </w:r>
      <w:del w:id="496" w:author="David Vacas Miguel" w:date="2018-05-27T13:33:00Z">
        <w:r w:rsidR="00EF24D5" w:rsidDel="0047468B">
          <w:delText>mas</w:delText>
        </w:r>
      </w:del>
      <w:ins w:id="497" w:author="David Vacas Miguel" w:date="2018-05-27T13:33:00Z">
        <w:r w:rsidR="0047468B">
          <w:t>más</w:t>
        </w:r>
      </w:ins>
      <w:r w:rsidR="00EF24D5">
        <w:t xml:space="preserve"> externos del circuito en los dos ejes</w:t>
      </w:r>
      <w:ins w:id="498" w:author="David Vacas Miguel" w:date="2018-06-01T01:49:00Z">
        <w:r w:rsidR="00627E47">
          <w:t xml:space="preserve"> y con ellos se calcula el punto central del circuito</w:t>
        </w:r>
      </w:ins>
      <w:del w:id="499"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r w:rsidR="006D5E4F">
        <w:t>.</w:t>
      </w:r>
    </w:p>
    <w:p w14:paraId="49743392" w14:textId="77777777" w:rsidR="00103ACF" w:rsidDel="001523AB" w:rsidRDefault="00103ACF" w:rsidP="00103ACF">
      <w:pPr>
        <w:pStyle w:val="LetranormalTFG"/>
        <w:ind w:left="1428"/>
        <w:rPr>
          <w:del w:id="500" w:author="David Vacas Miguel" w:date="2018-06-02T12:58:00Z"/>
          <w:noProof/>
        </w:rPr>
      </w:pPr>
    </w:p>
    <w:p w14:paraId="7EBCF022" w14:textId="77777777" w:rsidR="00FE4478" w:rsidDel="001523AB" w:rsidRDefault="00FE4478">
      <w:pPr>
        <w:pStyle w:val="LetranormalTFG"/>
        <w:ind w:left="1428"/>
        <w:rPr>
          <w:del w:id="501" w:author="David Vacas Miguel" w:date="2018-06-02T12:58:00Z"/>
          <w:noProof/>
        </w:rPr>
      </w:pPr>
    </w:p>
    <w:p w14:paraId="1D244093" w14:textId="4C29035B" w:rsidR="00FE4478" w:rsidDel="001523AB" w:rsidRDefault="00FE4478">
      <w:pPr>
        <w:pStyle w:val="LetranormalTFG"/>
        <w:rPr>
          <w:del w:id="502" w:author="David Vacas Miguel" w:date="2018-06-02T12:58:00Z"/>
          <w:noProof/>
        </w:rPr>
        <w:pPrChange w:id="503" w:author="David Vacas Miguel" w:date="2018-06-02T12:58:00Z">
          <w:pPr>
            <w:pStyle w:val="LetranormalTFG"/>
            <w:ind w:left="1428"/>
          </w:pPr>
        </w:pPrChange>
      </w:pPr>
    </w:p>
    <w:p w14:paraId="22D7A939" w14:textId="77777777" w:rsidR="00325BE3" w:rsidRDefault="00325BE3">
      <w:pPr>
        <w:pStyle w:val="LetranormalTFG"/>
        <w:ind w:left="720"/>
        <w:rPr>
          <w:noProof/>
        </w:rPr>
        <w:pPrChange w:id="504" w:author="David Vacas Miguel" w:date="2018-06-02T12:58:00Z">
          <w:pPr>
            <w:pStyle w:val="LetranormalTFG"/>
            <w:ind w:left="1428"/>
          </w:pPr>
        </w:pPrChange>
      </w:pPr>
    </w:p>
    <w:p w14:paraId="3D5065CA" w14:textId="49537C62" w:rsidR="00944561" w:rsidRDefault="00FE4478">
      <w:pPr>
        <w:pStyle w:val="LetranormalTFG"/>
        <w:ind w:left="1428"/>
        <w:jc w:val="center"/>
        <w:pPrChange w:id="505" w:author="David Vacas Miguel" w:date="2018-06-02T12:58:00Z">
          <w:pPr>
            <w:pStyle w:val="LetranormalTFG"/>
            <w:ind w:left="1428"/>
          </w:pPr>
        </w:pPrChange>
      </w:pPr>
      <w:r>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2">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0F8D37EC" w:rsidR="00944561" w:rsidRDefault="00944561" w:rsidP="00F21B89">
      <w:pPr>
        <w:pStyle w:val="LetranormalTFG"/>
        <w:ind w:left="1428"/>
        <w:jc w:val="center"/>
      </w:pPr>
      <w:r>
        <w:rPr>
          <w:b/>
        </w:rPr>
        <w:t xml:space="preserve">Figura </w:t>
      </w:r>
      <w:r w:rsidR="00562E23">
        <w:rPr>
          <w:b/>
        </w:rPr>
        <w:t>1</w:t>
      </w:r>
      <w:ins w:id="506" w:author="David Vacas Miguel" w:date="2018-06-01T03:07:00Z">
        <w:r w:rsidR="00F04ECC">
          <w:rPr>
            <w:b/>
          </w:rPr>
          <w:t>7</w:t>
        </w:r>
      </w:ins>
      <w:del w:id="507"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54F68456" w:rsidR="00944561" w:rsidRPr="00F21B89" w:rsidRDefault="00944561" w:rsidP="00F21B89">
      <w:pPr>
        <w:pStyle w:val="LetranormalTFG"/>
        <w:ind w:left="708"/>
        <w:rPr>
          <w:i/>
        </w:rPr>
      </w:pPr>
      <w:del w:id="508" w:author="David Vacas Miguel" w:date="2018-05-30T11:54:00Z">
        <w:r w:rsidDel="00ED5E5F">
          <w:lastRenderedPageBreak/>
          <w:delText xml:space="preserve"> </w:delText>
        </w:r>
      </w:del>
      <w:r>
        <w:t xml:space="preserve">Una vez </w:t>
      </w:r>
      <w:del w:id="509" w:author="David Vacas Miguel" w:date="2018-05-30T12:03:00Z">
        <w:r w:rsidDel="000D465D">
          <w:delText>encontrado</w:delText>
        </w:r>
        <w:r w:rsidR="00325BE3" w:rsidDel="000D465D">
          <w:delText xml:space="preserve"> </w:delText>
        </w:r>
      </w:del>
      <w:ins w:id="510" w:author="David Vacas Miguel" w:date="2018-05-30T12:05:00Z">
        <w:r w:rsidR="000D465D">
          <w:t>determinado</w:t>
        </w:r>
      </w:ins>
      <w:ins w:id="511" w:author="David Vacas Miguel" w:date="2018-05-30T12:03:00Z">
        <w:r w:rsidR="000D465D">
          <w:t xml:space="preserve"> </w:t>
        </w:r>
      </w:ins>
      <w:r w:rsidR="00325BE3" w:rsidRPr="00FE55DD">
        <w:rPr>
          <w:rStyle w:val="CodigoCar"/>
          <w:rPrChange w:id="512" w:author="David Vacas Miguel" w:date="2018-06-01T01:44:00Z">
            <w:rPr>
              <w:i/>
            </w:rPr>
          </w:rPrChange>
        </w:rPr>
        <w:t>center</w:t>
      </w:r>
      <w:r w:rsidR="00325BE3">
        <w:t xml:space="preserve">, se calcula </w:t>
      </w:r>
      <w:ins w:id="513" w:author="David Vacas Miguel" w:date="2018-05-30T12:05:00Z">
        <w:r w:rsidR="000D465D">
          <w:t xml:space="preserve">en </w:t>
        </w:r>
      </w:ins>
      <w:r w:rsidR="00325BE3">
        <w:t xml:space="preserve">que eje </w:t>
      </w:r>
      <w:ins w:id="514" w:author="David Vacas Miguel" w:date="2018-05-30T12:05:00Z">
        <w:r w:rsidR="000D465D">
          <w:t>(</w:t>
        </w:r>
        <w:proofErr w:type="gramStart"/>
        <w:r w:rsidR="000D465D">
          <w:t>X,Z</w:t>
        </w:r>
        <w:proofErr w:type="gramEnd"/>
        <w:r w:rsidR="000D465D">
          <w:t>) se tiene mayor dimensión</w:t>
        </w:r>
      </w:ins>
      <w:del w:id="515" w:author="David Vacas Miguel" w:date="2018-05-30T12:05:00Z">
        <w:r w:rsidR="00325BE3" w:rsidDel="000D465D">
          <w:delText>del circuito tiene una mayor distancia</w:delText>
        </w:r>
      </w:del>
      <w:del w:id="516" w:author="David Vacas Miguel" w:date="2018-05-30T12:02:00Z">
        <w:r w:rsidR="00325BE3" w:rsidDel="000D465D">
          <w:delText xml:space="preserve"> (</w:delText>
        </w:r>
        <w:r w:rsidR="00325BE3" w:rsidRPr="00D1461D" w:rsidDel="000D465D">
          <w:rPr>
            <w:position w:val="-12"/>
          </w:rPr>
          <w:object w:dxaOrig="2560" w:dyaOrig="360" w14:anchorId="7D03A647">
            <v:shape id="_x0000_i1051" type="#_x0000_t75" style="width:128.1pt;height:18.7pt" o:ole="">
              <v:imagedata r:id="rId93" o:title=""/>
            </v:shape>
            <o:OLEObject Type="Embed" ProgID="Equation.DSMT4" ShapeID="_x0000_i1051" DrawAspect="Content" ObjectID="_1591109488" r:id="rId94"/>
          </w:object>
        </w:r>
        <w:r w:rsidR="00325BE3" w:rsidDel="000D465D">
          <w:delText>)</w:delText>
        </w:r>
      </w:del>
      <w:r w:rsidR="00325BE3">
        <w:t xml:space="preserve">. Sabiendo que eje posee una mayor distancia y el </w:t>
      </w:r>
      <w:del w:id="517" w:author="David Vacas Miguel" w:date="2018-06-01T03:07:00Z">
        <w:r w:rsidR="00325BE3" w:rsidRPr="00FE55DD" w:rsidDel="00F04ECC">
          <w:rPr>
            <w:rStyle w:val="CodigoCar"/>
            <w:rPrChange w:id="518" w:author="David Vacas Miguel" w:date="2018-06-01T01:44:00Z">
              <w:rPr>
                <w:i/>
              </w:rPr>
            </w:rPrChange>
          </w:rPr>
          <w:delText>fov</w:delText>
        </w:r>
        <w:r w:rsidR="00325BE3" w:rsidDel="00F04ECC">
          <w:delText xml:space="preserve"> de</w:delText>
        </w:r>
      </w:del>
      <w:proofErr w:type="spellStart"/>
      <w:ins w:id="519" w:author="David Vacas Miguel" w:date="2018-06-01T03:07:00Z">
        <w:r w:rsidR="00F04ECC" w:rsidRPr="00FE55DD">
          <w:rPr>
            <w:rStyle w:val="CodigoCar"/>
          </w:rPr>
          <w:t>fov</w:t>
        </w:r>
        <w:proofErr w:type="spellEnd"/>
        <w:r w:rsidR="00F04ECC">
          <w:t xml:space="preserve"> de</w:t>
        </w:r>
      </w:ins>
      <w:r w:rsidR="00325BE3">
        <w:t xml:space="preserv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520" w:author="David Vacas Miguel" w:date="2018-06-01T03:07:00Z">
        <w:r w:rsidR="00F04ECC">
          <w:t>8</w:t>
        </w:r>
      </w:ins>
      <w:del w:id="521"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proofErr w:type="spellStart"/>
      <w:r w:rsidR="009A1E02" w:rsidRPr="00FE55DD">
        <w:rPr>
          <w:rStyle w:val="CodigoCar"/>
          <w:rPrChange w:id="522" w:author="David Vacas Miguel" w:date="2018-06-01T01:44:00Z">
            <w:rPr>
              <w:i/>
            </w:rPr>
          </w:rPrChange>
        </w:rPr>
        <w:t>eye</w:t>
      </w:r>
      <w:proofErr w:type="spellEnd"/>
      <w:r w:rsidR="009A1E02">
        <w:t xml:space="preserve">, </w:t>
      </w:r>
      <w:r w:rsidR="00A83C7C">
        <w:t>se</w:t>
      </w:r>
      <w:r w:rsidR="009A1E02">
        <w:t xml:space="preserve"> </w:t>
      </w:r>
      <w:del w:id="523" w:author="David Vacas Miguel" w:date="2018-06-01T03:07:00Z">
        <w:r w:rsidR="009A1E02" w:rsidDel="00F04ECC">
          <w:delText>situa</w:delText>
        </w:r>
      </w:del>
      <w:ins w:id="524" w:author="David Vacas Miguel" w:date="2018-06-01T03:07:00Z">
        <w:r w:rsidR="00F04ECC">
          <w:t>sitúa</w:t>
        </w:r>
      </w:ins>
      <w:r w:rsidR="009A1E02">
        <w:t xml:space="preserve">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6624555" w:rsidR="00944561" w:rsidDel="001523AB" w:rsidRDefault="00944561" w:rsidP="00F21B89">
      <w:pPr>
        <w:pStyle w:val="LetranormalTFG"/>
        <w:ind w:left="1428"/>
        <w:jc w:val="center"/>
        <w:rPr>
          <w:del w:id="525" w:author="David Vacas Miguel" w:date="2018-06-02T12:59:00Z"/>
        </w:rPr>
      </w:pPr>
      <w:r w:rsidRPr="004B65E2">
        <w:rPr>
          <w:b/>
        </w:rPr>
        <w:t xml:space="preserve">Figura </w:t>
      </w:r>
      <w:r w:rsidR="00562E23">
        <w:rPr>
          <w:b/>
        </w:rPr>
        <w:t>1</w:t>
      </w:r>
      <w:ins w:id="526" w:author="David Vacas Miguel" w:date="2018-06-01T03:07:00Z">
        <w:r w:rsidR="00F04ECC">
          <w:rPr>
            <w:b/>
          </w:rPr>
          <w:t>8</w:t>
        </w:r>
      </w:ins>
      <w:del w:id="527"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pPr>
        <w:pStyle w:val="LetranormalTFG"/>
        <w:ind w:left="1428"/>
        <w:jc w:val="center"/>
        <w:pPrChange w:id="528" w:author="David Vacas Miguel" w:date="2018-06-02T12:59:00Z">
          <w:pPr>
            <w:pStyle w:val="LetranormalTFG"/>
            <w:ind w:left="708"/>
          </w:pPr>
        </w:pPrChange>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de </w:t>
      </w:r>
      <w:proofErr w:type="spellStart"/>
      <w:r w:rsidR="009A1E02">
        <w:rPr>
          <w:i/>
        </w:rPr>
        <w:t>eye</w:t>
      </w:r>
      <w:proofErr w:type="spellEnd"/>
      <w:r w:rsidR="009A1E02">
        <w:t xml:space="preserve"> en perspectiva se realiza colocando una de las dos distancias en un </w:t>
      </w:r>
      <w:r w:rsidR="009A1E02">
        <w:lastRenderedPageBreak/>
        <w:t xml:space="preserve">eje en ambos, es decir, </w:t>
      </w:r>
      <w:r w:rsidR="009A1E02" w:rsidRPr="00D1461D">
        <w:rPr>
          <w:position w:val="-10"/>
        </w:rPr>
        <w:object w:dxaOrig="1340" w:dyaOrig="320" w14:anchorId="035F0633">
          <v:shape id="_x0000_i1052" type="#_x0000_t75" style="width:66.4pt;height:15.9pt" o:ole="">
            <v:imagedata r:id="rId96" o:title=""/>
          </v:shape>
          <o:OLEObject Type="Embed" ProgID="Equation.DSMT4" ShapeID="_x0000_i1052" DrawAspect="Content" ObjectID="_1591109489" r:id="rId97"/>
        </w:object>
      </w:r>
      <w:r w:rsidR="009A1E02">
        <w:t xml:space="preserve">ó </w:t>
      </w:r>
      <w:r w:rsidR="009A1E02" w:rsidRPr="00D1461D">
        <w:rPr>
          <w:position w:val="-10"/>
        </w:rPr>
        <w:object w:dxaOrig="1300" w:dyaOrig="320" w14:anchorId="4B5E0771">
          <v:shape id="_x0000_i1053" type="#_x0000_t75" style="width:65.45pt;height:15.9pt" o:ole="">
            <v:imagedata r:id="rId98" o:title=""/>
          </v:shape>
          <o:OLEObject Type="Embed" ProgID="Equation.DSMT4" ShapeID="_x0000_i1053" DrawAspect="Content" ObjectID="_1591109490" r:id="rId99"/>
        </w:object>
      </w:r>
      <w:r w:rsidR="009A1E02">
        <w:t xml:space="preserve">. Lo que crea un ángulo de 45 grados respecto al plano XZ. </w:t>
      </w:r>
    </w:p>
    <w:p w14:paraId="102B69A7" w14:textId="5741BFC0" w:rsidR="00D1470E" w:rsidRDefault="00944561" w:rsidP="00944561">
      <w:pPr>
        <w:pStyle w:val="LetranormalTFG"/>
        <w:ind w:left="708"/>
      </w:pPr>
      <w:r>
        <w:t xml:space="preserve">Como añadido, se ha implementado la funcionalidad de </w:t>
      </w:r>
      <w:proofErr w:type="gramStart"/>
      <w:r>
        <w:t>zoom</w:t>
      </w:r>
      <w:proofErr w:type="gramEnd"/>
      <w:r>
        <w:t xml:space="preserve"> en ambas proyecciones el cual se puede utilizar con la rueda del ratón.</w:t>
      </w:r>
    </w:p>
    <w:p w14:paraId="557025C1" w14:textId="309D9FD6" w:rsidR="000D465D" w:rsidRPr="000D465D" w:rsidRDefault="00FB5779" w:rsidP="00FB5779">
      <w:pPr>
        <w:pStyle w:val="LetranormalTFG"/>
        <w:numPr>
          <w:ilvl w:val="0"/>
          <w:numId w:val="26"/>
        </w:numPr>
        <w:rPr>
          <w:ins w:id="529" w:author="David Vacas Miguel" w:date="2018-05-30T12:08:00Z"/>
          <w:b/>
          <w:i/>
          <w:rPrChange w:id="530" w:author="David Vacas Miguel" w:date="2018-05-30T12:08:00Z">
            <w:rPr>
              <w:ins w:id="531" w:author="David Vacas Miguel" w:date="2018-05-30T12:08:00Z"/>
            </w:rPr>
          </w:rPrChange>
        </w:rPr>
      </w:pPr>
      <w:del w:id="532" w:author="David Vacas Miguel" w:date="2018-05-30T12:09:00Z">
        <w:r w:rsidRPr="00F21B89" w:rsidDel="000D465D">
          <w:rPr>
            <w:b/>
            <w:i/>
          </w:rPr>
          <w:delText xml:space="preserve">(M) </w:delText>
        </w:r>
      </w:del>
      <w:proofErr w:type="spellStart"/>
      <w:r w:rsidRPr="00F21B89">
        <w:rPr>
          <w:b/>
          <w:i/>
        </w:rPr>
        <w:t>Model</w:t>
      </w:r>
      <w:proofErr w:type="spellEnd"/>
      <w:ins w:id="533" w:author="David Vacas Miguel" w:date="2018-05-30T12:09:00Z">
        <w:r w:rsidR="000D465D">
          <w:rPr>
            <w:b/>
            <w:i/>
          </w:rPr>
          <w:t xml:space="preserve"> </w:t>
        </w:r>
        <w:r w:rsidR="000D465D" w:rsidRPr="00F21B89">
          <w:rPr>
            <w:b/>
            <w:i/>
          </w:rPr>
          <w:t>(M)</w:t>
        </w:r>
      </w:ins>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F21B89">
        <w:rPr>
          <w:i/>
        </w:rPr>
        <w:t>model</w:t>
      </w:r>
      <w:proofErr w:type="spellEnd"/>
      <w:r w:rsidR="007A1926">
        <w:t>. En esta aplicación</w:t>
      </w:r>
      <w:r w:rsidR="00871810">
        <w:t>,</w:t>
      </w:r>
      <w:r w:rsidR="007A1926">
        <w:t xml:space="preserve"> </w:t>
      </w:r>
      <w:r w:rsidR="00871810">
        <w:t xml:space="preserve">para el cálculo de la matriz </w:t>
      </w:r>
      <w:proofErr w:type="spellStart"/>
      <w:r w:rsidR="00871810">
        <w:rPr>
          <w:i/>
        </w:rPr>
        <w:t>model</w:t>
      </w:r>
      <w:proofErr w:type="spellEnd"/>
      <w:r w:rsidR="00871810">
        <w:t xml:space="preserve">, se implementa la ecuación </w:t>
      </w:r>
    </w:p>
    <w:p w14:paraId="29950DD2" w14:textId="67B87664" w:rsidR="000D465D" w:rsidRPr="000D465D" w:rsidRDefault="003261C4" w:rsidP="003261C4">
      <w:pPr>
        <w:pStyle w:val="LetranormalTFG"/>
        <w:tabs>
          <w:tab w:val="right" w:pos="9070"/>
        </w:tabs>
        <w:ind w:left="720"/>
        <w:rPr>
          <w:ins w:id="534" w:author="David Vacas Miguel" w:date="2018-05-30T12:08:00Z"/>
          <w:b/>
          <w:i/>
          <w:rPrChange w:id="535" w:author="David Vacas Miguel" w:date="2018-05-30T12:08:00Z">
            <w:rPr>
              <w:ins w:id="536" w:author="David Vacas Miguel" w:date="2018-05-30T12:08:00Z"/>
            </w:rPr>
          </w:rPrChange>
        </w:rPr>
      </w:pPr>
      <w:r w:rsidRPr="00D1461D">
        <w:rPr>
          <w:position w:val="-14"/>
        </w:rPr>
        <w:object w:dxaOrig="1060" w:dyaOrig="380" w14:anchorId="4B58F6F0">
          <v:shape id="_x0000_i1054" type="#_x0000_t75" style="width:53.3pt;height:18.7pt" o:ole="">
            <v:imagedata r:id="rId100" o:title=""/>
          </v:shape>
          <o:OLEObject Type="Embed" ProgID="Equation.DSMT4" ShapeID="_x0000_i1054" DrawAspect="Content" ObjectID="_1591109491" r:id="rId101"/>
        </w:object>
      </w:r>
      <w:ins w:id="537" w:author="David Vacas Miguel" w:date="2018-05-30T12:08:00Z">
        <w:r w:rsidR="000D465D">
          <w:t xml:space="preserve"> </w:t>
        </w:r>
      </w:ins>
      <w:ins w:id="538" w:author="David Vacas Miguel" w:date="2018-05-31T11:59:00Z">
        <w:r w:rsidR="00A641E3">
          <w:tab/>
        </w:r>
      </w:ins>
      <w:ins w:id="539" w:author="David Vacas Miguel" w:date="2018-05-30T12:08:00Z">
        <w:r w:rsidR="000D465D">
          <w:t>(</w:t>
        </w:r>
      </w:ins>
      <w:ins w:id="540" w:author="David Vacas Miguel" w:date="2018-06-01T03:16:00Z">
        <w:r w:rsidR="00597559">
          <w:t>11</w:t>
        </w:r>
      </w:ins>
      <w:ins w:id="541" w:author="David Vacas Miguel" w:date="2018-05-30T12:08:00Z">
        <w:r w:rsidR="000D465D">
          <w:t>)</w:t>
        </w:r>
      </w:ins>
    </w:p>
    <w:p w14:paraId="251CD60E" w14:textId="0B2B7738" w:rsidR="008B386D" w:rsidRPr="00F21B89" w:rsidRDefault="00871810">
      <w:pPr>
        <w:pStyle w:val="LetranormalTFG"/>
        <w:ind w:left="720"/>
        <w:rPr>
          <w:b/>
          <w:i/>
        </w:rPr>
        <w:pPrChange w:id="542" w:author="David Vacas Miguel" w:date="2018-05-30T12:09:00Z">
          <w:pPr>
            <w:pStyle w:val="LetranormalTFG"/>
            <w:numPr>
              <w:numId w:val="26"/>
            </w:numPr>
            <w:ind w:left="720" w:hanging="360"/>
          </w:pPr>
        </w:pPrChange>
      </w:pPr>
      <w:del w:id="543" w:author="David Vacas Miguel" w:date="2018-05-30T12:08:00Z">
        <w:r w:rsidDel="000D465D">
          <w:delText xml:space="preserve">, </w:delText>
        </w:r>
      </w:del>
      <w:r>
        <w:t xml:space="preserve">es decir, se realizan primero rotaciones respecto al eje </w:t>
      </w:r>
      <w:del w:id="544" w:author="David Vacas Miguel" w:date="2018-06-01T03:16:00Z">
        <w:r w:rsidDel="00597559">
          <w:delText xml:space="preserve">y </w:delText>
        </w:r>
        <w:r w:rsidR="005E1953" w:rsidDel="00597559">
          <w:delText xml:space="preserve"> </w:delText>
        </w:r>
        <w:r w:rsidDel="00597559">
          <w:delText>(</w:delText>
        </w:r>
      </w:del>
      <w:ins w:id="545" w:author="David Vacas Miguel" w:date="2018-06-01T03:16:00Z">
        <w:r w:rsidR="00597559">
          <w:t>y (</w:t>
        </w:r>
      </w:ins>
      <w:r w:rsidRPr="00D1461D">
        <w:rPr>
          <w:position w:val="-14"/>
        </w:rPr>
        <w:object w:dxaOrig="300" w:dyaOrig="380" w14:anchorId="6CDDBEE0">
          <v:shape id="_x0000_i1055" type="#_x0000_t75" style="width:14.95pt;height:18.7pt" o:ole="">
            <v:imagedata r:id="rId102" o:title=""/>
          </v:shape>
          <o:OLEObject Type="Embed" ProgID="Equation.DSMT4" ShapeID="_x0000_i1055" DrawAspect="Content" ObjectID="_1591109492" r:id="rId103"/>
        </w:object>
      </w:r>
      <w:r>
        <w:t>) y después translaciones (</w:t>
      </w:r>
      <w:r w:rsidRPr="00D1461D">
        <w:rPr>
          <w:position w:val="-4"/>
        </w:rPr>
        <w:object w:dxaOrig="220" w:dyaOrig="260" w14:anchorId="7CF5D4D3">
          <v:shape id="_x0000_i1056" type="#_x0000_t75" style="width:11.2pt;height:13.1pt" o:ole="">
            <v:imagedata r:id="rId104" o:title=""/>
          </v:shape>
          <o:OLEObject Type="Embed" ProgID="Equation.DSMT4" ShapeID="_x0000_i1056" DrawAspect="Content" ObjectID="_1591109493" r:id="rId105"/>
        </w:object>
      </w:r>
      <w:r>
        <w:t>)</w:t>
      </w:r>
      <w:r w:rsidR="007A1926">
        <w:t>.</w:t>
      </w:r>
    </w:p>
    <w:p w14:paraId="1273AD43" w14:textId="480FEAFB" w:rsidR="000F30B1" w:rsidDel="00A36722" w:rsidRDefault="000F30B1">
      <w:pPr>
        <w:pStyle w:val="LetranormalTFG"/>
        <w:ind w:left="720"/>
        <w:rPr>
          <w:del w:id="546" w:author="David Vacas Miguel" w:date="2018-06-01T01:51:00Z"/>
        </w:rPr>
      </w:pPr>
      <w:r>
        <w:t xml:space="preserve">Las matrices específicas que se utilizan en este proyecto se pueden observar en las </w:t>
      </w:r>
      <w:del w:id="547" w:author="David Vacas Miguel" w:date="2018-06-01T01:51:00Z">
        <w:r w:rsidDel="00A36722">
          <w:delText xml:space="preserve">figuras </w:delText>
        </w:r>
      </w:del>
      <w:del w:id="548" w:author="David Vacas Miguel" w:date="2018-05-27T13:34:00Z">
        <w:r w:rsidR="00562E23" w:rsidDel="0047468B">
          <w:delText>19</w:delText>
        </w:r>
        <w:r w:rsidDel="0047468B">
          <w:delText xml:space="preserve"> </w:delText>
        </w:r>
      </w:del>
      <w:del w:id="549" w:author="David Vacas Miguel" w:date="2018-06-01T01:51:00Z">
        <w:r w:rsidDel="00A36722">
          <w:delText xml:space="preserve">y </w:delText>
        </w:r>
        <w:r w:rsidR="00562E23" w:rsidDel="00A36722">
          <w:delText>2</w:delText>
        </w:r>
      </w:del>
      <w:ins w:id="550" w:author="David Vacas Miguel" w:date="2018-06-01T01:51:00Z">
        <w:r w:rsidR="00A36722">
          <w:t xml:space="preserve">ecuaciones </w:t>
        </w:r>
      </w:ins>
      <w:ins w:id="551" w:author="David Vacas Miguel" w:date="2018-06-01T03:17:00Z">
        <w:r w:rsidR="00597559">
          <w:t>12</w:t>
        </w:r>
      </w:ins>
      <w:ins w:id="552" w:author="David Vacas Miguel" w:date="2018-06-01T01:51:00Z">
        <w:r w:rsidR="00A36722">
          <w:t xml:space="preserve"> y </w:t>
        </w:r>
      </w:ins>
      <w:ins w:id="553" w:author="David Vacas Miguel" w:date="2018-06-01T03:17:00Z">
        <w:r w:rsidR="00597559">
          <w:t>13</w:t>
        </w:r>
      </w:ins>
      <w:del w:id="554" w:author="David Vacas Miguel" w:date="2018-05-27T13:34:00Z">
        <w:r w:rsidR="00562E23" w:rsidDel="0047468B">
          <w:delText>0</w:delText>
        </w:r>
      </w:del>
      <w:r>
        <w:t xml:space="preserve">. </w:t>
      </w:r>
      <w:del w:id="555" w:author="David Vacas Miguel" w:date="2018-06-01T01:51:00Z">
        <w:r w:rsidDel="00A36722">
          <w:delText xml:space="preserve">En la figura </w:delText>
        </w:r>
      </w:del>
      <w:del w:id="556" w:author="David Vacas Miguel" w:date="2018-05-27T13:34:00Z">
        <w:r w:rsidR="00562E23" w:rsidDel="0047468B">
          <w:delText>19</w:delText>
        </w:r>
        <w:r w:rsidDel="0047468B">
          <w:delText xml:space="preserve"> </w:delText>
        </w:r>
      </w:del>
      <w:del w:id="557"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ind w:left="720"/>
        <w:rPr>
          <w:del w:id="558" w:author="David Vacas Miguel" w:date="2018-06-01T01:51:00Z"/>
        </w:rPr>
        <w:pPrChange w:id="559" w:author="David Vacas Miguel" w:date="2018-06-01T01:51:00Z">
          <w:pPr>
            <w:pStyle w:val="LetranormalTFG"/>
            <w:tabs>
              <w:tab w:val="right" w:pos="9070"/>
            </w:tabs>
            <w:ind w:left="720"/>
            <w:jc w:val="center"/>
          </w:pPr>
        </w:pPrChange>
      </w:pPr>
      <w:del w:id="560" w:author="David Vacas Miguel" w:date="2018-06-01T01:51:00Z">
        <w:r w:rsidRPr="0096417D" w:rsidDel="00A36722">
          <w:rPr>
            <w:position w:val="-66"/>
          </w:rPr>
          <w:object w:dxaOrig="1920" w:dyaOrig="1440" w14:anchorId="2E4BFC0E">
            <v:shape id="_x0000_i1057" type="#_x0000_t75" style="width:129.05pt;height:98.2pt" o:ole="">
              <v:imagedata r:id="rId106" o:title=""/>
            </v:shape>
            <o:OLEObject Type="Embed" ProgID="Equation.DSMT4" ShapeID="_x0000_i1057" DrawAspect="Content" ObjectID="_1591109494" r:id="rId107"/>
          </w:object>
        </w:r>
      </w:del>
    </w:p>
    <w:p w14:paraId="314BDB04" w14:textId="77C75910" w:rsidR="000F30B1" w:rsidDel="00A641E3" w:rsidRDefault="000F30B1">
      <w:pPr>
        <w:pStyle w:val="LetranormalTFG"/>
        <w:jc w:val="center"/>
        <w:rPr>
          <w:del w:id="561" w:author="David Vacas Miguel" w:date="2018-05-31T12:01:00Z"/>
        </w:rPr>
        <w:pPrChange w:id="562" w:author="David Vacas Miguel" w:date="2018-06-01T01:51:00Z">
          <w:pPr>
            <w:pStyle w:val="LetranormalTFG"/>
            <w:ind w:left="720"/>
            <w:jc w:val="center"/>
          </w:pPr>
        </w:pPrChange>
      </w:pPr>
      <w:del w:id="563" w:author="David Vacas Miguel" w:date="2018-05-31T12:01:00Z">
        <w:r w:rsidRPr="00F21B89" w:rsidDel="00A641E3">
          <w:rPr>
            <w:b/>
          </w:rPr>
          <w:delText xml:space="preserve">Figura </w:delText>
        </w:r>
      </w:del>
      <w:del w:id="564" w:author="David Vacas Miguel" w:date="2018-05-27T13:34:00Z">
        <w:r w:rsidR="00562E23" w:rsidDel="0047468B">
          <w:rPr>
            <w:b/>
          </w:rPr>
          <w:delText>19</w:delText>
        </w:r>
      </w:del>
      <w:del w:id="565" w:author="David Vacas Miguel" w:date="2018-05-31T12:01:00Z">
        <w:r w:rsidRPr="00F21B89" w:rsidDel="00A641E3">
          <w:rPr>
            <w:b/>
          </w:rPr>
          <w:delText>.</w:delText>
        </w:r>
        <w:r w:rsidDel="00A641E3">
          <w:delText xml:space="preserve"> Matriz de translación en X y Z.</w:delText>
        </w:r>
      </w:del>
    </w:p>
    <w:p w14:paraId="7C397525" w14:textId="4290D8AC" w:rsidR="000F30B1" w:rsidRDefault="000F30B1">
      <w:pPr>
        <w:pStyle w:val="LetranormalTFG"/>
        <w:ind w:left="720"/>
      </w:pPr>
      <w:r>
        <w:t xml:space="preserve">En la </w:t>
      </w:r>
      <w:del w:id="566" w:author="David Vacas Miguel" w:date="2018-06-01T01:51:00Z">
        <w:r w:rsidDel="00A36722">
          <w:delText xml:space="preserve">figura </w:delText>
        </w:r>
        <w:r w:rsidR="00562E23" w:rsidDel="00A36722">
          <w:delText>2</w:delText>
        </w:r>
      </w:del>
      <w:del w:id="567" w:author="David Vacas Miguel" w:date="2018-05-27T13:34:00Z">
        <w:r w:rsidR="00562E23" w:rsidDel="0047468B">
          <w:delText>0</w:delText>
        </w:r>
      </w:del>
      <w:ins w:id="568" w:author="David Vacas Miguel" w:date="2018-06-01T01:51:00Z">
        <w:r w:rsidR="00A36722">
          <w:t xml:space="preserve">ecuación </w:t>
        </w:r>
      </w:ins>
      <w:ins w:id="569" w:author="David Vacas Miguel" w:date="2018-06-01T03:17:00Z">
        <w:r w:rsidR="00295395">
          <w:t>12</w:t>
        </w:r>
      </w:ins>
      <w:r>
        <w:t xml:space="preserve"> se puede ver la matriz de rotación en </w:t>
      </w:r>
      <w:r w:rsidRPr="00F21B89">
        <w:rPr>
          <w:i/>
        </w:rPr>
        <w:t>Y</w:t>
      </w:r>
      <w:r>
        <w:t xml:space="preserve"> donde </w:t>
      </w:r>
      <w:r w:rsidRPr="0096417D">
        <w:rPr>
          <w:position w:val="-10"/>
        </w:rPr>
        <w:object w:dxaOrig="220" w:dyaOrig="260" w14:anchorId="430CDD2F">
          <v:shape id="_x0000_i1058" type="#_x0000_t75" style="width:11.2pt;height:13.1pt" o:ole="">
            <v:imagedata r:id="rId108" o:title=""/>
          </v:shape>
          <o:OLEObject Type="Embed" ProgID="Equation.DSMT4" ShapeID="_x0000_i1058" DrawAspect="Content" ObjectID="_1591109495" r:id="rId109"/>
        </w:object>
      </w:r>
      <w:r>
        <w:t xml:space="preserve"> representa el ángulo que rota el robot.</w:t>
      </w:r>
    </w:p>
    <w:p w14:paraId="5C774061" w14:textId="10B14B2D" w:rsidR="000F30B1" w:rsidRDefault="003261C4" w:rsidP="00A641E3">
      <w:pPr>
        <w:pStyle w:val="LetranormalTFG"/>
        <w:tabs>
          <w:tab w:val="right" w:pos="9070"/>
        </w:tabs>
        <w:ind w:left="720"/>
        <w:jc w:val="center"/>
      </w:pPr>
      <w:r w:rsidRPr="0096417D">
        <w:rPr>
          <w:position w:val="-66"/>
        </w:rPr>
        <w:object w:dxaOrig="2760" w:dyaOrig="1440" w14:anchorId="5EC470BD">
          <v:shape id="_x0000_i1059" type="#_x0000_t75" style="width:179.55pt;height:93.5pt" o:ole="">
            <v:imagedata r:id="rId110" o:title=""/>
          </v:shape>
          <o:OLEObject Type="Embed" ProgID="Equation.DSMT4" ShapeID="_x0000_i1059" DrawAspect="Content" ObjectID="_1591109496" r:id="rId111"/>
        </w:object>
      </w:r>
      <w:ins w:id="570" w:author="David Vacas Miguel" w:date="2018-05-31T12:02:00Z">
        <w:r w:rsidR="00A641E3">
          <w:tab/>
        </w:r>
      </w:ins>
      <w:ins w:id="571" w:author="David Vacas Miguel" w:date="2018-05-31T12:01:00Z">
        <w:r w:rsidR="00A641E3">
          <w:t>(</w:t>
        </w:r>
      </w:ins>
      <w:ins w:id="572" w:author="David Vacas Miguel" w:date="2018-06-01T03:16:00Z">
        <w:r w:rsidR="00597559">
          <w:t>12</w:t>
        </w:r>
      </w:ins>
      <w:ins w:id="573" w:author="David Vacas Miguel" w:date="2018-05-31T12:01:00Z">
        <w:r w:rsidR="00A641E3">
          <w:t>)</w:t>
        </w:r>
      </w:ins>
    </w:p>
    <w:p w14:paraId="0FF6AFCC" w14:textId="0D47E164" w:rsidR="00A36722" w:rsidRDefault="00A36722" w:rsidP="00A36722">
      <w:pPr>
        <w:pStyle w:val="LetranormalTFG"/>
        <w:ind w:left="720"/>
        <w:rPr>
          <w:ins w:id="574" w:author="David Vacas Miguel" w:date="2018-06-01T01:51:00Z"/>
        </w:rPr>
      </w:pPr>
      <w:ins w:id="575" w:author="David Vacas Miguel" w:date="2018-06-01T01:51:00Z">
        <w:r>
          <w:t xml:space="preserve">En la </w:t>
        </w:r>
      </w:ins>
      <w:ins w:id="576" w:author="David Vacas Miguel" w:date="2018-06-01T01:52:00Z">
        <w:r w:rsidR="00120637">
          <w:t>ecuación</w:t>
        </w:r>
      </w:ins>
      <w:ins w:id="577" w:author="David Vacas Miguel" w:date="2018-06-01T01:51:00Z">
        <w:r>
          <w:t xml:space="preserve"> </w:t>
        </w:r>
      </w:ins>
      <w:ins w:id="578" w:author="David Vacas Miguel" w:date="2018-06-01T03:17:00Z">
        <w:r w:rsidR="00295395">
          <w:t>13</w:t>
        </w:r>
      </w:ins>
      <w:ins w:id="579" w:author="David Vacas Miguel" w:date="2018-06-01T01:51:00Z">
        <w:r>
          <w:t xml:space="preserve"> se puede observar la matr</w:t>
        </w:r>
        <w:r w:rsidR="00120637">
          <w:t xml:space="preserve">iz de translación en X y Z que </w:t>
        </w:r>
        <w:r>
          <w:t>s</w:t>
        </w:r>
      </w:ins>
      <w:ins w:id="580" w:author="David Vacas Miguel" w:date="2018-06-01T01:53:00Z">
        <w:r w:rsidR="00120637">
          <w:t>on los ejes</w:t>
        </w:r>
      </w:ins>
      <w:ins w:id="581" w:author="David Vacas Miguel" w:date="2018-06-01T01:51:00Z">
        <w:r>
          <w:t xml:space="preserve"> donde se puede mover el robot.</w:t>
        </w:r>
      </w:ins>
    </w:p>
    <w:p w14:paraId="7C3FF027" w14:textId="4AB8FFC3" w:rsidR="00A36722" w:rsidRPr="00C901EA" w:rsidRDefault="00A36722">
      <w:pPr>
        <w:pStyle w:val="LetranormalTFG"/>
        <w:tabs>
          <w:tab w:val="right" w:pos="9070"/>
        </w:tabs>
        <w:ind w:left="720"/>
        <w:jc w:val="center"/>
        <w:rPr>
          <w:ins w:id="582" w:author="David Vacas Miguel" w:date="2018-06-01T01:51:00Z"/>
          <w:rPrChange w:id="583" w:author="David Vacas Miguel" w:date="2018-06-01T01:53:00Z">
            <w:rPr>
              <w:ins w:id="584" w:author="David Vacas Miguel" w:date="2018-06-01T01:51:00Z"/>
              <w:b/>
            </w:rPr>
          </w:rPrChange>
        </w:rPr>
        <w:pPrChange w:id="585" w:author="David Vacas Miguel" w:date="2018-06-01T01:53:00Z">
          <w:pPr>
            <w:pStyle w:val="LetranormalTFG"/>
            <w:ind w:left="708"/>
          </w:pPr>
        </w:pPrChange>
      </w:pPr>
      <w:ins w:id="586" w:author="David Vacas Miguel" w:date="2018-06-01T01:51:00Z">
        <w:r w:rsidRPr="0096417D">
          <w:rPr>
            <w:position w:val="-66"/>
          </w:rPr>
          <w:object w:dxaOrig="1920" w:dyaOrig="1440" w14:anchorId="3BED0C1E">
            <v:shape id="_x0000_i1060" type="#_x0000_t75" style="width:129.05pt;height:98.2pt" o:ole="">
              <v:imagedata r:id="rId106" o:title=""/>
            </v:shape>
            <o:OLEObject Type="Embed" ProgID="Equation.DSMT4" ShapeID="_x0000_i1060" DrawAspect="Content" ObjectID="_1591109497" r:id="rId112"/>
          </w:object>
        </w:r>
      </w:ins>
      <w:ins w:id="587" w:author="David Vacas Miguel" w:date="2018-06-01T01:51:00Z">
        <w:r>
          <w:tab/>
          <w:t>(</w:t>
        </w:r>
      </w:ins>
      <w:ins w:id="588" w:author="David Vacas Miguel" w:date="2018-06-01T03:16:00Z">
        <w:r w:rsidR="00597559">
          <w:t>13</w:t>
        </w:r>
      </w:ins>
      <w:ins w:id="589" w:author="David Vacas Miguel" w:date="2018-06-01T01:51:00Z">
        <w:r>
          <w:t>)</w:t>
        </w:r>
      </w:ins>
    </w:p>
    <w:p w14:paraId="0B6E06BB" w14:textId="099CC0C3" w:rsidR="00816475" w:rsidDel="00A641E3" w:rsidRDefault="00816475" w:rsidP="00F21B89">
      <w:pPr>
        <w:pStyle w:val="LetranormalTFG"/>
        <w:ind w:left="720"/>
        <w:jc w:val="center"/>
        <w:rPr>
          <w:del w:id="590" w:author="David Vacas Miguel" w:date="2018-05-31T12:02:00Z"/>
        </w:rPr>
      </w:pPr>
      <w:del w:id="591" w:author="David Vacas Miguel" w:date="2018-05-31T12:02:00Z">
        <w:r w:rsidRPr="00F21B89" w:rsidDel="00A641E3">
          <w:rPr>
            <w:b/>
          </w:rPr>
          <w:lastRenderedPageBreak/>
          <w:delText xml:space="preserve">Figura </w:delText>
        </w:r>
        <w:r w:rsidR="00562E23" w:rsidDel="00A641E3">
          <w:rPr>
            <w:b/>
          </w:rPr>
          <w:delText>2</w:delText>
        </w:r>
      </w:del>
      <w:del w:id="592" w:author="David Vacas Miguel" w:date="2018-05-27T13:34:00Z">
        <w:r w:rsidR="00562E23" w:rsidDel="0047468B">
          <w:rPr>
            <w:b/>
          </w:rPr>
          <w:delText>0</w:delText>
        </w:r>
      </w:del>
      <w:del w:id="593" w:author="David Vacas Miguel" w:date="2018-05-31T12:02:00Z">
        <w:r w:rsidRPr="00F21B89" w:rsidDel="00A641E3">
          <w:rPr>
            <w:b/>
          </w:rPr>
          <w:delText>.</w:delText>
        </w:r>
        <w:r w:rsidDel="00A641E3">
          <w:delText xml:space="preserve"> Matriz de rotación en Y con un ángulo </w:delText>
        </w:r>
        <w:r w:rsidRPr="0096417D" w:rsidDel="00A641E3">
          <w:rPr>
            <w:position w:val="-10"/>
          </w:rPr>
          <w:object w:dxaOrig="220" w:dyaOrig="260" w14:anchorId="180BB1C7">
            <v:shape id="_x0000_i1061" type="#_x0000_t75" style="width:11.2pt;height:13.1pt" o:ole="">
              <v:imagedata r:id="rId113" o:title=""/>
            </v:shape>
            <o:OLEObject Type="Embed" ProgID="Equation.DSMT4" ShapeID="_x0000_i1061" DrawAspect="Content" ObjectID="_1591109498" r:id="rId114"/>
          </w:object>
        </w:r>
        <w:r w:rsidDel="00A641E3">
          <w:delText>.</w:delText>
        </w:r>
      </w:del>
    </w:p>
    <w:p w14:paraId="334CDFED" w14:textId="21E3B703" w:rsidR="00871810" w:rsidRDefault="000F30B1">
      <w:pPr>
        <w:pStyle w:val="LetranormalTFG"/>
        <w:ind w:left="708"/>
      </w:pPr>
      <w:r>
        <w:t xml:space="preserve">En ambas matrices simplemente se debe sustituir las variables </w:t>
      </w:r>
      <w:del w:id="594" w:author="David Vacas Miguel" w:date="2018-05-27T13:34:00Z">
        <w:r w:rsidRPr="00F21B89" w:rsidDel="0047468B">
          <w:rPr>
            <w:i/>
          </w:rPr>
          <w:delText>X,Y</w:delText>
        </w:r>
      </w:del>
      <w:ins w:id="595" w:author="David Vacas Miguel" w:date="2018-05-27T13:34:00Z">
        <w:r w:rsidR="0047468B" w:rsidRPr="00F21B89">
          <w:rPr>
            <w:i/>
          </w:rPr>
          <w:t>X, Y</w:t>
        </w:r>
      </w:ins>
      <w:r w:rsidRPr="00F21B89">
        <w:rPr>
          <w:i/>
        </w:rPr>
        <w:t xml:space="preserve"> </w:t>
      </w:r>
      <w:proofErr w:type="spellStart"/>
      <w:r w:rsidRPr="00EB344C">
        <w:t>y</w:t>
      </w:r>
      <w:proofErr w:type="spellEnd"/>
      <w:r w:rsidRPr="00F21B89">
        <w:rPr>
          <w:i/>
        </w:rPr>
        <w:t xml:space="preserve"> </w:t>
      </w:r>
      <w:r w:rsidRPr="00F21B89">
        <w:rPr>
          <w:i/>
          <w:position w:val="-10"/>
        </w:rPr>
        <w:object w:dxaOrig="220" w:dyaOrig="260" w14:anchorId="255D361E">
          <v:shape id="_x0000_i1062" type="#_x0000_t75" style="width:11.2pt;height:13.1pt" o:ole="">
            <v:imagedata r:id="rId113" o:title=""/>
          </v:shape>
          <o:OLEObject Type="Embed" ProgID="Equation.DSMT4" ShapeID="_x0000_i1062" DrawAspect="Content" ObjectID="_1591109499" r:id="rId115"/>
        </w:object>
      </w:r>
      <w:r>
        <w:t xml:space="preserve"> con los valores correspondientes y se obtienen las matrices que se utilizan en la matriz </w:t>
      </w:r>
      <w:proofErr w:type="spellStart"/>
      <w:r>
        <w:t>model</w:t>
      </w:r>
      <w:proofErr w:type="spellEnd"/>
      <w:r>
        <w:t>.</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proofErr w:type="spellStart"/>
      <w:r w:rsidRPr="00FE55DD">
        <w:rPr>
          <w:rStyle w:val="CodigoCar"/>
          <w:rPrChange w:id="596" w:author="David Vacas Miguel" w:date="2018-06-01T01:45:00Z">
            <w:rPr>
              <w:rFonts w:ascii="Courier Prime" w:hAnsi="Courier Prime"/>
              <w:i/>
            </w:rPr>
          </w:rPrChange>
        </w:rPr>
        <w:t>translate</w:t>
      </w:r>
      <w:proofErr w:type="spellEnd"/>
      <w:r w:rsidRPr="00FE55DD">
        <w:rPr>
          <w:rStyle w:val="CodigoCar"/>
          <w:rPrChange w:id="597" w:author="David Vacas Miguel" w:date="2018-06-01T01:45:00Z">
            <w:rPr>
              <w:rFonts w:ascii="Courier Prime" w:hAnsi="Courier Prime"/>
              <w:i/>
            </w:rPr>
          </w:rPrChange>
        </w:rPr>
        <w:t>(</w:t>
      </w:r>
      <w:proofErr w:type="spellStart"/>
      <w:proofErr w:type="gramStart"/>
      <w:r w:rsidRPr="00FE55DD">
        <w:rPr>
          <w:rStyle w:val="CodigoCar"/>
          <w:rPrChange w:id="598" w:author="David Vacas Miguel" w:date="2018-06-01T01:45:00Z">
            <w:rPr>
              <w:rFonts w:ascii="Courier Prime" w:hAnsi="Courier Prime"/>
              <w:i/>
            </w:rPr>
          </w:rPrChange>
        </w:rPr>
        <w:t>m,v</w:t>
      </w:r>
      <w:proofErr w:type="spellEnd"/>
      <w:proofErr w:type="gramEnd"/>
      <w:r w:rsidRPr="00FE55DD">
        <w:rPr>
          <w:rStyle w:val="CodigoCar"/>
          <w:rPrChange w:id="599" w:author="David Vacas Miguel" w:date="2018-06-01T01:45:00Z">
            <w:rPr>
              <w:rFonts w:ascii="Courier Prime" w:hAnsi="Courier Prime"/>
              <w:i/>
            </w:rPr>
          </w:rPrChange>
        </w:rPr>
        <w:t>)</w:t>
      </w:r>
      <w:r>
        <w:t xml:space="preserve">, donde </w:t>
      </w:r>
      <w:r w:rsidRPr="00FE55DD">
        <w:rPr>
          <w:rStyle w:val="CodigoCar"/>
          <w:rPrChange w:id="600" w:author="David Vacas Miguel" w:date="2018-06-01T01:45:00Z">
            <w:rPr>
              <w:rFonts w:ascii="Courier Prime" w:hAnsi="Courier Prime"/>
              <w:i/>
            </w:rPr>
          </w:rPrChange>
        </w:rPr>
        <w:t>m</w:t>
      </w:r>
      <w:r>
        <w:t xml:space="preserve"> es la matriz anterior y </w:t>
      </w:r>
      <w:r w:rsidRPr="00FE55DD">
        <w:rPr>
          <w:rStyle w:val="CodigoCar"/>
          <w:rPrChange w:id="601" w:author="David Vacas Miguel" w:date="2018-06-01T01:45:00Z">
            <w:rPr>
              <w:i/>
            </w:rPr>
          </w:rPrChange>
        </w:rPr>
        <w:t>v</w:t>
      </w:r>
      <w:r>
        <w:t xml:space="preserve"> es el vector de tres posiciones (</w:t>
      </w:r>
      <w:proofErr w:type="spellStart"/>
      <w:r w:rsidRPr="00D1461D">
        <w:rPr>
          <w:i/>
        </w:rPr>
        <w:t>x,y,z</w:t>
      </w:r>
      <w:proofErr w:type="spellEnd"/>
      <w:r>
        <w:t>) que indica cuanto y hacia donde se mueve;</w:t>
      </w:r>
    </w:p>
    <w:p w14:paraId="3FD1CD8B" w14:textId="73CC0755" w:rsidR="00871810" w:rsidRPr="00F21B89" w:rsidDel="001523AB" w:rsidRDefault="00871810" w:rsidP="00F21B89">
      <w:pPr>
        <w:pStyle w:val="LetranormalTFG"/>
        <w:ind w:left="720"/>
        <w:rPr>
          <w:del w:id="602" w:author="David Vacas Miguel" w:date="2018-06-02T12:58:00Z"/>
          <w:b/>
          <w:i/>
        </w:rPr>
      </w:pPr>
      <w:proofErr w:type="spellStart"/>
      <w:r w:rsidRPr="00FE55DD">
        <w:rPr>
          <w:rStyle w:val="CodigoCar"/>
          <w:rPrChange w:id="603" w:author="David Vacas Miguel" w:date="2018-06-01T01:45:00Z">
            <w:rPr>
              <w:rFonts w:ascii="Courier Prime" w:hAnsi="Courier Prime"/>
              <w:i/>
            </w:rPr>
          </w:rPrChange>
        </w:rPr>
        <w:t>rotate</w:t>
      </w:r>
      <w:proofErr w:type="spellEnd"/>
      <w:r w:rsidRPr="00FE55DD">
        <w:rPr>
          <w:rStyle w:val="CodigoCar"/>
          <w:rPrChange w:id="604" w:author="David Vacas Miguel" w:date="2018-06-01T01:45:00Z">
            <w:rPr>
              <w:rFonts w:ascii="Courier Prime" w:hAnsi="Courier Prime"/>
              <w:i/>
            </w:rPr>
          </w:rPrChange>
        </w:rPr>
        <w:t>(</w:t>
      </w:r>
      <w:proofErr w:type="spellStart"/>
      <w:proofErr w:type="gramStart"/>
      <w:r w:rsidRPr="00FE55DD">
        <w:rPr>
          <w:rStyle w:val="CodigoCar"/>
          <w:rPrChange w:id="605" w:author="David Vacas Miguel" w:date="2018-06-01T01:45:00Z">
            <w:rPr>
              <w:rFonts w:ascii="Courier Prime" w:hAnsi="Courier Prime"/>
              <w:i/>
            </w:rPr>
          </w:rPrChange>
        </w:rPr>
        <w:t>m,angle</w:t>
      </w:r>
      <w:proofErr w:type="gramEnd"/>
      <w:r w:rsidRPr="00FE55DD">
        <w:rPr>
          <w:rStyle w:val="CodigoCar"/>
          <w:rPrChange w:id="606" w:author="David Vacas Miguel" w:date="2018-06-01T01:45:00Z">
            <w:rPr>
              <w:rFonts w:ascii="Courier Prime" w:hAnsi="Courier Prime"/>
              <w:i/>
            </w:rPr>
          </w:rPrChange>
        </w:rPr>
        <w:t>,axis</w:t>
      </w:r>
      <w:proofErr w:type="spellEnd"/>
      <w:r w:rsidRPr="00FE55DD">
        <w:rPr>
          <w:rStyle w:val="CodigoCar"/>
          <w:rPrChange w:id="607" w:author="David Vacas Miguel" w:date="2018-06-01T01:45:00Z">
            <w:rPr>
              <w:rFonts w:ascii="Courier Prime" w:hAnsi="Courier Prime"/>
              <w:i/>
            </w:rPr>
          </w:rPrChange>
        </w:rPr>
        <w:t>)</w:t>
      </w:r>
      <w:r>
        <w:t xml:space="preserve"> donde </w:t>
      </w:r>
      <w:r w:rsidRPr="00FE55DD">
        <w:rPr>
          <w:rStyle w:val="CodigoCar"/>
          <w:rPrChange w:id="608" w:author="David Vacas Miguel" w:date="2018-06-01T01:45:00Z">
            <w:rPr>
              <w:rFonts w:ascii="Courier Prime" w:hAnsi="Courier Prime"/>
              <w:i/>
            </w:rPr>
          </w:rPrChange>
        </w:rPr>
        <w:t>m</w:t>
      </w:r>
      <w:r>
        <w:t xml:space="preserve"> es la matriz anterior, </w:t>
      </w:r>
      <w:proofErr w:type="spellStart"/>
      <w:r w:rsidRPr="00FE55DD">
        <w:rPr>
          <w:rStyle w:val="CodigoCar"/>
          <w:rPrChange w:id="609" w:author="David Vacas Miguel" w:date="2018-06-01T01:45:00Z">
            <w:rPr>
              <w:rFonts w:ascii="Courier Prime" w:hAnsi="Courier Prime"/>
              <w:i/>
            </w:rPr>
          </w:rPrChange>
        </w:rPr>
        <w:t>angle</w:t>
      </w:r>
      <w:proofErr w:type="spellEnd"/>
      <w:r w:rsidRPr="00D1461D">
        <w:rPr>
          <w:rFonts w:ascii="Courier Prime" w:hAnsi="Courier Prime"/>
        </w:rPr>
        <w:t xml:space="preserve"> </w:t>
      </w:r>
      <w:r>
        <w:t xml:space="preserve">es el ángulo que se rota y </w:t>
      </w:r>
      <w:r w:rsidRPr="00FE55DD">
        <w:rPr>
          <w:rStyle w:val="CodigoCar"/>
          <w:rPrChange w:id="610" w:author="David Vacas Miguel" w:date="2018-06-01T01:46:00Z">
            <w:rPr>
              <w:i/>
            </w:rPr>
          </w:rPrChange>
        </w:rPr>
        <w:t>axis</w:t>
      </w:r>
      <w:r>
        <w:t xml:space="preserve"> es un vector de tres posiciones que indica en que eje rota. </w:t>
      </w:r>
    </w:p>
    <w:p w14:paraId="66F0E5B7" w14:textId="772BDE0E" w:rsidR="00911EEA" w:rsidRDefault="00911EEA">
      <w:pPr>
        <w:pStyle w:val="LetranormalTFG"/>
        <w:ind w:left="720"/>
        <w:pPrChange w:id="611" w:author="David Vacas Miguel" w:date="2018-06-02T12:58:00Z">
          <w:pPr>
            <w:pStyle w:val="LetranormalTFG"/>
            <w:ind w:left="708"/>
          </w:pPr>
        </w:pPrChange>
      </w:pPr>
      <w:bookmarkStart w:id="612" w:name="_Toc513719144"/>
      <w:bookmarkStart w:id="613" w:name="_Toc514081280"/>
      <w:bookmarkStart w:id="614" w:name="_Toc514092702"/>
      <w:bookmarkEnd w:id="612"/>
      <w:bookmarkEnd w:id="613"/>
      <w:bookmarkEnd w:id="614"/>
    </w:p>
    <w:p w14:paraId="48B75F34" w14:textId="53247CA9" w:rsidR="00FA71E2" w:rsidRDefault="008A2C6F" w:rsidP="00F21B89">
      <w:pPr>
        <w:pStyle w:val="TFGtitulo2"/>
      </w:pPr>
      <w:bookmarkStart w:id="615" w:name="_Toc517366503"/>
      <w:r>
        <w:t>3. Qt</w:t>
      </w:r>
      <w:bookmarkEnd w:id="615"/>
    </w:p>
    <w:p w14:paraId="3816A576" w14:textId="21488778"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 xml:space="preserve">Entre las diferentes alternativas se encuentran </w:t>
      </w:r>
      <w:proofErr w:type="spellStart"/>
      <w:r w:rsidR="004446A3">
        <w:t>freeglut</w:t>
      </w:r>
      <w:proofErr w:type="spellEnd"/>
      <w:r w:rsidR="004446A3">
        <w:t>,</w:t>
      </w:r>
      <w:r>
        <w:t xml:space="preserve"> </w:t>
      </w:r>
      <w:proofErr w:type="spellStart"/>
      <w:r>
        <w:t>sdl</w:t>
      </w:r>
      <w:proofErr w:type="spellEnd"/>
      <w:r w:rsidR="004446A3">
        <w:t>,</w:t>
      </w:r>
      <w:r>
        <w:t xml:space="preserve"> </w:t>
      </w:r>
      <w:r w:rsidR="008306E9">
        <w:t>Q</w:t>
      </w:r>
      <w:r>
        <w:t>t</w:t>
      </w:r>
      <w:r w:rsidR="004446A3">
        <w:t xml:space="preserve">, </w:t>
      </w:r>
      <w:del w:id="616" w:author="David Vacas Miguel" w:date="2018-06-21T17:44:00Z">
        <w:r w:rsidR="004446A3" w:rsidDel="00CB22AD">
          <w:delText>etc.</w:delText>
        </w:r>
        <w:r w:rsidDel="00CB22AD">
          <w:delText>.</w:delText>
        </w:r>
      </w:del>
      <w:ins w:id="617" w:author="David Vacas Miguel" w:date="2018-06-21T17:44:00Z">
        <w:r w:rsidR="00CB22AD">
          <w:t>etc...</w:t>
        </w:r>
      </w:ins>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2C85548"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618" w:author="David Vacas Miguel" w:date="2018-06-01T03:02:00Z">
        <w:r w:rsidR="00770286">
          <w:t>s</w:t>
        </w:r>
      </w:ins>
      <w:ins w:id="619" w:author="David Vacas Miguel" w:date="2018-06-10T15:10:00Z">
        <w:r w:rsidR="00467294">
          <w:rPr>
            <w:vertAlign w:val="superscript"/>
          </w:rPr>
          <w:t>8</w:t>
        </w:r>
        <w:r w:rsidR="00467294">
          <w:t>.</w:t>
        </w:r>
      </w:ins>
      <w:ins w:id="620" w:author="David Vacas Miguel" w:date="2018-06-01T03:02:00Z">
        <w:r w:rsidR="00770286">
          <w:t xml:space="preserve"> </w:t>
        </w:r>
      </w:ins>
      <w:del w:id="621"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0AB8A417" w:rsidR="00D73616" w:rsidRDefault="00D73616" w:rsidP="00D73616">
      <w:pPr>
        <w:pStyle w:val="LetranormalTFG"/>
      </w:pPr>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r w:rsidR="005831F0">
        <w:t xml:space="preserve"> En la figura </w:t>
      </w:r>
      <w:del w:id="622" w:author="David Vacas Miguel" w:date="2018-06-01T03:07:00Z">
        <w:r w:rsidR="00562E23" w:rsidDel="00F04ECC">
          <w:delText>2</w:delText>
        </w:r>
      </w:del>
      <w:del w:id="623" w:author="David Vacas Miguel" w:date="2018-05-27T13:35:00Z">
        <w:r w:rsidR="00562E23" w:rsidDel="0047468B">
          <w:delText>1</w:delText>
        </w:r>
      </w:del>
      <w:ins w:id="624"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625" w:author="David Vacas Miguel" w:date="2018-06-02T12:59:00Z"/>
        </w:rPr>
      </w:pPr>
      <w:r>
        <w:rPr>
          <w:b/>
        </w:rPr>
        <w:t xml:space="preserve">Figura </w:t>
      </w:r>
      <w:del w:id="626" w:author="David Vacas Miguel" w:date="2018-06-01T03:07:00Z">
        <w:r w:rsidR="00562E23" w:rsidDel="00F04ECC">
          <w:rPr>
            <w:b/>
          </w:rPr>
          <w:delText>2</w:delText>
        </w:r>
      </w:del>
      <w:ins w:id="627" w:author="David Vacas Miguel" w:date="2018-06-01T03:07:00Z">
        <w:r w:rsidR="00F04ECC">
          <w:rPr>
            <w:b/>
          </w:rPr>
          <w:t>19</w:t>
        </w:r>
      </w:ins>
      <w:del w:id="628"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629" w:author="David Vacas Miguel" w:date="2018-06-02T12:59:00Z">
          <w:pPr>
            <w:pStyle w:val="LetranormalTFG"/>
          </w:pPr>
        </w:pPrChange>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630" w:author="David Vacas Miguel" w:date="2018-06-01T01:46:00Z">
            <w:rPr>
              <w:rFonts w:ascii="Courier Prime" w:hAnsi="Courier Prime"/>
            </w:rPr>
          </w:rPrChange>
        </w:rPr>
        <w:t>“#</w:t>
      </w:r>
      <w:proofErr w:type="spellStart"/>
      <w:r w:rsidRPr="00FE55DD">
        <w:rPr>
          <w:rStyle w:val="CodigoCar"/>
          <w:rPrChange w:id="631" w:author="David Vacas Miguel" w:date="2018-06-01T01:46:00Z">
            <w:rPr>
              <w:rFonts w:ascii="Courier Prime" w:hAnsi="Courier Prime"/>
            </w:rPr>
          </w:rPrChange>
        </w:rPr>
        <w:t>include</w:t>
      </w:r>
      <w:proofErr w:type="spellEnd"/>
      <w:r w:rsidRPr="00FE55DD">
        <w:rPr>
          <w:rStyle w:val="CodigoCar"/>
          <w:rPrChange w:id="632" w:author="David Vacas Miguel" w:date="2018-06-01T01:46:00Z">
            <w:rPr>
              <w:rFonts w:ascii="Courier Prime" w:hAnsi="Courier Prime"/>
            </w:rPr>
          </w:rPrChange>
        </w:rPr>
        <w:t xml:space="preserve"> &lt;</w:t>
      </w:r>
      <w:proofErr w:type="spellStart"/>
      <w:r w:rsidRPr="00FE55DD">
        <w:rPr>
          <w:rStyle w:val="CodigoCar"/>
          <w:rPrChange w:id="633" w:author="David Vacas Miguel" w:date="2018-06-01T01:46:00Z">
            <w:rPr>
              <w:rFonts w:ascii="Courier Prime" w:hAnsi="Courier Prime"/>
            </w:rPr>
          </w:rPrChange>
        </w:rPr>
        <w:t>QOpenGLWidget</w:t>
      </w:r>
      <w:proofErr w:type="spellEnd"/>
      <w:r w:rsidRPr="00FE55DD">
        <w:rPr>
          <w:rStyle w:val="CodigoCar"/>
          <w:rPrChange w:id="634" w:author="David Vacas Miguel" w:date="2018-06-01T01:46:00Z">
            <w:rPr>
              <w:rFonts w:ascii="Courier Prime" w:hAnsi="Courier Prime"/>
            </w:rPr>
          </w:rPrChange>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E55DD">
        <w:rPr>
          <w:rStyle w:val="CodigoCar"/>
          <w:rPrChange w:id="635" w:author="David Vacas Miguel" w:date="2018-06-01T01:46:00Z">
            <w:rPr>
              <w:i/>
            </w:rPr>
          </w:rPrChange>
        </w:rPr>
        <w:t>LIBS</w:t>
      </w:r>
      <w:r>
        <w:t xml:space="preserve"> seguido del </w:t>
      </w:r>
      <w:proofErr w:type="spellStart"/>
      <w:r>
        <w:t>path</w:t>
      </w:r>
      <w:proofErr w:type="spellEnd"/>
      <w:r>
        <w:t xml:space="preserve"> donde se encuentre la librería: </w:t>
      </w:r>
      <w:r w:rsidRPr="00FE55DD">
        <w:rPr>
          <w:rStyle w:val="CodigoCar"/>
          <w:rPrChange w:id="636" w:author="David Vacas Miguel" w:date="2018-06-01T01:46:00Z">
            <w:rPr>
              <w:rFonts w:ascii="Courier Prime" w:hAnsi="Courier Prime"/>
            </w:rPr>
          </w:rPrChange>
        </w:rPr>
        <w:t xml:space="preserve">LIBS += </w:t>
      </w:r>
      <w:proofErr w:type="spellStart"/>
      <w:r w:rsidRPr="00FE55DD">
        <w:rPr>
          <w:rStyle w:val="CodigoCar"/>
          <w:rPrChange w:id="637" w:author="David Vacas Miguel" w:date="2018-06-01T01:46:00Z">
            <w:rPr>
              <w:rFonts w:ascii="Courier Prime" w:hAnsi="Courier Prime"/>
            </w:rPr>
          </w:rPrChang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proofErr w:type="gramStart"/>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proofErr w:type="gramStart"/>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77777777" w:rsidR="00126D69" w:rsidRDefault="00126D69" w:rsidP="00126D69">
      <w:pPr>
        <w:pStyle w:val="LetranormalTFG"/>
        <w:numPr>
          <w:ilvl w:val="0"/>
          <w:numId w:val="25"/>
        </w:numPr>
      </w:pPr>
      <w:proofErr w:type="spellStart"/>
      <w:proofErr w:type="gramStart"/>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(perspectiva u ortográfica), etc. Es llamado por primera vez cuando el widget </w:t>
      </w:r>
      <w:r>
        <w:lastRenderedPageBreak/>
        <w:t xml:space="preserve">se crea (siempre después de </w:t>
      </w:r>
      <w:proofErr w:type="spellStart"/>
      <w:r w:rsidRPr="00FE55DD">
        <w:rPr>
          <w:rStyle w:val="CodigoCar"/>
          <w:rPrChange w:id="638"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proofErr w:type="spellStart"/>
      <w:r w:rsidRPr="00FE55DD">
        <w:rPr>
          <w:rStyle w:val="CodigoCar"/>
          <w:rPrChange w:id="639" w:author="David Vacas Miguel" w:date="2018-06-01T01:46:00Z">
            <w:rPr>
              <w:rFonts w:ascii="Courier Prime" w:hAnsi="Courier Prime"/>
            </w:rPr>
          </w:rPrChange>
        </w:rPr>
        <w:t>on_nombredetuboton_</w:t>
      </w:r>
      <w:proofErr w:type="gramStart"/>
      <w:r w:rsidRPr="00FE55DD">
        <w:rPr>
          <w:rStyle w:val="CodigoCar"/>
          <w:rPrChange w:id="640" w:author="David Vacas Miguel" w:date="2018-06-01T01:46:00Z">
            <w:rPr>
              <w:rFonts w:ascii="Courier Prime" w:hAnsi="Courier Prime"/>
            </w:rPr>
          </w:rPrChange>
        </w:rPr>
        <w:t>clicked</w:t>
      </w:r>
      <w:proofErr w:type="spellEnd"/>
      <w:r w:rsidRPr="00FE55DD">
        <w:rPr>
          <w:rStyle w:val="CodigoCar"/>
          <w:rPrChange w:id="641" w:author="David Vacas Miguel" w:date="2018-06-01T01:46:00Z">
            <w:rPr>
              <w:rFonts w:ascii="Courier Prime" w:hAnsi="Courier Prime"/>
            </w:rPr>
          </w:rPrChange>
        </w:rPr>
        <w:t>(</w:t>
      </w:r>
      <w:proofErr w:type="gramEnd"/>
      <w:r w:rsidRPr="00FE55DD">
        <w:rPr>
          <w:rStyle w:val="CodigoCar"/>
          <w:rPrChange w:id="642"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proofErr w:type="gramStart"/>
      <w:r w:rsidR="00AE6ABC" w:rsidRPr="00FE55DD">
        <w:rPr>
          <w:rStyle w:val="CodigoCar"/>
          <w:rPrChange w:id="643" w:author="David Vacas Miguel" w:date="2018-06-01T01:46:00Z">
            <w:rPr>
              <w:rFonts w:ascii="Courier Prime" w:hAnsi="Courier Prime"/>
            </w:rPr>
          </w:rPrChange>
        </w:rPr>
        <w:t>value</w:t>
      </w:r>
      <w:proofErr w:type="spellEnd"/>
      <w:r w:rsidR="00AE6ABC" w:rsidRPr="00FE55DD">
        <w:rPr>
          <w:rStyle w:val="CodigoCar"/>
          <w:rPrChange w:id="644" w:author="David Vacas Miguel" w:date="2018-06-01T01:46:00Z">
            <w:rPr>
              <w:rFonts w:ascii="Courier Prime" w:hAnsi="Courier Prime"/>
            </w:rPr>
          </w:rPrChange>
        </w:rPr>
        <w:t>(</w:t>
      </w:r>
      <w:proofErr w:type="gramEnd"/>
      <w:r w:rsidR="00AE6ABC" w:rsidRPr="00FE55DD">
        <w:rPr>
          <w:rStyle w:val="CodigoCar"/>
          <w:rPrChange w:id="645"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646" w:author="David Vacas Miguel" w:date="2018-06-01T01:46:00Z">
            <w:rPr>
              <w:rFonts w:ascii="Courier Prime" w:hAnsi="Courier Prime"/>
            </w:rPr>
          </w:rPrChange>
        </w:rPr>
        <w:t>isChecked</w:t>
      </w:r>
      <w:proofErr w:type="spellEnd"/>
      <w:r w:rsidR="00AE6ABC" w:rsidRPr="00FE55DD">
        <w:rPr>
          <w:rStyle w:val="CodigoCar"/>
          <w:rPrChange w:id="647"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648" w:name="_Toc514081302"/>
      <w:bookmarkStart w:id="649" w:name="_Toc514092724"/>
      <w:bookmarkStart w:id="650" w:name="_Toc514092827"/>
      <w:bookmarkStart w:id="651" w:name="_Toc514081303"/>
      <w:bookmarkStart w:id="652" w:name="_Toc514092725"/>
      <w:bookmarkStart w:id="653" w:name="_Toc514092828"/>
      <w:bookmarkStart w:id="654" w:name="_Toc514081304"/>
      <w:bookmarkStart w:id="655" w:name="_Toc514092726"/>
      <w:bookmarkStart w:id="656" w:name="_Toc514092829"/>
      <w:bookmarkEnd w:id="648"/>
      <w:bookmarkEnd w:id="649"/>
      <w:bookmarkEnd w:id="650"/>
      <w:bookmarkEnd w:id="651"/>
      <w:bookmarkEnd w:id="652"/>
      <w:bookmarkEnd w:id="653"/>
      <w:bookmarkEnd w:id="654"/>
      <w:bookmarkEnd w:id="655"/>
      <w:bookmarkEnd w:id="656"/>
    </w:p>
    <w:p w14:paraId="0D6C9FFA" w14:textId="6E46F081" w:rsidR="008A2C6F" w:rsidRDefault="008A2C6F" w:rsidP="00F21B89">
      <w:pPr>
        <w:pStyle w:val="TFGtitulo2"/>
      </w:pPr>
      <w:bookmarkStart w:id="657" w:name="_Toc517366504"/>
      <w:r>
        <w:t xml:space="preserve">4. Metodología </w:t>
      </w:r>
      <w:r w:rsidR="000522FD">
        <w:t>ágil</w:t>
      </w:r>
      <w:bookmarkEnd w:id="657"/>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33C12DE"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658" w:author="David Vacas Miguel" w:date="2018-06-01T03:08:00Z">
        <w:r w:rsidR="00562E23" w:rsidDel="00F04ECC">
          <w:delText>2</w:delText>
        </w:r>
      </w:del>
      <w:ins w:id="659" w:author="David Vacas Miguel" w:date="2018-06-01T03:08:00Z">
        <w:r w:rsidR="00F04ECC">
          <w:t>20</w:t>
        </w:r>
      </w:ins>
      <w:del w:id="660" w:author="David Vacas Miguel" w:date="2018-05-27T13:35:00Z">
        <w:r w:rsidR="00562E23" w:rsidDel="0047468B">
          <w:delText>2</w:delText>
        </w:r>
      </w:del>
      <w:r w:rsidR="0065793C">
        <w:t>.</w:t>
      </w:r>
    </w:p>
    <w:p w14:paraId="5530DC05" w14:textId="77777777" w:rsidR="0065793C" w:rsidRDefault="00460C31" w:rsidP="0065793C">
      <w:pPr>
        <w:pStyle w:val="LetranormalTFG"/>
        <w:ind w:left="360"/>
      </w:pPr>
      <w:r>
        <w:pict w14:anchorId="267BD60F">
          <v:shape id="_x0000_i1063" type="#_x0000_t75" style="width:453.5pt;height:134.65pt">
            <v:imagedata r:id="rId117" o:title="Trello"/>
          </v:shape>
        </w:pict>
      </w:r>
    </w:p>
    <w:p w14:paraId="4E758B80" w14:textId="27CD3C09" w:rsidR="006F3C94" w:rsidRDefault="003278DE" w:rsidP="0065793C">
      <w:pPr>
        <w:pStyle w:val="LetranormalTFG"/>
        <w:ind w:left="360"/>
        <w:jc w:val="center"/>
      </w:pPr>
      <w:r>
        <w:rPr>
          <w:b/>
        </w:rPr>
        <w:t xml:space="preserve">Figura </w:t>
      </w:r>
      <w:del w:id="661" w:author="David Vacas Miguel" w:date="2018-06-01T03:08:00Z">
        <w:r w:rsidR="00562E23" w:rsidDel="00F04ECC">
          <w:rPr>
            <w:b/>
          </w:rPr>
          <w:delText>2</w:delText>
        </w:r>
      </w:del>
      <w:del w:id="662" w:author="David Vacas Miguel" w:date="2018-05-27T13:35:00Z">
        <w:r w:rsidR="00562E23" w:rsidDel="0047468B">
          <w:rPr>
            <w:b/>
          </w:rPr>
          <w:delText>2</w:delText>
        </w:r>
      </w:del>
      <w:ins w:id="663"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407AF689"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(utilizado concretamente </w:t>
      </w:r>
      <w:proofErr w:type="spellStart"/>
      <w:r>
        <w:t>Github</w:t>
      </w:r>
      <w:proofErr w:type="spellEnd"/>
      <w:r>
        <w:t xml:space="preserve">).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del w:id="664" w:author="David Vacas Miguel" w:date="2018-06-01T03:08:00Z">
        <w:r w:rsidR="00562E23" w:rsidDel="00F04ECC">
          <w:delText>2</w:delText>
        </w:r>
      </w:del>
      <w:ins w:id="665" w:author="David Vacas Miguel" w:date="2018-06-01T03:08:00Z">
        <w:r w:rsidR="00F04ECC">
          <w:t>21</w:t>
        </w:r>
      </w:ins>
      <w:del w:id="666"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43D0789B" w:rsidR="00585D74" w:rsidRDefault="003278DE" w:rsidP="00585D74">
      <w:pPr>
        <w:pStyle w:val="LetranormalTFG"/>
        <w:jc w:val="center"/>
      </w:pPr>
      <w:r>
        <w:rPr>
          <w:b/>
        </w:rPr>
        <w:t xml:space="preserve">Figura </w:t>
      </w:r>
      <w:del w:id="667" w:author="David Vacas Miguel" w:date="2018-06-01T03:08:00Z">
        <w:r w:rsidR="00562E23" w:rsidDel="00F04ECC">
          <w:rPr>
            <w:b/>
          </w:rPr>
          <w:delText>2</w:delText>
        </w:r>
      </w:del>
      <w:ins w:id="668" w:author="David Vacas Miguel" w:date="2018-06-01T03:08:00Z">
        <w:r w:rsidR="00F04ECC">
          <w:rPr>
            <w:b/>
          </w:rPr>
          <w:t>21</w:t>
        </w:r>
      </w:ins>
      <w:del w:id="669"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0B5ADFF1" w:rsidR="00AD5F04" w:rsidDel="00036E9B" w:rsidRDefault="00AD5F04">
      <w:pPr>
        <w:pStyle w:val="LetranormalTFG"/>
        <w:rPr>
          <w:del w:id="670" w:author="David Vacas Miguel" w:date="2018-05-31T12:18:00Z"/>
          <w:rFonts w:eastAsiaTheme="majorEastAsia" w:cstheme="majorBidi"/>
          <w:sz w:val="36"/>
          <w:szCs w:val="32"/>
        </w:rPr>
        <w:pPrChange w:id="671" w:author="David Vacas Miguel" w:date="2018-05-31T12:18:00Z">
          <w:pPr>
            <w:pStyle w:val="LetranormalTFG"/>
            <w:ind w:left="360"/>
          </w:pPr>
        </w:pPrChange>
      </w:pPr>
      <w:del w:id="672" w:author="David Vacas Miguel" w:date="2018-05-31T12:18:00Z">
        <w:r w:rsidDel="00036E9B">
          <w:br w:type="page"/>
        </w:r>
      </w:del>
    </w:p>
    <w:p w14:paraId="65A334BF" w14:textId="77777777" w:rsidR="00036E9B" w:rsidRDefault="00036E9B" w:rsidP="00036E9B">
      <w:pPr>
        <w:pStyle w:val="LetranormalTFG"/>
        <w:rPr>
          <w:ins w:id="673" w:author="David Vacas Miguel" w:date="2018-05-31T12:18:00Z"/>
        </w:rPr>
        <w:sectPr w:rsidR="00036E9B" w:rsidSect="00036E9B">
          <w:footerReference w:type="default" r:id="rId119"/>
          <w:footerReference w:type="first" r:id="rId120"/>
          <w:pgSz w:w="11906" w:h="16838"/>
          <w:pgMar w:top="1418" w:right="1418" w:bottom="1418" w:left="1418" w:header="709" w:footer="709" w:gutter="0"/>
          <w:cols w:space="708"/>
          <w:titlePg/>
          <w:docGrid w:linePitch="360"/>
        </w:sectPr>
      </w:pPr>
    </w:p>
    <w:p w14:paraId="0B09A643" w14:textId="71C9CBFA" w:rsidR="00AE6ABC" w:rsidDel="001523AB" w:rsidRDefault="00AD5F04">
      <w:pPr>
        <w:pStyle w:val="TituloTFG"/>
        <w:rPr>
          <w:del w:id="678" w:author="David Vacas Miguel" w:date="2018-06-02T12:59:00Z"/>
        </w:rPr>
      </w:pPr>
      <w:bookmarkStart w:id="679" w:name="_Toc517366505"/>
      <w:r>
        <w:lastRenderedPageBreak/>
        <w:t>Capítulo 4 Descripción de la aplicación</w:t>
      </w:r>
      <w:bookmarkEnd w:id="679"/>
    </w:p>
    <w:p w14:paraId="6CE7C2AB" w14:textId="77777777" w:rsidR="007339EC" w:rsidRDefault="007339EC">
      <w:pPr>
        <w:pStyle w:val="TituloTFG"/>
        <w:pPrChange w:id="680" w:author="David Vacas Miguel" w:date="2018-06-02T12:59:00Z">
          <w:pPr>
            <w:pStyle w:val="LetranormalTFG"/>
          </w:pPr>
        </w:pPrChange>
      </w:pPr>
    </w:p>
    <w:p w14:paraId="4A6AAAF8" w14:textId="464CEA68" w:rsidR="009F7E3E" w:rsidRDefault="009F7E3E" w:rsidP="008A2C6F">
      <w:pPr>
        <w:pStyle w:val="LetranormalTFG"/>
      </w:pPr>
      <w:r>
        <w:t xml:space="preserve">La figura </w:t>
      </w:r>
      <w:del w:id="681" w:author="David Vacas Miguel" w:date="2018-06-01T03:08:00Z">
        <w:r w:rsidDel="00F04ECC">
          <w:delText>2</w:delText>
        </w:r>
      </w:del>
      <w:del w:id="682" w:author="David Vacas Miguel" w:date="2018-05-27T13:35:00Z">
        <w:r w:rsidDel="0047468B">
          <w:delText>4</w:delText>
        </w:r>
      </w:del>
      <w:ins w:id="683" w:author="David Vacas Miguel" w:date="2018-06-01T03:08:00Z">
        <w:r w:rsidR="00F04ECC">
          <w:t>22</w:t>
        </w:r>
      </w:ins>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1A78CF69" w:rsidR="008A2C6F" w:rsidRDefault="009F7E3E" w:rsidP="00163D22">
      <w:pPr>
        <w:pStyle w:val="LetranormalTFG"/>
        <w:jc w:val="center"/>
        <w:pPrChange w:id="684" w:author="David Vacas Miguel" w:date="2018-06-21T16:49:00Z">
          <w:pPr>
            <w:pStyle w:val="LetranormalTFG"/>
          </w:pPr>
        </w:pPrChange>
      </w:pPr>
      <w:del w:id="685" w:author="David Vacas Miguel" w:date="2018-06-21T16:49:00Z">
        <w:r w:rsidDel="00163D22">
          <w:rPr>
            <w:noProof/>
            <w:lang w:eastAsia="es-ES"/>
          </w:rPr>
          <w:drawing>
            <wp:inline distT="0" distB="0" distL="0" distR="0" wp14:anchorId="163DB588" wp14:editId="6649741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del>
      <w:ins w:id="686" w:author="David Vacas Miguel" w:date="2018-06-21T17:28:00Z">
        <w:r w:rsidR="00583497">
          <w:rPr>
            <w:noProof/>
          </w:rPr>
          <w:drawing>
            <wp:inline distT="0" distB="0" distL="0" distR="0" wp14:anchorId="0CF2D032" wp14:editId="7AF169E7">
              <wp:extent cx="5747385" cy="379984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47385" cy="3799840"/>
                      </a:xfrm>
                      <a:prstGeom prst="rect">
                        <a:avLst/>
                      </a:prstGeom>
                      <a:noFill/>
                      <a:ln>
                        <a:noFill/>
                      </a:ln>
                    </pic:spPr>
                  </pic:pic>
                </a:graphicData>
              </a:graphic>
            </wp:inline>
          </w:drawing>
        </w:r>
      </w:ins>
    </w:p>
    <w:p w14:paraId="17582B75" w14:textId="173BB8B8" w:rsidR="009F7E3E" w:rsidDel="001523AB" w:rsidRDefault="009F7E3E" w:rsidP="009F7E3E">
      <w:pPr>
        <w:pStyle w:val="LetranormalTFG"/>
        <w:jc w:val="center"/>
        <w:rPr>
          <w:del w:id="687" w:author="David Vacas Miguel" w:date="2018-06-02T13:00:00Z"/>
        </w:rPr>
      </w:pPr>
      <w:r w:rsidRPr="00C44D55">
        <w:rPr>
          <w:b/>
        </w:rPr>
        <w:t xml:space="preserve">Figura </w:t>
      </w:r>
      <w:del w:id="688" w:author="David Vacas Miguel" w:date="2018-06-01T03:08:00Z">
        <w:r w:rsidDel="00F04ECC">
          <w:rPr>
            <w:b/>
          </w:rPr>
          <w:delText>2</w:delText>
        </w:r>
      </w:del>
      <w:ins w:id="689" w:author="David Vacas Miguel" w:date="2018-06-01T03:08:00Z">
        <w:r w:rsidR="00F04ECC">
          <w:rPr>
            <w:b/>
          </w:rPr>
          <w:t>22</w:t>
        </w:r>
      </w:ins>
      <w:del w:id="690"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691" w:author="David Vacas Miguel" w:date="2018-06-02T13:00:00Z">
          <w:pPr>
            <w:pStyle w:val="LetranormalTFG"/>
          </w:pPr>
        </w:pPrChange>
      </w:pPr>
    </w:p>
    <w:p w14:paraId="160CA4CB" w14:textId="3232D91C" w:rsidR="0031002A" w:rsidRDefault="008A2C6F" w:rsidP="00F21B89">
      <w:pPr>
        <w:pStyle w:val="TFGtitulo2"/>
      </w:pPr>
      <w:bookmarkStart w:id="692" w:name="_Toc517366506"/>
      <w:r>
        <w:t xml:space="preserve">1. </w:t>
      </w:r>
      <w:r w:rsidR="00AD5F04">
        <w:t xml:space="preserve">Zona izquierda: </w:t>
      </w:r>
      <w:proofErr w:type="spellStart"/>
      <w:r w:rsidR="00AD5F04">
        <w:t>Viewport</w:t>
      </w:r>
      <w:bookmarkEnd w:id="692"/>
      <w:proofErr w:type="spellEnd"/>
    </w:p>
    <w:p w14:paraId="51FA9A19" w14:textId="27F466D1"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r w:rsidR="007339EC">
        <w:t>de este</w:t>
      </w:r>
      <w:r>
        <w:t>.</w:t>
      </w:r>
    </w:p>
    <w:p w14:paraId="441DA0D4" w14:textId="7C330066"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w:t>
      </w:r>
      <w:del w:id="693" w:author="David Vacas Miguel" w:date="2018-06-01T03:08:00Z">
        <w:r w:rsidR="009F7E3E" w:rsidDel="00F04ECC">
          <w:delText>2</w:delText>
        </w:r>
      </w:del>
      <w:del w:id="694" w:author="David Vacas Miguel" w:date="2018-05-27T13:35:00Z">
        <w:r w:rsidR="009F7E3E" w:rsidDel="0047468B">
          <w:delText>5</w:delText>
        </w:r>
      </w:del>
      <w:ins w:id="695" w:author="David Vacas Miguel" w:date="2018-06-01T03:08:00Z">
        <w:r w:rsidR="00F04ECC">
          <w:t>23</w:t>
        </w:r>
      </w:ins>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21">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23">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696" w:author="David Vacas Miguel" w:date="2018-05-30T12:13:00Z"/>
        </w:rPr>
      </w:pPr>
      <w:del w:id="697" w:author="David Vacas Miguel" w:date="2018-05-30T12:13:00Z">
        <w:r w:rsidDel="00F4525D">
          <w:rPr>
            <w:b/>
          </w:rPr>
          <w:delText xml:space="preserve">Figura </w:delText>
        </w:r>
        <w:r w:rsidR="00562E23" w:rsidDel="00F4525D">
          <w:rPr>
            <w:b/>
          </w:rPr>
          <w:delText>2</w:delText>
        </w:r>
      </w:del>
      <w:del w:id="698" w:author="David Vacas Miguel" w:date="2018-05-27T13:35:00Z">
        <w:r w:rsidR="00562E23" w:rsidDel="0047468B">
          <w:rPr>
            <w:b/>
          </w:rPr>
          <w:delText>5</w:delText>
        </w:r>
      </w:del>
      <w:del w:id="699"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700"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701" w:author="David Vacas Miguel" w:date="2018-06-02T13:00:00Z">
          <w:pPr>
            <w:pStyle w:val="LetranormalTFG"/>
            <w:ind w:left="708"/>
          </w:pPr>
        </w:pPrChange>
      </w:pPr>
      <w:ins w:id="702" w:author="David Vacas Miguel" w:date="2018-05-30T12:13:00Z">
        <w:r>
          <w:rPr>
            <w:b/>
          </w:rPr>
          <w:t xml:space="preserve">Figura </w:t>
        </w:r>
      </w:ins>
      <w:ins w:id="703" w:author="David Vacas Miguel" w:date="2018-06-01T03:08:00Z">
        <w:r w:rsidR="00F04ECC">
          <w:rPr>
            <w:b/>
          </w:rPr>
          <w:t>23</w:t>
        </w:r>
      </w:ins>
      <w:ins w:id="704" w:author="David Vacas Miguel" w:date="2018-05-30T12:13:00Z">
        <w:r>
          <w:rPr>
            <w:b/>
          </w:rPr>
          <w:t>.</w:t>
        </w:r>
        <w:r>
          <w:t xml:space="preserve"> </w:t>
        </w:r>
        <w:proofErr w:type="spellStart"/>
        <w:r>
          <w:t>Viewport</w:t>
        </w:r>
        <w:proofErr w:type="spellEnd"/>
        <w:r>
          <w:t>.</w:t>
        </w:r>
      </w:ins>
    </w:p>
    <w:p w14:paraId="7436E07A" w14:textId="3FFA4290" w:rsidR="00293F11" w:rsidRDefault="009557D6" w:rsidP="001F436E">
      <w:pPr>
        <w:pStyle w:val="LetranormalTFG"/>
      </w:pPr>
      <w:r>
        <w:t xml:space="preserve">El </w:t>
      </w:r>
      <w:proofErr w:type="spellStart"/>
      <w:r>
        <w:t>viewport</w:t>
      </w:r>
      <w:proofErr w:type="spellEnd"/>
      <w:r>
        <w:t xml:space="preserve"> muestra la simulación del robot. E</w:t>
      </w:r>
      <w:r w:rsidR="00293F11">
        <w:t>n todo momento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5BC3D817"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del w:id="705" w:author="David Vacas Miguel" w:date="2018-06-01T03:09:00Z">
        <w:r w:rsidR="00562E23" w:rsidDel="00F04ECC">
          <w:delText>27</w:delText>
        </w:r>
      </w:del>
      <w:ins w:id="706" w:author="David Vacas Miguel" w:date="2018-06-01T03:09:00Z">
        <w:r w:rsidR="00F04ECC">
          <w:t>24</w:t>
        </w:r>
      </w:ins>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pPr>
        <w:pStyle w:val="LetranormalTFG"/>
        <w:jc w:val="center"/>
        <w:rPr>
          <w:b/>
        </w:rPr>
        <w:pPrChange w:id="707"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708" w:author="David Vacas Miguel" w:date="2018-06-01T03:08:00Z">
        <w:r w:rsidR="00562E23" w:rsidDel="00F04ECC">
          <w:rPr>
            <w:b/>
          </w:rPr>
          <w:delText>27</w:delText>
        </w:r>
      </w:del>
      <w:ins w:id="709" w:author="David Vacas Miguel" w:date="2018-06-01T03:08:00Z">
        <w:r w:rsidR="00F04ECC">
          <w:rPr>
            <w:b/>
          </w:rPr>
          <w:t>24</w:t>
        </w:r>
      </w:ins>
      <w:r w:rsidRPr="00F21B89">
        <w:rPr>
          <w:b/>
        </w:rPr>
        <w:t>.</w:t>
      </w:r>
      <w:r>
        <w:rPr>
          <w:b/>
        </w:rPr>
        <w:t xml:space="preserve"> </w:t>
      </w:r>
      <w:r>
        <w:t>Aplicación con imagen de datos geométricos activa.</w:t>
      </w:r>
    </w:p>
    <w:p w14:paraId="4415F4EA" w14:textId="77777777" w:rsidR="008A2C6F" w:rsidRPr="00F21B89" w:rsidDel="004F3E16" w:rsidRDefault="008A2C6F" w:rsidP="00F21B89">
      <w:pPr>
        <w:pStyle w:val="LetranormalTFG"/>
        <w:jc w:val="center"/>
        <w:rPr>
          <w:del w:id="710" w:author="David Vacas Miguel" w:date="2018-06-02T13:02:00Z"/>
          <w:rFonts w:ascii="Arial" w:eastAsiaTheme="majorEastAsia" w:hAnsi="Arial" w:cstheme="majorBidi"/>
          <w:b/>
          <w:sz w:val="36"/>
          <w:szCs w:val="32"/>
        </w:rPr>
      </w:pPr>
    </w:p>
    <w:p w14:paraId="37D9A861" w14:textId="296AE0AF" w:rsidR="00C936C0" w:rsidRDefault="008A2C6F" w:rsidP="00F21B89">
      <w:pPr>
        <w:pStyle w:val="TFGtitulo2"/>
      </w:pPr>
      <w:bookmarkStart w:id="711" w:name="_Toc517366507"/>
      <w:r>
        <w:t xml:space="preserve">2. </w:t>
      </w:r>
      <w:r w:rsidR="00AD5F04">
        <w:t>Zona derecha: Campos de entrada de datos</w:t>
      </w:r>
      <w:bookmarkEnd w:id="711"/>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5A6DA0DD" w:rsidR="00B13C53" w:rsidDel="001523AB" w:rsidRDefault="0078359E" w:rsidP="009E06D0">
      <w:pPr>
        <w:pStyle w:val="LetranormalTFG"/>
        <w:rPr>
          <w:del w:id="712" w:author="David Vacas Miguel" w:date="2018-06-02T13:00:00Z"/>
        </w:rPr>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del w:id="713" w:author="David Vacas Miguel" w:date="2018-06-01T03:09:00Z">
        <w:r w:rsidR="00562E23" w:rsidDel="00F04ECC">
          <w:delText>28</w:delText>
        </w:r>
      </w:del>
      <w:ins w:id="714"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715" w:author="David Vacas Miguel" w:date="2018-06-02T13:00:00Z"/>
        </w:rPr>
      </w:pPr>
    </w:p>
    <w:p w14:paraId="64722636" w14:textId="0A30C7DA" w:rsidR="009E06D0" w:rsidDel="001523AB" w:rsidRDefault="009E06D0" w:rsidP="009E06D0">
      <w:pPr>
        <w:pStyle w:val="LetranormalTFG"/>
        <w:rPr>
          <w:del w:id="716" w:author="David Vacas Miguel" w:date="2018-06-02T13:00:00Z"/>
        </w:rPr>
      </w:pPr>
    </w:p>
    <w:p w14:paraId="0C6FAEB2" w14:textId="338D947E" w:rsidR="009E06D0" w:rsidDel="001523AB" w:rsidRDefault="009E06D0" w:rsidP="009E06D0">
      <w:pPr>
        <w:pStyle w:val="LetranormalTFG"/>
        <w:rPr>
          <w:del w:id="717"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24">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718" w:author="David Vacas Miguel" w:date="2018-06-02T13:00:00Z"/>
        </w:rPr>
      </w:pPr>
      <w:r>
        <w:rPr>
          <w:b/>
        </w:rPr>
        <w:t xml:space="preserve">Figura </w:t>
      </w:r>
      <w:del w:id="719" w:author="David Vacas Miguel" w:date="2018-06-01T03:09:00Z">
        <w:r w:rsidR="00562E23" w:rsidDel="00F04ECC">
          <w:rPr>
            <w:b/>
          </w:rPr>
          <w:delText>28</w:delText>
        </w:r>
      </w:del>
      <w:ins w:id="720"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721" w:author="David Vacas Miguel" w:date="2018-06-02T13:00:00Z">
          <w:pPr>
            <w:pStyle w:val="LetranormalTFG"/>
          </w:pPr>
        </w:pPrChange>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36AD5C42"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lastRenderedPageBreak/>
        <w:t xml:space="preserve">más natural al usuario el acceso a esta. Además, todas las </w:t>
      </w:r>
      <w:proofErr w:type="spellStart"/>
      <w:r>
        <w:t>labels</w:t>
      </w:r>
      <w:proofErr w:type="spellEnd"/>
      <w:r>
        <w:t xml:space="preserve"> </w:t>
      </w:r>
      <w:del w:id="722" w:author="David Vacas Miguel" w:date="2018-06-01T03:16:00Z">
        <w:r w:rsidR="000522FD" w:rsidDel="00597559">
          <w:delText>estan</w:delText>
        </w:r>
      </w:del>
      <w:ins w:id="723" w:author="David Vacas Miguel" w:date="2018-06-01T03:16:00Z">
        <w:r w:rsidR="00597559">
          <w:t>están</w:t>
        </w:r>
      </w:ins>
      <w:r w:rsidR="000522FD">
        <w:t xml:space="preserve"> </w:t>
      </w:r>
      <w:r>
        <w:t>en inglés puesto que este es el idioma más hablado y por tanto dota a la aplicación de una mayor usabilidad.</w:t>
      </w:r>
    </w:p>
    <w:p w14:paraId="643CB8AB" w14:textId="1C7C4A3F" w:rsidR="00C936C0" w:rsidDel="001523AB" w:rsidRDefault="00C936C0" w:rsidP="00C936C0">
      <w:pPr>
        <w:pStyle w:val="LetranormalTFG"/>
        <w:rPr>
          <w:del w:id="724" w:author="David Vacas Miguel" w:date="2018-06-02T13:00:00Z"/>
        </w:rPr>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w:t>
      </w:r>
      <w:proofErr w:type="spellStart"/>
      <w:r>
        <w:t>labels</w:t>
      </w:r>
      <w:proofErr w:type="spellEnd"/>
      <w:r>
        <w:t xml:space="preserve"> en diferentes niveles, como se observa en la figura </w:t>
      </w:r>
      <w:del w:id="725" w:author="David Vacas Miguel" w:date="2018-06-01T03:09:00Z">
        <w:r w:rsidR="00DC5F1F" w:rsidDel="00F04ECC">
          <w:delText>2</w:delText>
        </w:r>
        <w:r w:rsidR="00562E23" w:rsidDel="00F04ECC">
          <w:delText>9</w:delText>
        </w:r>
      </w:del>
      <w:ins w:id="726"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5E8D8600">
            <wp:extent cx="4842126" cy="170497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24">
                      <a:extLst>
                        <a:ext uri="{28A0092B-C50C-407E-A947-70E740481C1C}">
                          <a14:useLocalDpi xmlns:a14="http://schemas.microsoft.com/office/drawing/2010/main" val="0"/>
                        </a:ext>
                      </a:extLst>
                    </a:blip>
                    <a:srcRect l="63576" t="4987" r="1159" b="76309"/>
                    <a:stretch/>
                  </pic:blipFill>
                  <pic:spPr bwMode="auto">
                    <a:xfrm>
                      <a:off x="0" y="0"/>
                      <a:ext cx="4903420" cy="1726557"/>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727" w:author="David Vacas Miguel" w:date="2018-06-02T13:00:00Z"/>
        </w:rPr>
      </w:pPr>
      <w:r>
        <w:rPr>
          <w:b/>
        </w:rPr>
        <w:t xml:space="preserve">Figura </w:t>
      </w:r>
      <w:del w:id="728" w:author="David Vacas Miguel" w:date="2018-06-01T03:09:00Z">
        <w:r w:rsidR="00DC5F1F" w:rsidDel="00F04ECC">
          <w:rPr>
            <w:b/>
          </w:rPr>
          <w:delText>2</w:delText>
        </w:r>
        <w:r w:rsidR="00562E23" w:rsidDel="00F04ECC">
          <w:rPr>
            <w:b/>
          </w:rPr>
          <w:delText>9</w:delText>
        </w:r>
      </w:del>
      <w:ins w:id="729"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730" w:author="David Vacas Miguel" w:date="2018-06-02T13:00:00Z">
          <w:pPr>
            <w:pStyle w:val="LetranormalTFG"/>
          </w:pPr>
        </w:pPrChange>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1FEDFCEB" w:rsidR="00C936C0" w:rsidDel="001523AB" w:rsidRDefault="00C936C0" w:rsidP="00C936C0">
      <w:pPr>
        <w:pStyle w:val="LetranormalTFG"/>
        <w:rPr>
          <w:del w:id="731"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del w:id="732" w:author="David Vacas Miguel" w:date="2018-06-01T03:09:00Z">
        <w:r w:rsidR="00562E23" w:rsidDel="00F04ECC">
          <w:delText>30</w:delText>
        </w:r>
      </w:del>
      <w:ins w:id="733" w:author="David Vacas Miguel" w:date="2018-06-01T03:09:00Z">
        <w:r w:rsidR="00F04ECC">
          <w:t>27</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7ECEABCC">
            <wp:extent cx="4955540" cy="642385"/>
            <wp:effectExtent l="0" t="0" r="0" b="571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24">
                      <a:extLst>
                        <a:ext uri="{28A0092B-C50C-407E-A947-70E740481C1C}">
                          <a14:useLocalDpi xmlns:a14="http://schemas.microsoft.com/office/drawing/2010/main" val="0"/>
                        </a:ext>
                      </a:extLst>
                    </a:blip>
                    <a:srcRect l="63410" t="28928" r="828" b="64089"/>
                    <a:stretch/>
                  </pic:blipFill>
                  <pic:spPr bwMode="auto">
                    <a:xfrm>
                      <a:off x="0" y="0"/>
                      <a:ext cx="5122272" cy="66399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0302188F" w:rsidR="00C936C0" w:rsidDel="001523AB" w:rsidRDefault="00C936C0" w:rsidP="00C936C0">
      <w:pPr>
        <w:pStyle w:val="LetranormalTFG"/>
        <w:jc w:val="center"/>
        <w:rPr>
          <w:del w:id="734" w:author="David Vacas Miguel" w:date="2018-06-02T13:00:00Z"/>
        </w:rPr>
      </w:pPr>
      <w:r>
        <w:rPr>
          <w:b/>
        </w:rPr>
        <w:t xml:space="preserve">Figura </w:t>
      </w:r>
      <w:del w:id="735" w:author="David Vacas Miguel" w:date="2018-06-01T03:09:00Z">
        <w:r w:rsidR="00562E23" w:rsidDel="00F04ECC">
          <w:rPr>
            <w:b/>
          </w:rPr>
          <w:delText>30</w:delText>
        </w:r>
      </w:del>
      <w:ins w:id="736" w:author="David Vacas Miguel" w:date="2018-06-01T03:09:00Z">
        <w:r w:rsidR="00F04ECC">
          <w:rPr>
            <w:b/>
          </w:rPr>
          <w:t>27</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321B3743" w:rsidR="0043586D" w:rsidDel="001523AB" w:rsidRDefault="00C936C0" w:rsidP="00C936C0">
      <w:pPr>
        <w:pStyle w:val="LetranormalTFG"/>
        <w:rPr>
          <w:del w:id="737" w:author="David Vacas Miguel" w:date="2018-06-02T13:00:00Z"/>
        </w:rPr>
      </w:pPr>
      <w:r>
        <w:t xml:space="preserve">Hasta aquí están los parámetros de entrada necesarios para la simulación del robot (a excepción del circuito). Por tanto, ahora deben entrar las opciones de la aplicación que no son directamente relevantes para la simulación de la aplicación, </w:t>
      </w:r>
      <w:r>
        <w:lastRenderedPageBreak/>
        <w:t>en primer lugar,</w:t>
      </w:r>
      <w:r w:rsidR="006E3E93">
        <w:t xml:space="preserve"> se</w:t>
      </w:r>
      <w:r>
        <w:t xml:space="preserve"> pued</w:t>
      </w:r>
      <w:r w:rsidR="006E3E93">
        <w:t>e</w:t>
      </w:r>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r w:rsidR="009C288A">
        <w:t xml:space="preserve">, como se puede observar en la figura </w:t>
      </w:r>
      <w:del w:id="738" w:author="David Vacas Miguel" w:date="2018-06-01T03:09:00Z">
        <w:r w:rsidR="00562E23" w:rsidDel="00F04ECC">
          <w:delText>31</w:delText>
        </w:r>
      </w:del>
      <w:ins w:id="739" w:author="David Vacas Miguel" w:date="2018-06-01T03:09:00Z">
        <w:r w:rsidR="00F04ECC">
          <w:t>28</w:t>
        </w:r>
      </w:ins>
      <w:r>
        <w:t>.</w:t>
      </w:r>
    </w:p>
    <w:p w14:paraId="475E4CE7" w14:textId="77777777" w:rsidR="003037FF" w:rsidRDefault="003037FF">
      <w:pPr>
        <w:pStyle w:val="LetranormalTFG"/>
        <w:rPr>
          <w:noProof/>
        </w:rPr>
        <w:pPrChange w:id="740"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3ED439D6">
            <wp:extent cx="3360231" cy="247650"/>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25">
                      <a:extLst>
                        <a:ext uri="{28A0092B-C50C-407E-A947-70E740481C1C}">
                          <a14:useLocalDpi xmlns:a14="http://schemas.microsoft.com/office/drawing/2010/main" val="0"/>
                        </a:ext>
                      </a:extLst>
                    </a:blip>
                    <a:srcRect l="63718" t="41940" r="10941" b="55235"/>
                    <a:stretch/>
                  </pic:blipFill>
                  <pic:spPr bwMode="auto">
                    <a:xfrm>
                      <a:off x="0" y="0"/>
                      <a:ext cx="4322083" cy="318539"/>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09ADA83" w:rsidR="003037FF" w:rsidDel="001523AB" w:rsidRDefault="003037FF" w:rsidP="005A5145">
      <w:pPr>
        <w:pStyle w:val="LetranormalTFG"/>
        <w:jc w:val="center"/>
        <w:rPr>
          <w:del w:id="741" w:author="David Vacas Miguel" w:date="2018-06-02T13:00:00Z"/>
          <w:noProof/>
        </w:rPr>
      </w:pPr>
      <w:r w:rsidRPr="00F21B89">
        <w:rPr>
          <w:b/>
          <w:noProof/>
        </w:rPr>
        <w:t xml:space="preserve">Figura </w:t>
      </w:r>
      <w:del w:id="742" w:author="David Vacas Miguel" w:date="2018-06-01T03:09:00Z">
        <w:r w:rsidR="00562E23" w:rsidDel="00F04ECC">
          <w:rPr>
            <w:b/>
            <w:noProof/>
          </w:rPr>
          <w:delText>31</w:delText>
        </w:r>
      </w:del>
      <w:ins w:id="743" w:author="David Vacas Miguel" w:date="2018-06-01T03:09:00Z">
        <w:r w:rsidR="00F04ECC">
          <w:rPr>
            <w:b/>
            <w:noProof/>
          </w:rPr>
          <w:t>28</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517143F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del w:id="744" w:author="David Vacas Miguel" w:date="2018-06-01T03:10:00Z">
        <w:r w:rsidR="00562E23" w:rsidDel="00F04ECC">
          <w:delText>2</w:delText>
        </w:r>
      </w:del>
      <w:ins w:id="745" w:author="David Vacas Miguel" w:date="2018-06-01T03:10:00Z">
        <w:r w:rsidR="00F04ECC">
          <w:t>23</w:t>
        </w:r>
      </w:ins>
      <w:ins w:id="746" w:author="David Vacas Miguel" w:date="2018-05-27T13:36:00Z">
        <w:r w:rsidR="0047468B">
          <w:t>-a)</w:t>
        </w:r>
      </w:ins>
      <w:del w:id="747"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del w:id="748" w:author="David Vacas Miguel" w:date="2018-06-01T03:10:00Z">
        <w:r w:rsidR="00562E23" w:rsidDel="00F04ECC">
          <w:delText>26</w:delText>
        </w:r>
      </w:del>
      <w:ins w:id="749" w:author="David Vacas Miguel" w:date="2018-06-01T03:10:00Z">
        <w:r w:rsidR="00F04ECC">
          <w:t>23</w:t>
        </w:r>
      </w:ins>
      <w:ins w:id="750" w:author="David Vacas Miguel" w:date="2018-05-27T13:36:00Z">
        <w:r w:rsidR="0047468B">
          <w:t>-b)</w:t>
        </w:r>
      </w:ins>
      <w:r w:rsidR="00536A97">
        <w:t>.</w:t>
      </w:r>
    </w:p>
    <w:p w14:paraId="443F596D" w14:textId="3983721F" w:rsidR="00C936C0" w:rsidDel="001523AB" w:rsidRDefault="00C936C0" w:rsidP="00C936C0">
      <w:pPr>
        <w:pStyle w:val="LetranormalTFG"/>
        <w:rPr>
          <w:del w:id="751" w:author="David Vacas Miguel" w:date="2018-06-02T13:00:00Z"/>
        </w:rPr>
      </w:pPr>
      <w:r>
        <w:t xml:space="preserve">El último input se trata de un cuadro de texto editable en el que se debe introducir el </w:t>
      </w:r>
      <w:proofErr w:type="spellStart"/>
      <w:r>
        <w:t>path</w:t>
      </w:r>
      <w:proofErr w:type="spellEnd"/>
      <w:r>
        <w:t xml:space="preserve"> del circuito que se desea utilizar</w:t>
      </w:r>
      <w:r w:rsidR="0043586D">
        <w:t xml:space="preserve">, ver figura </w:t>
      </w:r>
      <w:del w:id="752" w:author="David Vacas Miguel" w:date="2018-06-01T03:10:00Z">
        <w:r w:rsidR="00562E23" w:rsidDel="00F04ECC">
          <w:delText>32</w:delText>
        </w:r>
      </w:del>
      <w:ins w:id="753" w:author="David Vacas Miguel" w:date="2018-06-01T03:10:00Z">
        <w:r w:rsidR="00F04ECC">
          <w:t>28</w:t>
        </w:r>
      </w:ins>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25">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628BA41" w:rsidR="003037FF" w:rsidDel="001523AB" w:rsidRDefault="003037FF" w:rsidP="003037FF">
      <w:pPr>
        <w:pStyle w:val="LetranormalTFG"/>
        <w:jc w:val="center"/>
        <w:rPr>
          <w:del w:id="754" w:author="David Vacas Miguel" w:date="2018-06-02T13:00:00Z"/>
        </w:rPr>
      </w:pPr>
      <w:r w:rsidRPr="00F21B89">
        <w:rPr>
          <w:b/>
        </w:rPr>
        <w:t xml:space="preserve">Figura </w:t>
      </w:r>
      <w:del w:id="755" w:author="David Vacas Miguel" w:date="2018-06-01T03:10:00Z">
        <w:r w:rsidR="00562E23" w:rsidDel="00F04ECC">
          <w:rPr>
            <w:b/>
          </w:rPr>
          <w:delText>32</w:delText>
        </w:r>
      </w:del>
      <w:ins w:id="756" w:author="David Vacas Miguel" w:date="2018-06-01T03:10:00Z">
        <w:r w:rsidR="00F04ECC">
          <w:rPr>
            <w:b/>
          </w:rPr>
          <w:t>28</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3630E141" w:rsidR="00C936C0" w:rsidDel="001523AB" w:rsidRDefault="00C936C0" w:rsidP="00C936C0">
      <w:pPr>
        <w:pStyle w:val="LetranormalTFG"/>
        <w:rPr>
          <w:del w:id="757"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758" w:author="David Vacas Miguel" w:date="2018-06-01T03:10:00Z">
        <w:r w:rsidR="00562E23" w:rsidDel="00F04ECC">
          <w:delText>28</w:delText>
        </w:r>
        <w:r w:rsidR="00D14F5B" w:rsidDel="00F04ECC">
          <w:delText xml:space="preserve"> </w:delText>
        </w:r>
      </w:del>
      <w:ins w:id="759" w:author="David Vacas Miguel" w:date="2018-06-01T03:11:00Z">
        <w:r w:rsidR="00F04ECC">
          <w:t>25</w:t>
        </w:r>
      </w:ins>
      <w:ins w:id="760"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761" w:author="David Vacas Miguel" w:date="2018-05-27T13:37:00Z">
        <w:r w:rsidR="00D14F5B" w:rsidDel="0047468B">
          <w:delText>X</w:delText>
        </w:r>
      </w:del>
      <w:ins w:id="762" w:author="David Vacas Miguel" w:date="2018-06-01T03:10:00Z">
        <w:r w:rsidR="00F04ECC">
          <w:t>29</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4">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37213052" w:rsidR="00D14F5B" w:rsidDel="001523AB" w:rsidRDefault="00D14F5B" w:rsidP="00D14F5B">
      <w:pPr>
        <w:pStyle w:val="LetranormalTFG"/>
        <w:jc w:val="center"/>
        <w:rPr>
          <w:del w:id="763" w:author="David Vacas Miguel" w:date="2018-06-02T13:00:00Z"/>
        </w:rPr>
      </w:pPr>
      <w:r w:rsidRPr="00DD3B6B">
        <w:rPr>
          <w:b/>
        </w:rPr>
        <w:t xml:space="preserve">Figura </w:t>
      </w:r>
      <w:ins w:id="764" w:author="David Vacas Miguel" w:date="2018-06-01T03:10:00Z">
        <w:r w:rsidR="00F04ECC">
          <w:rPr>
            <w:b/>
          </w:rPr>
          <w:t>29</w:t>
        </w:r>
      </w:ins>
      <w:del w:id="765"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766" w:author="David Vacas Miguel" w:date="2018-06-02T13:00:00Z">
          <w:pPr>
            <w:pStyle w:val="LetranormalTFG"/>
          </w:pPr>
        </w:pPrChange>
      </w:pPr>
    </w:p>
    <w:p w14:paraId="4E083B90" w14:textId="1919DBEA" w:rsidR="00C936C0" w:rsidDel="001523AB" w:rsidRDefault="0043586D" w:rsidP="00C936C0">
      <w:pPr>
        <w:pStyle w:val="LetranormalTFG"/>
        <w:rPr>
          <w:del w:id="767" w:author="David Vacas Miguel" w:date="2018-06-02T13:00:00Z"/>
        </w:rPr>
      </w:pPr>
      <w:r>
        <w:t>Después</w:t>
      </w:r>
      <w:r w:rsidR="00C936C0">
        <w:t>, hay una zona en la que se muestran los segundos pasados desde que empezó la simulación como se muestra en la figura</w:t>
      </w:r>
      <w:r w:rsidR="00562E23">
        <w:t xml:space="preserve"> </w:t>
      </w:r>
      <w:del w:id="768" w:author="David Vacas Miguel" w:date="2018-06-01T03:11:00Z">
        <w:r w:rsidR="00562E23" w:rsidDel="00F04ECC">
          <w:delText>3</w:delText>
        </w:r>
      </w:del>
      <w:ins w:id="769" w:author="David Vacas Miguel" w:date="2018-06-01T03:11:00Z">
        <w:r w:rsidR="00F04ECC">
          <w:t>30</w:t>
        </w:r>
      </w:ins>
      <w:del w:id="770" w:author="David Vacas Miguel" w:date="2018-05-27T13:37:00Z">
        <w:r w:rsidR="00562E23" w:rsidDel="0047468B">
          <w:delText>3</w:delText>
        </w:r>
      </w:del>
      <w:r w:rsidR="00C936C0">
        <w:t xml:space="preserve">, con un tamaño de letra que hace que sobresalga sobre el resto de la interfaz haciendo así que una vez la </w:t>
      </w:r>
      <w:r w:rsidR="00C936C0">
        <w:lastRenderedPageBreak/>
        <w:t>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21ED564E" w:rsidR="00C936C0" w:rsidDel="001523AB" w:rsidRDefault="00C936C0" w:rsidP="00C936C0">
      <w:pPr>
        <w:pStyle w:val="LetranormalTFG"/>
        <w:jc w:val="center"/>
        <w:rPr>
          <w:del w:id="771" w:author="David Vacas Miguel" w:date="2018-06-02T13:00:00Z"/>
        </w:rPr>
      </w:pPr>
      <w:r>
        <w:rPr>
          <w:b/>
        </w:rPr>
        <w:t>Figura</w:t>
      </w:r>
      <w:r w:rsidR="00562E23">
        <w:rPr>
          <w:b/>
        </w:rPr>
        <w:t xml:space="preserve"> </w:t>
      </w:r>
      <w:del w:id="772" w:author="David Vacas Miguel" w:date="2018-06-01T03:11:00Z">
        <w:r w:rsidR="00562E23" w:rsidDel="00F04ECC">
          <w:rPr>
            <w:b/>
          </w:rPr>
          <w:delText>3</w:delText>
        </w:r>
      </w:del>
      <w:ins w:id="773" w:author="David Vacas Miguel" w:date="2018-06-01T03:11:00Z">
        <w:r w:rsidR="00F04ECC">
          <w:rPr>
            <w:b/>
          </w:rPr>
          <w:t>30</w:t>
        </w:r>
      </w:ins>
      <w:del w:id="774"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0EFA5AEF" w:rsidR="00FA4F0A" w:rsidDel="001523AB" w:rsidRDefault="00C936C0" w:rsidP="00C936C0">
      <w:pPr>
        <w:pStyle w:val="LetranormalTFG"/>
        <w:rPr>
          <w:del w:id="775" w:author="David Vacas Miguel" w:date="2018-06-02T13:00: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r w:rsidR="006E3E93">
        <w:t>en</w:t>
      </w:r>
      <w:r>
        <w:t xml:space="preserve"> todos los parámetros a la aplicación y se inicia la simulación. </w:t>
      </w:r>
      <w:r w:rsidR="006E3E93">
        <w:t>El</w:t>
      </w:r>
      <w:r>
        <w:t xml:space="preserve"> último botón contiene el texto “</w:t>
      </w:r>
      <w:proofErr w:type="spellStart"/>
      <w:r>
        <w:t>Quit</w:t>
      </w:r>
      <w:proofErr w:type="spellEnd"/>
      <w:r>
        <w:t>” que sirve para cerrar la aplicación.</w:t>
      </w:r>
      <w:r w:rsidR="00CD6A07">
        <w:t xml:space="preserve"> Estos dos últimos botones se pueden observar en la figura </w:t>
      </w:r>
      <w:del w:id="776" w:author="David Vacas Miguel" w:date="2018-06-01T03:11:00Z">
        <w:r w:rsidR="00562E23" w:rsidDel="008E3CBA">
          <w:delText>3</w:delText>
        </w:r>
      </w:del>
      <w:ins w:id="777" w:author="David Vacas Miguel" w:date="2018-06-01T03:11:00Z">
        <w:r w:rsidR="008E3CBA">
          <w:t>31</w:t>
        </w:r>
      </w:ins>
      <w:del w:id="778"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25">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1ADAAB13" w:rsidR="001523AB" w:rsidRDefault="003037FF" w:rsidP="001523AB">
      <w:pPr>
        <w:pStyle w:val="LetranormalTFG"/>
        <w:jc w:val="center"/>
        <w:rPr>
          <w:ins w:id="779" w:author="David Vacas Miguel" w:date="2018-06-02T13:01:00Z"/>
        </w:rPr>
      </w:pPr>
      <w:r w:rsidRPr="00F21B89">
        <w:rPr>
          <w:b/>
        </w:rPr>
        <w:t xml:space="preserve">Figura </w:t>
      </w:r>
      <w:del w:id="780" w:author="David Vacas Miguel" w:date="2018-06-01T03:11:00Z">
        <w:r w:rsidR="00562E23" w:rsidDel="008E3CBA">
          <w:rPr>
            <w:b/>
          </w:rPr>
          <w:delText>3</w:delText>
        </w:r>
      </w:del>
      <w:del w:id="781" w:author="David Vacas Miguel" w:date="2018-05-27T13:38:00Z">
        <w:r w:rsidR="00562E23" w:rsidDel="0047468B">
          <w:rPr>
            <w:b/>
          </w:rPr>
          <w:delText>4</w:delText>
        </w:r>
      </w:del>
      <w:ins w:id="782" w:author="David Vacas Miguel" w:date="2018-06-01T03:11:00Z">
        <w:r w:rsidR="008E3CBA">
          <w:rPr>
            <w:b/>
          </w:rPr>
          <w:t>31</w:t>
        </w:r>
      </w:ins>
      <w:r w:rsidRPr="00F21B89">
        <w:rPr>
          <w:b/>
        </w:rPr>
        <w:t>.</w:t>
      </w:r>
      <w:r>
        <w:t xml:space="preserve"> Botones de inicio de simulación y cerrar aplicación.</w:t>
      </w:r>
      <w:bookmarkStart w:id="783" w:name="_Toc514092737"/>
      <w:bookmarkStart w:id="784" w:name="_Toc514092840"/>
      <w:bookmarkStart w:id="785" w:name="_Toc514092897"/>
      <w:bookmarkStart w:id="786" w:name="_Toc514093117"/>
      <w:bookmarkStart w:id="787" w:name="_Toc514093155"/>
      <w:bookmarkStart w:id="788" w:name="_Toc514093187"/>
      <w:bookmarkStart w:id="789" w:name="_Toc514093218"/>
      <w:bookmarkStart w:id="790" w:name="_Toc514093273"/>
      <w:bookmarkEnd w:id="783"/>
      <w:bookmarkEnd w:id="784"/>
      <w:bookmarkEnd w:id="785"/>
      <w:bookmarkEnd w:id="786"/>
      <w:bookmarkEnd w:id="787"/>
      <w:bookmarkEnd w:id="788"/>
      <w:bookmarkEnd w:id="789"/>
      <w:bookmarkEnd w:id="790"/>
    </w:p>
    <w:p w14:paraId="3CC2DE65" w14:textId="0F23D902" w:rsidR="008A2C6F" w:rsidRPr="001523AB" w:rsidDel="001523AB" w:rsidRDefault="008A2C6F">
      <w:pPr>
        <w:rPr>
          <w:del w:id="791" w:author="David Vacas Miguel" w:date="2018-06-02T13:00:00Z"/>
        </w:rPr>
        <w:pPrChange w:id="792" w:author="David Vacas Miguel" w:date="2018-06-02T13:01:00Z">
          <w:pPr>
            <w:pStyle w:val="LetranormalTFG"/>
            <w:jc w:val="center"/>
          </w:pPr>
        </w:pPrChange>
      </w:pPr>
    </w:p>
    <w:p w14:paraId="78EB458C" w14:textId="77777777" w:rsidR="008A2C6F" w:rsidRDefault="008A2C6F">
      <w:pPr>
        <w:pPrChange w:id="793" w:author="David Vacas Miguel" w:date="2018-06-02T13:01:00Z">
          <w:pPr>
            <w:pStyle w:val="LetranormalTFG"/>
          </w:pPr>
        </w:pPrChange>
      </w:pPr>
    </w:p>
    <w:p w14:paraId="17D8F85C" w14:textId="77777777" w:rsidR="0036645D" w:rsidRDefault="0036645D">
      <w:pPr>
        <w:rPr>
          <w:ins w:id="794" w:author="David Vacas Miguel" w:date="2018-06-21T16:42:00Z"/>
          <w:rFonts w:ascii="Century Gothic" w:eastAsiaTheme="majorEastAsia" w:hAnsi="Century Gothic" w:cstheme="majorBidi"/>
          <w:b/>
          <w:sz w:val="32"/>
          <w:szCs w:val="32"/>
        </w:rPr>
        <w:sectPr w:rsidR="0036645D" w:rsidSect="00036E9B">
          <w:footerReference w:type="default" r:id="rId127"/>
          <w:footerReference w:type="first" r:id="rId128"/>
          <w:pgSz w:w="11906" w:h="16838"/>
          <w:pgMar w:top="1418" w:right="1418" w:bottom="1418" w:left="1418" w:header="709" w:footer="709" w:gutter="0"/>
          <w:cols w:space="708"/>
          <w:titlePg/>
          <w:docGrid w:linePitch="360"/>
        </w:sectPr>
      </w:pPr>
    </w:p>
    <w:p w14:paraId="1FD20DDF" w14:textId="6D48E5AF" w:rsidR="008A2C6F" w:rsidRDefault="008A2C6F" w:rsidP="00334272">
      <w:pPr>
        <w:pStyle w:val="TFGtitulo2"/>
        <w:pPrChange w:id="801" w:author="David Vacas Miguel" w:date="2018-06-21T17:45:00Z">
          <w:pPr>
            <w:pStyle w:val="TFGtitulo2"/>
          </w:pPr>
        </w:pPrChange>
      </w:pPr>
      <w:bookmarkStart w:id="802" w:name="_Toc517366508"/>
      <w:r>
        <w:lastRenderedPageBreak/>
        <w:t>3. Casos de uso</w:t>
      </w:r>
      <w:bookmarkEnd w:id="802"/>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Robot estándar que se va a tomar como referencia.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803" w:author="David Vacas Miguel" w:date="2018-06-01T01:54:00Z"/>
        </w:rPr>
      </w:pPr>
      <w:del w:id="804"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805" w:author="David Vacas Miguel" w:date="2018-06-01T01:54:00Z"/>
        </w:rPr>
      </w:pPr>
      <w:del w:id="806"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0F52D210" w:rsidR="007E5D35" w:rsidRDefault="00542CFF" w:rsidP="007E5D35">
      <w:pPr>
        <w:pStyle w:val="LetranormalTFG"/>
        <w:numPr>
          <w:ilvl w:val="0"/>
          <w:numId w:val="28"/>
        </w:numPr>
      </w:pPr>
      <w:r>
        <w:t>Robot estándar con cambio en el radio de las ruedas.</w:t>
      </w:r>
    </w:p>
    <w:p w14:paraId="775170FF" w14:textId="7E6708A0" w:rsidR="00542CFF" w:rsidDel="00C901EA" w:rsidRDefault="00542CFF" w:rsidP="00542CFF">
      <w:pPr>
        <w:pStyle w:val="LetranormalTFG"/>
        <w:numPr>
          <w:ilvl w:val="1"/>
          <w:numId w:val="28"/>
        </w:numPr>
        <w:rPr>
          <w:del w:id="807" w:author="David Vacas Miguel" w:date="2018-06-01T01:54:00Z"/>
        </w:rPr>
      </w:pPr>
      <w:del w:id="808"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809" w:author="David Vacas Miguel" w:date="2018-06-01T01:54:00Z"/>
        </w:rPr>
      </w:pPr>
      <w:del w:id="810" w:author="David Vacas Miguel" w:date="2018-06-01T01:54:00Z">
        <w:r w:rsidDel="00C901EA">
          <w:delText>Menor radio de ruedas.</w:delText>
        </w:r>
      </w:del>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3E20AEDD" w:rsidR="00D266AC" w:rsidDel="00C901EA" w:rsidRDefault="00D266AC" w:rsidP="00D266AC">
      <w:pPr>
        <w:pStyle w:val="LetranormalTFG"/>
        <w:numPr>
          <w:ilvl w:val="1"/>
          <w:numId w:val="28"/>
        </w:numPr>
        <w:rPr>
          <w:del w:id="811" w:author="David Vacas Miguel" w:date="2018-06-01T01:54:00Z"/>
        </w:rPr>
      </w:pPr>
      <w:del w:id="812"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813" w:author="David Vacas Miguel" w:date="2018-06-01T01:54:00Z"/>
        </w:rPr>
      </w:pPr>
      <w:del w:id="814" w:author="David Vacas Miguel" w:date="2018-06-01T01:54:00Z">
        <w:r w:rsidDel="00C901EA">
          <w:delText>Menor separación entre sensores.</w:delText>
        </w:r>
      </w:del>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0806AF8D" w:rsidR="00D266AC" w:rsidDel="00C901EA" w:rsidRDefault="00D266AC" w:rsidP="00D266AC">
      <w:pPr>
        <w:pStyle w:val="LetranormalTFG"/>
        <w:numPr>
          <w:ilvl w:val="1"/>
          <w:numId w:val="28"/>
        </w:numPr>
        <w:rPr>
          <w:del w:id="815" w:author="David Vacas Miguel" w:date="2018-06-01T01:54:00Z"/>
        </w:rPr>
      </w:pPr>
      <w:del w:id="816"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817" w:author="David Vacas Miguel" w:date="2018-06-01T01:54:00Z"/>
        </w:rPr>
      </w:pPr>
      <w:del w:id="818" w:author="David Vacas Miguel" w:date="2018-06-01T01:54:00Z">
        <w:r w:rsidDel="00C901EA">
          <w:delText>Menor separación entre ruedas y sensores.</w:delText>
        </w:r>
      </w:del>
    </w:p>
    <w:p w14:paraId="642BADEC" w14:textId="5EC8AEB3" w:rsidR="00542CFF" w:rsidDel="001523AB" w:rsidRDefault="00542CFF" w:rsidP="00F21B89">
      <w:pPr>
        <w:pStyle w:val="LetranormalTFG"/>
        <w:numPr>
          <w:ilvl w:val="0"/>
          <w:numId w:val="28"/>
        </w:numPr>
        <w:rPr>
          <w:del w:id="819" w:author="David Vacas Miguel" w:date="2018-06-02T13:01:00Z"/>
        </w:rPr>
      </w:pPr>
      <w:r>
        <w:t>Robot estándar en un circuito distinto.</w:t>
      </w:r>
    </w:p>
    <w:p w14:paraId="184CDF4B" w14:textId="77777777" w:rsidR="001523AB" w:rsidRDefault="001523AB">
      <w:pPr>
        <w:pStyle w:val="LetranormalTFG"/>
        <w:numPr>
          <w:ilvl w:val="0"/>
          <w:numId w:val="28"/>
        </w:numPr>
        <w:pPrChange w:id="820" w:author="David Vacas Miguel" w:date="2018-06-02T13:01:00Z">
          <w:pPr>
            <w:pStyle w:val="LetranormalTFG"/>
          </w:pPr>
        </w:pPrChange>
      </w:pPr>
    </w:p>
    <w:p w14:paraId="42F62FD6" w14:textId="568DBCEE" w:rsidR="00E652DB" w:rsidRDefault="0063454D" w:rsidP="00E652DB">
      <w:pPr>
        <w:pStyle w:val="LetranormalTFG"/>
        <w:rPr>
          <w:ins w:id="821" w:author="David Vacas Miguel" w:date="2018-06-01T02:03:00Z"/>
          <w:b/>
          <w:sz w:val="28"/>
        </w:rPr>
      </w:pPr>
      <w:ins w:id="822" w:author="David Vacas Miguel" w:date="2018-06-01T02:01:00Z">
        <w:r w:rsidRPr="0063454D">
          <w:rPr>
            <w:b/>
            <w:sz w:val="28"/>
            <w:rPrChange w:id="823" w:author="David Vacas Miguel" w:date="2018-06-01T02:01:00Z">
              <w:rPr/>
            </w:rPrChange>
          </w:rPr>
          <w:t>Caso 1. Robot de referencia</w:t>
        </w:r>
      </w:ins>
      <w:ins w:id="824" w:author="David Vacas Miguel" w:date="2018-06-01T02:15:00Z">
        <w:r w:rsidR="00325A94">
          <w:rPr>
            <w:b/>
            <w:sz w:val="28"/>
          </w:rPr>
          <w:t>.</w:t>
        </w:r>
      </w:ins>
    </w:p>
    <w:p w14:paraId="2F5C026D" w14:textId="27B9B8CD" w:rsidR="0063454D" w:rsidRDefault="0063454D">
      <w:pPr>
        <w:pStyle w:val="LetranormalTFG"/>
        <w:rPr>
          <w:ins w:id="825" w:author="David Vacas Miguel" w:date="2018-06-21T17:28:00Z"/>
        </w:rPr>
      </w:pPr>
      <w:ins w:id="826" w:author="David Vacas Miguel" w:date="2018-06-01T02:04:00Z">
        <w:r>
          <w:t xml:space="preserve">Este </w:t>
        </w:r>
        <w:r w:rsidRPr="0063454D">
          <w:t>robot</w:t>
        </w:r>
        <w:r>
          <w:t xml:space="preserve"> es un robot con parámetros geométricos medios que se utiliza como referencia para el resto de los casos.</w:t>
        </w:r>
      </w:ins>
    </w:p>
    <w:p w14:paraId="1AF35928" w14:textId="77777777" w:rsidR="00583497" w:rsidRPr="00F21B89" w:rsidRDefault="00583497">
      <w:pPr>
        <w:pStyle w:val="LetranormalTFG"/>
        <w:rPr>
          <w:ins w:id="827" w:author="David Vacas Miguel" w:date="2018-06-01T02:04:00Z"/>
          <w:b/>
        </w:rPr>
      </w:pPr>
    </w:p>
    <w:tbl>
      <w:tblPr>
        <w:tblStyle w:val="Tablanormal5"/>
        <w:tblW w:w="0" w:type="auto"/>
        <w:tblLook w:val="04A0" w:firstRow="1" w:lastRow="0" w:firstColumn="1" w:lastColumn="0" w:noHBand="0" w:noVBand="1"/>
        <w:tblPrChange w:id="828"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829">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830"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831"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832"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833"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834"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835"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836"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837"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838"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839"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840" w:author="David Vacas Miguel" w:date="2018-06-01T02:02:00Z"/>
              </w:rPr>
            </w:pPr>
            <w:ins w:id="841"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842"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843"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844"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845"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846"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847"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848"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849"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850"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851"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852" w:author="David Vacas Miguel" w:date="2018-06-01T02:02:00Z"/>
                <w:b/>
                <w:rPrChange w:id="853" w:author="David Vacas Miguel" w:date="2018-06-01T02:16:00Z">
                  <w:rPr>
                    <w:ins w:id="854" w:author="David Vacas Miguel" w:date="2018-06-01T02:02:00Z"/>
                  </w:rPr>
                </w:rPrChange>
              </w:rPr>
            </w:pPr>
            <w:ins w:id="855" w:author="David Vacas Miguel" w:date="2018-06-01T02:02:00Z">
              <w:r w:rsidRPr="00325A94">
                <w:rPr>
                  <w:b/>
                  <w:rPrChange w:id="856" w:author="David Vacas Miguel" w:date="2018-06-01T02:16:00Z">
                    <w:rPr/>
                  </w:rPrChange>
                </w:rPr>
                <w:t>90s</w:t>
              </w:r>
            </w:ins>
          </w:p>
        </w:tc>
      </w:tr>
    </w:tbl>
    <w:p w14:paraId="7BB56213" w14:textId="7D6A5269" w:rsidR="00E652DB" w:rsidDel="00583497" w:rsidRDefault="00E652DB" w:rsidP="00E652DB">
      <w:pPr>
        <w:pStyle w:val="LetranormalTFG"/>
        <w:jc w:val="center"/>
        <w:rPr>
          <w:del w:id="857" w:author="David Vacas Miguel" w:date="2018-06-01T02:02:00Z"/>
          <w:b/>
        </w:rPr>
      </w:pPr>
      <w:del w:id="858" w:author="David Vacas Miguel" w:date="2018-06-01T02:02:00Z">
        <w:r w:rsidRPr="00F21B89" w:rsidDel="0063454D">
          <w:rPr>
            <w:b/>
          </w:rPr>
          <w:delText>Tiempo: 90s.</w:delText>
        </w:r>
      </w:del>
    </w:p>
    <w:p w14:paraId="72E87C61" w14:textId="77777777" w:rsidR="00583497" w:rsidRDefault="00583497" w:rsidP="00E652DB">
      <w:pPr>
        <w:pStyle w:val="LetranormalTFG"/>
        <w:rPr>
          <w:ins w:id="859" w:author="David Vacas Miguel" w:date="2018-06-21T17:29:00Z"/>
          <w:b/>
        </w:rPr>
      </w:pPr>
    </w:p>
    <w:p w14:paraId="095A97B4" w14:textId="4236617C" w:rsidR="001C0490" w:rsidRPr="00F21B89" w:rsidDel="0063454D" w:rsidRDefault="001C0490" w:rsidP="00E652DB">
      <w:pPr>
        <w:pStyle w:val="LetranormalTFG"/>
        <w:rPr>
          <w:del w:id="860" w:author="David Vacas Miguel" w:date="2018-06-01T02:04:00Z"/>
          <w:b/>
        </w:rPr>
      </w:pPr>
      <w:del w:id="861"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460C31" w:rsidP="00E652DB">
      <w:pPr>
        <w:pStyle w:val="LetranormalTFG"/>
        <w:jc w:val="center"/>
        <w:rPr>
          <w:noProof/>
          <w:lang w:eastAsia="es-ES"/>
        </w:rPr>
      </w:pPr>
      <w:r>
        <w:rPr>
          <w:noProof/>
          <w:lang w:eastAsia="es-ES"/>
        </w:rPr>
        <w:pict w14:anchorId="433943F1">
          <v:shape id="_x0000_i1064" type="#_x0000_t75" style="width:205.7pt;height:188.9pt">
            <v:imagedata r:id="rId129" o:title="resultados1"/>
          </v:shape>
        </w:pict>
      </w:r>
    </w:p>
    <w:p w14:paraId="26110D7D" w14:textId="1C8057F3" w:rsidR="00E652DB" w:rsidRDefault="001C0490" w:rsidP="00E652DB">
      <w:pPr>
        <w:pStyle w:val="LetranormalTFG"/>
        <w:jc w:val="center"/>
      </w:pPr>
      <w:r w:rsidRPr="00F21B89">
        <w:rPr>
          <w:b/>
          <w:noProof/>
          <w:lang w:eastAsia="es-ES"/>
        </w:rPr>
        <w:t xml:space="preserve">Figura </w:t>
      </w:r>
      <w:ins w:id="862" w:author="David Vacas Miguel" w:date="2018-06-01T03:11:00Z">
        <w:r w:rsidR="008E3CBA">
          <w:rPr>
            <w:b/>
            <w:noProof/>
            <w:lang w:eastAsia="es-ES"/>
          </w:rPr>
          <w:t>32</w:t>
        </w:r>
      </w:ins>
      <w:del w:id="863" w:author="David Vacas Miguel" w:date="2018-05-27T13:38:00Z">
        <w:r w:rsidRPr="00F21B89" w:rsidDel="0047468B">
          <w:rPr>
            <w:b/>
            <w:noProof/>
            <w:lang w:eastAsia="es-ES"/>
          </w:rPr>
          <w:delText>X</w:delText>
        </w:r>
      </w:del>
      <w:r w:rsidRPr="00F21B89">
        <w:rPr>
          <w:b/>
          <w:noProof/>
          <w:lang w:eastAsia="es-ES"/>
        </w:rPr>
        <w:t>.</w:t>
      </w:r>
      <w:ins w:id="864" w:author="David Vacas Miguel" w:date="2018-06-01T02:40:00Z">
        <w:r w:rsidR="00391550">
          <w:rPr>
            <w:noProof/>
            <w:lang w:eastAsia="es-ES"/>
          </w:rPr>
          <w:t xml:space="preserve"> Robot estandar que se toma como referencia</w:t>
        </w:r>
      </w:ins>
      <w:del w:id="865"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rPr>
          <w:ins w:id="866" w:author="David Vacas Miguel" w:date="2018-06-02T13:01:00Z"/>
          <w:rFonts w:ascii="Century Gothic" w:hAnsi="Century Gothic" w:cs="Times New Roman"/>
          <w:b/>
          <w:sz w:val="28"/>
        </w:rPr>
      </w:pPr>
      <w:ins w:id="867" w:author="David Vacas Miguel" w:date="2018-06-02T13:01:00Z">
        <w:r>
          <w:rPr>
            <w:b/>
            <w:sz w:val="28"/>
          </w:rPr>
          <w:br w:type="page"/>
        </w:r>
      </w:ins>
    </w:p>
    <w:p w14:paraId="3E3520BA" w14:textId="6DCFB5F5" w:rsidR="001C0490" w:rsidRPr="0063454D" w:rsidRDefault="0063454D">
      <w:pPr>
        <w:pStyle w:val="LetranormalTFG"/>
        <w:rPr>
          <w:b/>
          <w:sz w:val="28"/>
          <w:rPrChange w:id="868" w:author="David Vacas Miguel" w:date="2018-06-01T02:06:00Z">
            <w:rPr/>
          </w:rPrChange>
        </w:rPr>
        <w:pPrChange w:id="869" w:author="David Vacas Miguel" w:date="2018-06-01T02:06:00Z">
          <w:pPr/>
        </w:pPrChange>
      </w:pPr>
      <w:ins w:id="870" w:author="David Vacas Miguel" w:date="2018-06-01T02:05:00Z">
        <w:r w:rsidRPr="0063454D">
          <w:rPr>
            <w:b/>
            <w:sz w:val="28"/>
            <w:rPrChange w:id="871" w:author="David Vacas Miguel" w:date="2018-06-01T02:06:00Z">
              <w:rPr/>
            </w:rPrChange>
          </w:rPr>
          <w:lastRenderedPageBreak/>
          <w:t>Caso 2.</w:t>
        </w:r>
      </w:ins>
      <w:ins w:id="872" w:author="David Vacas Miguel" w:date="2018-06-01T02:06:00Z">
        <w:r w:rsidRPr="0063454D">
          <w:rPr>
            <w:b/>
            <w:sz w:val="28"/>
            <w:rPrChange w:id="873" w:author="David Vacas Miguel" w:date="2018-06-01T02:06:00Z">
              <w:rPr/>
            </w:rPrChange>
          </w:rPr>
          <w:t xml:space="preserve"> Cambio en la separación entre ruedas</w:t>
        </w:r>
      </w:ins>
      <w:ins w:id="874" w:author="David Vacas Miguel" w:date="2018-06-01T02:15:00Z">
        <w:r w:rsidR="00325A94">
          <w:rPr>
            <w:b/>
            <w:sz w:val="28"/>
          </w:rPr>
          <w:t>.</w:t>
        </w:r>
      </w:ins>
    </w:p>
    <w:p w14:paraId="19B64F3F" w14:textId="5D407EAF" w:rsidR="00AA4341" w:rsidRPr="0063454D" w:rsidRDefault="0063454D">
      <w:pPr>
        <w:pStyle w:val="LetranormalTFG"/>
        <w:rPr>
          <w:rPrChange w:id="875" w:author="David Vacas Miguel" w:date="2018-06-01T02:08:00Z">
            <w:rPr/>
          </w:rPrChange>
        </w:rPr>
        <w:pPrChange w:id="876" w:author="David Vacas Miguel" w:date="2018-06-01T02:08:00Z">
          <w:pPr/>
        </w:pPrChange>
      </w:pPr>
      <w:ins w:id="877" w:author="David Vacas Miguel" w:date="2018-06-01T02:06:00Z">
        <w:r w:rsidRPr="0063454D">
          <w:rPr>
            <w:rPrChange w:id="878" w:author="David Vacas Miguel" w:date="2018-06-01T02:08:00Z">
              <w:rPr/>
            </w:rPrChange>
          </w:rPr>
          <w:t xml:space="preserve">En este caso se va a cambiar la distancia </w:t>
        </w:r>
      </w:ins>
      <w:ins w:id="879" w:author="David Vacas Miguel" w:date="2018-06-01T02:07:00Z">
        <w:r w:rsidRPr="0063454D">
          <w:rPr>
            <w:rPrChange w:id="880" w:author="David Vacas Miguel" w:date="2018-06-01T02:08:00Z">
              <w:rPr/>
            </w:rPrChange>
          </w:rPr>
          <w:t>que tienen las ruedas entre sí, en el primer caso se muestra el aumento de esta y en la segunda su disminución.</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881">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4D24F73C" w14:textId="77777777" w:rsidR="0063454D" w:rsidRDefault="0063454D" w:rsidP="00F21B89">
            <w:pPr>
              <w:pStyle w:val="LetranormalTFG"/>
            </w:pPr>
            <w:r>
              <w:t>Parámetros</w:t>
            </w:r>
          </w:p>
        </w:tc>
        <w:tc>
          <w:tcPr>
            <w:tcW w:w="833" w:type="dxa"/>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882" w:author="David Vacas Miguel" w:date="2018-06-01T02:08:00Z"/>
              </w:rPr>
            </w:pPr>
            <w:ins w:id="883" w:author="David Vacas Miguel" w:date="2018-06-01T02:09:00Z">
              <w:r>
                <w:t>Tiempo</w:t>
              </w:r>
            </w:ins>
          </w:p>
        </w:tc>
      </w:tr>
      <w:tr w:rsidR="001523AB" w14:paraId="256473A5" w14:textId="7F580C41"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2AC56A26" w14:textId="508B16CF" w:rsidR="0063454D" w:rsidRDefault="0063454D" w:rsidP="00F21B89">
            <w:pPr>
              <w:pStyle w:val="LetranormalTFG"/>
            </w:pPr>
            <w:r>
              <w:t>Valor</w:t>
            </w:r>
            <w:ins w:id="884" w:author="David Vacas Miguel" w:date="2018-06-01T02:08:00Z">
              <w:r>
                <w:t xml:space="preserve"> (</w:t>
              </w:r>
            </w:ins>
            <w:ins w:id="885" w:author="David Vacas Miguel" w:date="2018-06-01T02:09:00Z">
              <w:r>
                <w:t>↑</w:t>
              </w:r>
            </w:ins>
            <w:ins w:id="886" w:author="David Vacas Miguel" w:date="2018-06-01T02:08:00Z">
              <w:r>
                <w:t>)</w:t>
              </w:r>
            </w:ins>
          </w:p>
        </w:tc>
        <w:tc>
          <w:tcPr>
            <w:tcW w:w="833" w:type="dxa"/>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855" w:type="dxa"/>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887" w:author="David Vacas Miguel" w:date="2018-06-01T02:08:00Z"/>
                <w:b/>
                <w:rPrChange w:id="888" w:author="David Vacas Miguel" w:date="2018-06-01T02:16:00Z">
                  <w:rPr>
                    <w:ins w:id="889" w:author="David Vacas Miguel" w:date="2018-06-01T02:08:00Z"/>
                  </w:rPr>
                </w:rPrChange>
              </w:rPr>
            </w:pPr>
            <w:ins w:id="890" w:author="David Vacas Miguel" w:date="2018-06-01T02:09:00Z">
              <w:r w:rsidRPr="00325A94">
                <w:rPr>
                  <w:b/>
                  <w:rPrChange w:id="891" w:author="David Vacas Miguel" w:date="2018-06-01T02:16:00Z">
                    <w:rPr/>
                  </w:rPrChange>
                </w:rPr>
                <w:t>94</w:t>
              </w:r>
            </w:ins>
            <w:ins w:id="892" w:author="David Vacas Miguel" w:date="2018-06-01T02:10:00Z">
              <w:r w:rsidRPr="00325A94">
                <w:rPr>
                  <w:b/>
                  <w:rPrChange w:id="893" w:author="David Vacas Miguel" w:date="2018-06-01T02:16:00Z">
                    <w:rPr/>
                  </w:rPrChange>
                </w:rPr>
                <w:t>s</w:t>
              </w:r>
            </w:ins>
          </w:p>
        </w:tc>
      </w:tr>
      <w:tr w:rsidR="0063454D" w14:paraId="5DCB1797" w14:textId="43D63489" w:rsidTr="0063454D">
        <w:tblPrEx>
          <w:tblW w:w="0" w:type="auto"/>
          <w:tblPrExChange w:id="894" w:author="David Vacas Miguel" w:date="2018-06-01T02:08:00Z">
            <w:tblPrEx>
              <w:tblW w:w="0" w:type="auto"/>
            </w:tblPrEx>
          </w:tblPrExChange>
        </w:tblPrEx>
        <w:trPr>
          <w:ins w:id="895"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896" w:author="David Vacas Miguel" w:date="2018-06-01T02:08:00Z">
              <w:tcPr>
                <w:tcW w:w="1433" w:type="dxa"/>
              </w:tcPr>
            </w:tcPrChange>
          </w:tcPr>
          <w:p w14:paraId="5FC0AC4F" w14:textId="02F6EDAD" w:rsidR="0063454D" w:rsidRDefault="0063454D" w:rsidP="0063454D">
            <w:pPr>
              <w:pStyle w:val="LetranormalTFG"/>
              <w:rPr>
                <w:ins w:id="897" w:author="David Vacas Miguel" w:date="2018-06-01T02:08:00Z"/>
              </w:rPr>
            </w:pPr>
            <w:ins w:id="898" w:author="David Vacas Miguel" w:date="2018-06-01T02:09:00Z">
              <w:r>
                <w:t>Valor (↓)</w:t>
              </w:r>
            </w:ins>
          </w:p>
        </w:tc>
        <w:tc>
          <w:tcPr>
            <w:tcW w:w="833" w:type="dxa"/>
            <w:tcPrChange w:id="899" w:author="David Vacas Miguel" w:date="2018-06-01T02:08: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00" w:author="David Vacas Miguel" w:date="2018-06-01T02:08:00Z"/>
              </w:rPr>
            </w:pPr>
            <w:ins w:id="901" w:author="David Vacas Miguel" w:date="2018-06-01T02:09:00Z">
              <w:r>
                <w:t>2</w:t>
              </w:r>
            </w:ins>
          </w:p>
        </w:tc>
        <w:tc>
          <w:tcPr>
            <w:tcW w:w="844" w:type="dxa"/>
            <w:tcPrChange w:id="902" w:author="David Vacas Miguel" w:date="2018-06-01T02:08: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03" w:author="David Vacas Miguel" w:date="2018-06-01T02:08:00Z"/>
              </w:rPr>
            </w:pPr>
            <w:ins w:id="904" w:author="David Vacas Miguel" w:date="2018-06-01T02:09:00Z">
              <w:r>
                <w:t>2</w:t>
              </w:r>
            </w:ins>
          </w:p>
        </w:tc>
        <w:tc>
          <w:tcPr>
            <w:tcW w:w="836" w:type="dxa"/>
            <w:tcPrChange w:id="905" w:author="David Vacas Miguel" w:date="2018-06-01T02:08: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06" w:author="David Vacas Miguel" w:date="2018-06-01T02:08:00Z"/>
                <w:b/>
              </w:rPr>
            </w:pPr>
            <w:ins w:id="907" w:author="David Vacas Miguel" w:date="2018-06-01T02:09:00Z">
              <w:r w:rsidRPr="00F21B89">
                <w:rPr>
                  <w:b/>
                </w:rPr>
                <w:t>13</w:t>
              </w:r>
            </w:ins>
          </w:p>
        </w:tc>
        <w:tc>
          <w:tcPr>
            <w:tcW w:w="855" w:type="dxa"/>
            <w:tcPrChange w:id="908" w:author="David Vacas Miguel" w:date="2018-06-01T02:08: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09" w:author="David Vacas Miguel" w:date="2018-06-01T02:08:00Z"/>
              </w:rPr>
            </w:pPr>
            <w:ins w:id="910" w:author="David Vacas Miguel" w:date="2018-06-01T02:09:00Z">
              <w:r>
                <w:t>3</w:t>
              </w:r>
            </w:ins>
          </w:p>
        </w:tc>
        <w:tc>
          <w:tcPr>
            <w:tcW w:w="808" w:type="dxa"/>
            <w:tcPrChange w:id="911" w:author="David Vacas Miguel" w:date="2018-06-01T02:08: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12" w:author="David Vacas Miguel" w:date="2018-06-01T02:08:00Z"/>
              </w:rPr>
            </w:pPr>
            <w:ins w:id="913" w:author="David Vacas Miguel" w:date="2018-06-01T02:09:00Z">
              <w:r>
                <w:t>22</w:t>
              </w:r>
            </w:ins>
          </w:p>
        </w:tc>
        <w:tc>
          <w:tcPr>
            <w:tcW w:w="844" w:type="dxa"/>
            <w:tcPrChange w:id="914" w:author="David Vacas Miguel" w:date="2018-06-01T02:08: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15" w:author="David Vacas Miguel" w:date="2018-06-01T02:08:00Z"/>
              </w:rPr>
            </w:pPr>
            <w:ins w:id="916" w:author="David Vacas Miguel" w:date="2018-06-01T02:09:00Z">
              <w:r>
                <w:t>16</w:t>
              </w:r>
            </w:ins>
          </w:p>
        </w:tc>
        <w:tc>
          <w:tcPr>
            <w:tcW w:w="819" w:type="dxa"/>
            <w:tcPrChange w:id="917" w:author="David Vacas Miguel" w:date="2018-06-01T02:08: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18" w:author="David Vacas Miguel" w:date="2018-06-01T02:08:00Z"/>
              </w:rPr>
            </w:pPr>
            <w:ins w:id="919" w:author="David Vacas Miguel" w:date="2018-06-01T02:09:00Z">
              <w:r>
                <w:t>0</w:t>
              </w:r>
            </w:ins>
          </w:p>
        </w:tc>
        <w:tc>
          <w:tcPr>
            <w:tcW w:w="799" w:type="dxa"/>
            <w:tcPrChange w:id="920" w:author="David Vacas Miguel" w:date="2018-06-01T02:08: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21" w:author="David Vacas Miguel" w:date="2018-06-01T02:08:00Z"/>
              </w:rPr>
            </w:pPr>
            <w:ins w:id="922" w:author="David Vacas Miguel" w:date="2018-06-01T02:09:00Z">
              <w:r>
                <w:t>4</w:t>
              </w:r>
            </w:ins>
          </w:p>
        </w:tc>
        <w:tc>
          <w:tcPr>
            <w:tcW w:w="998" w:type="dxa"/>
            <w:shd w:val="clear" w:color="auto" w:fill="FFE599" w:themeFill="accent4" w:themeFillTint="66"/>
            <w:tcPrChange w:id="923" w:author="David Vacas Miguel" w:date="2018-06-01T02:08: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924" w:author="David Vacas Miguel" w:date="2018-06-01T02:08:00Z"/>
                <w:b/>
                <w:rPrChange w:id="925" w:author="David Vacas Miguel" w:date="2018-06-01T02:16:00Z">
                  <w:rPr>
                    <w:ins w:id="926" w:author="David Vacas Miguel" w:date="2018-06-01T02:08:00Z"/>
                  </w:rPr>
                </w:rPrChange>
              </w:rPr>
            </w:pPr>
            <w:ins w:id="927" w:author="David Vacas Miguel" w:date="2018-06-01T02:10:00Z">
              <w:r w:rsidRPr="00325A94">
                <w:rPr>
                  <w:b/>
                  <w:rPrChange w:id="928" w:author="David Vacas Miguel" w:date="2018-06-01T02:16:00Z">
                    <w:rPr/>
                  </w:rPrChange>
                </w:rPr>
                <w:t>87s</w:t>
              </w:r>
            </w:ins>
          </w:p>
        </w:tc>
      </w:tr>
    </w:tbl>
    <w:p w14:paraId="17CBD8E7" w14:textId="78DDE9A2" w:rsidR="00F85EBE" w:rsidRPr="00F85EBE" w:rsidDel="00325A94" w:rsidRDefault="00D74DD8">
      <w:pPr>
        <w:pStyle w:val="LetranormalTFG"/>
        <w:jc w:val="left"/>
        <w:rPr>
          <w:del w:id="929" w:author="David Vacas Miguel" w:date="2018-06-01T02:10:00Z"/>
          <w:rPrChange w:id="930" w:author="David Vacas Miguel" w:date="2018-05-27T11:37:00Z">
            <w:rPr>
              <w:del w:id="931" w:author="David Vacas Miguel" w:date="2018-06-01T02:10:00Z"/>
              <w:b/>
            </w:rPr>
          </w:rPrChange>
        </w:rPr>
        <w:pPrChange w:id="932" w:author="David Vacas Miguel" w:date="2018-06-01T02:12:00Z">
          <w:pPr>
            <w:pStyle w:val="LetranormalTFG"/>
          </w:pPr>
        </w:pPrChange>
      </w:pPr>
      <w:del w:id="933"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934" w:author="David Vacas Miguel" w:date="2018-06-01T02:12:00Z" w:name="move515582459"/>
      <w:moveTo w:id="935"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934"/>
    </w:p>
    <w:p w14:paraId="75C0C18D" w14:textId="6C64B2B4" w:rsidR="00D74DD8" w:rsidRDefault="00D74DD8" w:rsidP="00325A94">
      <w:pPr>
        <w:pStyle w:val="LetranormalTFG"/>
        <w:jc w:val="center"/>
        <w:rPr>
          <w:ins w:id="936" w:author="David Vacas Miguel" w:date="2018-06-01T02:37:00Z"/>
        </w:rPr>
      </w:pPr>
      <w:del w:id="937" w:author="David Vacas Miguel" w:date="2018-06-01T02:37:00Z">
        <w:r w:rsidRPr="00F21B89" w:rsidDel="003429F4">
          <w:rPr>
            <w:b/>
          </w:rPr>
          <w:delText xml:space="preserve">Figura </w:delText>
        </w:r>
      </w:del>
      <w:del w:id="938" w:author="David Vacas Miguel" w:date="2018-05-27T13:38:00Z">
        <w:r w:rsidRPr="00F21B89" w:rsidDel="0047468B">
          <w:rPr>
            <w:b/>
          </w:rPr>
          <w:delText>X</w:delText>
        </w:r>
      </w:del>
      <w:del w:id="939" w:author="David Vacas Miguel" w:date="2018-06-01T02:37:00Z">
        <w:r w:rsidRPr="00F21B89" w:rsidDel="003429F4">
          <w:rPr>
            <w:b/>
          </w:rPr>
          <w:delText>.</w:delText>
        </w:r>
      </w:del>
      <w:ins w:id="940" w:author="David Vacas Miguel" w:date="2018-06-01T02:37:00Z">
        <w:r w:rsidR="003429F4">
          <w:rPr>
            <w:b/>
          </w:rPr>
          <w:t>a)</w:t>
        </w:r>
      </w:ins>
      <w:r>
        <w:t xml:space="preserve"> </w:t>
      </w:r>
      <w:del w:id="941" w:author="David Vacas Miguel" w:date="2018-06-01T02:13:00Z">
        <w:r w:rsidDel="00325A94">
          <w:delText>Caso 2.1 m</w:delText>
        </w:r>
      </w:del>
      <w:ins w:id="942" w:author="David Vacas Miguel" w:date="2018-06-01T02:13:00Z">
        <w:r w:rsidR="00325A94">
          <w:t>M</w:t>
        </w:r>
      </w:ins>
      <w:r>
        <w:t>ayor separación</w:t>
      </w:r>
      <w:del w:id="943" w:author="David Vacas Miguel" w:date="2018-06-01T02:13:00Z">
        <w:r w:rsidDel="00325A94">
          <w:delText xml:space="preserve"> entre ruedas</w:delText>
        </w:r>
      </w:del>
      <w:r>
        <w:t>.</w:t>
      </w:r>
      <w:ins w:id="944" w:author="David Vacas Miguel" w:date="2018-06-01T02:13:00Z">
        <w:r w:rsidR="00325A94">
          <w:rPr>
            <w:b/>
          </w:rPr>
          <w:tab/>
        </w:r>
        <w:r w:rsidR="00325A94">
          <w:rPr>
            <w:b/>
          </w:rPr>
          <w:tab/>
        </w:r>
      </w:ins>
      <w:ins w:id="945" w:author="David Vacas Miguel" w:date="2018-06-01T02:37:00Z">
        <w:r w:rsidR="003429F4">
          <w:rPr>
            <w:b/>
          </w:rPr>
          <w:t>b)</w:t>
        </w:r>
      </w:ins>
      <w:ins w:id="946" w:author="David Vacas Miguel" w:date="2018-06-01T02:12:00Z">
        <w:r w:rsidR="00325A94">
          <w:t xml:space="preserve"> </w:t>
        </w:r>
      </w:ins>
      <w:ins w:id="947" w:author="David Vacas Miguel" w:date="2018-06-01T02:13:00Z">
        <w:r w:rsidR="00325A94">
          <w:t>M</w:t>
        </w:r>
      </w:ins>
      <w:ins w:id="948" w:author="David Vacas Miguel" w:date="2018-06-01T02:12:00Z">
        <w:r w:rsidR="00325A94">
          <w:t>enor separación.</w:t>
        </w:r>
      </w:ins>
    </w:p>
    <w:p w14:paraId="686D7A1C" w14:textId="4AF26C06" w:rsidR="00583497" w:rsidRDefault="003429F4" w:rsidP="00583497">
      <w:pPr>
        <w:pStyle w:val="LetranormalTFG"/>
        <w:jc w:val="center"/>
        <w:pPrChange w:id="949" w:author="David Vacas Miguel" w:date="2018-06-21T17:29:00Z">
          <w:pPr>
            <w:pStyle w:val="LetranormalTFG"/>
            <w:jc w:val="center"/>
          </w:pPr>
        </w:pPrChange>
      </w:pPr>
      <w:ins w:id="950" w:author="David Vacas Miguel" w:date="2018-06-01T02:37:00Z">
        <w:r w:rsidRPr="003429F4">
          <w:rPr>
            <w:b/>
            <w:rPrChange w:id="951" w:author="David Vacas Miguel" w:date="2018-06-01T02:37:00Z">
              <w:rPr/>
            </w:rPrChange>
          </w:rPr>
          <w:t xml:space="preserve">Figura </w:t>
        </w:r>
      </w:ins>
      <w:ins w:id="952" w:author="David Vacas Miguel" w:date="2018-06-01T03:11:00Z">
        <w:r w:rsidR="008E3CBA">
          <w:rPr>
            <w:b/>
          </w:rPr>
          <w:t>33</w:t>
        </w:r>
      </w:ins>
      <w:ins w:id="953" w:author="David Vacas Miguel" w:date="2018-06-01T02:37:00Z">
        <w:r w:rsidRPr="003429F4">
          <w:rPr>
            <w:b/>
            <w:rPrChange w:id="954"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955"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956" w:author="David Vacas Miguel" w:date="2018-06-01T02:10:00Z"/>
              </w:rPr>
            </w:pPr>
            <w:del w:id="957"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58" w:author="David Vacas Miguel" w:date="2018-06-01T02:10:00Z"/>
              </w:rPr>
            </w:pPr>
            <w:del w:id="959"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60" w:author="David Vacas Miguel" w:date="2018-06-01T02:10:00Z"/>
              </w:rPr>
            </w:pPr>
            <w:del w:id="961"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62" w:author="David Vacas Miguel" w:date="2018-06-01T02:10:00Z"/>
              </w:rPr>
            </w:pPr>
            <w:del w:id="963"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64" w:author="David Vacas Miguel" w:date="2018-06-01T02:10:00Z"/>
              </w:rPr>
            </w:pPr>
            <w:del w:id="965"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66" w:author="David Vacas Miguel" w:date="2018-06-01T02:10:00Z"/>
              </w:rPr>
            </w:pPr>
            <w:del w:id="967"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68" w:author="David Vacas Miguel" w:date="2018-06-01T02:10:00Z"/>
              </w:rPr>
            </w:pPr>
            <w:del w:id="969"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70" w:author="David Vacas Miguel" w:date="2018-06-01T02:10:00Z"/>
              </w:rPr>
            </w:pPr>
            <w:del w:id="971"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72" w:author="David Vacas Miguel" w:date="2018-06-01T02:10:00Z"/>
              </w:rPr>
            </w:pPr>
            <w:del w:id="973"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974"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975" w:author="David Vacas Miguel" w:date="2018-06-01T02:10:00Z"/>
              </w:rPr>
            </w:pPr>
            <w:del w:id="976"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77" w:author="David Vacas Miguel" w:date="2018-06-01T02:10:00Z"/>
              </w:rPr>
            </w:pPr>
            <w:del w:id="978"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79" w:author="David Vacas Miguel" w:date="2018-06-01T02:10:00Z"/>
              </w:rPr>
            </w:pPr>
            <w:del w:id="980"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81" w:author="David Vacas Miguel" w:date="2018-06-01T02:10:00Z"/>
                <w:b/>
              </w:rPr>
            </w:pPr>
            <w:del w:id="982"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83" w:author="David Vacas Miguel" w:date="2018-06-01T02:10:00Z"/>
              </w:rPr>
            </w:pPr>
            <w:del w:id="984"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85" w:author="David Vacas Miguel" w:date="2018-06-01T02:10:00Z"/>
              </w:rPr>
            </w:pPr>
            <w:del w:id="986"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87" w:author="David Vacas Miguel" w:date="2018-06-01T02:10:00Z"/>
              </w:rPr>
            </w:pPr>
            <w:del w:id="988"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89" w:author="David Vacas Miguel" w:date="2018-06-01T02:10:00Z"/>
              </w:rPr>
            </w:pPr>
            <w:del w:id="990"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91" w:author="David Vacas Miguel" w:date="2018-06-01T02:10:00Z"/>
              </w:rPr>
            </w:pPr>
            <w:del w:id="992" w:author="David Vacas Miguel" w:date="2018-06-01T02:10:00Z">
              <w:r w:rsidDel="0063454D">
                <w:delText>4</w:delText>
              </w:r>
            </w:del>
          </w:p>
        </w:tc>
      </w:tr>
    </w:tbl>
    <w:p w14:paraId="778C5363" w14:textId="4D301CBB" w:rsidR="00185EA2" w:rsidRDefault="00583497">
      <w:pPr>
        <w:pStyle w:val="LetranormalTFG"/>
        <w:rPr>
          <w:ins w:id="993" w:author="David Vacas Miguel" w:date="2018-06-21T17:39:00Z"/>
        </w:rPr>
      </w:pPr>
      <w:ins w:id="994" w:author="David Vacas Miguel" w:date="2018-06-21T17:29:00Z">
        <w:r>
          <w:rPr>
            <w:noProof/>
          </w:rPr>
          <w:drawing>
            <wp:anchor distT="0" distB="0" distL="114300" distR="114300" simplePos="0" relativeHeight="251678720" behindDoc="1" locked="0" layoutInCell="1" allowOverlap="1" wp14:anchorId="67B14881" wp14:editId="403B6589">
              <wp:simplePos x="0" y="0"/>
              <wp:positionH relativeFrom="column">
                <wp:posOffset>239073</wp:posOffset>
              </wp:positionH>
              <wp:positionV relativeFrom="paragraph">
                <wp:posOffset>1113634</wp:posOffset>
              </wp:positionV>
              <wp:extent cx="2184400" cy="1864426"/>
              <wp:effectExtent l="0" t="0" r="6350" b="2540"/>
              <wp:wrapTight wrapText="bothSides">
                <wp:wrapPolygon edited="0">
                  <wp:start x="0" y="0"/>
                  <wp:lineTo x="0" y="21409"/>
                  <wp:lineTo x="21474" y="21409"/>
                  <wp:lineTo x="2147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32">
                        <a:extLst>
                          <a:ext uri="{28A0092B-C50C-407E-A947-70E740481C1C}">
                            <a14:useLocalDpi xmlns:a14="http://schemas.microsoft.com/office/drawing/2010/main" val="0"/>
                          </a:ext>
                        </a:extLst>
                      </a:blip>
                      <a:srcRect l="14465" t="26815" r="47514" b="23636"/>
                      <a:stretch/>
                    </pic:blipFill>
                    <pic:spPr bwMode="auto">
                      <a:xfrm>
                        <a:off x="0" y="0"/>
                        <a:ext cx="2184400" cy="1864426"/>
                      </a:xfrm>
                      <a:prstGeom prst="rect">
                        <a:avLst/>
                      </a:prstGeom>
                      <a:noFill/>
                      <a:ln>
                        <a:noFill/>
                      </a:ln>
                      <a:extLst>
                        <a:ext uri="{53640926-AAD7-44D8-BBD7-CCE9431645EC}">
                          <a14:shadowObscured xmlns:a14="http://schemas.microsoft.com/office/drawing/2010/main"/>
                        </a:ext>
                      </a:extLst>
                    </pic:spPr>
                  </pic:pic>
                </a:graphicData>
              </a:graphic>
            </wp:anchor>
          </w:drawing>
        </w:r>
      </w:ins>
      <w:ins w:id="995" w:author="David Vacas Miguel" w:date="2018-06-01T02:10:00Z">
        <w:r w:rsidR="00325A94">
          <w:t xml:space="preserve">Debido a tener una mayor distancia entre las ruedas este robot debe hacer un mayor recorrido para hacer el mismo giro. </w:t>
        </w:r>
      </w:ins>
      <w:ins w:id="996" w:author="David Vacas Miguel" w:date="2018-06-01T02:11:00Z">
        <w:r w:rsidR="00325A94">
          <w:t>Al</w:t>
        </w:r>
      </w:ins>
      <w:ins w:id="997" w:author="David Vacas Miguel" w:date="2018-06-01T02:10:00Z">
        <w:r w:rsidR="00325A94">
          <w:t xml:space="preserve"> ser un circuito con muchos giros, tarda más en realizarlo. </w:t>
        </w:r>
      </w:ins>
      <w:del w:id="998"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999" w:author="David Vacas Miguel" w:date="2018-06-01T02:11:00Z">
        <w:r w:rsidR="00325A94">
          <w:t>Por lo tanto, en el segundo caso</w:t>
        </w:r>
      </w:ins>
      <w:ins w:id="1000" w:author="David Vacas Miguel" w:date="2018-05-27T12:13:00Z">
        <w:r w:rsidR="00185EA2">
          <w:t xml:space="preserve">, al tener </w:t>
        </w:r>
      </w:ins>
      <w:ins w:id="1001" w:author="David Vacas Miguel" w:date="2018-05-27T12:14:00Z">
        <w:r w:rsidR="00185EA2">
          <w:t>una</w:t>
        </w:r>
      </w:ins>
      <w:ins w:id="1002" w:author="David Vacas Miguel" w:date="2018-05-27T12:13:00Z">
        <w:r w:rsidR="00185EA2">
          <w:t xml:space="preserve"> separación de ruedas menor, realiza </w:t>
        </w:r>
      </w:ins>
      <w:ins w:id="1003" w:author="David Vacas Miguel" w:date="2018-05-27T12:14:00Z">
        <w:r w:rsidR="00185EA2">
          <w:t xml:space="preserve">giros </w:t>
        </w:r>
      </w:ins>
      <w:ins w:id="1004" w:author="David Vacas Miguel" w:date="2018-05-27T12:21:00Z">
        <w:r w:rsidR="003A2C66">
          <w:t>más</w:t>
        </w:r>
      </w:ins>
      <w:ins w:id="1005" w:author="David Vacas Miguel" w:date="2018-05-27T12:14:00Z">
        <w:r w:rsidR="00185EA2">
          <w:t xml:space="preserve"> rápido.</w:t>
        </w:r>
      </w:ins>
    </w:p>
    <w:p w14:paraId="7D24DFF1" w14:textId="52AA197D" w:rsidR="00583497" w:rsidRPr="00185EA2" w:rsidRDefault="00583497">
      <w:pPr>
        <w:pStyle w:val="LetranormalTFG"/>
        <w:rPr>
          <w:rPrChange w:id="1006" w:author="David Vacas Miguel" w:date="2018-05-27T12:13:00Z">
            <w:rPr>
              <w:b/>
            </w:rPr>
          </w:rPrChange>
        </w:rPr>
      </w:pPr>
    </w:p>
    <w:p w14:paraId="3E89EAAE" w14:textId="553AD5FD" w:rsidR="00D74DD8" w:rsidRDefault="00583497" w:rsidP="00583497">
      <w:pPr>
        <w:pStyle w:val="LetranormalTFG"/>
        <w:rPr>
          <w:ins w:id="1007" w:author="David Vacas Miguel" w:date="2018-06-21T17:37:00Z"/>
        </w:rPr>
      </w:pPr>
      <w:moveFromRangeStart w:id="1008" w:author="David Vacas Miguel" w:date="2018-06-01T02:12:00Z" w:name="move515582459"/>
      <w:ins w:id="1009" w:author="David Vacas Miguel" w:date="2018-06-21T17:30:00Z">
        <w:r>
          <w:t xml:space="preserve">En esta imagen se puede observar el caso en el que se realiza una </w:t>
        </w:r>
      </w:ins>
      <w:ins w:id="1010" w:author="David Vacas Miguel" w:date="2018-06-21T17:31:00Z">
        <w:r>
          <w:t>separación</w:t>
        </w:r>
      </w:ins>
      <w:ins w:id="1011" w:author="David Vacas Miguel" w:date="2018-06-21T17:30:00Z">
        <w:r>
          <w:t xml:space="preserve"> de ruedas de 20cm, el robot simplemente no pu</w:t>
        </w:r>
      </w:ins>
      <w:ins w:id="1012" w:author="David Vacas Miguel" w:date="2018-06-21T17:31:00Z">
        <w:r>
          <w:t>ede realizar un giro y acaba saliéndose del recorrido.</w:t>
        </w:r>
      </w:ins>
      <w:moveFrom w:id="1013" w:author="David Vacas Miguel" w:date="2018-06-01T02:12:00Z">
        <w:r w:rsidR="00403E80" w:rsidDel="00325A94">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From>
      <w:moveFromRangeEnd w:id="1008"/>
    </w:p>
    <w:p w14:paraId="57F1E3A7" w14:textId="75B753C2" w:rsidR="00583497" w:rsidRDefault="00583497" w:rsidP="00583497">
      <w:pPr>
        <w:pStyle w:val="LetranormalTFG"/>
        <w:rPr>
          <w:ins w:id="1014" w:author="David Vacas Miguel" w:date="2018-06-21T17:37:00Z"/>
        </w:rPr>
      </w:pPr>
    </w:p>
    <w:p w14:paraId="15152E5E" w14:textId="775B16B3" w:rsidR="00583497" w:rsidRDefault="00583497" w:rsidP="00583497">
      <w:pPr>
        <w:pStyle w:val="LetranormalTFG"/>
        <w:pPrChange w:id="1015" w:author="David Vacas Miguel" w:date="2018-06-21T17:29:00Z">
          <w:pPr>
            <w:jc w:val="center"/>
          </w:pPr>
        </w:pPrChange>
      </w:pPr>
      <w:ins w:id="1016" w:author="David Vacas Miguel" w:date="2018-06-21T17:38:00Z">
        <w:r w:rsidRPr="00583497">
          <w:rPr>
            <w:b/>
            <w:rPrChange w:id="1017" w:author="David Vacas Miguel" w:date="2018-06-21T17:38:00Z">
              <w:rPr/>
            </w:rPrChange>
          </w:rPr>
          <w:t>Figura 34.</w:t>
        </w:r>
        <w:r>
          <w:t xml:space="preserve"> Excesiva separación entre ruedas.</w:t>
        </w:r>
      </w:ins>
    </w:p>
    <w:p w14:paraId="31C9BA9E" w14:textId="77777777" w:rsidR="001523AB" w:rsidRDefault="001523AB">
      <w:pPr>
        <w:rPr>
          <w:ins w:id="1018" w:author="David Vacas Miguel" w:date="2018-06-02T13:01:00Z"/>
          <w:rFonts w:ascii="Century Gothic" w:hAnsi="Century Gothic" w:cs="Times New Roman"/>
          <w:b/>
          <w:sz w:val="28"/>
        </w:rPr>
      </w:pPr>
      <w:ins w:id="1019" w:author="David Vacas Miguel" w:date="2018-06-02T13:01:00Z">
        <w:r>
          <w:rPr>
            <w:b/>
            <w:sz w:val="28"/>
          </w:rPr>
          <w:br w:type="page"/>
        </w:r>
      </w:ins>
    </w:p>
    <w:p w14:paraId="3C7EE9C2" w14:textId="759D621C" w:rsidR="00D74DD8" w:rsidRDefault="00325A94" w:rsidP="00325A94">
      <w:pPr>
        <w:pStyle w:val="LetranormalTFG"/>
        <w:rPr>
          <w:ins w:id="1020" w:author="David Vacas Miguel" w:date="2018-06-01T02:15:00Z"/>
          <w:b/>
          <w:sz w:val="28"/>
        </w:rPr>
      </w:pPr>
      <w:ins w:id="1021" w:author="David Vacas Miguel" w:date="2018-06-01T02:14:00Z">
        <w:r w:rsidRPr="00325A94">
          <w:rPr>
            <w:b/>
            <w:sz w:val="28"/>
            <w:rPrChange w:id="1022" w:author="David Vacas Miguel" w:date="2018-06-01T02:15:00Z">
              <w:rPr>
                <w:b/>
              </w:rPr>
            </w:rPrChange>
          </w:rPr>
          <w:lastRenderedPageBreak/>
          <w:t>Caso 3. Cambio en el r</w:t>
        </w:r>
      </w:ins>
      <w:ins w:id="1023" w:author="David Vacas Miguel" w:date="2018-06-01T02:15:00Z">
        <w:r w:rsidRPr="00325A94">
          <w:rPr>
            <w:b/>
            <w:sz w:val="28"/>
            <w:rPrChange w:id="1024" w:author="David Vacas Miguel" w:date="2018-06-01T02:15:00Z">
              <w:rPr>
                <w:b/>
              </w:rPr>
            </w:rPrChange>
          </w:rPr>
          <w:t>adio de las ruedas.</w:t>
        </w:r>
      </w:ins>
      <w:del w:id="1025" w:author="David Vacas Miguel" w:date="2018-06-01T02:12:00Z">
        <w:r w:rsidR="00D74DD8" w:rsidRPr="00325A94" w:rsidDel="00325A94">
          <w:rPr>
            <w:b/>
            <w:sz w:val="28"/>
            <w:rPrChange w:id="1026" w:author="David Vacas Miguel" w:date="2018-06-01T02:15:00Z">
              <w:rPr>
                <w:b/>
              </w:rPr>
            </w:rPrChange>
          </w:rPr>
          <w:delText xml:space="preserve">Figura </w:delText>
        </w:r>
      </w:del>
      <w:del w:id="1027" w:author="David Vacas Miguel" w:date="2018-05-27T13:38:00Z">
        <w:r w:rsidR="00D74DD8" w:rsidRPr="00325A94" w:rsidDel="0047468B">
          <w:rPr>
            <w:b/>
            <w:sz w:val="28"/>
            <w:rPrChange w:id="1028" w:author="David Vacas Miguel" w:date="2018-06-01T02:15:00Z">
              <w:rPr>
                <w:b/>
              </w:rPr>
            </w:rPrChange>
          </w:rPr>
          <w:delText>X</w:delText>
        </w:r>
      </w:del>
      <w:del w:id="1029" w:author="David Vacas Miguel" w:date="2018-06-01T02:12:00Z">
        <w:r w:rsidR="00D74DD8" w:rsidRPr="00325A94" w:rsidDel="00325A94">
          <w:rPr>
            <w:b/>
            <w:sz w:val="28"/>
            <w:rPrChange w:id="1030" w:author="David Vacas Miguel" w:date="2018-06-01T02:15:00Z">
              <w:rPr>
                <w:b/>
              </w:rPr>
            </w:rPrChange>
          </w:rPr>
          <w:delText>.</w:delText>
        </w:r>
        <w:r w:rsidR="00D74DD8" w:rsidRPr="00325A94" w:rsidDel="00325A94">
          <w:rPr>
            <w:b/>
            <w:sz w:val="28"/>
            <w:rPrChange w:id="1031" w:author="David Vacas Miguel" w:date="2018-06-01T02:15:00Z">
              <w:rPr/>
            </w:rPrChange>
          </w:rPr>
          <w:delText xml:space="preserve"> </w:delText>
        </w:r>
        <w:r w:rsidR="00DF3C73" w:rsidRPr="00325A94" w:rsidDel="00325A94">
          <w:rPr>
            <w:b/>
            <w:sz w:val="28"/>
            <w:rPrChange w:id="1032" w:author="David Vacas Miguel" w:date="2018-06-01T02:15:00Z">
              <w:rPr/>
            </w:rPrChange>
          </w:rPr>
          <w:delText>Caso 2.2 menor separación entre ruedas</w:delText>
        </w:r>
        <w:r w:rsidR="00D74DD8" w:rsidRPr="00325A94" w:rsidDel="00325A94">
          <w:rPr>
            <w:b/>
            <w:sz w:val="28"/>
            <w:rPrChange w:id="1033" w:author="David Vacas Miguel" w:date="2018-06-01T02:15:00Z">
              <w:rPr/>
            </w:rPrChange>
          </w:rPr>
          <w:delText>.</w:delText>
        </w:r>
      </w:del>
    </w:p>
    <w:p w14:paraId="5F4F81B0" w14:textId="2E21D968" w:rsidR="00325A94" w:rsidRPr="00325A94" w:rsidRDefault="00325A94">
      <w:pPr>
        <w:pStyle w:val="LetranormalTFG"/>
        <w:pPrChange w:id="1034" w:author="David Vacas Miguel" w:date="2018-06-01T02:16:00Z">
          <w:pPr>
            <w:pStyle w:val="LetranormalTFG"/>
            <w:jc w:val="center"/>
          </w:pPr>
        </w:pPrChange>
      </w:pPr>
      <w:ins w:id="1035" w:author="David Vacas Miguel" w:date="2018-06-01T02:15:00Z">
        <w:r w:rsidRPr="00325A94">
          <w:rPr>
            <w:rPrChange w:id="1036" w:author="David Vacas Miguel" w:date="2018-06-01T02:16:00Z">
              <w:rPr>
                <w:b/>
                <w:sz w:val="28"/>
              </w:rPr>
            </w:rPrChange>
          </w:rPr>
          <w:t xml:space="preserve">Para este caso se aumenta y disminuye el radio de las ruedas respecto al robot </w:t>
        </w:r>
      </w:ins>
      <w:ins w:id="1037" w:author="David Vacas Miguel" w:date="2018-06-01T02:16:00Z">
        <w:r w:rsidRPr="00325A94">
          <w:rPr>
            <w:rPrChange w:id="1038" w:author="David Vacas Miguel" w:date="2018-06-01T02:16:00Z">
              <w:rPr>
                <w:b/>
                <w:sz w:val="28"/>
              </w:rPr>
            </w:rPrChange>
          </w:rPr>
          <w:t>estándar.</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039">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325A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6BDA9D60" w14:textId="77777777" w:rsidR="00325A94" w:rsidRDefault="00325A94" w:rsidP="00F21B89">
            <w:pPr>
              <w:pStyle w:val="LetranormalTFG"/>
            </w:pPr>
            <w:r>
              <w:t>Parámetros</w:t>
            </w:r>
          </w:p>
        </w:tc>
        <w:tc>
          <w:tcPr>
            <w:tcW w:w="833" w:type="dxa"/>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040" w:author="David Vacas Miguel" w:date="2018-06-01T02:16:00Z"/>
              </w:rPr>
            </w:pPr>
            <w:ins w:id="1041" w:author="David Vacas Miguel" w:date="2018-06-01T02:16:00Z">
              <w:r>
                <w:t>Tiempo</w:t>
              </w:r>
            </w:ins>
          </w:p>
        </w:tc>
      </w:tr>
      <w:tr w:rsidR="001523AB" w14:paraId="039DDABA" w14:textId="1D70336A" w:rsidTr="00325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FF8A7D8" w14:textId="23980320" w:rsidR="00325A94" w:rsidRDefault="00325A94" w:rsidP="00325A94">
            <w:pPr>
              <w:pStyle w:val="LetranormalTFG"/>
            </w:pPr>
            <w:ins w:id="1042" w:author="David Vacas Miguel" w:date="2018-06-01T02:17:00Z">
              <w:r>
                <w:t>Valor (↑)</w:t>
              </w:r>
            </w:ins>
            <w:del w:id="1043" w:author="David Vacas Miguel" w:date="2018-06-01T02:17:00Z">
              <w:r w:rsidDel="003C2F57">
                <w:delText>Valor</w:delText>
              </w:r>
            </w:del>
          </w:p>
        </w:tc>
        <w:tc>
          <w:tcPr>
            <w:tcW w:w="833" w:type="dxa"/>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836" w:type="dxa"/>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1044" w:author="David Vacas Miguel" w:date="2018-06-01T02:16:00Z"/>
                <w:b/>
                <w:rPrChange w:id="1045" w:author="David Vacas Miguel" w:date="2018-06-01T02:16:00Z">
                  <w:rPr>
                    <w:ins w:id="1046" w:author="David Vacas Miguel" w:date="2018-06-01T02:16:00Z"/>
                  </w:rPr>
                </w:rPrChange>
              </w:rPr>
            </w:pPr>
            <w:ins w:id="1047" w:author="David Vacas Miguel" w:date="2018-06-01T02:16:00Z">
              <w:r w:rsidRPr="00325A94">
                <w:rPr>
                  <w:b/>
                  <w:rPrChange w:id="1048" w:author="David Vacas Miguel" w:date="2018-06-01T02:16:00Z">
                    <w:rPr/>
                  </w:rPrChange>
                </w:rPr>
                <w:t>60s</w:t>
              </w:r>
            </w:ins>
          </w:p>
        </w:tc>
      </w:tr>
      <w:tr w:rsidR="00325A94" w14:paraId="04A34811" w14:textId="33F5CFC3" w:rsidTr="00325A94">
        <w:tblPrEx>
          <w:tblW w:w="0" w:type="auto"/>
          <w:tblPrExChange w:id="1049" w:author="David Vacas Miguel" w:date="2018-06-01T02:16:00Z">
            <w:tblPrEx>
              <w:tblW w:w="0" w:type="auto"/>
            </w:tblPrEx>
          </w:tblPrExChange>
        </w:tblPrEx>
        <w:trPr>
          <w:ins w:id="1050"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1051" w:author="David Vacas Miguel" w:date="2018-06-01T02:16:00Z">
              <w:tcPr>
                <w:tcW w:w="1433" w:type="dxa"/>
              </w:tcPr>
            </w:tcPrChange>
          </w:tcPr>
          <w:p w14:paraId="6D585286" w14:textId="19BCB5F3" w:rsidR="00325A94" w:rsidRDefault="00325A94" w:rsidP="00325A94">
            <w:pPr>
              <w:pStyle w:val="LetranormalTFG"/>
              <w:rPr>
                <w:ins w:id="1052" w:author="David Vacas Miguel" w:date="2018-06-01T02:16:00Z"/>
              </w:rPr>
            </w:pPr>
            <w:ins w:id="1053" w:author="David Vacas Miguel" w:date="2018-06-01T02:17:00Z">
              <w:r>
                <w:t>Valor (↓)</w:t>
              </w:r>
            </w:ins>
          </w:p>
        </w:tc>
        <w:tc>
          <w:tcPr>
            <w:tcW w:w="833" w:type="dxa"/>
            <w:tcPrChange w:id="1054" w:author="David Vacas Miguel" w:date="2018-06-01T02:16: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55" w:author="David Vacas Miguel" w:date="2018-06-01T02:16:00Z"/>
              </w:rPr>
            </w:pPr>
            <w:ins w:id="1056" w:author="David Vacas Miguel" w:date="2018-06-01T02:17:00Z">
              <w:r>
                <w:t>2</w:t>
              </w:r>
            </w:ins>
          </w:p>
        </w:tc>
        <w:tc>
          <w:tcPr>
            <w:tcW w:w="844" w:type="dxa"/>
            <w:tcPrChange w:id="1057" w:author="David Vacas Miguel" w:date="2018-06-01T02:16: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58" w:author="David Vacas Miguel" w:date="2018-06-01T02:16:00Z"/>
                <w:b/>
              </w:rPr>
            </w:pPr>
            <w:ins w:id="1059" w:author="David Vacas Miguel" w:date="2018-06-01T02:17:00Z">
              <w:r>
                <w:rPr>
                  <w:b/>
                </w:rPr>
                <w:t>1</w:t>
              </w:r>
            </w:ins>
          </w:p>
        </w:tc>
        <w:tc>
          <w:tcPr>
            <w:tcW w:w="836" w:type="dxa"/>
            <w:tcPrChange w:id="1060" w:author="David Vacas Miguel" w:date="2018-06-01T02:16: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61" w:author="David Vacas Miguel" w:date="2018-06-01T02:16:00Z"/>
              </w:rPr>
            </w:pPr>
            <w:ins w:id="1062" w:author="David Vacas Miguel" w:date="2018-06-01T02:17:00Z">
              <w:r>
                <w:t>16</w:t>
              </w:r>
            </w:ins>
          </w:p>
        </w:tc>
        <w:tc>
          <w:tcPr>
            <w:tcW w:w="855" w:type="dxa"/>
            <w:tcPrChange w:id="1063" w:author="David Vacas Miguel" w:date="2018-06-01T02:16: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64" w:author="David Vacas Miguel" w:date="2018-06-01T02:16:00Z"/>
              </w:rPr>
            </w:pPr>
            <w:ins w:id="1065" w:author="David Vacas Miguel" w:date="2018-06-01T02:17:00Z">
              <w:r>
                <w:t>3</w:t>
              </w:r>
            </w:ins>
          </w:p>
        </w:tc>
        <w:tc>
          <w:tcPr>
            <w:tcW w:w="808" w:type="dxa"/>
            <w:tcPrChange w:id="1066" w:author="David Vacas Miguel" w:date="2018-06-01T02:16: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67" w:author="David Vacas Miguel" w:date="2018-06-01T02:16:00Z"/>
              </w:rPr>
            </w:pPr>
            <w:ins w:id="1068" w:author="David Vacas Miguel" w:date="2018-06-01T02:17:00Z">
              <w:r>
                <w:t>22</w:t>
              </w:r>
            </w:ins>
          </w:p>
        </w:tc>
        <w:tc>
          <w:tcPr>
            <w:tcW w:w="844" w:type="dxa"/>
            <w:tcPrChange w:id="1069" w:author="David Vacas Miguel" w:date="2018-06-01T02:16: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70" w:author="David Vacas Miguel" w:date="2018-06-01T02:16:00Z"/>
              </w:rPr>
            </w:pPr>
            <w:ins w:id="1071" w:author="David Vacas Miguel" w:date="2018-06-01T02:17:00Z">
              <w:r>
                <w:t>16</w:t>
              </w:r>
            </w:ins>
          </w:p>
        </w:tc>
        <w:tc>
          <w:tcPr>
            <w:tcW w:w="819" w:type="dxa"/>
            <w:tcPrChange w:id="1072" w:author="David Vacas Miguel" w:date="2018-06-01T02:16: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73" w:author="David Vacas Miguel" w:date="2018-06-01T02:16:00Z"/>
              </w:rPr>
            </w:pPr>
            <w:ins w:id="1074" w:author="David Vacas Miguel" w:date="2018-06-01T02:17:00Z">
              <w:r>
                <w:t>0</w:t>
              </w:r>
            </w:ins>
          </w:p>
        </w:tc>
        <w:tc>
          <w:tcPr>
            <w:tcW w:w="799" w:type="dxa"/>
            <w:tcPrChange w:id="1075" w:author="David Vacas Miguel" w:date="2018-06-01T02:16: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76" w:author="David Vacas Miguel" w:date="2018-06-01T02:16:00Z"/>
              </w:rPr>
            </w:pPr>
            <w:ins w:id="1077" w:author="David Vacas Miguel" w:date="2018-06-01T02:17:00Z">
              <w:r>
                <w:t>4</w:t>
              </w:r>
            </w:ins>
          </w:p>
        </w:tc>
        <w:tc>
          <w:tcPr>
            <w:tcW w:w="998" w:type="dxa"/>
            <w:shd w:val="clear" w:color="auto" w:fill="FFE599" w:themeFill="accent4" w:themeFillTint="66"/>
            <w:tcPrChange w:id="1078" w:author="David Vacas Miguel" w:date="2018-06-01T02:16: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79" w:author="David Vacas Miguel" w:date="2018-06-01T02:16:00Z"/>
                <w:b/>
                <w:rPrChange w:id="1080" w:author="David Vacas Miguel" w:date="2018-06-01T02:17:00Z">
                  <w:rPr>
                    <w:ins w:id="1081" w:author="David Vacas Miguel" w:date="2018-06-01T02:16:00Z"/>
                  </w:rPr>
                </w:rPrChange>
              </w:rPr>
            </w:pPr>
            <w:ins w:id="1082" w:author="David Vacas Miguel" w:date="2018-06-01T02:17:00Z">
              <w:r w:rsidRPr="00325A94">
                <w:rPr>
                  <w:b/>
                  <w:rPrChange w:id="1083" w:author="David Vacas Miguel" w:date="2018-06-01T02:17:00Z">
                    <w:rPr/>
                  </w:rPrChange>
                </w:rPr>
                <w:t>181s</w:t>
              </w:r>
            </w:ins>
          </w:p>
        </w:tc>
      </w:tr>
    </w:tbl>
    <w:p w14:paraId="0A4EEF12" w14:textId="455E0B23" w:rsidR="00185EA2" w:rsidRPr="00185EA2" w:rsidDel="00325A94" w:rsidRDefault="00D74DD8" w:rsidP="00D74DD8">
      <w:pPr>
        <w:pStyle w:val="LetranormalTFG"/>
        <w:rPr>
          <w:del w:id="1084" w:author="David Vacas Miguel" w:date="2018-06-01T02:18:00Z"/>
          <w:rPrChange w:id="1085" w:author="David Vacas Miguel" w:date="2018-05-27T12:16:00Z">
            <w:rPr>
              <w:del w:id="1086" w:author="David Vacas Miguel" w:date="2018-06-01T02:18:00Z"/>
              <w:b/>
            </w:rPr>
          </w:rPrChange>
        </w:rPr>
      </w:pPr>
      <w:del w:id="1087"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1088"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1089"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1090" w:author="David Vacas Miguel" w:date="2018-06-01T02:18:00Z"/>
        </w:rPr>
        <w:pPrChange w:id="1091" w:author="David Vacas Miguel" w:date="2018-06-01T02:19:00Z">
          <w:pPr>
            <w:jc w:val="center"/>
          </w:pPr>
        </w:pPrChange>
      </w:pPr>
    </w:p>
    <w:p w14:paraId="3856509D" w14:textId="5E90DC61" w:rsidR="00325A94" w:rsidRDefault="00D74DD8" w:rsidP="00325A94">
      <w:pPr>
        <w:pStyle w:val="LetranormalTFG"/>
        <w:jc w:val="center"/>
        <w:rPr>
          <w:ins w:id="1092" w:author="David Vacas Miguel" w:date="2018-06-01T02:36:00Z"/>
        </w:rPr>
      </w:pPr>
      <w:del w:id="1093" w:author="David Vacas Miguel" w:date="2018-06-01T02:37:00Z">
        <w:r w:rsidRPr="00793CF4" w:rsidDel="003429F4">
          <w:rPr>
            <w:b/>
          </w:rPr>
          <w:delText xml:space="preserve">Figura </w:delText>
        </w:r>
      </w:del>
      <w:del w:id="1094" w:author="David Vacas Miguel" w:date="2018-05-27T13:38:00Z">
        <w:r w:rsidRPr="00793CF4" w:rsidDel="0047468B">
          <w:rPr>
            <w:b/>
          </w:rPr>
          <w:delText>X</w:delText>
        </w:r>
      </w:del>
      <w:del w:id="1095" w:author="David Vacas Miguel" w:date="2018-06-01T02:37:00Z">
        <w:r w:rsidRPr="00793CF4" w:rsidDel="003429F4">
          <w:rPr>
            <w:b/>
          </w:rPr>
          <w:delText>.</w:delText>
        </w:r>
      </w:del>
      <w:ins w:id="1096" w:author="David Vacas Miguel" w:date="2018-06-01T02:37:00Z">
        <w:r w:rsidR="003429F4">
          <w:rPr>
            <w:b/>
          </w:rPr>
          <w:t>a)</w:t>
        </w:r>
      </w:ins>
      <w:r>
        <w:t xml:space="preserve"> </w:t>
      </w:r>
      <w:del w:id="1097" w:author="David Vacas Miguel" w:date="2018-06-01T02:18:00Z">
        <w:r w:rsidR="00DF3C73" w:rsidDel="00325A94">
          <w:delText>Caso 3.1 m</w:delText>
        </w:r>
      </w:del>
      <w:ins w:id="1098" w:author="David Vacas Miguel" w:date="2018-06-01T02:18:00Z">
        <w:r w:rsidR="00325A94">
          <w:t>M</w:t>
        </w:r>
      </w:ins>
      <w:r w:rsidR="00DF3C73">
        <w:t>ayor radio de rueda</w:t>
      </w:r>
      <w:r>
        <w:t>.</w:t>
      </w:r>
      <w:ins w:id="1099" w:author="David Vacas Miguel" w:date="2018-06-01T02:37:00Z">
        <w:r w:rsidR="003429F4">
          <w:rPr>
            <w:b/>
          </w:rPr>
          <w:tab/>
        </w:r>
        <w:r w:rsidR="003429F4">
          <w:rPr>
            <w:b/>
          </w:rPr>
          <w:tab/>
        </w:r>
        <w:r w:rsidR="003429F4">
          <w:rPr>
            <w:b/>
          </w:rPr>
          <w:tab/>
          <w:t>b)</w:t>
        </w:r>
      </w:ins>
      <w:ins w:id="1100" w:author="David Vacas Miguel" w:date="2018-06-01T02:18:00Z">
        <w:r w:rsidR="00325A94">
          <w:t xml:space="preserve"> Menor radio de rueda.</w:t>
        </w:r>
      </w:ins>
    </w:p>
    <w:p w14:paraId="047C565E" w14:textId="2151C81B" w:rsidR="003429F4" w:rsidRDefault="003429F4">
      <w:pPr>
        <w:pStyle w:val="LetranormalTFG"/>
        <w:jc w:val="center"/>
        <w:rPr>
          <w:ins w:id="1101" w:author="David Vacas Miguel" w:date="2018-06-01T02:18:00Z"/>
        </w:rPr>
        <w:pPrChange w:id="1102" w:author="David Vacas Miguel" w:date="2018-06-01T02:36:00Z">
          <w:pPr>
            <w:jc w:val="center"/>
          </w:pPr>
        </w:pPrChange>
      </w:pPr>
      <w:ins w:id="1103" w:author="David Vacas Miguel" w:date="2018-06-01T02:36:00Z">
        <w:r w:rsidRPr="003429F4">
          <w:rPr>
            <w:b/>
            <w:rPrChange w:id="1104" w:author="David Vacas Miguel" w:date="2018-06-01T02:36:00Z">
              <w:rPr/>
            </w:rPrChange>
          </w:rPr>
          <w:t xml:space="preserve">Figura </w:t>
        </w:r>
      </w:ins>
      <w:ins w:id="1105" w:author="David Vacas Miguel" w:date="2018-06-01T03:11:00Z">
        <w:r w:rsidR="008E3CBA">
          <w:rPr>
            <w:b/>
          </w:rPr>
          <w:t>3</w:t>
        </w:r>
      </w:ins>
      <w:ins w:id="1106" w:author="David Vacas Miguel" w:date="2018-06-21T17:39:00Z">
        <w:r w:rsidR="00733265">
          <w:rPr>
            <w:b/>
          </w:rPr>
          <w:t>5</w:t>
        </w:r>
      </w:ins>
      <w:ins w:id="1107" w:author="David Vacas Miguel" w:date="2018-06-01T02:36:00Z">
        <w:r w:rsidRPr="003429F4">
          <w:rPr>
            <w:b/>
            <w:rPrChange w:id="1108"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1109"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1110"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1111" w:author="David Vacas Miguel" w:date="2018-06-01T02:19:00Z"/>
              </w:rPr>
            </w:pPr>
            <w:del w:id="1112"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13" w:author="David Vacas Miguel" w:date="2018-06-01T02:19:00Z"/>
              </w:rPr>
            </w:pPr>
            <w:del w:id="1114"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15" w:author="David Vacas Miguel" w:date="2018-06-01T02:19:00Z"/>
              </w:rPr>
            </w:pPr>
            <w:del w:id="1116"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17" w:author="David Vacas Miguel" w:date="2018-06-01T02:19:00Z"/>
              </w:rPr>
            </w:pPr>
            <w:del w:id="1118"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19" w:author="David Vacas Miguel" w:date="2018-06-01T02:19:00Z"/>
              </w:rPr>
            </w:pPr>
            <w:del w:id="1120"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1" w:author="David Vacas Miguel" w:date="2018-06-01T02:19:00Z"/>
              </w:rPr>
            </w:pPr>
            <w:del w:id="1122"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3" w:author="David Vacas Miguel" w:date="2018-06-01T02:19:00Z"/>
              </w:rPr>
            </w:pPr>
            <w:del w:id="1124"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5" w:author="David Vacas Miguel" w:date="2018-06-01T02:19:00Z"/>
              </w:rPr>
            </w:pPr>
            <w:del w:id="1126"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27" w:author="David Vacas Miguel" w:date="2018-06-01T02:19:00Z"/>
              </w:rPr>
            </w:pPr>
            <w:del w:id="1128"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1129"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1130" w:author="David Vacas Miguel" w:date="2018-06-01T02:19:00Z"/>
              </w:rPr>
            </w:pPr>
            <w:del w:id="1131"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32" w:author="David Vacas Miguel" w:date="2018-06-01T02:19:00Z"/>
              </w:rPr>
            </w:pPr>
            <w:del w:id="1133"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34" w:author="David Vacas Miguel" w:date="2018-06-01T02:19:00Z"/>
                <w:b/>
              </w:rPr>
            </w:pPr>
            <w:del w:id="1135"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36" w:author="David Vacas Miguel" w:date="2018-06-01T02:19:00Z"/>
              </w:rPr>
            </w:pPr>
            <w:del w:id="1137"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38" w:author="David Vacas Miguel" w:date="2018-06-01T02:19:00Z"/>
              </w:rPr>
            </w:pPr>
            <w:del w:id="1139"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0" w:author="David Vacas Miguel" w:date="2018-06-01T02:19:00Z"/>
              </w:rPr>
            </w:pPr>
            <w:del w:id="1141"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2" w:author="David Vacas Miguel" w:date="2018-06-01T02:19:00Z"/>
              </w:rPr>
            </w:pPr>
            <w:del w:id="1143"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4" w:author="David Vacas Miguel" w:date="2018-06-01T02:19:00Z"/>
              </w:rPr>
            </w:pPr>
            <w:del w:id="1145"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46" w:author="David Vacas Miguel" w:date="2018-06-01T02:19:00Z"/>
              </w:rPr>
            </w:pPr>
            <w:del w:id="1147" w:author="David Vacas Miguel" w:date="2018-06-01T02:19:00Z">
              <w:r w:rsidDel="00325A94">
                <w:delText>4</w:delText>
              </w:r>
            </w:del>
          </w:p>
        </w:tc>
      </w:tr>
    </w:tbl>
    <w:p w14:paraId="6920B35C" w14:textId="443EF25F" w:rsidR="003A2C66" w:rsidRPr="00C74DA0" w:rsidRDefault="00D74DD8">
      <w:pPr>
        <w:pStyle w:val="LetranormalTFG"/>
        <w:rPr>
          <w:ins w:id="1148" w:author="David Vacas Miguel" w:date="2018-05-27T12:21:00Z"/>
        </w:rPr>
      </w:pPr>
      <w:del w:id="1149"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1150" w:author="David Vacas Miguel" w:date="2018-06-01T02:18:00Z">
        <w:r w:rsidR="00325A94">
          <w:t>La velocidad del motor esta medida en revoluciones por segundo, por consiguiente, cuanto más radio tengan las ruedas, más veloz es el robot</w:t>
        </w:r>
      </w:ins>
      <w:ins w:id="1151" w:author="David Vacas Miguel" w:date="2018-06-01T02:20:00Z">
        <w:r w:rsidR="00325A94">
          <w:t xml:space="preserve"> y cuanto menor sea el radio más lento es.</w:t>
        </w:r>
      </w:ins>
    </w:p>
    <w:p w14:paraId="2D9E9BE8" w14:textId="77777777" w:rsidR="001523AB" w:rsidRDefault="001523AB">
      <w:pPr>
        <w:rPr>
          <w:ins w:id="1152" w:author="David Vacas Miguel" w:date="2018-06-02T13:01:00Z"/>
          <w:rFonts w:ascii="Century Gothic" w:hAnsi="Century Gothic" w:cs="Times New Roman"/>
          <w:b/>
          <w:sz w:val="28"/>
        </w:rPr>
      </w:pPr>
      <w:ins w:id="1153" w:author="David Vacas Miguel" w:date="2018-06-02T13:01:00Z">
        <w:r>
          <w:rPr>
            <w:b/>
            <w:sz w:val="28"/>
          </w:rPr>
          <w:br w:type="page"/>
        </w:r>
      </w:ins>
    </w:p>
    <w:p w14:paraId="378EB386" w14:textId="23090F59" w:rsidR="003A2C66" w:rsidDel="00CF62B4" w:rsidRDefault="00CF62B4" w:rsidP="00CF62B4">
      <w:pPr>
        <w:pStyle w:val="LetranormalTFG"/>
        <w:rPr>
          <w:del w:id="1154" w:author="David Vacas Miguel" w:date="2018-05-27T12:21:00Z"/>
          <w:b/>
          <w:sz w:val="28"/>
        </w:rPr>
      </w:pPr>
      <w:ins w:id="1155" w:author="David Vacas Miguel" w:date="2018-06-01T02:20:00Z">
        <w:r w:rsidRPr="00CF62B4">
          <w:rPr>
            <w:b/>
            <w:sz w:val="28"/>
            <w:rPrChange w:id="1156" w:author="David Vacas Miguel" w:date="2018-06-01T02:21:00Z">
              <w:rPr/>
            </w:rPrChange>
          </w:rPr>
          <w:lastRenderedPageBreak/>
          <w:t>Caso 4.</w:t>
        </w:r>
      </w:ins>
      <w:ins w:id="1157" w:author="David Vacas Miguel" w:date="2018-06-01T02:21:00Z">
        <w:r w:rsidRPr="00CF62B4">
          <w:rPr>
            <w:b/>
            <w:sz w:val="28"/>
            <w:rPrChange w:id="1158" w:author="David Vacas Miguel" w:date="2018-06-01T02:21:00Z">
              <w:rPr/>
            </w:rPrChange>
          </w:rPr>
          <w:t xml:space="preserve"> Cambio en la separación entre sensores.</w:t>
        </w:r>
      </w:ins>
    </w:p>
    <w:p w14:paraId="717491FE" w14:textId="77777777" w:rsidR="00CF62B4" w:rsidRPr="00CF62B4" w:rsidRDefault="00CF62B4">
      <w:pPr>
        <w:pStyle w:val="LetranormalTFG"/>
        <w:rPr>
          <w:ins w:id="1159" w:author="David Vacas Miguel" w:date="2018-06-01T02:21:00Z"/>
          <w:b/>
          <w:sz w:val="28"/>
          <w:rPrChange w:id="1160" w:author="David Vacas Miguel" w:date="2018-06-01T02:21:00Z">
            <w:rPr>
              <w:ins w:id="1161" w:author="David Vacas Miguel" w:date="2018-06-01T02:21:00Z"/>
              <w:b/>
            </w:rPr>
          </w:rPrChange>
        </w:rPr>
      </w:pPr>
    </w:p>
    <w:p w14:paraId="18F6956A" w14:textId="1876D4F3" w:rsidR="00D74DD8" w:rsidDel="00325A94" w:rsidRDefault="00CF62B4">
      <w:pPr>
        <w:pStyle w:val="LetranormalTFG"/>
        <w:rPr>
          <w:del w:id="1162" w:author="David Vacas Miguel" w:date="2018-06-01T02:18:00Z"/>
        </w:rPr>
        <w:pPrChange w:id="1163" w:author="David Vacas Miguel" w:date="2018-06-01T02:21:00Z">
          <w:pPr>
            <w:jc w:val="center"/>
          </w:pPr>
        </w:pPrChange>
      </w:pPr>
      <w:ins w:id="1164" w:author="David Vacas Miguel" w:date="2018-06-01T02:23:00Z">
        <w:r>
          <w:t>Se realizan modificaciones en la separación entre los sensores, aumentando o disminuyendo esta.</w:t>
        </w:r>
      </w:ins>
      <w:del w:id="1165"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1166" w:author="David Vacas Miguel" w:date="2018-06-01T02:21:00Z">
          <w:pPr>
            <w:pStyle w:val="LetranormalTFG"/>
            <w:jc w:val="center"/>
          </w:pPr>
        </w:pPrChange>
      </w:pPr>
      <w:del w:id="1167" w:author="David Vacas Miguel" w:date="2018-06-01T02:18:00Z">
        <w:r w:rsidRPr="00793CF4" w:rsidDel="00325A94">
          <w:rPr>
            <w:b/>
          </w:rPr>
          <w:delText xml:space="preserve">Figura </w:delText>
        </w:r>
      </w:del>
      <w:del w:id="1168" w:author="David Vacas Miguel" w:date="2018-05-27T13:38:00Z">
        <w:r w:rsidRPr="00793CF4" w:rsidDel="0047468B">
          <w:rPr>
            <w:b/>
          </w:rPr>
          <w:delText>X</w:delText>
        </w:r>
      </w:del>
      <w:del w:id="1169"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170">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7B1B405D" w14:textId="77777777" w:rsidR="00CF62B4" w:rsidRDefault="00CF62B4" w:rsidP="00F21B89">
            <w:pPr>
              <w:pStyle w:val="LetranormalTFG"/>
            </w:pPr>
            <w:r>
              <w:t>Parámetros</w:t>
            </w:r>
          </w:p>
        </w:tc>
        <w:tc>
          <w:tcPr>
            <w:tcW w:w="833" w:type="dxa"/>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171" w:author="David Vacas Miguel" w:date="2018-06-01T02:23:00Z"/>
              </w:rPr>
            </w:pPr>
            <w:ins w:id="1172" w:author="David Vacas Miguel" w:date="2018-06-01T02:23:00Z">
              <w:r>
                <w:t>Tiempo</w:t>
              </w:r>
            </w:ins>
          </w:p>
        </w:tc>
      </w:tr>
      <w:tr w:rsidR="001523AB" w14:paraId="3C51DC70" w14:textId="0D95B598"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61444EE" w14:textId="30A23A19" w:rsidR="00CF62B4" w:rsidRDefault="00CF62B4" w:rsidP="00CF62B4">
            <w:pPr>
              <w:pStyle w:val="LetranormalTFG"/>
            </w:pPr>
            <w:ins w:id="1173" w:author="David Vacas Miguel" w:date="2018-06-01T02:24:00Z">
              <w:r>
                <w:t>Valor (↑)</w:t>
              </w:r>
            </w:ins>
            <w:del w:id="1174" w:author="David Vacas Miguel" w:date="2018-06-01T02:24:00Z">
              <w:r w:rsidDel="00D644CC">
                <w:delText>Valor</w:delText>
              </w:r>
            </w:del>
          </w:p>
        </w:tc>
        <w:tc>
          <w:tcPr>
            <w:tcW w:w="833" w:type="dxa"/>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998" w:type="dxa"/>
            <w:shd w:val="clear" w:color="auto" w:fill="FFE599" w:themeFill="accent4" w:themeFillTint="66"/>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1175" w:author="David Vacas Miguel" w:date="2018-06-01T02:23:00Z"/>
                <w:b/>
              </w:rPr>
            </w:pPr>
            <w:ins w:id="1176" w:author="David Vacas Miguel" w:date="2018-06-01T02:23:00Z">
              <w:r>
                <w:rPr>
                  <w:b/>
                </w:rPr>
                <w:t>92s</w:t>
              </w:r>
            </w:ins>
          </w:p>
        </w:tc>
      </w:tr>
      <w:tr w:rsidR="00CF62B4" w14:paraId="0EE991BA" w14:textId="7AB9E626" w:rsidTr="00CF62B4">
        <w:tblPrEx>
          <w:tblW w:w="0" w:type="auto"/>
          <w:tblPrExChange w:id="1177" w:author="David Vacas Miguel" w:date="2018-06-01T02:23:00Z">
            <w:tblPrEx>
              <w:tblW w:w="0" w:type="auto"/>
            </w:tblPrEx>
          </w:tblPrExChange>
        </w:tblPrEx>
        <w:trPr>
          <w:ins w:id="1178"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1179" w:author="David Vacas Miguel" w:date="2018-06-01T02:23:00Z">
              <w:tcPr>
                <w:tcW w:w="1433" w:type="dxa"/>
              </w:tcPr>
            </w:tcPrChange>
          </w:tcPr>
          <w:p w14:paraId="2C60EC32" w14:textId="5A9BB017" w:rsidR="00CF62B4" w:rsidRDefault="00CF62B4" w:rsidP="00CF62B4">
            <w:pPr>
              <w:pStyle w:val="LetranormalTFG"/>
              <w:rPr>
                <w:ins w:id="1180" w:author="David Vacas Miguel" w:date="2018-06-01T02:23:00Z"/>
              </w:rPr>
            </w:pPr>
            <w:ins w:id="1181" w:author="David Vacas Miguel" w:date="2018-06-01T02:24:00Z">
              <w:r>
                <w:t>Valor (↓)</w:t>
              </w:r>
            </w:ins>
          </w:p>
        </w:tc>
        <w:tc>
          <w:tcPr>
            <w:tcW w:w="833" w:type="dxa"/>
            <w:tcPrChange w:id="1182" w:author="David Vacas Miguel" w:date="2018-06-01T02:2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83" w:author="David Vacas Miguel" w:date="2018-06-01T02:23:00Z"/>
              </w:rPr>
            </w:pPr>
            <w:ins w:id="1184" w:author="David Vacas Miguel" w:date="2018-06-01T02:23:00Z">
              <w:r>
                <w:t>2</w:t>
              </w:r>
            </w:ins>
          </w:p>
        </w:tc>
        <w:tc>
          <w:tcPr>
            <w:tcW w:w="844" w:type="dxa"/>
            <w:tcPrChange w:id="1185" w:author="David Vacas Miguel" w:date="2018-06-01T02:2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86" w:author="David Vacas Miguel" w:date="2018-06-01T02:23:00Z"/>
              </w:rPr>
            </w:pPr>
            <w:ins w:id="1187" w:author="David Vacas Miguel" w:date="2018-06-01T02:23:00Z">
              <w:r>
                <w:t>2</w:t>
              </w:r>
            </w:ins>
          </w:p>
        </w:tc>
        <w:tc>
          <w:tcPr>
            <w:tcW w:w="836" w:type="dxa"/>
            <w:tcPrChange w:id="1188" w:author="David Vacas Miguel" w:date="2018-06-01T02:2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89" w:author="David Vacas Miguel" w:date="2018-06-01T02:23:00Z"/>
              </w:rPr>
            </w:pPr>
            <w:ins w:id="1190" w:author="David Vacas Miguel" w:date="2018-06-01T02:23:00Z">
              <w:r>
                <w:t>16</w:t>
              </w:r>
            </w:ins>
          </w:p>
        </w:tc>
        <w:tc>
          <w:tcPr>
            <w:tcW w:w="855" w:type="dxa"/>
            <w:tcPrChange w:id="1191" w:author="David Vacas Miguel" w:date="2018-06-01T02:2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92" w:author="David Vacas Miguel" w:date="2018-06-01T02:23:00Z"/>
              </w:rPr>
            </w:pPr>
            <w:ins w:id="1193" w:author="David Vacas Miguel" w:date="2018-06-01T02:23:00Z">
              <w:r>
                <w:t>3</w:t>
              </w:r>
            </w:ins>
          </w:p>
        </w:tc>
        <w:tc>
          <w:tcPr>
            <w:tcW w:w="808" w:type="dxa"/>
            <w:tcPrChange w:id="1194" w:author="David Vacas Miguel" w:date="2018-06-01T02:2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95" w:author="David Vacas Miguel" w:date="2018-06-01T02:23:00Z"/>
              </w:rPr>
            </w:pPr>
            <w:ins w:id="1196" w:author="David Vacas Miguel" w:date="2018-06-01T02:23:00Z">
              <w:r>
                <w:t>22</w:t>
              </w:r>
            </w:ins>
          </w:p>
        </w:tc>
        <w:tc>
          <w:tcPr>
            <w:tcW w:w="844" w:type="dxa"/>
            <w:tcPrChange w:id="1197" w:author="David Vacas Miguel" w:date="2018-06-01T02:2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98" w:author="David Vacas Miguel" w:date="2018-06-01T02:23:00Z"/>
              </w:rPr>
            </w:pPr>
            <w:ins w:id="1199" w:author="David Vacas Miguel" w:date="2018-06-01T02:23:00Z">
              <w:r>
                <w:t>16</w:t>
              </w:r>
            </w:ins>
          </w:p>
        </w:tc>
        <w:tc>
          <w:tcPr>
            <w:tcW w:w="819" w:type="dxa"/>
            <w:tcPrChange w:id="1200" w:author="David Vacas Miguel" w:date="2018-06-01T02:2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201" w:author="David Vacas Miguel" w:date="2018-06-01T02:23:00Z"/>
              </w:rPr>
            </w:pPr>
            <w:ins w:id="1202" w:author="David Vacas Miguel" w:date="2018-06-01T02:23:00Z">
              <w:r>
                <w:t>0</w:t>
              </w:r>
            </w:ins>
          </w:p>
        </w:tc>
        <w:tc>
          <w:tcPr>
            <w:tcW w:w="799" w:type="dxa"/>
            <w:tcPrChange w:id="1203" w:author="David Vacas Miguel" w:date="2018-06-01T02:2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204" w:author="David Vacas Miguel" w:date="2018-06-01T02:23:00Z"/>
                <w:b/>
              </w:rPr>
            </w:pPr>
            <w:ins w:id="1205" w:author="David Vacas Miguel" w:date="2018-06-01T02:23:00Z">
              <w:r>
                <w:rPr>
                  <w:b/>
                </w:rPr>
                <w:t>2</w:t>
              </w:r>
            </w:ins>
          </w:p>
        </w:tc>
        <w:tc>
          <w:tcPr>
            <w:tcW w:w="998" w:type="dxa"/>
            <w:shd w:val="clear" w:color="auto" w:fill="FFE599" w:themeFill="accent4" w:themeFillTint="66"/>
            <w:tcPrChange w:id="1206" w:author="David Vacas Miguel" w:date="2018-06-01T02:2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207" w:author="David Vacas Miguel" w:date="2018-06-01T02:23:00Z"/>
                <w:b/>
              </w:rPr>
            </w:pPr>
            <w:ins w:id="1208" w:author="David Vacas Miguel" w:date="2018-06-01T02:23:00Z">
              <w:r>
                <w:rPr>
                  <w:b/>
                </w:rPr>
                <w:t>88s</w:t>
              </w:r>
            </w:ins>
          </w:p>
        </w:tc>
      </w:tr>
    </w:tbl>
    <w:p w14:paraId="121F484C" w14:textId="2FBD2DE4" w:rsidR="003A2C66" w:rsidRPr="003A2C66" w:rsidDel="00CF62B4" w:rsidRDefault="00D74DD8">
      <w:pPr>
        <w:pStyle w:val="LetranormalTFG"/>
        <w:rPr>
          <w:del w:id="1209" w:author="David Vacas Miguel" w:date="2018-06-01T02:24:00Z"/>
          <w:rPrChange w:id="1210" w:author="David Vacas Miguel" w:date="2018-05-27T12:26:00Z">
            <w:rPr>
              <w:del w:id="1211" w:author="David Vacas Miguel" w:date="2018-06-01T02:24:00Z"/>
              <w:b/>
            </w:rPr>
          </w:rPrChange>
        </w:rPr>
      </w:pPr>
      <w:del w:id="1212"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1213" w:author="David Vacas Miguel" w:date="2018-06-01T02:25:00Z">
        <w:r w:rsidR="00CF62B4" w:rsidRPr="00CF62B4">
          <w:rPr>
            <w:noProof/>
            <w:lang w:eastAsia="es-ES"/>
          </w:rPr>
          <w:t xml:space="preserve"> </w:t>
        </w:r>
      </w:ins>
      <w:moveToRangeStart w:id="1214" w:author="David Vacas Miguel" w:date="2018-06-01T02:25:00Z" w:name="move515583237"/>
      <w:moveTo w:id="1215"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1214"/>
    </w:p>
    <w:p w14:paraId="5C3D5827" w14:textId="5BEA7296" w:rsidR="00D74DD8" w:rsidRDefault="00D74DD8" w:rsidP="00F21B89">
      <w:pPr>
        <w:pStyle w:val="LetranormalTFG"/>
        <w:jc w:val="center"/>
        <w:rPr>
          <w:ins w:id="1216" w:author="David Vacas Miguel" w:date="2018-06-01T02:35:00Z"/>
        </w:rPr>
      </w:pPr>
      <w:del w:id="1217" w:author="David Vacas Miguel" w:date="2018-06-01T02:36:00Z">
        <w:r w:rsidRPr="00793CF4" w:rsidDel="003429F4">
          <w:rPr>
            <w:b/>
          </w:rPr>
          <w:delText xml:space="preserve">Figura </w:delText>
        </w:r>
      </w:del>
      <w:ins w:id="1218" w:author="David Vacas Miguel" w:date="2018-06-01T02:36:00Z">
        <w:r w:rsidR="003429F4">
          <w:rPr>
            <w:b/>
          </w:rPr>
          <w:t>a)</w:t>
        </w:r>
      </w:ins>
      <w:del w:id="1219" w:author="David Vacas Miguel" w:date="2018-05-27T13:38:00Z">
        <w:r w:rsidRPr="00793CF4" w:rsidDel="0047468B">
          <w:rPr>
            <w:b/>
          </w:rPr>
          <w:delText>X.</w:delText>
        </w:r>
      </w:del>
      <w:r>
        <w:t xml:space="preserve"> </w:t>
      </w:r>
      <w:del w:id="1220" w:author="David Vacas Miguel" w:date="2018-06-01T02:25:00Z">
        <w:r w:rsidR="00DF3C73" w:rsidDel="00CF62B4">
          <w:delText xml:space="preserve">Caso 4.1 </w:delText>
        </w:r>
      </w:del>
      <w:ins w:id="1221" w:author="David Vacas Miguel" w:date="2018-06-01T02:25:00Z">
        <w:r w:rsidR="00CF62B4">
          <w:t>M</w:t>
        </w:r>
      </w:ins>
      <w:del w:id="1222" w:author="David Vacas Miguel" w:date="2018-06-01T02:25:00Z">
        <w:r w:rsidR="00DF3C73" w:rsidDel="00CF62B4">
          <w:delText>m</w:delText>
        </w:r>
      </w:del>
      <w:r w:rsidR="00DF3C73">
        <w:t>ayor separación</w:t>
      </w:r>
      <w:del w:id="1223" w:author="David Vacas Miguel" w:date="2018-06-01T02:25:00Z">
        <w:r w:rsidR="00DF3C73" w:rsidDel="00CF62B4">
          <w:delText xml:space="preserve"> entre sensores</w:delText>
        </w:r>
      </w:del>
      <w:r>
        <w:t>.</w:t>
      </w:r>
      <w:ins w:id="1224" w:author="David Vacas Miguel" w:date="2018-06-01T02:25:00Z">
        <w:r w:rsidR="00CF62B4" w:rsidRPr="00CF62B4">
          <w:rPr>
            <w:b/>
          </w:rPr>
          <w:t xml:space="preserve"> </w:t>
        </w:r>
        <w:r w:rsidR="00CF62B4">
          <w:rPr>
            <w:b/>
          </w:rPr>
          <w:tab/>
        </w:r>
      </w:ins>
      <w:ins w:id="1225" w:author="David Vacas Miguel" w:date="2018-06-01T02:26:00Z">
        <w:r w:rsidR="00CF62B4">
          <w:rPr>
            <w:b/>
          </w:rPr>
          <w:tab/>
        </w:r>
      </w:ins>
      <w:ins w:id="1226" w:author="David Vacas Miguel" w:date="2018-06-01T02:36:00Z">
        <w:r w:rsidR="003429F4">
          <w:rPr>
            <w:b/>
          </w:rPr>
          <w:tab/>
          <w:t>b)</w:t>
        </w:r>
      </w:ins>
      <w:ins w:id="1227" w:author="David Vacas Miguel" w:date="2018-06-01T02:25:00Z">
        <w:r w:rsidR="00CF62B4">
          <w:t xml:space="preserve"> Menor separación.</w:t>
        </w:r>
      </w:ins>
    </w:p>
    <w:p w14:paraId="67481A41" w14:textId="3230C17B" w:rsidR="003429F4" w:rsidRDefault="003429F4" w:rsidP="00F21B89">
      <w:pPr>
        <w:pStyle w:val="LetranormalTFG"/>
        <w:jc w:val="center"/>
      </w:pPr>
      <w:ins w:id="1228" w:author="David Vacas Miguel" w:date="2018-06-01T02:35:00Z">
        <w:r w:rsidRPr="003429F4">
          <w:rPr>
            <w:b/>
            <w:rPrChange w:id="1229" w:author="David Vacas Miguel" w:date="2018-06-01T02:36:00Z">
              <w:rPr/>
            </w:rPrChange>
          </w:rPr>
          <w:t xml:space="preserve">Figura </w:t>
        </w:r>
      </w:ins>
      <w:ins w:id="1230" w:author="David Vacas Miguel" w:date="2018-06-01T03:11:00Z">
        <w:r w:rsidR="008E3CBA">
          <w:rPr>
            <w:b/>
          </w:rPr>
          <w:t>3</w:t>
        </w:r>
      </w:ins>
      <w:ins w:id="1231" w:author="David Vacas Miguel" w:date="2018-06-21T17:39:00Z">
        <w:r w:rsidR="00733265">
          <w:rPr>
            <w:b/>
          </w:rPr>
          <w:t>6</w:t>
        </w:r>
      </w:ins>
      <w:ins w:id="1232" w:author="David Vacas Miguel" w:date="2018-06-01T02:35:00Z">
        <w:r w:rsidRPr="003429F4">
          <w:rPr>
            <w:b/>
            <w:rPrChange w:id="1233"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1234"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1235" w:author="David Vacas Miguel" w:date="2018-06-01T02:25:00Z"/>
              </w:rPr>
            </w:pPr>
            <w:del w:id="1236"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37" w:author="David Vacas Miguel" w:date="2018-06-01T02:25:00Z"/>
              </w:rPr>
            </w:pPr>
            <w:del w:id="1238"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39" w:author="David Vacas Miguel" w:date="2018-06-01T02:25:00Z"/>
              </w:rPr>
            </w:pPr>
            <w:del w:id="1240"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41" w:author="David Vacas Miguel" w:date="2018-06-01T02:25:00Z"/>
              </w:rPr>
            </w:pPr>
            <w:del w:id="1242"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43" w:author="David Vacas Miguel" w:date="2018-06-01T02:25:00Z"/>
              </w:rPr>
            </w:pPr>
            <w:del w:id="1244"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45" w:author="David Vacas Miguel" w:date="2018-06-01T02:25:00Z"/>
              </w:rPr>
            </w:pPr>
            <w:del w:id="1246"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47" w:author="David Vacas Miguel" w:date="2018-06-01T02:25:00Z"/>
              </w:rPr>
            </w:pPr>
            <w:del w:id="1248"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49" w:author="David Vacas Miguel" w:date="2018-06-01T02:25:00Z"/>
              </w:rPr>
            </w:pPr>
            <w:del w:id="1250"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251" w:author="David Vacas Miguel" w:date="2018-06-01T02:25:00Z"/>
              </w:rPr>
            </w:pPr>
            <w:del w:id="1252"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1253"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1254" w:author="David Vacas Miguel" w:date="2018-06-01T02:25:00Z"/>
              </w:rPr>
            </w:pPr>
            <w:del w:id="1255"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56" w:author="David Vacas Miguel" w:date="2018-06-01T02:25:00Z"/>
              </w:rPr>
            </w:pPr>
            <w:del w:id="1257"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58" w:author="David Vacas Miguel" w:date="2018-06-01T02:25:00Z"/>
              </w:rPr>
            </w:pPr>
            <w:del w:id="1259"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60" w:author="David Vacas Miguel" w:date="2018-06-01T02:25:00Z"/>
              </w:rPr>
            </w:pPr>
            <w:del w:id="1261"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62" w:author="David Vacas Miguel" w:date="2018-06-01T02:25:00Z"/>
              </w:rPr>
            </w:pPr>
            <w:del w:id="1263"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64" w:author="David Vacas Miguel" w:date="2018-06-01T02:25:00Z"/>
              </w:rPr>
            </w:pPr>
            <w:del w:id="1265"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66" w:author="David Vacas Miguel" w:date="2018-06-01T02:25:00Z"/>
              </w:rPr>
            </w:pPr>
            <w:del w:id="1267"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68" w:author="David Vacas Miguel" w:date="2018-06-01T02:25:00Z"/>
              </w:rPr>
            </w:pPr>
            <w:del w:id="1269"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270" w:author="David Vacas Miguel" w:date="2018-06-01T02:25:00Z"/>
                <w:b/>
              </w:rPr>
            </w:pPr>
            <w:del w:id="1271" w:author="David Vacas Miguel" w:date="2018-06-01T02:25:00Z">
              <w:r w:rsidDel="00CF62B4">
                <w:rPr>
                  <w:b/>
                </w:rPr>
                <w:delText>2</w:delText>
              </w:r>
            </w:del>
          </w:p>
        </w:tc>
      </w:tr>
    </w:tbl>
    <w:p w14:paraId="0ADC2D12" w14:textId="7307AED1" w:rsidR="0038461E" w:rsidRDefault="0038461E">
      <w:pPr>
        <w:pStyle w:val="LetranormalTFG"/>
        <w:rPr>
          <w:ins w:id="1272" w:author="David Vacas Miguel" w:date="2018-06-21T17:54:00Z"/>
        </w:rPr>
      </w:pPr>
      <w:ins w:id="1273" w:author="David Vacas Miguel" w:date="2018-06-21T17:32:00Z">
        <w:r>
          <w:rPr>
            <w:noProof/>
          </w:rPr>
          <w:drawing>
            <wp:anchor distT="0" distB="0" distL="114300" distR="114300" simplePos="0" relativeHeight="251677696" behindDoc="1" locked="0" layoutInCell="1" allowOverlap="1" wp14:anchorId="7F59AF97" wp14:editId="70A0265F">
              <wp:simplePos x="0" y="0"/>
              <wp:positionH relativeFrom="column">
                <wp:posOffset>239395</wp:posOffset>
              </wp:positionH>
              <wp:positionV relativeFrom="paragraph">
                <wp:posOffset>1493520</wp:posOffset>
              </wp:positionV>
              <wp:extent cx="1982470" cy="1709420"/>
              <wp:effectExtent l="0" t="0" r="0" b="5080"/>
              <wp:wrapTight wrapText="bothSides">
                <wp:wrapPolygon edited="0">
                  <wp:start x="0" y="0"/>
                  <wp:lineTo x="0" y="21423"/>
                  <wp:lineTo x="21379" y="21423"/>
                  <wp:lineTo x="2137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7">
                        <a:extLst>
                          <a:ext uri="{28A0092B-C50C-407E-A947-70E740481C1C}">
                            <a14:useLocalDpi xmlns:a14="http://schemas.microsoft.com/office/drawing/2010/main" val="0"/>
                          </a:ext>
                        </a:extLst>
                      </a:blip>
                      <a:srcRect l="15707" t="28392" r="49782" b="26166"/>
                      <a:stretch/>
                    </pic:blipFill>
                    <pic:spPr bwMode="auto">
                      <a:xfrm>
                        <a:off x="0" y="0"/>
                        <a:ext cx="1982470" cy="1709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ins w:id="1274" w:author="David Vacas Miguel" w:date="2018-06-01T02:26:00Z">
        <w:r w:rsidR="00CF62B4" w:rsidRPr="00CF62B4">
          <w:rPr>
            <w:rPrChange w:id="1275" w:author="David Vacas Miguel" w:date="2018-06-01T02:26:00Z">
              <w:rPr>
                <w:b/>
              </w:rPr>
            </w:rPrChange>
          </w:rPr>
          <w:t>En el primer caso,</w:t>
        </w:r>
      </w:ins>
      <w:del w:id="1276" w:author="David Vacas Miguel" w:date="2018-06-01T02:25:00Z">
        <w:r w:rsidR="00D74DD8" w:rsidRPr="00CF62B4" w:rsidDel="00CF62B4">
          <w:rPr>
            <w:rPrChange w:id="1277" w:author="David Vacas Miguel" w:date="2018-06-01T02:26:00Z">
              <w:rPr>
                <w:b/>
              </w:rPr>
            </w:rPrChange>
          </w:rPr>
          <w:delText xml:space="preserve">Tiempo: </w:delText>
        </w:r>
        <w:r w:rsidR="00916BAF" w:rsidRPr="00CF62B4" w:rsidDel="00CF62B4">
          <w:rPr>
            <w:rPrChange w:id="1278" w:author="David Vacas Miguel" w:date="2018-06-01T02:26:00Z">
              <w:rPr>
                <w:b/>
              </w:rPr>
            </w:rPrChange>
          </w:rPr>
          <w:delText>88</w:delText>
        </w:r>
        <w:r w:rsidR="00D74DD8" w:rsidRPr="00CF62B4" w:rsidDel="00CF62B4">
          <w:rPr>
            <w:rPrChange w:id="1279" w:author="David Vacas Miguel" w:date="2018-06-01T02:26:00Z">
              <w:rPr>
                <w:b/>
              </w:rPr>
            </w:rPrChange>
          </w:rPr>
          <w:delText>s.</w:delText>
        </w:r>
      </w:del>
      <w:ins w:id="1280" w:author="David Vacas Miguel" w:date="2018-06-01T02:26:00Z">
        <w:r w:rsidR="00CF62B4" w:rsidRPr="00CF62B4">
          <w:rPr>
            <w:rPrChange w:id="1281" w:author="David Vacas Miguel" w:date="2018-06-01T02:26:00Z">
              <w:rPr>
                <w:b/>
              </w:rPr>
            </w:rPrChange>
          </w:rPr>
          <w:t xml:space="preserve"> p</w:t>
        </w:r>
      </w:ins>
      <w:ins w:id="1282" w:author="David Vacas Miguel" w:date="2018-06-01T02:24:00Z">
        <w:r w:rsidR="00CF62B4" w:rsidRPr="00CF62B4">
          <w:t>uesto</w:t>
        </w:r>
        <w:r w:rsidR="00CF62B4">
          <w:t xml:space="preserve"> que los sensores tienen una separación mayor, hay mayor margen en la colisión con el circuito, por lo que el robot se separa un poco del circuito haciendo que realice un mayor recorrido.</w:t>
        </w:r>
      </w:ins>
      <w:ins w:id="1283" w:author="David Vacas Miguel" w:date="2018-06-01T02:26:00Z">
        <w:r w:rsidR="00CF62B4">
          <w:t xml:space="preserve"> Sin </w:t>
        </w:r>
      </w:ins>
      <w:ins w:id="1284" w:author="David Vacas Miguel" w:date="2018-06-01T02:27:00Z">
        <w:r w:rsidR="00CF62B4">
          <w:t>embargo, en el segundo</w:t>
        </w:r>
      </w:ins>
      <w:ins w:id="1285" w:author="David Vacas Miguel" w:date="2018-05-27T12:37:00Z">
        <w:r w:rsidR="00D33443">
          <w:t>, al tener los sensores m</w:t>
        </w:r>
      </w:ins>
      <w:ins w:id="1286" w:author="David Vacas Miguel" w:date="2018-05-27T12:40:00Z">
        <w:r w:rsidR="00D33443">
          <w:t>á</w:t>
        </w:r>
      </w:ins>
      <w:ins w:id="1287" w:author="David Vacas Miguel" w:date="2018-05-27T12:37:00Z">
        <w:r w:rsidR="00D33443">
          <w:t>s juntos, el robot se ajusta m</w:t>
        </w:r>
      </w:ins>
      <w:ins w:id="1288" w:author="David Vacas Miguel" w:date="2018-05-27T12:38:00Z">
        <w:r w:rsidR="00D33443">
          <w:t>á</w:t>
        </w:r>
      </w:ins>
      <w:ins w:id="1289" w:author="David Vacas Miguel" w:date="2018-05-27T12:37:00Z">
        <w:r w:rsidR="00D33443">
          <w:t>s al recorrido del circuito</w:t>
        </w:r>
      </w:ins>
      <w:ins w:id="1290" w:author="David Vacas Miguel" w:date="2018-05-27T12:40:00Z">
        <w:r w:rsidR="00D33443">
          <w:t xml:space="preserve"> debido a que se detectan </w:t>
        </w:r>
      </w:ins>
      <w:ins w:id="1291" w:author="David Vacas Miguel" w:date="2018-05-27T12:41:00Z">
        <w:r w:rsidR="00D33443">
          <w:t>muchas colisiones</w:t>
        </w:r>
      </w:ins>
      <w:ins w:id="1292" w:author="David Vacas Miguel" w:date="2018-05-27T12:38:00Z">
        <w:r w:rsidR="00D33443">
          <w:t xml:space="preserve"> y por lo tanto el recorrido que hace es </w:t>
        </w:r>
      </w:ins>
      <w:ins w:id="1293" w:author="David Vacas Miguel" w:date="2018-06-01T02:27:00Z">
        <w:r w:rsidR="00CF62B4">
          <w:t>más</w:t>
        </w:r>
      </w:ins>
      <w:ins w:id="1294" w:author="David Vacas Miguel" w:date="2018-05-27T12:38:00Z">
        <w:r w:rsidR="00D33443">
          <w:t xml:space="preserve"> ajustado al recorrido del circuito.</w:t>
        </w:r>
      </w:ins>
    </w:p>
    <w:p w14:paraId="7D3D88E0" w14:textId="77777777" w:rsidR="0038461E" w:rsidRDefault="0038461E" w:rsidP="0038461E">
      <w:pPr>
        <w:pStyle w:val="LetranormalTFG"/>
        <w:rPr>
          <w:ins w:id="1295" w:author="David Vacas Miguel" w:date="2018-06-21T17:55:00Z"/>
        </w:rPr>
      </w:pPr>
    </w:p>
    <w:p w14:paraId="30E085CF" w14:textId="34676294" w:rsidR="00583497" w:rsidRPr="00D33443" w:rsidDel="0038461E" w:rsidRDefault="00583497">
      <w:pPr>
        <w:pStyle w:val="LetranormalTFG"/>
        <w:rPr>
          <w:del w:id="1296" w:author="David Vacas Miguel" w:date="2018-06-21T17:55:00Z"/>
          <w:rPrChange w:id="1297" w:author="David Vacas Miguel" w:date="2018-05-27T12:37:00Z">
            <w:rPr>
              <w:del w:id="1298" w:author="David Vacas Miguel" w:date="2018-06-21T17:55:00Z"/>
              <w:b/>
            </w:rPr>
          </w:rPrChange>
        </w:rPr>
      </w:pPr>
      <w:ins w:id="1299" w:author="David Vacas Miguel" w:date="2018-06-21T17:33:00Z">
        <w:r>
          <w:t>Al ampliar la separación de los sensores a 9cm estos colisionan a la vez con varias partes del circuito y este se queda parado.</w:t>
        </w:r>
      </w:ins>
    </w:p>
    <w:p w14:paraId="228F8558" w14:textId="77777777" w:rsidR="00733265" w:rsidRDefault="00733265" w:rsidP="0038461E">
      <w:pPr>
        <w:pStyle w:val="LetranormalTFG"/>
        <w:rPr>
          <w:ins w:id="1300" w:author="David Vacas Miguel" w:date="2018-06-21T17:39:00Z"/>
        </w:rPr>
        <w:pPrChange w:id="1301" w:author="David Vacas Miguel" w:date="2018-06-21T17:55:00Z">
          <w:pPr/>
        </w:pPrChange>
      </w:pPr>
    </w:p>
    <w:p w14:paraId="6249E5DF" w14:textId="08CA8E93" w:rsidR="00733265" w:rsidRDefault="00733265">
      <w:pPr>
        <w:rPr>
          <w:ins w:id="1302" w:author="David Vacas Miguel" w:date="2018-06-21T17:55:00Z"/>
          <w:b/>
          <w:sz w:val="28"/>
        </w:rPr>
      </w:pPr>
    </w:p>
    <w:p w14:paraId="17000707" w14:textId="0E7E1DED" w:rsidR="001523AB" w:rsidRDefault="00733265">
      <w:pPr>
        <w:rPr>
          <w:ins w:id="1303" w:author="David Vacas Miguel" w:date="2018-06-02T13:01:00Z"/>
          <w:rFonts w:ascii="Century Gothic" w:hAnsi="Century Gothic" w:cs="Times New Roman"/>
          <w:b/>
          <w:sz w:val="28"/>
        </w:rPr>
      </w:pPr>
      <w:ins w:id="1304" w:author="David Vacas Miguel" w:date="2018-06-21T17:39:00Z">
        <w:r>
          <w:rPr>
            <w:b/>
            <w:sz w:val="28"/>
          </w:rPr>
          <w:t>Figura 37.</w:t>
        </w:r>
        <w:r>
          <w:rPr>
            <w:sz w:val="28"/>
          </w:rPr>
          <w:t xml:space="preserve"> Exce</w:t>
        </w:r>
      </w:ins>
      <w:ins w:id="1305" w:author="David Vacas Miguel" w:date="2018-06-21T17:40:00Z">
        <w:r>
          <w:rPr>
            <w:sz w:val="28"/>
          </w:rPr>
          <w:t>siva separación entre sensores.</w:t>
        </w:r>
      </w:ins>
      <w:ins w:id="1306" w:author="David Vacas Miguel" w:date="2018-06-02T13:01:00Z">
        <w:r w:rsidR="001523AB">
          <w:rPr>
            <w:b/>
            <w:sz w:val="28"/>
          </w:rPr>
          <w:br w:type="page"/>
        </w:r>
      </w:ins>
    </w:p>
    <w:p w14:paraId="072A5876" w14:textId="38CFCD34" w:rsidR="00D74DD8" w:rsidRPr="00CF62B4" w:rsidRDefault="00CF62B4">
      <w:pPr>
        <w:pStyle w:val="LetranormalTFG"/>
        <w:rPr>
          <w:b/>
          <w:sz w:val="28"/>
          <w:rPrChange w:id="1307" w:author="David Vacas Miguel" w:date="2018-06-01T02:27:00Z">
            <w:rPr/>
          </w:rPrChange>
        </w:rPr>
        <w:pPrChange w:id="1308" w:author="David Vacas Miguel" w:date="2018-06-01T02:27:00Z">
          <w:pPr>
            <w:jc w:val="center"/>
          </w:pPr>
        </w:pPrChange>
      </w:pPr>
      <w:ins w:id="1309" w:author="David Vacas Miguel" w:date="2018-06-01T02:27:00Z">
        <w:r w:rsidRPr="00CF62B4">
          <w:rPr>
            <w:b/>
            <w:sz w:val="28"/>
            <w:rPrChange w:id="1310" w:author="David Vacas Miguel" w:date="2018-06-01T02:27:00Z">
              <w:rPr/>
            </w:rPrChange>
          </w:rPr>
          <w:lastRenderedPageBreak/>
          <w:t>Caso 5. Cambio en la separación entre ruedas y sensores.</w:t>
        </w:r>
      </w:ins>
      <w:moveFromRangeStart w:id="1311" w:author="David Vacas Miguel" w:date="2018-06-01T02:25:00Z" w:name="move515583237"/>
      <w:moveFrom w:id="1312" w:author="David Vacas Miguel" w:date="2018-06-01T02:25:00Z">
        <w:r w:rsidR="00403E80" w:rsidRPr="00CF62B4" w:rsidDel="00CF62B4">
          <w:rPr>
            <w:b/>
            <w:noProof/>
            <w:sz w:val="28"/>
            <w:rPrChange w:id="1313" w:author="David Vacas Miguel" w:date="2018-06-01T02:27:00Z">
              <w:rPr>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1311"/>
    </w:p>
    <w:p w14:paraId="47E10FE0" w14:textId="1396A655" w:rsidR="00D74DD8" w:rsidRPr="00CF62B4" w:rsidRDefault="00CF62B4">
      <w:pPr>
        <w:pStyle w:val="LetranormalTFG"/>
        <w:pPrChange w:id="1314" w:author="David Vacas Miguel" w:date="2018-06-01T02:28:00Z">
          <w:pPr>
            <w:pStyle w:val="LetranormalTFG"/>
            <w:jc w:val="center"/>
          </w:pPr>
        </w:pPrChange>
      </w:pPr>
      <w:ins w:id="1315" w:author="David Vacas Miguel" w:date="2018-06-01T02:28:00Z">
        <w:r w:rsidRPr="00CF62B4">
          <w:rPr>
            <w:rPrChange w:id="1316" w:author="David Vacas Miguel" w:date="2018-06-01T02:28:00Z">
              <w:rPr>
                <w:b/>
              </w:rPr>
            </w:rPrChange>
          </w:rPr>
          <w:t>Para este caso se va a cambiar la distancia entre los ejes del robot, es decir, la distancia entre el punto central de las ruedas y el punto central de los sensores.</w:t>
        </w:r>
      </w:ins>
      <w:del w:id="1317" w:author="David Vacas Miguel" w:date="2018-06-01T02:25:00Z">
        <w:r w:rsidR="00D74DD8" w:rsidRPr="00CF62B4" w:rsidDel="00CF62B4">
          <w:rPr>
            <w:rPrChange w:id="1318" w:author="David Vacas Miguel" w:date="2018-06-01T02:28:00Z">
              <w:rPr>
                <w:b/>
              </w:rPr>
            </w:rPrChange>
          </w:rPr>
          <w:delText xml:space="preserve">Figura </w:delText>
        </w:r>
      </w:del>
      <w:del w:id="1319" w:author="David Vacas Miguel" w:date="2018-05-27T13:38:00Z">
        <w:r w:rsidR="00D74DD8" w:rsidRPr="00CF62B4" w:rsidDel="0047468B">
          <w:rPr>
            <w:rPrChange w:id="1320" w:author="David Vacas Miguel" w:date="2018-06-01T02:28:00Z">
              <w:rPr>
                <w:b/>
              </w:rPr>
            </w:rPrChange>
          </w:rPr>
          <w:delText>X</w:delText>
        </w:r>
      </w:del>
      <w:del w:id="1321" w:author="David Vacas Miguel" w:date="2018-06-01T02:25:00Z">
        <w:r w:rsidR="00D74DD8" w:rsidRPr="00CF62B4" w:rsidDel="00CF62B4">
          <w:rPr>
            <w:rPrChange w:id="1322"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323">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202AEE53" w14:textId="77777777" w:rsidR="00CF62B4" w:rsidRDefault="00CF62B4" w:rsidP="00F21B89">
            <w:pPr>
              <w:pStyle w:val="LetranormalTFG"/>
            </w:pPr>
            <w:r>
              <w:t>Parámetros</w:t>
            </w:r>
          </w:p>
        </w:tc>
        <w:tc>
          <w:tcPr>
            <w:tcW w:w="833" w:type="dxa"/>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324" w:author="David Vacas Miguel" w:date="2018-06-01T02:29:00Z"/>
              </w:rPr>
            </w:pPr>
            <w:ins w:id="1325" w:author="David Vacas Miguel" w:date="2018-06-01T02:29:00Z">
              <w:r>
                <w:t>Tiempo</w:t>
              </w:r>
            </w:ins>
          </w:p>
        </w:tc>
      </w:tr>
      <w:tr w:rsidR="001523AB" w14:paraId="1C11D4FA" w14:textId="5FC9355F"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4538AF0" w14:textId="740D140E" w:rsidR="00BF7EE6" w:rsidRDefault="00BF7EE6" w:rsidP="00BF7EE6">
            <w:pPr>
              <w:pStyle w:val="LetranormalTFG"/>
            </w:pPr>
            <w:ins w:id="1326" w:author="David Vacas Miguel" w:date="2018-06-01T02:30:00Z">
              <w:r>
                <w:t>Valor (↑)</w:t>
              </w:r>
            </w:ins>
            <w:del w:id="1327" w:author="David Vacas Miguel" w:date="2018-06-01T02:30:00Z">
              <w:r w:rsidDel="00B729F1">
                <w:delText>Valor</w:delText>
              </w:r>
            </w:del>
          </w:p>
        </w:tc>
        <w:tc>
          <w:tcPr>
            <w:tcW w:w="833" w:type="dxa"/>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15CD5578" w14:textId="03780F9D"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1328" w:author="David Vacas Miguel" w:date="2018-06-21T17:18:00Z">
              <w:r>
                <w:t>3</w:t>
              </w:r>
            </w:ins>
            <w:del w:id="1329" w:author="David Vacas Miguel" w:date="2018-06-21T17:18:00Z">
              <w:r w:rsidR="00BF7EE6" w:rsidDel="00EF039A">
                <w:rPr>
                  <w:b/>
                </w:rPr>
                <w:delText>7</w:delText>
              </w:r>
            </w:del>
          </w:p>
        </w:tc>
        <w:tc>
          <w:tcPr>
            <w:tcW w:w="808" w:type="dxa"/>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3372CE2" w14:textId="2FFB9CA7"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1330" w:author="David Vacas Miguel" w:date="2018-06-21T17:20:00Z">
              <w:r>
                <w:rPr>
                  <w:b/>
                </w:rPr>
                <w:t>5</w:t>
              </w:r>
            </w:ins>
            <w:del w:id="1331" w:author="David Vacas Miguel" w:date="2018-06-21T17:19:00Z">
              <w:r w:rsidR="00BF7EE6" w:rsidDel="00EF039A">
                <w:rPr>
                  <w:b/>
                </w:rPr>
                <w:delText>2</w:delText>
              </w:r>
            </w:del>
          </w:p>
        </w:tc>
        <w:tc>
          <w:tcPr>
            <w:tcW w:w="799" w:type="dxa"/>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451156C0" w14:textId="69636E54"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1332" w:author="David Vacas Miguel" w:date="2018-06-01T02:29:00Z"/>
                <w:b/>
                <w:rPrChange w:id="1333" w:author="David Vacas Miguel" w:date="2018-06-01T02:29:00Z">
                  <w:rPr>
                    <w:ins w:id="1334" w:author="David Vacas Miguel" w:date="2018-06-01T02:29:00Z"/>
                  </w:rPr>
                </w:rPrChange>
              </w:rPr>
            </w:pPr>
            <w:ins w:id="1335" w:author="David Vacas Miguel" w:date="2018-06-01T02:29:00Z">
              <w:r w:rsidRPr="00CF62B4">
                <w:rPr>
                  <w:b/>
                  <w:rPrChange w:id="1336" w:author="David Vacas Miguel" w:date="2018-06-01T02:29:00Z">
                    <w:rPr/>
                  </w:rPrChange>
                </w:rPr>
                <w:t>8</w:t>
              </w:r>
            </w:ins>
            <w:ins w:id="1337" w:author="David Vacas Miguel" w:date="2018-06-21T17:20:00Z">
              <w:r w:rsidR="00EF039A">
                <w:rPr>
                  <w:b/>
                </w:rPr>
                <w:t>6</w:t>
              </w:r>
            </w:ins>
            <w:ins w:id="1338" w:author="David Vacas Miguel" w:date="2018-06-01T02:29:00Z">
              <w:r w:rsidRPr="00CF62B4">
                <w:rPr>
                  <w:b/>
                  <w:rPrChange w:id="1339" w:author="David Vacas Miguel" w:date="2018-06-01T02:29:00Z">
                    <w:rPr/>
                  </w:rPrChange>
                </w:rPr>
                <w:t>s</w:t>
              </w:r>
            </w:ins>
          </w:p>
        </w:tc>
      </w:tr>
      <w:tr w:rsidR="00BF7EE6" w14:paraId="5EB91ED1" w14:textId="4539EA67" w:rsidTr="00CF62B4">
        <w:tblPrEx>
          <w:tblW w:w="0" w:type="auto"/>
          <w:tblPrExChange w:id="1340" w:author="David Vacas Miguel" w:date="2018-06-01T02:29:00Z">
            <w:tblPrEx>
              <w:tblW w:w="0" w:type="auto"/>
            </w:tblPrEx>
          </w:tblPrExChange>
        </w:tblPrEx>
        <w:trPr>
          <w:ins w:id="1341"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1342" w:author="David Vacas Miguel" w:date="2018-06-01T02:29:00Z">
              <w:tcPr>
                <w:tcW w:w="1433" w:type="dxa"/>
              </w:tcPr>
            </w:tcPrChange>
          </w:tcPr>
          <w:p w14:paraId="424BA553" w14:textId="34C7598B" w:rsidR="00BF7EE6" w:rsidRDefault="00BF7EE6" w:rsidP="00BF7EE6">
            <w:pPr>
              <w:pStyle w:val="LetranormalTFG"/>
              <w:rPr>
                <w:ins w:id="1343" w:author="David Vacas Miguel" w:date="2018-06-01T02:29:00Z"/>
              </w:rPr>
            </w:pPr>
            <w:ins w:id="1344" w:author="David Vacas Miguel" w:date="2018-06-01T02:30:00Z">
              <w:r>
                <w:t>Valor (↓)</w:t>
              </w:r>
            </w:ins>
          </w:p>
        </w:tc>
        <w:tc>
          <w:tcPr>
            <w:tcW w:w="833" w:type="dxa"/>
            <w:tcPrChange w:id="1345" w:author="David Vacas Miguel" w:date="2018-06-01T02:29: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46" w:author="David Vacas Miguel" w:date="2018-06-01T02:29:00Z"/>
              </w:rPr>
            </w:pPr>
            <w:ins w:id="1347" w:author="David Vacas Miguel" w:date="2018-06-01T02:30:00Z">
              <w:r>
                <w:t>2</w:t>
              </w:r>
            </w:ins>
          </w:p>
        </w:tc>
        <w:tc>
          <w:tcPr>
            <w:tcW w:w="844" w:type="dxa"/>
            <w:tcPrChange w:id="1348" w:author="David Vacas Miguel" w:date="2018-06-01T02:29: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49" w:author="David Vacas Miguel" w:date="2018-06-01T02:29:00Z"/>
              </w:rPr>
            </w:pPr>
            <w:ins w:id="1350" w:author="David Vacas Miguel" w:date="2018-06-01T02:30:00Z">
              <w:r>
                <w:t>2</w:t>
              </w:r>
            </w:ins>
          </w:p>
        </w:tc>
        <w:tc>
          <w:tcPr>
            <w:tcW w:w="836" w:type="dxa"/>
            <w:tcPrChange w:id="1351" w:author="David Vacas Miguel" w:date="2018-06-01T02:29: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52" w:author="David Vacas Miguel" w:date="2018-06-01T02:29:00Z"/>
              </w:rPr>
            </w:pPr>
            <w:ins w:id="1353" w:author="David Vacas Miguel" w:date="2018-06-01T02:30:00Z">
              <w:r>
                <w:t>16</w:t>
              </w:r>
            </w:ins>
          </w:p>
        </w:tc>
        <w:tc>
          <w:tcPr>
            <w:tcW w:w="855" w:type="dxa"/>
            <w:tcPrChange w:id="1354" w:author="David Vacas Miguel" w:date="2018-06-01T02:29:00Z">
              <w:tcPr>
                <w:tcW w:w="962" w:type="dxa"/>
                <w:gridSpan w:val="2"/>
              </w:tcPr>
            </w:tcPrChange>
          </w:tcPr>
          <w:p w14:paraId="4DFE6BF6" w14:textId="76AD2C1C" w:rsidR="00BF7EE6" w:rsidRPr="00EF039A" w:rsidRDefault="00B94619"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55" w:author="David Vacas Miguel" w:date="2018-06-01T02:29:00Z"/>
                <w:rPrChange w:id="1356" w:author="David Vacas Miguel" w:date="2018-06-21T17:18:00Z">
                  <w:rPr>
                    <w:ins w:id="1357" w:author="David Vacas Miguel" w:date="2018-06-01T02:29:00Z"/>
                    <w:b/>
                  </w:rPr>
                </w:rPrChange>
              </w:rPr>
            </w:pPr>
            <w:ins w:id="1358" w:author="David Vacas Miguel" w:date="2018-06-21T17:18:00Z">
              <w:r w:rsidRPr="00EF039A">
                <w:rPr>
                  <w:rPrChange w:id="1359" w:author="David Vacas Miguel" w:date="2018-06-21T17:18:00Z">
                    <w:rPr>
                      <w:b/>
                    </w:rPr>
                  </w:rPrChange>
                </w:rPr>
                <w:t>3</w:t>
              </w:r>
            </w:ins>
          </w:p>
        </w:tc>
        <w:tc>
          <w:tcPr>
            <w:tcW w:w="808" w:type="dxa"/>
            <w:tcPrChange w:id="1360" w:author="David Vacas Miguel" w:date="2018-06-01T02:29: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61" w:author="David Vacas Miguel" w:date="2018-06-01T02:29:00Z"/>
              </w:rPr>
            </w:pPr>
            <w:ins w:id="1362" w:author="David Vacas Miguel" w:date="2018-06-01T02:30:00Z">
              <w:r>
                <w:t>22</w:t>
              </w:r>
            </w:ins>
          </w:p>
        </w:tc>
        <w:tc>
          <w:tcPr>
            <w:tcW w:w="844" w:type="dxa"/>
            <w:tcPrChange w:id="1363" w:author="David Vacas Miguel" w:date="2018-06-01T02:29: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64" w:author="David Vacas Miguel" w:date="2018-06-01T02:29:00Z"/>
              </w:rPr>
            </w:pPr>
            <w:ins w:id="1365" w:author="David Vacas Miguel" w:date="2018-06-01T02:30:00Z">
              <w:r>
                <w:t>16</w:t>
              </w:r>
            </w:ins>
          </w:p>
        </w:tc>
        <w:tc>
          <w:tcPr>
            <w:tcW w:w="819" w:type="dxa"/>
            <w:tcPrChange w:id="1366" w:author="David Vacas Miguel" w:date="2018-06-01T02:29:00Z">
              <w:tcPr>
                <w:tcW w:w="952" w:type="dxa"/>
                <w:gridSpan w:val="3"/>
              </w:tcPr>
            </w:tcPrChange>
          </w:tcPr>
          <w:p w14:paraId="1DEF49AE" w14:textId="2E295A40" w:rsidR="00BF7EE6" w:rsidRPr="00EF039A" w:rsidRDefault="00EF039A"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67" w:author="David Vacas Miguel" w:date="2018-06-01T02:29:00Z"/>
                <w:b/>
                <w:rPrChange w:id="1368" w:author="David Vacas Miguel" w:date="2018-06-21T17:18:00Z">
                  <w:rPr>
                    <w:ins w:id="1369" w:author="David Vacas Miguel" w:date="2018-06-01T02:29:00Z"/>
                    <w:b/>
                  </w:rPr>
                </w:rPrChange>
              </w:rPr>
            </w:pPr>
            <w:ins w:id="1370" w:author="David Vacas Miguel" w:date="2018-06-21T17:18:00Z">
              <w:r w:rsidRPr="00EF039A">
                <w:rPr>
                  <w:b/>
                  <w:rPrChange w:id="1371" w:author="David Vacas Miguel" w:date="2018-06-21T17:18:00Z">
                    <w:rPr/>
                  </w:rPrChange>
                </w:rPr>
                <w:t>-1</w:t>
              </w:r>
            </w:ins>
          </w:p>
        </w:tc>
        <w:tc>
          <w:tcPr>
            <w:tcW w:w="799" w:type="dxa"/>
            <w:tcPrChange w:id="1372" w:author="David Vacas Miguel" w:date="2018-06-01T02:29: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73" w:author="David Vacas Miguel" w:date="2018-06-01T02:29:00Z"/>
              </w:rPr>
            </w:pPr>
            <w:ins w:id="1374" w:author="David Vacas Miguel" w:date="2018-06-01T02:30:00Z">
              <w:r>
                <w:t>4</w:t>
              </w:r>
            </w:ins>
          </w:p>
        </w:tc>
        <w:tc>
          <w:tcPr>
            <w:tcW w:w="998" w:type="dxa"/>
            <w:shd w:val="clear" w:color="auto" w:fill="FFE599" w:themeFill="accent4" w:themeFillTint="66"/>
            <w:tcPrChange w:id="1375" w:author="David Vacas Miguel" w:date="2018-06-01T02:29: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376" w:author="David Vacas Miguel" w:date="2018-06-01T02:29:00Z"/>
                <w:b/>
                <w:rPrChange w:id="1377" w:author="David Vacas Miguel" w:date="2018-06-01T02:30:00Z">
                  <w:rPr>
                    <w:ins w:id="1378" w:author="David Vacas Miguel" w:date="2018-06-01T02:29:00Z"/>
                  </w:rPr>
                </w:rPrChange>
              </w:rPr>
            </w:pPr>
            <w:ins w:id="1379" w:author="David Vacas Miguel" w:date="2018-06-01T02:30:00Z">
              <w:r w:rsidRPr="00CF62B4">
                <w:rPr>
                  <w:b/>
                  <w:rPrChange w:id="1380" w:author="David Vacas Miguel" w:date="2018-06-01T02:30:00Z">
                    <w:rPr/>
                  </w:rPrChange>
                </w:rPr>
                <w:t>92s</w:t>
              </w:r>
            </w:ins>
          </w:p>
        </w:tc>
      </w:tr>
    </w:tbl>
    <w:p w14:paraId="526AB01C" w14:textId="039C3030" w:rsidR="00D33443" w:rsidRPr="00D33443" w:rsidDel="00181C1C" w:rsidRDefault="00D74DD8" w:rsidP="00E83C61">
      <w:pPr>
        <w:pStyle w:val="LetranormalTFG"/>
        <w:jc w:val="left"/>
        <w:rPr>
          <w:del w:id="1381" w:author="David Vacas Miguel" w:date="2018-05-27T13:22:00Z"/>
          <w:rPrChange w:id="1382" w:author="David Vacas Miguel" w:date="2018-05-27T12:43:00Z">
            <w:rPr>
              <w:del w:id="1383" w:author="David Vacas Miguel" w:date="2018-05-27T13:22:00Z"/>
              <w:b/>
            </w:rPr>
          </w:rPrChange>
        </w:rPr>
        <w:pPrChange w:id="1384" w:author="David Vacas Miguel" w:date="2018-06-21T17:56:00Z">
          <w:pPr>
            <w:pStyle w:val="LetranormalTFG"/>
          </w:pPr>
        </w:pPrChange>
      </w:pPr>
      <w:del w:id="1385"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57BB9A52" w:rsidR="00D74DD8" w:rsidRDefault="00403E80" w:rsidP="00E83C61">
      <w:pPr>
        <w:jc w:val="center"/>
        <w:pPrChange w:id="1386" w:author="David Vacas Miguel" w:date="2018-06-21T17:56:00Z">
          <w:pPr>
            <w:jc w:val="center"/>
          </w:pPr>
        </w:pPrChange>
      </w:pPr>
      <w:del w:id="1387" w:author="David Vacas Miguel" w:date="2018-06-21T17:34:00Z">
        <w:r w:rsidDel="00583497">
          <w:rPr>
            <w:noProof/>
            <w:lang w:eastAsia="es-ES"/>
          </w:rPr>
          <w:drawing>
            <wp:inline distT="0" distB="0" distL="0" distR="0" wp14:anchorId="2B419D6C" wp14:editId="3893E415">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del>
      <w:moveToRangeStart w:id="1388" w:author="David Vacas Miguel" w:date="2018-06-01T02:31:00Z" w:name="move515583609"/>
      <w:ins w:id="1389" w:author="David Vacas Miguel" w:date="2018-06-21T17:34:00Z">
        <w:r w:rsidR="00583497">
          <w:rPr>
            <w:noProof/>
          </w:rPr>
          <w:drawing>
            <wp:inline distT="0" distB="0" distL="0" distR="0" wp14:anchorId="7C08D9A4" wp14:editId="52DED2B9">
              <wp:extent cx="2695698" cy="2450618"/>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9">
                        <a:extLst>
                          <a:ext uri="{28A0092B-C50C-407E-A947-70E740481C1C}">
                            <a14:useLocalDpi xmlns:a14="http://schemas.microsoft.com/office/drawing/2010/main" val="0"/>
                          </a:ext>
                        </a:extLst>
                      </a:blip>
                      <a:srcRect l="17015" t="29130" r="49532" b="25018"/>
                      <a:stretch/>
                    </pic:blipFill>
                    <pic:spPr bwMode="auto">
                      <a:xfrm>
                        <a:off x="0" y="0"/>
                        <a:ext cx="2747837" cy="2498017"/>
                      </a:xfrm>
                      <a:prstGeom prst="rect">
                        <a:avLst/>
                      </a:prstGeom>
                      <a:noFill/>
                      <a:ln>
                        <a:noFill/>
                      </a:ln>
                      <a:extLst>
                        <a:ext uri="{53640926-AAD7-44D8-BBD7-CCE9431645EC}">
                          <a14:shadowObscured xmlns:a14="http://schemas.microsoft.com/office/drawing/2010/main"/>
                        </a:ext>
                      </a:extLst>
                    </pic:spPr>
                  </pic:pic>
                </a:graphicData>
              </a:graphic>
            </wp:inline>
          </w:drawing>
        </w:r>
      </w:ins>
      <w:moveTo w:id="1390" w:author="David Vacas Miguel" w:date="2018-06-01T02:31:00Z">
        <w:del w:id="1391" w:author="David Vacas Miguel" w:date="2018-06-21T17:34:00Z">
          <w:r w:rsidR="00BF7EE6" w:rsidDel="00583497">
            <w:rPr>
              <w:noProof/>
              <w:lang w:eastAsia="es-ES"/>
            </w:rPr>
            <w:drawing>
              <wp:inline distT="0" distB="0" distL="0" distR="0" wp14:anchorId="7BFDBFD3" wp14:editId="3E44AAE9">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del>
      </w:moveTo>
      <w:moveToRangeEnd w:id="1388"/>
      <w:ins w:id="1392" w:author="David Vacas Miguel" w:date="2018-06-21T17:35:00Z">
        <w:r w:rsidR="00583497">
          <w:rPr>
            <w:noProof/>
          </w:rPr>
          <w:drawing>
            <wp:inline distT="0" distB="0" distL="0" distR="0" wp14:anchorId="0C7D51BE" wp14:editId="44D312A0">
              <wp:extent cx="2671948" cy="242763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41">
                        <a:extLst>
                          <a:ext uri="{28A0092B-C50C-407E-A947-70E740481C1C}">
                            <a14:useLocalDpi xmlns:a14="http://schemas.microsoft.com/office/drawing/2010/main" val="0"/>
                          </a:ext>
                        </a:extLst>
                      </a:blip>
                      <a:srcRect l="16542" t="30368" r="49970" b="21028"/>
                      <a:stretch/>
                    </pic:blipFill>
                    <pic:spPr bwMode="auto">
                      <a:xfrm>
                        <a:off x="0" y="0"/>
                        <a:ext cx="2700952" cy="245398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8152845" w14:textId="1DF6D581" w:rsidR="00BF7EE6" w:rsidRDefault="00D74DD8" w:rsidP="00583497">
      <w:pPr>
        <w:pStyle w:val="LetranormalTFG"/>
        <w:ind w:firstLine="708"/>
        <w:rPr>
          <w:ins w:id="1393" w:author="David Vacas Miguel" w:date="2018-06-01T02:34:00Z"/>
        </w:rPr>
        <w:pPrChange w:id="1394" w:author="David Vacas Miguel" w:date="2018-06-21T17:35:00Z">
          <w:pPr>
            <w:pStyle w:val="LetranormalTFG"/>
            <w:jc w:val="center"/>
          </w:pPr>
        </w:pPrChange>
      </w:pPr>
      <w:del w:id="1395" w:author="David Vacas Miguel" w:date="2018-06-01T02:34:00Z">
        <w:r w:rsidRPr="00793CF4" w:rsidDel="003429F4">
          <w:rPr>
            <w:b/>
          </w:rPr>
          <w:delText xml:space="preserve">Figura </w:delText>
        </w:r>
      </w:del>
      <w:ins w:id="1396" w:author="David Vacas Miguel" w:date="2018-06-01T02:34:00Z">
        <w:r w:rsidR="003429F4">
          <w:rPr>
            <w:b/>
          </w:rPr>
          <w:t>a)</w:t>
        </w:r>
      </w:ins>
      <w:del w:id="1397" w:author="David Vacas Miguel" w:date="2018-05-27T13:38:00Z">
        <w:r w:rsidRPr="00793CF4" w:rsidDel="0047468B">
          <w:rPr>
            <w:b/>
          </w:rPr>
          <w:delText>X</w:delText>
        </w:r>
      </w:del>
      <w:del w:id="1398" w:author="David Vacas Miguel" w:date="2018-06-01T02:34:00Z">
        <w:r w:rsidRPr="00793CF4" w:rsidDel="003429F4">
          <w:rPr>
            <w:b/>
          </w:rPr>
          <w:delText>.</w:delText>
        </w:r>
      </w:del>
      <w:r>
        <w:t xml:space="preserve"> </w:t>
      </w:r>
      <w:ins w:id="1399" w:author="David Vacas Miguel" w:date="2018-06-01T02:31:00Z">
        <w:r w:rsidR="00BF7EE6">
          <w:t>M</w:t>
        </w:r>
      </w:ins>
      <w:del w:id="1400" w:author="David Vacas Miguel" w:date="2018-06-01T02:31:00Z">
        <w:r w:rsidR="00DF3C73" w:rsidDel="00BF7EE6">
          <w:delText>Caso 5.1 m</w:delText>
        </w:r>
      </w:del>
      <w:r w:rsidR="00DF3C73">
        <w:t xml:space="preserve">ayor separación entre </w:t>
      </w:r>
      <w:del w:id="1401" w:author="David Vacas Miguel" w:date="2018-06-01T02:31:00Z">
        <w:r w:rsidR="00DF3C73" w:rsidDel="00BF7EE6">
          <w:delText>ruedas y sensores</w:delText>
        </w:r>
      </w:del>
      <w:ins w:id="1402" w:author="David Vacas Miguel" w:date="2018-06-01T02:31:00Z">
        <w:r w:rsidR="00BF7EE6">
          <w:t>ejes</w:t>
        </w:r>
      </w:ins>
      <w:del w:id="1403" w:author="David Vacas Miguel" w:date="2018-06-01T02:34:00Z">
        <w:r w:rsidDel="003429F4">
          <w:delText>.</w:delText>
        </w:r>
      </w:del>
      <w:ins w:id="1404" w:author="David Vacas Miguel" w:date="2018-06-01T02:34:00Z">
        <w:r w:rsidR="003429F4">
          <w:t>.</w:t>
        </w:r>
        <w:r w:rsidR="003429F4">
          <w:tab/>
        </w:r>
        <w:r w:rsidR="003429F4">
          <w:tab/>
        </w:r>
        <w:r w:rsidR="003429F4">
          <w:rPr>
            <w:b/>
          </w:rPr>
          <w:t>b)</w:t>
        </w:r>
      </w:ins>
      <w:ins w:id="1405" w:author="David Vacas Miguel" w:date="2018-06-01T02:31:00Z">
        <w:r w:rsidR="00BF7EE6">
          <w:t xml:space="preserve"> </w:t>
        </w:r>
      </w:ins>
      <w:ins w:id="1406" w:author="David Vacas Miguel" w:date="2018-06-01T02:32:00Z">
        <w:r w:rsidR="00BF7EE6">
          <w:t>M</w:t>
        </w:r>
      </w:ins>
      <w:ins w:id="1407" w:author="David Vacas Miguel" w:date="2018-06-01T02:31:00Z">
        <w:r w:rsidR="00BF7EE6">
          <w:t xml:space="preserve">enor separación entre </w:t>
        </w:r>
      </w:ins>
      <w:ins w:id="1408" w:author="David Vacas Miguel" w:date="2018-06-01T02:32:00Z">
        <w:r w:rsidR="00BF7EE6">
          <w:t>ejes</w:t>
        </w:r>
      </w:ins>
      <w:ins w:id="1409" w:author="David Vacas Miguel" w:date="2018-06-01T02:31:00Z">
        <w:r w:rsidR="00BF7EE6">
          <w:t>.</w:t>
        </w:r>
      </w:ins>
    </w:p>
    <w:p w14:paraId="2690C570" w14:textId="7E1B2C8F" w:rsidR="003429F4" w:rsidRDefault="003429F4" w:rsidP="00BF7EE6">
      <w:pPr>
        <w:pStyle w:val="LetranormalTFG"/>
        <w:jc w:val="center"/>
        <w:rPr>
          <w:ins w:id="1410" w:author="David Vacas Miguel" w:date="2018-06-01T02:31:00Z"/>
        </w:rPr>
      </w:pPr>
      <w:ins w:id="1411" w:author="David Vacas Miguel" w:date="2018-06-01T02:34:00Z">
        <w:r w:rsidRPr="003429F4">
          <w:rPr>
            <w:b/>
            <w:rPrChange w:id="1412" w:author="David Vacas Miguel" w:date="2018-06-01T02:34:00Z">
              <w:rPr/>
            </w:rPrChange>
          </w:rPr>
          <w:t xml:space="preserve">Figura </w:t>
        </w:r>
      </w:ins>
      <w:ins w:id="1413" w:author="David Vacas Miguel" w:date="2018-06-01T03:12:00Z">
        <w:r w:rsidR="008E3CBA">
          <w:rPr>
            <w:b/>
          </w:rPr>
          <w:t>3</w:t>
        </w:r>
      </w:ins>
      <w:ins w:id="1414" w:author="David Vacas Miguel" w:date="2018-06-21T17:39:00Z">
        <w:r w:rsidR="00733265">
          <w:rPr>
            <w:b/>
          </w:rPr>
          <w:t>8</w:t>
        </w:r>
      </w:ins>
      <w:ins w:id="1415" w:author="David Vacas Miguel" w:date="2018-06-01T02:34:00Z">
        <w:r w:rsidRPr="003429F4">
          <w:rPr>
            <w:b/>
            <w:rPrChange w:id="1416" w:author="David Vacas Miguel" w:date="2018-06-01T02:34:00Z">
              <w:rPr/>
            </w:rPrChange>
          </w:rPr>
          <w:t>.</w:t>
        </w:r>
        <w:r>
          <w:t xml:space="preserve"> Cambio en la separación entre ruedas y sensores.</w:t>
        </w:r>
      </w:ins>
    </w:p>
    <w:p w14:paraId="26C2B1C8" w14:textId="2A162CD7" w:rsidR="00D74DD8" w:rsidDel="00BF7EE6" w:rsidRDefault="00BF7EE6">
      <w:pPr>
        <w:pStyle w:val="LetranormalTFG"/>
        <w:rPr>
          <w:del w:id="1417" w:author="David Vacas Miguel" w:date="2018-06-01T02:33:00Z"/>
        </w:rPr>
        <w:pPrChange w:id="1418" w:author="David Vacas Miguel" w:date="2018-06-01T02:33:00Z">
          <w:pPr>
            <w:pStyle w:val="LetranormalTFG"/>
            <w:jc w:val="center"/>
          </w:pPr>
        </w:pPrChange>
      </w:pPr>
      <w:ins w:id="1419" w:author="David Vacas Miguel" w:date="2018-06-01T02:33:00Z">
        <w:r>
          <w:t xml:space="preserve">En </w:t>
        </w:r>
      </w:ins>
      <w:ins w:id="1420" w:author="David Vacas Miguel" w:date="2018-06-01T03:12:00Z">
        <w:r w:rsidR="009F66A6">
          <w:t xml:space="preserve">el caso </w:t>
        </w:r>
      </w:ins>
      <w:ins w:id="1421" w:author="David Vacas Miguel" w:date="2018-06-01T02:33:00Z">
        <w:r>
          <w:t>a) al estar más separado el centro de rotación de los sen</w:t>
        </w:r>
        <w:bookmarkStart w:id="1422" w:name="_GoBack"/>
        <w:bookmarkEnd w:id="1422"/>
        <w:r>
          <w:t xml:space="preserve">sores, el giro que se realiza hace que los sensores giren más rápido y por lo tanto se detecten colisiones antes. </w:t>
        </w:r>
      </w:ins>
    </w:p>
    <w:p w14:paraId="0323351D" w14:textId="6A6049A2" w:rsidR="00AD4D0D" w:rsidRPr="00AD4D0D" w:rsidRDefault="00D74DD8">
      <w:pPr>
        <w:pStyle w:val="LetranormalTFG"/>
        <w:rPr>
          <w:rPrChange w:id="1423" w:author="David Vacas Miguel" w:date="2018-05-27T13:27:00Z">
            <w:rPr>
              <w:b/>
            </w:rPr>
          </w:rPrChange>
        </w:rPr>
      </w:pPr>
      <w:del w:id="1424"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1425" w:author="David Vacas Miguel" w:date="2018-05-27T13:27:00Z">
        <w:r w:rsidR="00AD4D0D">
          <w:t>Al contrario que en el caso anterior</w:t>
        </w:r>
      </w:ins>
      <w:ins w:id="1426" w:author="David Vacas Miguel" w:date="2018-06-01T02:33:00Z">
        <w:r w:rsidR="00BF7EE6">
          <w:t xml:space="preserve">, para </w:t>
        </w:r>
      </w:ins>
      <w:ins w:id="1427" w:author="David Vacas Miguel" w:date="2018-06-01T03:12:00Z">
        <w:r w:rsidR="009F66A6">
          <w:t>el caso</w:t>
        </w:r>
      </w:ins>
      <w:ins w:id="1428" w:author="David Vacas Miguel" w:date="2018-06-01T02:33:00Z">
        <w:r w:rsidR="00BF7EE6">
          <w:t xml:space="preserve"> b)</w:t>
        </w:r>
      </w:ins>
      <w:ins w:id="1429" w:author="David Vacas Miguel" w:date="2018-05-27T13:27:00Z">
        <w:r w:rsidR="00AD4D0D">
          <w:t>, al e</w:t>
        </w:r>
      </w:ins>
      <w:ins w:id="1430" w:author="David Vacas Miguel" w:date="2018-05-27T13:28:00Z">
        <w:r w:rsidR="00AD4D0D">
          <w:t xml:space="preserve">star </w:t>
        </w:r>
      </w:ins>
      <w:ins w:id="1431" w:author="David Vacas Miguel" w:date="2018-06-01T02:33:00Z">
        <w:r w:rsidR="00BF7EE6">
          <w:t>más</w:t>
        </w:r>
      </w:ins>
      <w:ins w:id="1432" w:author="David Vacas Miguel" w:date="2018-05-27T13:28:00Z">
        <w:r w:rsidR="00AD4D0D">
          <w:t xml:space="preserve"> cerca el centro de rotación de los sensores, el giro del robot se hace de manera </w:t>
        </w:r>
      </w:ins>
      <w:ins w:id="1433" w:author="David Vacas Miguel" w:date="2018-06-01T02:33:00Z">
        <w:r w:rsidR="00BF7EE6">
          <w:t>más</w:t>
        </w:r>
      </w:ins>
      <w:ins w:id="1434" w:author="David Vacas Miguel" w:date="2018-05-27T13:28:00Z">
        <w:r w:rsidR="00AD4D0D">
          <w:t xml:space="preserve"> gradual y se detectan las colisiones un poco </w:t>
        </w:r>
      </w:ins>
      <w:ins w:id="1435" w:author="David Vacas Miguel" w:date="2018-06-01T02:33:00Z">
        <w:r w:rsidR="00BF7EE6">
          <w:t>más</w:t>
        </w:r>
      </w:ins>
      <w:ins w:id="1436" w:author="David Vacas Miguel" w:date="2018-05-27T13:28:00Z">
        <w:r w:rsidR="00AD4D0D">
          <w:t xml:space="preserve"> tarde.</w:t>
        </w:r>
      </w:ins>
    </w:p>
    <w:p w14:paraId="4B0C9ED4" w14:textId="77777777" w:rsidR="001523AB" w:rsidRDefault="001523AB">
      <w:pPr>
        <w:rPr>
          <w:ins w:id="1437" w:author="David Vacas Miguel" w:date="2018-06-02T13:01:00Z"/>
          <w:rFonts w:ascii="Century Gothic" w:hAnsi="Century Gothic" w:cs="Times New Roman"/>
          <w:b/>
          <w:sz w:val="28"/>
        </w:rPr>
      </w:pPr>
      <w:ins w:id="1438" w:author="David Vacas Miguel" w:date="2018-06-02T13:01:00Z">
        <w:r>
          <w:rPr>
            <w:b/>
            <w:sz w:val="28"/>
          </w:rPr>
          <w:br w:type="page"/>
        </w:r>
      </w:ins>
    </w:p>
    <w:p w14:paraId="0B5E5D89" w14:textId="771A67CA" w:rsidR="00D74DD8" w:rsidRDefault="003672AD" w:rsidP="00BB48F9">
      <w:pPr>
        <w:pStyle w:val="LetranormalTFG"/>
        <w:rPr>
          <w:ins w:id="1439" w:author="David Vacas Miguel" w:date="2018-06-01T02:41:00Z"/>
          <w:b/>
          <w:sz w:val="28"/>
        </w:rPr>
      </w:pPr>
      <w:ins w:id="1440" w:author="David Vacas Miguel" w:date="2018-06-01T02:40:00Z">
        <w:r w:rsidRPr="00BB48F9">
          <w:rPr>
            <w:b/>
            <w:sz w:val="28"/>
            <w:rPrChange w:id="1441" w:author="David Vacas Miguel" w:date="2018-06-01T02:41:00Z">
              <w:rPr/>
            </w:rPrChange>
          </w:rPr>
          <w:lastRenderedPageBreak/>
          <w:t>Caso 6.</w:t>
        </w:r>
      </w:ins>
      <w:ins w:id="1442" w:author="David Vacas Miguel" w:date="2018-06-01T02:41:00Z">
        <w:r w:rsidRPr="00BB48F9">
          <w:rPr>
            <w:b/>
            <w:sz w:val="28"/>
            <w:rPrChange w:id="1443" w:author="David Vacas Miguel" w:date="2018-06-01T02:41:00Z">
              <w:rPr/>
            </w:rPrChange>
          </w:rPr>
          <w:t xml:space="preserve"> Circuito diferente.</w:t>
        </w:r>
      </w:ins>
      <w:moveFromRangeStart w:id="1444" w:author="David Vacas Miguel" w:date="2018-06-01T02:31:00Z" w:name="move515583609"/>
      <w:moveFrom w:id="1445" w:author="David Vacas Miguel" w:date="2018-06-01T02:31:00Z">
        <w:r w:rsidR="00403E80" w:rsidRPr="00BB48F9" w:rsidDel="00BF7EE6">
          <w:rPr>
            <w:b/>
            <w:noProof/>
            <w:sz w:val="28"/>
            <w:rPrChange w:id="1446" w:author="David Vacas Miguel" w:date="2018-06-01T02:41:00Z">
              <w:rPr>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1444"/>
    </w:p>
    <w:p w14:paraId="3B305F33" w14:textId="2D58A2FD" w:rsidR="00BB48F9" w:rsidRPr="00BB48F9" w:rsidDel="00BB48F9" w:rsidRDefault="00BB48F9">
      <w:pPr>
        <w:pStyle w:val="LetranormalTFG"/>
        <w:rPr>
          <w:del w:id="1447" w:author="David Vacas Miguel" w:date="2018-06-01T02:42:00Z"/>
          <w:rPrChange w:id="1448" w:author="David Vacas Miguel" w:date="2018-06-01T02:42:00Z">
            <w:rPr>
              <w:del w:id="1449" w:author="David Vacas Miguel" w:date="2018-06-01T02:42:00Z"/>
            </w:rPr>
          </w:rPrChange>
        </w:rPr>
        <w:pPrChange w:id="1450" w:author="David Vacas Miguel" w:date="2018-06-01T02:42:00Z">
          <w:pPr>
            <w:jc w:val="center"/>
          </w:pPr>
        </w:pPrChange>
      </w:pPr>
      <w:ins w:id="1451" w:author="David Vacas Miguel" w:date="2018-06-01T02:41:00Z">
        <w:r w:rsidRPr="00BB48F9">
          <w:rPr>
            <w:rPrChange w:id="1452" w:author="David Vacas Miguel" w:date="2018-06-01T02:42:00Z">
              <w:rPr>
                <w:b/>
                <w:sz w:val="28"/>
              </w:rPr>
            </w:rPrChange>
          </w:rPr>
          <w:t>Se utiliza el robot estándar en un circuito dif</w:t>
        </w:r>
      </w:ins>
      <w:ins w:id="1453" w:author="David Vacas Miguel" w:date="2018-06-01T02:42:00Z">
        <w:r w:rsidRPr="00BB48F9">
          <w:rPr>
            <w:rPrChange w:id="1454" w:author="David Vacas Miguel" w:date="2018-06-01T02:42:00Z">
              <w:rPr>
                <w:b/>
                <w:sz w:val="28"/>
              </w:rPr>
            </w:rPrChange>
          </w:rPr>
          <w:t>erente al del resto de pruebas.</w:t>
        </w:r>
      </w:ins>
    </w:p>
    <w:p w14:paraId="2E030D52" w14:textId="3C7199EE" w:rsidR="00AD4D0D" w:rsidRDefault="00D74DD8">
      <w:pPr>
        <w:pStyle w:val="LetranormalTFG"/>
        <w:pPrChange w:id="1455" w:author="David Vacas Miguel" w:date="2018-06-01T02:42:00Z">
          <w:pPr>
            <w:pStyle w:val="LetranormalTFG"/>
            <w:jc w:val="center"/>
          </w:pPr>
        </w:pPrChange>
      </w:pPr>
      <w:del w:id="1456" w:author="David Vacas Miguel" w:date="2018-06-01T02:31:00Z">
        <w:r w:rsidRPr="00793CF4" w:rsidDel="00BF7EE6">
          <w:rPr>
            <w:b/>
          </w:rPr>
          <w:delText xml:space="preserve">Figura </w:delText>
        </w:r>
      </w:del>
      <w:del w:id="1457" w:author="David Vacas Miguel" w:date="2018-05-27T13:39:00Z">
        <w:r w:rsidRPr="00793CF4" w:rsidDel="0047468B">
          <w:rPr>
            <w:b/>
          </w:rPr>
          <w:delText>X</w:delText>
        </w:r>
      </w:del>
      <w:del w:id="1458"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459" w:author="David Vacas Miguel" w:date="2018-06-01T02:42:00Z"/>
              </w:rPr>
            </w:pPr>
            <w:ins w:id="1460"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1461" w:author="David Vacas Miguel" w:date="2018-06-01T02:42:00Z"/>
                <w:b/>
                <w:rPrChange w:id="1462" w:author="David Vacas Miguel" w:date="2018-06-01T02:42:00Z">
                  <w:rPr>
                    <w:ins w:id="1463" w:author="David Vacas Miguel" w:date="2018-06-01T02:42:00Z"/>
                  </w:rPr>
                </w:rPrChange>
              </w:rPr>
            </w:pPr>
            <w:ins w:id="1464" w:author="David Vacas Miguel" w:date="2018-06-01T02:42:00Z">
              <w:r w:rsidRPr="00BB48F9">
                <w:rPr>
                  <w:b/>
                  <w:rPrChange w:id="1465" w:author="David Vacas Miguel" w:date="2018-06-01T02:42:00Z">
                    <w:rPr/>
                  </w:rPrChange>
                </w:rPr>
                <w:t>83s</w:t>
              </w:r>
            </w:ins>
          </w:p>
        </w:tc>
      </w:tr>
    </w:tbl>
    <w:p w14:paraId="3F240471" w14:textId="681DF4F3" w:rsidR="00AD4D0D" w:rsidRPr="00AD4D0D" w:rsidDel="00BB48F9" w:rsidRDefault="00D74DD8">
      <w:pPr>
        <w:pStyle w:val="LetranormalTFG"/>
        <w:rPr>
          <w:del w:id="1466" w:author="David Vacas Miguel" w:date="2018-06-01T02:42:00Z"/>
          <w:rPrChange w:id="1467" w:author="David Vacas Miguel" w:date="2018-05-27T13:28:00Z">
            <w:rPr>
              <w:del w:id="1468" w:author="David Vacas Miguel" w:date="2018-06-01T02:42:00Z"/>
              <w:b/>
            </w:rPr>
          </w:rPrChange>
        </w:rPr>
      </w:pPr>
      <w:del w:id="1469"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5A233B69" w14:textId="0F5A9E5A"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099B9817" w14:textId="77758609" w:rsidR="00163D22" w:rsidRDefault="00D74DD8">
      <w:pPr>
        <w:pStyle w:val="LetranormalTFG"/>
        <w:jc w:val="center"/>
        <w:rPr>
          <w:ins w:id="1470" w:author="David Vacas Miguel" w:date="2018-06-02T13:02:00Z"/>
          <w:rPrChange w:id="1471" w:author="David Vacas Miguel" w:date="2018-06-02T13:02:00Z">
            <w:rPr>
              <w:ins w:id="1472" w:author="David Vacas Miguel" w:date="2018-06-02T13:02:00Z"/>
              <w:b/>
            </w:rPr>
          </w:rPrChange>
        </w:rPr>
        <w:sectPr w:rsidR="00163D22" w:rsidSect="00036E9B">
          <w:footerReference w:type="default" r:id="rId143"/>
          <w:footerReference w:type="first" r:id="rId144"/>
          <w:pgSz w:w="11906" w:h="16838"/>
          <w:pgMar w:top="1418" w:right="1418" w:bottom="1418" w:left="1418" w:header="709" w:footer="709" w:gutter="0"/>
          <w:cols w:space="708"/>
          <w:titlePg/>
          <w:docGrid w:linePitch="360"/>
        </w:sectPr>
        <w:pPrChange w:id="1479" w:author="David Vacas Miguel" w:date="2018-06-02T13:02:00Z">
          <w:pPr>
            <w:pStyle w:val="LetranormalTFG"/>
          </w:pPr>
        </w:pPrChange>
      </w:pPr>
      <w:r w:rsidRPr="00793CF4">
        <w:rPr>
          <w:b/>
        </w:rPr>
        <w:t xml:space="preserve">Figura </w:t>
      </w:r>
      <w:ins w:id="1480" w:author="David Vacas Miguel" w:date="2018-06-01T03:12:00Z">
        <w:r w:rsidR="008E3CBA">
          <w:rPr>
            <w:b/>
          </w:rPr>
          <w:t>3</w:t>
        </w:r>
      </w:ins>
      <w:ins w:id="1481" w:author="David Vacas Miguel" w:date="2018-06-21T17:39:00Z">
        <w:r w:rsidR="00733265">
          <w:rPr>
            <w:b/>
          </w:rPr>
          <w:t>9</w:t>
        </w:r>
      </w:ins>
      <w:del w:id="1482" w:author="David Vacas Miguel" w:date="2018-05-27T13:39:00Z">
        <w:r w:rsidRPr="00793CF4" w:rsidDel="0047468B">
          <w:rPr>
            <w:b/>
          </w:rPr>
          <w:delText>X</w:delText>
        </w:r>
      </w:del>
      <w:r w:rsidRPr="00793CF4">
        <w:rPr>
          <w:b/>
        </w:rPr>
        <w:t>.</w:t>
      </w:r>
      <w:r>
        <w:t xml:space="preserve"> </w:t>
      </w:r>
      <w:del w:id="1483" w:author="David Vacas Miguel" w:date="2018-06-01T02:43:00Z">
        <w:r w:rsidR="00DF3C73" w:rsidDel="00BB48F9">
          <w:delText>Caso 6 distinto</w:delText>
        </w:r>
      </w:del>
      <w:ins w:id="1484" w:author="David Vacas Miguel" w:date="2018-06-01T02:43:00Z">
        <w:r w:rsidR="00BB48F9">
          <w:t>Distinto</w:t>
        </w:r>
      </w:ins>
      <w:r w:rsidR="00DF3C73">
        <w:t xml:space="preserve"> circuito</w:t>
      </w:r>
      <w:r>
        <w:t>.</w:t>
      </w:r>
    </w:p>
    <w:p w14:paraId="2665F3E8" w14:textId="2A23AC72" w:rsidR="001C0490" w:rsidRPr="00BB48F9" w:rsidDel="004F3E16" w:rsidRDefault="001C0490">
      <w:pPr>
        <w:pStyle w:val="TituloTFG"/>
        <w:rPr>
          <w:del w:id="1485" w:author="David Vacas Miguel" w:date="2018-06-02T13:02:00Z"/>
          <w:rFonts w:eastAsiaTheme="minorHAnsi" w:cs="Times New Roman"/>
          <w:b w:val="0"/>
          <w:sz w:val="22"/>
          <w:szCs w:val="22"/>
          <w:rPrChange w:id="1486" w:author="David Vacas Miguel" w:date="2018-06-01T02:42:00Z">
            <w:rPr>
              <w:del w:id="1487" w:author="David Vacas Miguel" w:date="2018-06-02T13:02:00Z"/>
              <w:rFonts w:eastAsiaTheme="majorEastAsia" w:cstheme="majorBidi"/>
              <w:b/>
              <w:sz w:val="40"/>
              <w:szCs w:val="32"/>
            </w:rPr>
          </w:rPrChange>
        </w:rPr>
        <w:pPrChange w:id="1488" w:author="David Vacas Miguel" w:date="2018-06-02T13:02:00Z">
          <w:pPr>
            <w:pStyle w:val="LetranormalTFG"/>
            <w:jc w:val="center"/>
          </w:pPr>
        </w:pPrChange>
      </w:pPr>
      <w:del w:id="1489" w:author="David Vacas Miguel" w:date="2018-06-02T13:02:00Z">
        <w:r w:rsidRPr="00F21B89" w:rsidDel="004F3E16">
          <w:lastRenderedPageBreak/>
          <w:br w:type="page"/>
        </w:r>
      </w:del>
    </w:p>
    <w:p w14:paraId="7998070B" w14:textId="419C1DF5" w:rsidR="006C6D37" w:rsidRDefault="00AD5F04">
      <w:pPr>
        <w:pStyle w:val="TituloTFG"/>
      </w:pPr>
      <w:bookmarkStart w:id="1490" w:name="_Toc517366509"/>
      <w:r>
        <w:t>Conclusiones</w:t>
      </w:r>
      <w:bookmarkEnd w:id="1490"/>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15B122A5" w14:textId="1F2D733B" w:rsidR="00675471" w:rsidRDefault="008252D5" w:rsidP="00675471">
      <w:pPr>
        <w:pStyle w:val="LetranormalTFG"/>
        <w:rPr>
          <w:ins w:id="1491" w:author="David Vacas Miguel" w:date="2018-06-02T13:06:00Z"/>
        </w:rPr>
        <w:sectPr w:rsidR="00675471" w:rsidSect="00036E9B">
          <w:footerReference w:type="first" r:id="rId145"/>
          <w:pgSz w:w="11906" w:h="16838"/>
          <w:pgMar w:top="1418" w:right="1418" w:bottom="1418" w:left="1418" w:header="709" w:footer="709" w:gutter="0"/>
          <w:cols w:space="708"/>
          <w:titlePg/>
          <w:docGrid w:linePitch="360"/>
        </w:sectPr>
      </w:pPr>
      <w:r>
        <w:t>Otra podría ser la posibilidad de dibujar los circuitos desde la propia aplicación o, incluso, modificar los parámetros del robot desde el dibujo mediante el ratón</w:t>
      </w:r>
      <w:del w:id="1497" w:author="David Vacas Miguel" w:date="2018-06-02T13:08:00Z">
        <w:r w:rsidDel="00675471">
          <w:delText>.</w:delText>
        </w:r>
      </w:del>
    </w:p>
    <w:p w14:paraId="5F835676" w14:textId="77777777" w:rsidR="00675471" w:rsidRDefault="00675471" w:rsidP="00675471">
      <w:pPr>
        <w:pStyle w:val="TituloTFG"/>
        <w:rPr>
          <w:ins w:id="1498" w:author="David Vacas Miguel" w:date="2018-06-02T13:08:00Z"/>
        </w:rPr>
      </w:pPr>
      <w:bookmarkStart w:id="1499" w:name="_Toc517366510"/>
      <w:ins w:id="1500" w:author="David Vacas Miguel" w:date="2018-06-02T13:08:00Z">
        <w:r>
          <w:lastRenderedPageBreak/>
          <w:t>Bibliografía</w:t>
        </w:r>
        <w:bookmarkEnd w:id="1499"/>
      </w:ins>
    </w:p>
    <w:p w14:paraId="4C98CCDA" w14:textId="77777777" w:rsidR="00675471" w:rsidRPr="001D3695" w:rsidRDefault="00675471" w:rsidP="00675471">
      <w:pPr>
        <w:pStyle w:val="LetranormalTFG"/>
        <w:rPr>
          <w:ins w:id="1501" w:author="David Vacas Miguel" w:date="2018-06-02T13:08:00Z"/>
          <w:b/>
          <w:sz w:val="24"/>
        </w:rPr>
      </w:pPr>
      <w:ins w:id="1502"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1503" w:author="David Vacas Miguel" w:date="2018-06-02T13:08:00Z"/>
        </w:rPr>
      </w:pPr>
      <w:ins w:id="1504"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1505" w:author="David Vacas Miguel" w:date="2018-06-02T13:08:00Z"/>
          <w:i/>
        </w:rPr>
      </w:pPr>
      <w:ins w:id="1506"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1507" w:author="David Vacas Miguel" w:date="2018-06-02T13:08:00Z"/>
          <w:b/>
          <w:sz w:val="24"/>
        </w:rPr>
      </w:pPr>
      <w:ins w:id="1508"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1509" w:author="David Vacas Miguel" w:date="2018-06-02T13:08:00Z"/>
        </w:rPr>
      </w:pPr>
      <w:ins w:id="1510"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1511" w:author="David Vacas Miguel" w:date="2018-06-02T13:08:00Z"/>
        </w:rPr>
      </w:pPr>
      <w:ins w:id="1512"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1513" w:author="David Vacas Miguel" w:date="2018-06-02T13:08:00Z"/>
          <w:i/>
        </w:rPr>
      </w:pPr>
      <w:ins w:id="1514"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1515" w:author="David Vacas Miguel" w:date="2018-06-02T13:08:00Z"/>
        </w:rPr>
      </w:pPr>
      <w:ins w:id="1516"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1517" w:author="David Vacas Miguel" w:date="2018-06-02T13:08:00Z"/>
          <w:b/>
          <w:sz w:val="24"/>
        </w:rPr>
      </w:pPr>
      <w:ins w:id="1518"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1519" w:author="David Vacas Miguel" w:date="2018-06-02T13:08:00Z"/>
        </w:rPr>
      </w:pPr>
      <w:ins w:id="1520"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1521" w:author="David Vacas Miguel" w:date="2018-06-02T13:08:00Z"/>
        </w:rPr>
      </w:pPr>
      <w:ins w:id="1522"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1523" w:author="David Vacas Miguel" w:date="2018-06-02T13:08:00Z"/>
        </w:rPr>
      </w:pPr>
      <w:ins w:id="1524"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1525" w:author="David Vacas Miguel" w:date="2018-06-02T13:08:00Z"/>
          <w:b/>
          <w:sz w:val="24"/>
        </w:rPr>
      </w:pPr>
      <w:proofErr w:type="spellStart"/>
      <w:ins w:id="1526"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1527" w:author="David Vacas Miguel" w:date="2018-06-02T13:08:00Z"/>
        </w:rPr>
      </w:pPr>
      <w:ins w:id="1528"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1529" w:author="David Vacas Miguel" w:date="2018-06-02T13:08:00Z"/>
        </w:rPr>
      </w:pPr>
      <w:ins w:id="1530"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1531" w:author="David Vacas Miguel" w:date="2018-06-02T13:08:00Z"/>
          <w:b/>
          <w:sz w:val="24"/>
        </w:rPr>
      </w:pPr>
      <w:ins w:id="1532"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1533" w:author="David Vacas Miguel" w:date="2018-06-02T13:08:00Z"/>
          <w:i/>
        </w:rPr>
      </w:pPr>
      <w:ins w:id="1534"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1535" w:author="David Vacas Miguel" w:date="2018-06-02T13:08:00Z"/>
        </w:rPr>
      </w:pPr>
      <w:ins w:id="1536"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2FB3B02D" w14:textId="77777777" w:rsidR="00675471" w:rsidRDefault="00675471" w:rsidP="00675471">
      <w:pPr>
        <w:pStyle w:val="LetranormalTFG"/>
        <w:rPr>
          <w:ins w:id="1537" w:author="David Vacas Miguel" w:date="2018-06-02T13:08:00Z"/>
          <w:b/>
          <w:sz w:val="24"/>
        </w:rPr>
      </w:pPr>
      <w:ins w:id="1538" w:author="David Vacas Miguel" w:date="2018-06-02T13:08:00Z">
        <w:r w:rsidRPr="00001CF2">
          <w:rPr>
            <w:b/>
            <w:sz w:val="24"/>
          </w:rPr>
          <w:t>Otras aplicaciones parecidas</w:t>
        </w:r>
      </w:ins>
    </w:p>
    <w:p w14:paraId="1B7A730F" w14:textId="77777777" w:rsidR="00675471" w:rsidRDefault="00675471" w:rsidP="00675471">
      <w:pPr>
        <w:pStyle w:val="LetranormalTFG"/>
        <w:numPr>
          <w:ilvl w:val="0"/>
          <w:numId w:val="36"/>
        </w:numPr>
        <w:rPr>
          <w:ins w:id="1539" w:author="David Vacas Miguel" w:date="2018-06-02T13:08:00Z"/>
        </w:rPr>
      </w:pPr>
      <w:proofErr w:type="spellStart"/>
      <w:ins w:id="1540" w:author="David Vacas Miguel" w:date="2018-06-02T13:08:00Z">
        <w:r w:rsidRPr="00001CF2">
          <w:lastRenderedPageBreak/>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1541" w:author="David Vacas Miguel" w:date="2018-06-02T13:08:00Z"/>
        </w:rPr>
      </w:pPr>
      <w:proofErr w:type="spellStart"/>
      <w:ins w:id="1542"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1543" w:author="David Vacas Miguel" w:date="2018-06-02T13:04:00Z"/>
        </w:rPr>
        <w:pPrChange w:id="1544" w:author="David Vacas Miguel" w:date="2018-06-02T13:06:00Z">
          <w:pPr>
            <w:pStyle w:val="LetranormalTFG"/>
          </w:pPr>
        </w:pPrChange>
      </w:pPr>
    </w:p>
    <w:p w14:paraId="0296A1EE" w14:textId="10645830" w:rsidR="00AD5F04" w:rsidDel="004F3E16" w:rsidRDefault="00AD5F04">
      <w:pPr>
        <w:pStyle w:val="TituloTFG"/>
        <w:rPr>
          <w:del w:id="1545" w:author="David Vacas Miguel" w:date="2018-06-02T13:04:00Z"/>
          <w:rFonts w:ascii="Arial" w:hAnsi="Arial"/>
        </w:rPr>
        <w:pPrChange w:id="1546" w:author="David Vacas Miguel" w:date="2018-06-02T13:06:00Z">
          <w:pPr/>
        </w:pPrChange>
      </w:pPr>
      <w:del w:id="1547" w:author="David Vacas Miguel" w:date="2018-06-02T13:03:00Z">
        <w:r w:rsidDel="004F3E16">
          <w:br w:type="page"/>
        </w:r>
      </w:del>
    </w:p>
    <w:p w14:paraId="67CEE799" w14:textId="0E814B78" w:rsidR="00AD5F04" w:rsidDel="00675471" w:rsidRDefault="00515152">
      <w:pPr>
        <w:pStyle w:val="TituloTFG"/>
        <w:rPr>
          <w:del w:id="1548" w:author="David Vacas Miguel" w:date="2018-06-02T13:07:00Z"/>
        </w:rPr>
      </w:pPr>
      <w:del w:id="1549" w:author="David Vacas Miguel" w:date="2018-06-02T13:07:00Z">
        <w:r w:rsidDel="00675471">
          <w:delText>Bibliografía</w:delText>
        </w:r>
      </w:del>
    </w:p>
    <w:p w14:paraId="1C532129" w14:textId="77777777" w:rsidR="00922577" w:rsidRPr="00922577" w:rsidRDefault="00922577">
      <w:pPr>
        <w:pStyle w:val="LetranormalTFG"/>
        <w:rPr>
          <w:rPrChange w:id="1550" w:author="David Vacas Miguel" w:date="2018-05-27T15:32:00Z">
            <w:rPr/>
          </w:rPrChange>
        </w:rPr>
        <w:pPrChange w:id="1551" w:author="David Vacas Miguel" w:date="2018-06-02T13:07:00Z">
          <w:pPr/>
        </w:pPrChange>
      </w:pPr>
    </w:p>
    <w:sectPr w:rsidR="00922577" w:rsidRPr="00922577" w:rsidSect="00036E9B">
      <w:footerReference w:type="default" r:id="rId146"/>
      <w:footerReference w:type="first" r:id="rId147"/>
      <w:pgSz w:w="11906" w:h="16838"/>
      <w:pgMar w:top="1418" w:right="1418" w:bottom="1418" w:left="1418" w:header="709" w:footer="709" w:gutter="0"/>
      <w:cols w:space="708"/>
      <w:titlePg/>
      <w:docGrid w:linePitch="360"/>
      <w:sectPrChange w:id="1559" w:author="David Vacas Miguel" w:date="2018-05-31T12:13:00Z">
        <w:sectPr w:rsidR="00922577" w:rsidRPr="00922577" w:rsidSect="00036E9B">
          <w:pgMar w:top="1418" w:right="1418" w:bottom="1418"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18192" w14:textId="77777777" w:rsidR="000B7675" w:rsidRDefault="000B7675" w:rsidP="008D373D">
      <w:pPr>
        <w:spacing w:after="0" w:line="240" w:lineRule="auto"/>
      </w:pPr>
      <w:r>
        <w:separator/>
      </w:r>
    </w:p>
  </w:endnote>
  <w:endnote w:type="continuationSeparator" w:id="0">
    <w:p w14:paraId="22FD8390" w14:textId="77777777" w:rsidR="000B7675" w:rsidRDefault="000B7675"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4D69D62A" w:rsidR="00163D22" w:rsidRPr="00F21B89" w:rsidRDefault="00163D22">
    <w:pPr>
      <w:pStyle w:val="Piedepgina"/>
      <w:rPr>
        <w:rFonts w:ascii="Century Gothic" w:hAnsi="Century Gothic"/>
        <w:i/>
        <w:sz w:val="20"/>
        <w:szCs w:val="20"/>
      </w:rPr>
    </w:pPr>
    <w:del w:id="149" w:author="David Vacas Miguel" w:date="2018-06-21T17:50:00Z">
      <w:r w:rsidRPr="00F21B89" w:rsidDel="00BC39FA">
        <w:rPr>
          <w:rFonts w:ascii="Century Gothic" w:hAnsi="Century Gothic"/>
          <w:i/>
          <w:sz w:val="20"/>
          <w:szCs w:val="20"/>
        </w:rPr>
        <w:delText xml:space="preserve">Capítulo </w:delText>
      </w:r>
    </w:del>
    <w:del w:id="150" w:author="David Vacas Miguel" w:date="2018-05-31T12:13:00Z">
      <w:r w:rsidRPr="007937C0" w:rsidDel="00036E9B">
        <w:rPr>
          <w:rFonts w:ascii="Century Gothic" w:hAnsi="Century Gothic"/>
          <w:i/>
          <w:sz w:val="20"/>
          <w:szCs w:val="20"/>
        </w:rPr>
        <w:delText>1</w:delText>
      </w:r>
    </w:del>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1991587C" w:rsidR="00163D22" w:rsidRPr="0036645D" w:rsidRDefault="00163D22" w:rsidP="0036645D">
    <w:pPr>
      <w:pStyle w:val="Piedepgina"/>
      <w:rPr>
        <w:rFonts w:ascii="Century Gothic" w:hAnsi="Century Gothic"/>
        <w:i/>
        <w:sz w:val="20"/>
        <w:szCs w:val="20"/>
        <w:rPrChange w:id="676" w:author="David Vacas Miguel" w:date="2018-06-21T16:41:00Z">
          <w:rPr/>
        </w:rPrChange>
      </w:rPr>
    </w:pPr>
    <w:ins w:id="677" w:author="David Vacas Miguel" w:date="2018-06-21T16:41:00Z">
      <w:r w:rsidRPr="00F21B89">
        <w:rPr>
          <w:rFonts w:ascii="Century Gothic" w:hAnsi="Century Gothic"/>
          <w:i/>
          <w:sz w:val="20"/>
          <w:szCs w:val="20"/>
        </w:rPr>
        <w:t xml:space="preserve">Capítulo </w:t>
      </w:r>
      <w:r>
        <w:rPr>
          <w:rFonts w:ascii="Century Gothic" w:hAnsi="Century Gothic"/>
          <w:i/>
          <w:sz w:val="20"/>
          <w:szCs w:val="20"/>
        </w:rPr>
        <w:t>3</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18</w:t>
      </w:r>
      <w:r w:rsidRPr="00F21B89">
        <w:rPr>
          <w:rFonts w:ascii="Century Gothic" w:hAnsi="Century Gothic"/>
          <w:sz w:val="20"/>
          <w:szCs w:val="20"/>
        </w:rPr>
        <w:fldChar w:fldCharType="end"/>
      </w:r>
    </w:ins>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DF7D0" w14:textId="2E9F5F69" w:rsidR="00163D22" w:rsidRPr="00F21B89" w:rsidRDefault="00163D22">
    <w:pPr>
      <w:pStyle w:val="Piedepgina"/>
      <w:rPr>
        <w:rFonts w:ascii="Century Gothic" w:hAnsi="Century Gothic"/>
        <w:i/>
        <w:sz w:val="20"/>
        <w:szCs w:val="20"/>
      </w:rPr>
    </w:pPr>
    <w:r w:rsidRPr="00F21B89">
      <w:rPr>
        <w:rFonts w:ascii="Century Gothic" w:hAnsi="Century Gothic"/>
        <w:i/>
        <w:sz w:val="20"/>
        <w:szCs w:val="20"/>
      </w:rPr>
      <w:t xml:space="preserve">Capítulo </w:t>
    </w:r>
    <w:del w:id="795" w:author="David Vacas Miguel" w:date="2018-05-31T12:13:00Z">
      <w:r w:rsidRPr="007937C0" w:rsidDel="00036E9B">
        <w:rPr>
          <w:rFonts w:ascii="Century Gothic" w:hAnsi="Century Gothic"/>
          <w:i/>
          <w:sz w:val="20"/>
          <w:szCs w:val="20"/>
        </w:rPr>
        <w:delText>1</w:delText>
      </w:r>
    </w:del>
    <w:ins w:id="796" w:author="David Vacas Miguel" w:date="2018-06-21T16:42: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01086" w14:textId="1A4DE101" w:rsidR="00163D22" w:rsidRPr="0036645D" w:rsidRDefault="00163D22" w:rsidP="0036645D">
    <w:pPr>
      <w:pStyle w:val="Piedepgina"/>
      <w:rPr>
        <w:rFonts w:ascii="Century Gothic" w:hAnsi="Century Gothic"/>
        <w:i/>
        <w:sz w:val="20"/>
        <w:szCs w:val="20"/>
        <w:rPrChange w:id="797" w:author="David Vacas Miguel" w:date="2018-06-21T16:41:00Z">
          <w:rPr/>
        </w:rPrChange>
      </w:rPr>
    </w:pPr>
    <w:ins w:id="798" w:author="David Vacas Miguel" w:date="2018-06-21T16:41:00Z">
      <w:r w:rsidRPr="00F21B89">
        <w:rPr>
          <w:rFonts w:ascii="Century Gothic" w:hAnsi="Century Gothic"/>
          <w:i/>
          <w:sz w:val="20"/>
          <w:szCs w:val="20"/>
        </w:rPr>
        <w:t xml:space="preserve">Capítulo </w:t>
      </w:r>
    </w:ins>
    <w:ins w:id="799" w:author="David Vacas Miguel" w:date="2018-06-21T16:42:00Z">
      <w:r>
        <w:rPr>
          <w:rFonts w:ascii="Century Gothic" w:hAnsi="Century Gothic"/>
          <w:i/>
          <w:sz w:val="20"/>
          <w:szCs w:val="20"/>
        </w:rPr>
        <w:t>4</w:t>
      </w:r>
    </w:ins>
    <w:ins w:id="800"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18</w:t>
      </w:r>
      <w:r w:rsidRPr="00F21B89">
        <w:rPr>
          <w:rFonts w:ascii="Century Gothic" w:hAnsi="Century Gothic"/>
          <w:sz w:val="20"/>
          <w:szCs w:val="20"/>
        </w:rPr>
        <w:fldChar w:fldCharType="end"/>
      </w:r>
    </w:ins>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51572" w14:textId="223603B0" w:rsidR="00163D22" w:rsidRPr="00F21B89" w:rsidRDefault="00163D22">
    <w:pPr>
      <w:pStyle w:val="Piedepgina"/>
      <w:rPr>
        <w:rFonts w:ascii="Century Gothic" w:hAnsi="Century Gothic"/>
        <w:i/>
        <w:sz w:val="20"/>
        <w:szCs w:val="20"/>
      </w:rPr>
    </w:pPr>
    <w:r w:rsidRPr="00F21B89">
      <w:rPr>
        <w:rFonts w:ascii="Century Gothic" w:hAnsi="Century Gothic"/>
        <w:i/>
        <w:sz w:val="20"/>
        <w:szCs w:val="20"/>
      </w:rPr>
      <w:t xml:space="preserve">Capítulo </w:t>
    </w:r>
    <w:del w:id="1473" w:author="David Vacas Miguel" w:date="2018-05-31T12:13:00Z">
      <w:r w:rsidRPr="007937C0" w:rsidDel="00036E9B">
        <w:rPr>
          <w:rFonts w:ascii="Century Gothic" w:hAnsi="Century Gothic"/>
          <w:i/>
          <w:sz w:val="20"/>
          <w:szCs w:val="20"/>
        </w:rPr>
        <w:delText>1</w:delText>
      </w:r>
    </w:del>
    <w:ins w:id="1474" w:author="David Vacas Miguel" w:date="2018-06-21T16:43:00Z">
      <w:r>
        <w:rPr>
          <w:rFonts w:ascii="Century Gothic" w:hAnsi="Century Gothic"/>
          <w:i/>
          <w:sz w:val="20"/>
          <w:szCs w:val="20"/>
        </w:rPr>
        <w:t>5</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F14B" w14:textId="09CA757E" w:rsidR="00163D22" w:rsidRPr="0036645D" w:rsidRDefault="00163D22" w:rsidP="0036645D">
    <w:pPr>
      <w:pStyle w:val="Piedepgina"/>
      <w:rPr>
        <w:rFonts w:ascii="Century Gothic" w:hAnsi="Century Gothic"/>
        <w:i/>
        <w:sz w:val="20"/>
        <w:szCs w:val="20"/>
        <w:rPrChange w:id="1475" w:author="David Vacas Miguel" w:date="2018-06-21T16:41:00Z">
          <w:rPr/>
        </w:rPrChange>
      </w:rPr>
    </w:pPr>
    <w:ins w:id="1476" w:author="David Vacas Miguel" w:date="2018-06-21T16:41:00Z">
      <w:r w:rsidRPr="00F21B89">
        <w:rPr>
          <w:rFonts w:ascii="Century Gothic" w:hAnsi="Century Gothic"/>
          <w:i/>
          <w:sz w:val="20"/>
          <w:szCs w:val="20"/>
        </w:rPr>
        <w:t xml:space="preserve">Capítulo </w:t>
      </w:r>
    </w:ins>
    <w:ins w:id="1477" w:author="David Vacas Miguel" w:date="2018-06-21T16:43:00Z">
      <w:r>
        <w:rPr>
          <w:rFonts w:ascii="Century Gothic" w:hAnsi="Century Gothic"/>
          <w:i/>
          <w:sz w:val="20"/>
          <w:szCs w:val="20"/>
        </w:rPr>
        <w:t>5</w:t>
      </w:r>
    </w:ins>
    <w:ins w:id="1478"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18</w:t>
      </w:r>
      <w:r w:rsidRPr="00F21B89">
        <w:rPr>
          <w:rFonts w:ascii="Century Gothic" w:hAnsi="Century Gothic"/>
          <w:sz w:val="20"/>
          <w:szCs w:val="20"/>
        </w:rPr>
        <w:fldChar w:fldCharType="end"/>
      </w:r>
    </w:ins>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163D22" w:rsidRPr="00675471" w:rsidRDefault="00163D22">
    <w:pPr>
      <w:pStyle w:val="Piedepgina"/>
      <w:rPr>
        <w:rFonts w:ascii="Century Gothic" w:hAnsi="Century Gothic"/>
        <w:i/>
        <w:sz w:val="20"/>
        <w:szCs w:val="20"/>
        <w:rPrChange w:id="1492" w:author="David Vacas Miguel" w:date="2018-06-02T13:06:00Z">
          <w:rPr/>
        </w:rPrChange>
      </w:rPr>
    </w:pPr>
    <w:ins w:id="1493" w:author="David Vacas Miguel" w:date="2018-06-02T13:08:00Z">
      <w:r>
        <w:rPr>
          <w:rFonts w:ascii="Century Gothic" w:hAnsi="Century Gothic"/>
          <w:i/>
          <w:sz w:val="20"/>
          <w:szCs w:val="20"/>
        </w:rPr>
        <w:t>C</w:t>
      </w:r>
    </w:ins>
    <w:ins w:id="1494" w:author="David Vacas Miguel" w:date="2018-06-02T13:06:00Z">
      <w:r>
        <w:rPr>
          <w:rFonts w:ascii="Century Gothic" w:hAnsi="Century Gothic"/>
          <w:i/>
          <w:sz w:val="20"/>
          <w:szCs w:val="20"/>
        </w:rPr>
        <w:t>onclusiones</w:t>
      </w:r>
    </w:ins>
    <w:ins w:id="1495"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496" w:author="David Vacas Miguel" w:date="2018-05-31T12:08:00Z">
      <w:r w:rsidRPr="00F21B89">
        <w:rPr>
          <w:rFonts w:ascii="Century Gothic" w:hAnsi="Century Gothic"/>
          <w:sz w:val="20"/>
          <w:szCs w:val="20"/>
        </w:rPr>
        <w:fldChar w:fldCharType="end"/>
      </w:r>
    </w:ins>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163D22" w:rsidRPr="00F21B89" w:rsidRDefault="00163D22">
    <w:pPr>
      <w:pStyle w:val="Piedepgina"/>
      <w:rPr>
        <w:rFonts w:ascii="Century Gothic" w:hAnsi="Century Gothic"/>
        <w:i/>
        <w:sz w:val="20"/>
        <w:szCs w:val="20"/>
      </w:rPr>
    </w:pPr>
    <w:del w:id="1552" w:author="David Vacas Miguel" w:date="2018-06-02T13:09:00Z">
      <w:r w:rsidRPr="00F21B89" w:rsidDel="00675471">
        <w:rPr>
          <w:rFonts w:ascii="Century Gothic" w:hAnsi="Century Gothic"/>
          <w:i/>
          <w:sz w:val="20"/>
          <w:szCs w:val="20"/>
        </w:rPr>
        <w:delText xml:space="preserve">Capítulo </w:delText>
      </w:r>
    </w:del>
    <w:del w:id="1553" w:author="David Vacas Miguel" w:date="2018-05-31T12:13:00Z">
      <w:r w:rsidRPr="007937C0" w:rsidDel="00036E9B">
        <w:rPr>
          <w:rFonts w:ascii="Century Gothic" w:hAnsi="Century Gothic"/>
          <w:i/>
          <w:sz w:val="20"/>
          <w:szCs w:val="20"/>
        </w:rPr>
        <w:delText>1</w:delText>
      </w:r>
    </w:del>
    <w:ins w:id="1554" w:author="David Vacas Miguel" w:date="2018-06-02T13:10:00Z">
      <w:r>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163D22" w:rsidRPr="00675471" w:rsidRDefault="00163D22">
    <w:pPr>
      <w:pStyle w:val="Piedepgina"/>
      <w:rPr>
        <w:rFonts w:ascii="Century Gothic" w:hAnsi="Century Gothic"/>
        <w:i/>
        <w:sz w:val="20"/>
        <w:szCs w:val="20"/>
        <w:rPrChange w:id="1555" w:author="David Vacas Miguel" w:date="2018-06-02T13:06:00Z">
          <w:rPr/>
        </w:rPrChange>
      </w:rPr>
    </w:pPr>
    <w:ins w:id="1556" w:author="David Vacas Miguel" w:date="2018-06-02T13:10:00Z">
      <w:r>
        <w:rPr>
          <w:rFonts w:ascii="Century Gothic" w:hAnsi="Century Gothic"/>
          <w:i/>
          <w:sz w:val="20"/>
          <w:szCs w:val="20"/>
        </w:rPr>
        <w:t>Bibliografía</w:t>
      </w:r>
    </w:ins>
    <w:ins w:id="1557"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558" w:author="David Vacas Miguel" w:date="2018-05-31T12:08:00Z">
      <w:r w:rsidRPr="00F21B89">
        <w:rPr>
          <w:rFonts w:ascii="Century Gothic" w:hAnsi="Century Gothic"/>
          <w:sz w:val="20"/>
          <w:szCs w:val="20"/>
        </w:rPr>
        <w:fldChar w:fldCharType="end"/>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78F0B" w14:textId="6DB523FA" w:rsidR="00163D22" w:rsidRPr="00BC39FA" w:rsidRDefault="00163D22" w:rsidP="00BC39FA">
    <w:pPr>
      <w:pStyle w:val="Piedepgina"/>
      <w:rPr>
        <w:rPrChange w:id="153" w:author="David Vacas Miguel" w:date="2018-06-21T17:50:00Z">
          <w:rPr/>
        </w:rPrChange>
      </w:rPr>
      <w:pPrChange w:id="154" w:author="David Vacas Miguel" w:date="2018-06-21T17:50:00Z">
        <w:pPr>
          <w:pStyle w:val="Piedepgina"/>
        </w:pPr>
      </w:pPrChan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A052F" w14:textId="1C9A0159" w:rsidR="00BC39FA" w:rsidRPr="00BC39FA" w:rsidRDefault="00BC39FA" w:rsidP="002D2995">
    <w:pPr>
      <w:pStyle w:val="Piedepgina"/>
      <w:rPr>
        <w:rFonts w:ascii="Century Gothic" w:hAnsi="Century Gothic"/>
        <w:i/>
        <w:sz w:val="20"/>
        <w:szCs w:val="20"/>
        <w:rPrChange w:id="168" w:author="David Vacas Miguel" w:date="2018-06-21T17:50:00Z">
          <w:rPr/>
        </w:rPrChange>
      </w:rPr>
      <w:pPrChange w:id="169" w:author="David Vacas Miguel" w:date="2018-06-21T17:46:00Z">
        <w:pPr>
          <w:pStyle w:val="Piedepgina"/>
        </w:pPr>
      </w:pPrChange>
    </w:pPr>
    <w:ins w:id="170" w:author="David Vacas Miguel" w:date="2018-06-21T17:50:00Z">
      <w:r>
        <w:rPr>
          <w:rFonts w:ascii="Century Gothic" w:hAnsi="Century Gothic"/>
          <w:i/>
          <w:sz w:val="20"/>
          <w:szCs w:val="20"/>
        </w:rPr>
        <w:t>Agradecimientos</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5</w:t>
      </w:r>
      <w:r w:rsidRPr="00F21B89">
        <w:rPr>
          <w:rFonts w:ascii="Century Gothic" w:hAnsi="Century Gothic"/>
          <w:sz w:val="20"/>
          <w:szCs w:val="20"/>
        </w:rPr>
        <w:fldChar w:fldCharType="end"/>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6638F" w14:textId="5EFD4415" w:rsidR="00BC39FA" w:rsidRPr="00BC39FA" w:rsidRDefault="00BC39FA" w:rsidP="002D2995">
    <w:pPr>
      <w:pStyle w:val="Piedepgina"/>
      <w:rPr>
        <w:rFonts w:ascii="Century Gothic" w:hAnsi="Century Gothic"/>
        <w:i/>
        <w:sz w:val="20"/>
        <w:szCs w:val="20"/>
        <w:rPrChange w:id="194" w:author="David Vacas Miguel" w:date="2018-06-21T17:50:00Z">
          <w:rPr/>
        </w:rPrChange>
      </w:rPr>
      <w:pPrChange w:id="195" w:author="David Vacas Miguel" w:date="2018-06-21T17:46:00Z">
        <w:pPr>
          <w:pStyle w:val="Piedepgina"/>
        </w:pPr>
      </w:pPrChange>
    </w:pPr>
    <w:ins w:id="196" w:author="David Vacas Miguel" w:date="2018-06-21T17:51:00Z">
      <w:r>
        <w:rPr>
          <w:rFonts w:ascii="Century Gothic" w:hAnsi="Century Gothic"/>
          <w:i/>
          <w:sz w:val="20"/>
          <w:szCs w:val="20"/>
        </w:rPr>
        <w:t>Resumen</w:t>
      </w:r>
    </w:ins>
    <w:ins w:id="197" w:author="David Vacas Miguel" w:date="2018-06-21T17:50: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3</w:t>
      </w:r>
      <w:r w:rsidRPr="00F21B89">
        <w:rPr>
          <w:rFonts w:ascii="Century Gothic" w:hAnsi="Century Gothic"/>
          <w:sz w:val="20"/>
          <w:szCs w:val="20"/>
        </w:rPr>
        <w:fldChar w:fldCharType="end"/>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51245" w14:textId="3835A61C" w:rsidR="002D2995" w:rsidRPr="00F21B89" w:rsidRDefault="002D2995">
    <w:pPr>
      <w:pStyle w:val="Piedepgina"/>
      <w:rPr>
        <w:rFonts w:ascii="Century Gothic" w:hAnsi="Century Gothic"/>
        <w:i/>
        <w:sz w:val="20"/>
        <w:szCs w:val="20"/>
      </w:rPr>
    </w:pPr>
    <w:r w:rsidRPr="00F21B89">
      <w:rPr>
        <w:rFonts w:ascii="Century Gothic" w:hAnsi="Century Gothic"/>
        <w:i/>
        <w:sz w:val="20"/>
        <w:szCs w:val="20"/>
      </w:rPr>
      <w:t xml:space="preserve">Capítulo </w:t>
    </w:r>
    <w:del w:id="265" w:author="David Vacas Miguel" w:date="2018-05-31T12:13:00Z">
      <w:r w:rsidRPr="007937C0" w:rsidDel="00036E9B">
        <w:rPr>
          <w:rFonts w:ascii="Century Gothic" w:hAnsi="Century Gothic"/>
          <w:i/>
          <w:sz w:val="20"/>
          <w:szCs w:val="20"/>
        </w:rPr>
        <w:delText>1</w:delText>
      </w:r>
    </w:del>
    <w:ins w:id="266" w:author="David Vacas Miguel" w:date="2018-06-21T17:48: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A50D1" w14:textId="2B83FBB0" w:rsidR="002D2995" w:rsidRPr="002D2995" w:rsidRDefault="002D2995" w:rsidP="002D2995">
    <w:pPr>
      <w:pStyle w:val="Piedepgina"/>
      <w:rPr>
        <w:rFonts w:ascii="Century Gothic" w:hAnsi="Century Gothic"/>
        <w:i/>
        <w:sz w:val="20"/>
        <w:szCs w:val="20"/>
        <w:rPrChange w:id="271" w:author="David Vacas Miguel" w:date="2018-06-21T17:48:00Z">
          <w:rPr/>
        </w:rPrChange>
      </w:rPr>
      <w:pPrChange w:id="272" w:author="David Vacas Miguel" w:date="2018-06-21T17:48:00Z">
        <w:pPr>
          <w:pStyle w:val="Piedepgina"/>
        </w:pPr>
      </w:pPrChange>
    </w:pPr>
    <w:ins w:id="273" w:author="David Vacas Miguel" w:date="2018-06-21T17:48:00Z">
      <w:r w:rsidRPr="00F21B89">
        <w:rPr>
          <w:rFonts w:ascii="Century Gothic" w:hAnsi="Century Gothic"/>
          <w:i/>
          <w:sz w:val="20"/>
          <w:szCs w:val="20"/>
        </w:rPr>
        <w:t xml:space="preserve">Capítulo </w:t>
      </w:r>
      <w:r>
        <w:rPr>
          <w:rFonts w:ascii="Century Gothic" w:hAnsi="Century Gothic"/>
          <w:i/>
          <w:sz w:val="20"/>
          <w:szCs w:val="20"/>
        </w:rPr>
        <w:t>1</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6</w:t>
      </w:r>
      <w:r w:rsidRPr="00F21B89">
        <w:rPr>
          <w:rFonts w:ascii="Century Gothic" w:hAnsi="Century Gothic"/>
          <w:sz w:val="20"/>
          <w:szCs w:val="20"/>
        </w:rPr>
        <w:fldChar w:fldCharType="end"/>
      </w:r>
    </w:ins>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D5262" w14:textId="77777777" w:rsidR="00163D22" w:rsidRPr="00F21B89" w:rsidRDefault="00163D22">
    <w:pPr>
      <w:pStyle w:val="Piedepgina"/>
      <w:rPr>
        <w:rFonts w:ascii="Century Gothic" w:hAnsi="Century Gothic"/>
        <w:i/>
        <w:sz w:val="20"/>
        <w:szCs w:val="20"/>
      </w:rPr>
    </w:pPr>
    <w:r w:rsidRPr="00F21B89">
      <w:rPr>
        <w:rFonts w:ascii="Century Gothic" w:hAnsi="Century Gothic"/>
        <w:i/>
        <w:sz w:val="20"/>
        <w:szCs w:val="20"/>
      </w:rPr>
      <w:t xml:space="preserve">Capítulo </w:t>
    </w:r>
    <w:del w:id="380" w:author="David Vacas Miguel" w:date="2018-05-31T12:13:00Z">
      <w:r w:rsidRPr="007937C0" w:rsidDel="00036E9B">
        <w:rPr>
          <w:rFonts w:ascii="Century Gothic" w:hAnsi="Century Gothic"/>
          <w:i/>
          <w:sz w:val="20"/>
          <w:szCs w:val="20"/>
        </w:rPr>
        <w:delText>1</w:delText>
      </w:r>
    </w:del>
    <w:ins w:id="381" w:author="David Vacas Miguel" w:date="2018-06-21T16:40:00Z">
      <w:r>
        <w:rPr>
          <w:rFonts w:ascii="Century Gothic" w:hAnsi="Century Gothic"/>
          <w:i/>
          <w:sz w:val="20"/>
          <w:szCs w:val="20"/>
        </w:rPr>
        <w:t>2</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3B5B" w14:textId="35AB635F" w:rsidR="00163D22" w:rsidRPr="0036645D" w:rsidRDefault="00163D22" w:rsidP="0036645D">
    <w:pPr>
      <w:pStyle w:val="Piedepgina"/>
      <w:rPr>
        <w:rFonts w:ascii="Century Gothic" w:hAnsi="Century Gothic"/>
        <w:i/>
        <w:sz w:val="20"/>
        <w:szCs w:val="20"/>
        <w:rPrChange w:id="385" w:author="David Vacas Miguel" w:date="2018-06-21T16:39:00Z">
          <w:rPr/>
        </w:rPrChange>
      </w:rPr>
      <w:pPrChange w:id="386" w:author="David Vacas Miguel" w:date="2018-06-21T16:37:00Z">
        <w:pPr>
          <w:pStyle w:val="Piedepgina"/>
        </w:pPr>
      </w:pPrChange>
    </w:pPr>
    <w:ins w:id="387" w:author="David Vacas Miguel" w:date="2018-06-21T16:39:00Z">
      <w:r w:rsidRPr="00F21B89">
        <w:rPr>
          <w:rFonts w:ascii="Century Gothic" w:hAnsi="Century Gothic"/>
          <w:i/>
          <w:sz w:val="20"/>
          <w:szCs w:val="20"/>
        </w:rPr>
        <w:t xml:space="preserve">Capítulo </w:t>
      </w:r>
      <w:r>
        <w:rPr>
          <w:rFonts w:ascii="Century Gothic" w:hAnsi="Century Gothic"/>
          <w:i/>
          <w:sz w:val="20"/>
          <w:szCs w:val="20"/>
        </w:rPr>
        <w:t>2</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sz w:val="20"/>
          <w:szCs w:val="20"/>
        </w:rPr>
        <w:t>9</w:t>
      </w:r>
      <w:r w:rsidRPr="00F21B89">
        <w:rPr>
          <w:rFonts w:ascii="Century Gothic" w:hAnsi="Century Gothic"/>
          <w:sz w:val="20"/>
          <w:szCs w:val="20"/>
        </w:rPr>
        <w:fldChar w:fldCharType="end"/>
      </w:r>
    </w:ins>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438E2" w14:textId="54CFF34B" w:rsidR="00163D22" w:rsidRPr="00F21B89" w:rsidRDefault="00163D22">
    <w:pPr>
      <w:pStyle w:val="Piedepgina"/>
      <w:rPr>
        <w:rFonts w:ascii="Century Gothic" w:hAnsi="Century Gothic"/>
        <w:i/>
        <w:sz w:val="20"/>
        <w:szCs w:val="20"/>
      </w:rPr>
    </w:pPr>
    <w:r w:rsidRPr="00F21B89">
      <w:rPr>
        <w:rFonts w:ascii="Century Gothic" w:hAnsi="Century Gothic"/>
        <w:i/>
        <w:sz w:val="20"/>
        <w:szCs w:val="20"/>
      </w:rPr>
      <w:t xml:space="preserve">Capítulo </w:t>
    </w:r>
    <w:del w:id="674" w:author="David Vacas Miguel" w:date="2018-05-31T12:13:00Z">
      <w:r w:rsidRPr="007937C0" w:rsidDel="00036E9B">
        <w:rPr>
          <w:rFonts w:ascii="Century Gothic" w:hAnsi="Century Gothic"/>
          <w:i/>
          <w:sz w:val="20"/>
          <w:szCs w:val="20"/>
        </w:rPr>
        <w:delText>1</w:delText>
      </w:r>
    </w:del>
    <w:ins w:id="675" w:author="David Vacas Miguel" w:date="2018-06-21T16:41:00Z">
      <w:r>
        <w:rPr>
          <w:rFonts w:ascii="Century Gothic" w:hAnsi="Century Gothic"/>
          <w:i/>
          <w:sz w:val="20"/>
          <w:szCs w:val="20"/>
        </w:rPr>
        <w:t>3</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388E0" w14:textId="77777777" w:rsidR="000B7675" w:rsidRDefault="000B7675" w:rsidP="008D373D">
      <w:pPr>
        <w:spacing w:after="0" w:line="240" w:lineRule="auto"/>
      </w:pPr>
      <w:r>
        <w:separator/>
      </w:r>
    </w:p>
  </w:footnote>
  <w:footnote w:type="continuationSeparator" w:id="0">
    <w:p w14:paraId="0444C209" w14:textId="77777777" w:rsidR="000B7675" w:rsidRDefault="000B7675"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163D22" w:rsidRPr="00F21B89" w:rsidRDefault="00163D22"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A717" w14:textId="03D09E6F" w:rsidR="00163D22" w:rsidRPr="00C600F2" w:rsidRDefault="00163D22" w:rsidP="00C600F2">
    <w:pPr>
      <w:pStyle w:val="Encabezado"/>
      <w:rPr>
        <w:rPrChange w:id="151" w:author="David Vacas Miguel" w:date="2018-06-21T17:51:00Z">
          <w:rPr/>
        </w:rPrChange>
      </w:rPr>
      <w:pPrChange w:id="152" w:author="David Vacas Miguel" w:date="2018-06-21T17:51:00Z">
        <w:pPr>
          <w:pStyle w:val="Encabezado"/>
        </w:pPr>
      </w:pPrChang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7A548" w14:textId="50661C9D" w:rsidR="00B877C6" w:rsidRPr="00F21B89" w:rsidRDefault="00B877C6" w:rsidP="00B877C6">
    <w:pPr>
      <w:pStyle w:val="Encabezado"/>
      <w:jc w:val="right"/>
      <w:rPr>
        <w:ins w:id="164" w:author="David Vacas Miguel" w:date="2018-06-21T17:53:00Z"/>
        <w:rFonts w:ascii="Century Gothic" w:hAnsi="Century Gothic"/>
        <w:i/>
        <w:sz w:val="20"/>
        <w:szCs w:val="20"/>
      </w:rPr>
    </w:pPr>
    <w:ins w:id="165"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1552" behindDoc="0" locked="0" layoutInCell="1" allowOverlap="1" wp14:anchorId="2E5C9885" wp14:editId="3153FD3C">
                <wp:simplePos x="0" y="0"/>
                <wp:positionH relativeFrom="margin">
                  <wp:posOffset>3768937</wp:posOffset>
                </wp:positionH>
                <wp:positionV relativeFrom="paragraph">
                  <wp:posOffset>180552</wp:posOffset>
                </wp:positionV>
                <wp:extent cx="1982258" cy="45719"/>
                <wp:effectExtent l="0" t="0" r="0" b="0"/>
                <wp:wrapNone/>
                <wp:docPr id="288" name="Rectángulo 288"/>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F5CBA" id="Rectángulo 288" o:spid="_x0000_s1026" style="position:absolute;margin-left:296.75pt;margin-top:14.2pt;width:156.1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USCQMAAAg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72576" behindDoc="0" locked="0" layoutInCell="1" allowOverlap="1" wp14:anchorId="028511C7" wp14:editId="087D77B5">
            <wp:simplePos x="0" y="0"/>
            <wp:positionH relativeFrom="margin">
              <wp:posOffset>3175</wp:posOffset>
            </wp:positionH>
            <wp:positionV relativeFrom="margin">
              <wp:posOffset>-624205</wp:posOffset>
            </wp:positionV>
            <wp:extent cx="1087755" cy="414655"/>
            <wp:effectExtent l="0" t="0" r="0" b="4445"/>
            <wp:wrapSquare wrapText="bothSides"/>
            <wp:docPr id="289" name="Imagen 289"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79DF75" w14:textId="77777777" w:rsidR="00B877C6" w:rsidRPr="00C600F2" w:rsidRDefault="00B877C6" w:rsidP="00C600F2">
    <w:pPr>
      <w:pStyle w:val="Encabezado"/>
      <w:rPr>
        <w:rPrChange w:id="166" w:author="David Vacas Miguel" w:date="2018-06-21T17:51:00Z">
          <w:rPr/>
        </w:rPrChange>
      </w:rPr>
      <w:pPrChange w:id="167" w:author="David Vacas Miguel" w:date="2018-06-21T17:51:00Z">
        <w:pPr>
          <w:pStyle w:val="Encabezado"/>
        </w:pPr>
      </w:pPrChang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BB335" w14:textId="541D6AEB" w:rsidR="00B877C6" w:rsidRPr="00F21B89" w:rsidRDefault="00B877C6" w:rsidP="00B877C6">
    <w:pPr>
      <w:pStyle w:val="Encabezado"/>
      <w:jc w:val="right"/>
      <w:rPr>
        <w:ins w:id="190" w:author="David Vacas Miguel" w:date="2018-06-21T17:53:00Z"/>
        <w:rFonts w:ascii="Century Gothic" w:hAnsi="Century Gothic"/>
        <w:i/>
        <w:sz w:val="20"/>
        <w:szCs w:val="20"/>
      </w:rPr>
    </w:pPr>
    <w:ins w:id="191"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4624" behindDoc="0" locked="0" layoutInCell="1" allowOverlap="1" wp14:anchorId="1B26C1C3" wp14:editId="38E41096">
                <wp:simplePos x="0" y="0"/>
                <wp:positionH relativeFrom="margin">
                  <wp:posOffset>3768937</wp:posOffset>
                </wp:positionH>
                <wp:positionV relativeFrom="paragraph">
                  <wp:posOffset>180552</wp:posOffset>
                </wp:positionV>
                <wp:extent cx="1982258" cy="45719"/>
                <wp:effectExtent l="0" t="0" r="0" b="0"/>
                <wp:wrapNone/>
                <wp:docPr id="290" name="Rectángulo 29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66E75" id="Rectángulo 290" o:spid="_x0000_s1026" style="position:absolute;margin-left:296.75pt;margin-top:14.2pt;width:156.1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75648" behindDoc="0" locked="0" layoutInCell="1" allowOverlap="1" wp14:anchorId="7864A646" wp14:editId="3FD11B9F">
            <wp:simplePos x="0" y="0"/>
            <wp:positionH relativeFrom="margin">
              <wp:posOffset>3175</wp:posOffset>
            </wp:positionH>
            <wp:positionV relativeFrom="margin">
              <wp:posOffset>-624205</wp:posOffset>
            </wp:positionV>
            <wp:extent cx="1087755" cy="414655"/>
            <wp:effectExtent l="0" t="0" r="0" b="4445"/>
            <wp:wrapSquare wrapText="bothSides"/>
            <wp:docPr id="291" name="Imagen 291"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1380A189" w14:textId="77777777" w:rsidR="00B877C6" w:rsidRPr="00C600F2" w:rsidRDefault="00B877C6" w:rsidP="00C600F2">
    <w:pPr>
      <w:pStyle w:val="Encabezado"/>
      <w:rPr>
        <w:rPrChange w:id="192" w:author="David Vacas Miguel" w:date="2018-06-21T17:51:00Z">
          <w:rPr/>
        </w:rPrChange>
      </w:rPr>
      <w:pPrChange w:id="193" w:author="David Vacas Miguel" w:date="2018-06-21T17:51:00Z">
        <w:pPr>
          <w:pStyle w:val="Encabezado"/>
        </w:pPr>
      </w:pPrChang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860A8" w14:textId="6D702695" w:rsidR="00B877C6" w:rsidRPr="00F21B89" w:rsidRDefault="00B877C6" w:rsidP="00B877C6">
    <w:pPr>
      <w:pStyle w:val="Encabezado"/>
      <w:jc w:val="right"/>
      <w:rPr>
        <w:ins w:id="267" w:author="David Vacas Miguel" w:date="2018-06-21T17:53:00Z"/>
        <w:rFonts w:ascii="Century Gothic" w:hAnsi="Century Gothic"/>
        <w:i/>
        <w:sz w:val="20"/>
        <w:szCs w:val="20"/>
      </w:rPr>
    </w:pPr>
    <w:ins w:id="268"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68480" behindDoc="0" locked="0" layoutInCell="1" allowOverlap="1" wp14:anchorId="6C2109EF" wp14:editId="4A870E3C">
                <wp:simplePos x="0" y="0"/>
                <wp:positionH relativeFrom="margin">
                  <wp:posOffset>3768937</wp:posOffset>
                </wp:positionH>
                <wp:positionV relativeFrom="paragraph">
                  <wp:posOffset>180552</wp:posOffset>
                </wp:positionV>
                <wp:extent cx="1982258" cy="45719"/>
                <wp:effectExtent l="0" t="0" r="0" b="0"/>
                <wp:wrapNone/>
                <wp:docPr id="30" name="Rectángulo 3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218" id="Rectángulo 30" o:spid="_x0000_s1026" style="position:absolute;margin-left:296.75pt;margin-top:14.2pt;width:156.1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F6XH4A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69504" behindDoc="0" locked="0" layoutInCell="1" allowOverlap="1" wp14:anchorId="74837DA7" wp14:editId="10CEED3E">
            <wp:simplePos x="0" y="0"/>
            <wp:positionH relativeFrom="margin">
              <wp:posOffset>3175</wp:posOffset>
            </wp:positionH>
            <wp:positionV relativeFrom="margin">
              <wp:posOffset>-624205</wp:posOffset>
            </wp:positionV>
            <wp:extent cx="1087755" cy="414655"/>
            <wp:effectExtent l="0" t="0" r="0" b="4445"/>
            <wp:wrapSquare wrapText="bothSides"/>
            <wp:docPr id="31" name="Imagen 31"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697130" w14:textId="77777777" w:rsidR="00B877C6" w:rsidRPr="00C600F2" w:rsidRDefault="00B877C6" w:rsidP="00C600F2">
    <w:pPr>
      <w:pStyle w:val="Encabezado"/>
      <w:rPr>
        <w:rPrChange w:id="269" w:author="David Vacas Miguel" w:date="2018-06-21T17:51:00Z">
          <w:rPr/>
        </w:rPrChange>
      </w:rPr>
      <w:pPrChange w:id="270" w:author="David Vacas Miguel" w:date="2018-06-21T17:51:00Z">
        <w:pPr>
          <w:pStyle w:val="Encabezado"/>
        </w:pPr>
      </w:pPrChang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64584" w14:textId="0C8250B3" w:rsidR="00163D22" w:rsidRPr="00F21B89" w:rsidRDefault="00163D22" w:rsidP="0036645D">
    <w:pPr>
      <w:pStyle w:val="Encabezado"/>
      <w:jc w:val="right"/>
      <w:rPr>
        <w:ins w:id="382" w:author="David Vacas Miguel" w:date="2018-06-21T16:39:00Z"/>
        <w:rFonts w:ascii="Century Gothic" w:hAnsi="Century Gothic"/>
        <w:i/>
        <w:sz w:val="20"/>
        <w:szCs w:val="20"/>
      </w:rPr>
    </w:pPr>
    <w:ins w:id="383" w:author="David Vacas Miguel" w:date="2018-06-21T16:39: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6125C466" wp14:editId="00EC6908">
                <wp:simplePos x="0" y="0"/>
                <wp:positionH relativeFrom="margin">
                  <wp:posOffset>3768937</wp:posOffset>
                </wp:positionH>
                <wp:positionV relativeFrom="paragraph">
                  <wp:posOffset>180552</wp:posOffset>
                </wp:positionV>
                <wp:extent cx="1982258" cy="45719"/>
                <wp:effectExtent l="0" t="0" r="0" b="0"/>
                <wp:wrapNone/>
                <wp:docPr id="12" name="Rectángulo 1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9097" id="Rectángulo 12" o:spid="_x0000_s1026" style="position:absolute;margin-left:296.75pt;margin-top:14.2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xfDCAMAAAY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u+cXww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drawing>
          <wp:anchor distT="0" distB="0" distL="114300" distR="114300" simplePos="0" relativeHeight="251666432" behindDoc="0" locked="0" layoutInCell="1" allowOverlap="1" wp14:anchorId="589126B1" wp14:editId="0522361B">
            <wp:simplePos x="0" y="0"/>
            <wp:positionH relativeFrom="margin">
              <wp:posOffset>3175</wp:posOffset>
            </wp:positionH>
            <wp:positionV relativeFrom="margin">
              <wp:posOffset>-624205</wp:posOffset>
            </wp:positionV>
            <wp:extent cx="1087755" cy="414655"/>
            <wp:effectExtent l="0" t="0" r="0" b="4445"/>
            <wp:wrapSquare wrapText="bothSides"/>
            <wp:docPr id="13" name="Imagen 13"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2B3CEF1B" w14:textId="77777777" w:rsidR="00163D22" w:rsidRDefault="00163D22" w:rsidP="00460C31">
    <w:pPr>
      <w:pStyle w:val="Encabezado"/>
      <w:tabs>
        <w:tab w:val="clear" w:pos="4252"/>
        <w:tab w:val="clear" w:pos="8504"/>
        <w:tab w:val="left" w:pos="1085"/>
      </w:tabs>
      <w:pPrChange w:id="384" w:author="David Vacas Miguel" w:date="2018-06-21T16:34:00Z">
        <w:pPr>
          <w:pStyle w:val="Encabezado"/>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9470F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6"/>
  </w:num>
  <w:num w:numId="4">
    <w:abstractNumId w:val="33"/>
  </w:num>
  <w:num w:numId="5">
    <w:abstractNumId w:val="22"/>
  </w:num>
  <w:num w:numId="6">
    <w:abstractNumId w:val="0"/>
  </w:num>
  <w:num w:numId="7">
    <w:abstractNumId w:val="23"/>
  </w:num>
  <w:num w:numId="8">
    <w:abstractNumId w:val="36"/>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4"/>
  </w:num>
  <w:num w:numId="19">
    <w:abstractNumId w:val="18"/>
  </w:num>
  <w:num w:numId="20">
    <w:abstractNumId w:val="16"/>
  </w:num>
  <w:num w:numId="21">
    <w:abstractNumId w:val="27"/>
  </w:num>
  <w:num w:numId="22">
    <w:abstractNumId w:val="1"/>
  </w:num>
  <w:num w:numId="23">
    <w:abstractNumId w:val="21"/>
  </w:num>
  <w:num w:numId="24">
    <w:abstractNumId w:val="32"/>
  </w:num>
  <w:num w:numId="25">
    <w:abstractNumId w:val="19"/>
  </w:num>
  <w:num w:numId="26">
    <w:abstractNumId w:val="25"/>
  </w:num>
  <w:num w:numId="27">
    <w:abstractNumId w:val="3"/>
  </w:num>
  <w:num w:numId="28">
    <w:abstractNumId w:val="15"/>
  </w:num>
  <w:num w:numId="29">
    <w:abstractNumId w:val="29"/>
  </w:num>
  <w:num w:numId="30">
    <w:abstractNumId w:val="24"/>
  </w:num>
  <w:num w:numId="31">
    <w:abstractNumId w:val="30"/>
  </w:num>
  <w:num w:numId="32">
    <w:abstractNumId w:val="11"/>
  </w:num>
  <w:num w:numId="33">
    <w:abstractNumId w:val="2"/>
  </w:num>
  <w:num w:numId="34">
    <w:abstractNumId w:val="8"/>
  </w:num>
  <w:num w:numId="35">
    <w:abstractNumId w:val="28"/>
  </w:num>
  <w:num w:numId="36">
    <w:abstractNumId w:val="10"/>
  </w:num>
  <w:num w:numId="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revisionView w:markup="0"/>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53B"/>
    <w:rsid w:val="00031D3A"/>
    <w:rsid w:val="00032158"/>
    <w:rsid w:val="00036E9B"/>
    <w:rsid w:val="0004730C"/>
    <w:rsid w:val="000475C7"/>
    <w:rsid w:val="00047849"/>
    <w:rsid w:val="000519AA"/>
    <w:rsid w:val="00051FDF"/>
    <w:rsid w:val="000522FD"/>
    <w:rsid w:val="0005392A"/>
    <w:rsid w:val="000566DB"/>
    <w:rsid w:val="00064F73"/>
    <w:rsid w:val="00065285"/>
    <w:rsid w:val="000719D6"/>
    <w:rsid w:val="00080F53"/>
    <w:rsid w:val="00087F4D"/>
    <w:rsid w:val="000918FD"/>
    <w:rsid w:val="00094084"/>
    <w:rsid w:val="00095EB3"/>
    <w:rsid w:val="000964D9"/>
    <w:rsid w:val="00097F18"/>
    <w:rsid w:val="000A56AE"/>
    <w:rsid w:val="000A7975"/>
    <w:rsid w:val="000B21A2"/>
    <w:rsid w:val="000B7675"/>
    <w:rsid w:val="000C0743"/>
    <w:rsid w:val="000C5FC6"/>
    <w:rsid w:val="000C73CA"/>
    <w:rsid w:val="000D13C1"/>
    <w:rsid w:val="000D2877"/>
    <w:rsid w:val="000D2CD2"/>
    <w:rsid w:val="000D465D"/>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337C"/>
    <w:rsid w:val="00137179"/>
    <w:rsid w:val="00137D1F"/>
    <w:rsid w:val="001411C5"/>
    <w:rsid w:val="001458DD"/>
    <w:rsid w:val="001472E9"/>
    <w:rsid w:val="00147318"/>
    <w:rsid w:val="00151DB7"/>
    <w:rsid w:val="001523AB"/>
    <w:rsid w:val="001571B4"/>
    <w:rsid w:val="001575CA"/>
    <w:rsid w:val="00160EF8"/>
    <w:rsid w:val="00163D22"/>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173FC"/>
    <w:rsid w:val="002213A6"/>
    <w:rsid w:val="00222D41"/>
    <w:rsid w:val="00223F7B"/>
    <w:rsid w:val="0022771F"/>
    <w:rsid w:val="00230A04"/>
    <w:rsid w:val="00230A0B"/>
    <w:rsid w:val="00232D77"/>
    <w:rsid w:val="00236954"/>
    <w:rsid w:val="0023702E"/>
    <w:rsid w:val="00242039"/>
    <w:rsid w:val="00243D06"/>
    <w:rsid w:val="00244AFE"/>
    <w:rsid w:val="00255D26"/>
    <w:rsid w:val="00260FBB"/>
    <w:rsid w:val="00274B8F"/>
    <w:rsid w:val="00275EE1"/>
    <w:rsid w:val="0027731A"/>
    <w:rsid w:val="00283207"/>
    <w:rsid w:val="00286B3F"/>
    <w:rsid w:val="00293F11"/>
    <w:rsid w:val="00295395"/>
    <w:rsid w:val="00296EF1"/>
    <w:rsid w:val="002A3AB0"/>
    <w:rsid w:val="002B5545"/>
    <w:rsid w:val="002C0392"/>
    <w:rsid w:val="002C1587"/>
    <w:rsid w:val="002C495C"/>
    <w:rsid w:val="002C4E52"/>
    <w:rsid w:val="002C7DD3"/>
    <w:rsid w:val="002D2995"/>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A94"/>
    <w:rsid w:val="00325BE3"/>
    <w:rsid w:val="00325FCC"/>
    <w:rsid w:val="003261C4"/>
    <w:rsid w:val="0032750E"/>
    <w:rsid w:val="003278DE"/>
    <w:rsid w:val="00330B20"/>
    <w:rsid w:val="00330E3E"/>
    <w:rsid w:val="00331F53"/>
    <w:rsid w:val="00334272"/>
    <w:rsid w:val="00342989"/>
    <w:rsid w:val="003429F4"/>
    <w:rsid w:val="003460D2"/>
    <w:rsid w:val="00347D83"/>
    <w:rsid w:val="003510C1"/>
    <w:rsid w:val="003570ED"/>
    <w:rsid w:val="00361B7E"/>
    <w:rsid w:val="0036635E"/>
    <w:rsid w:val="0036645D"/>
    <w:rsid w:val="003672AD"/>
    <w:rsid w:val="00373585"/>
    <w:rsid w:val="003736CF"/>
    <w:rsid w:val="0037381C"/>
    <w:rsid w:val="00376976"/>
    <w:rsid w:val="00377B20"/>
    <w:rsid w:val="0038461E"/>
    <w:rsid w:val="003904EC"/>
    <w:rsid w:val="003908D9"/>
    <w:rsid w:val="00391550"/>
    <w:rsid w:val="00397491"/>
    <w:rsid w:val="003A2C66"/>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0420A"/>
    <w:rsid w:val="00414C35"/>
    <w:rsid w:val="00414E34"/>
    <w:rsid w:val="0041550E"/>
    <w:rsid w:val="00415A57"/>
    <w:rsid w:val="00416750"/>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0C31"/>
    <w:rsid w:val="00462BD3"/>
    <w:rsid w:val="004640A6"/>
    <w:rsid w:val="00467294"/>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3E16"/>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E23"/>
    <w:rsid w:val="00565FA6"/>
    <w:rsid w:val="00575C18"/>
    <w:rsid w:val="005761F9"/>
    <w:rsid w:val="00576A92"/>
    <w:rsid w:val="00577EBA"/>
    <w:rsid w:val="00580636"/>
    <w:rsid w:val="005831F0"/>
    <w:rsid w:val="00583497"/>
    <w:rsid w:val="00584FB9"/>
    <w:rsid w:val="005855EB"/>
    <w:rsid w:val="00585D74"/>
    <w:rsid w:val="00590282"/>
    <w:rsid w:val="00597314"/>
    <w:rsid w:val="00597559"/>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B35"/>
    <w:rsid w:val="006E3E93"/>
    <w:rsid w:val="006E5A7F"/>
    <w:rsid w:val="006E5E3F"/>
    <w:rsid w:val="006E663B"/>
    <w:rsid w:val="006E7AC2"/>
    <w:rsid w:val="006F1E52"/>
    <w:rsid w:val="006F3369"/>
    <w:rsid w:val="006F3C94"/>
    <w:rsid w:val="006F7FF0"/>
    <w:rsid w:val="00705830"/>
    <w:rsid w:val="007124BE"/>
    <w:rsid w:val="00712DBD"/>
    <w:rsid w:val="007174D3"/>
    <w:rsid w:val="00720FAE"/>
    <w:rsid w:val="00733265"/>
    <w:rsid w:val="007339EC"/>
    <w:rsid w:val="0073439B"/>
    <w:rsid w:val="00734822"/>
    <w:rsid w:val="00734A81"/>
    <w:rsid w:val="0073504B"/>
    <w:rsid w:val="007377EC"/>
    <w:rsid w:val="00741AE3"/>
    <w:rsid w:val="00744755"/>
    <w:rsid w:val="00750C5B"/>
    <w:rsid w:val="00750F76"/>
    <w:rsid w:val="007547FE"/>
    <w:rsid w:val="00756FAC"/>
    <w:rsid w:val="007600E2"/>
    <w:rsid w:val="00762A50"/>
    <w:rsid w:val="00762C1C"/>
    <w:rsid w:val="00767B69"/>
    <w:rsid w:val="00770286"/>
    <w:rsid w:val="0077172B"/>
    <w:rsid w:val="00774956"/>
    <w:rsid w:val="00781EFB"/>
    <w:rsid w:val="00781F2D"/>
    <w:rsid w:val="007824D8"/>
    <w:rsid w:val="0078359E"/>
    <w:rsid w:val="00785CBE"/>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3CBA"/>
    <w:rsid w:val="008E6C17"/>
    <w:rsid w:val="008E7C45"/>
    <w:rsid w:val="008F3FEC"/>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6954"/>
    <w:rsid w:val="009B33CE"/>
    <w:rsid w:val="009B5E4A"/>
    <w:rsid w:val="009C1EDB"/>
    <w:rsid w:val="009C2297"/>
    <w:rsid w:val="009C288A"/>
    <w:rsid w:val="009C49E9"/>
    <w:rsid w:val="009C574A"/>
    <w:rsid w:val="009C64DF"/>
    <w:rsid w:val="009C7777"/>
    <w:rsid w:val="009D5397"/>
    <w:rsid w:val="009D710D"/>
    <w:rsid w:val="009E06D0"/>
    <w:rsid w:val="009E3E6E"/>
    <w:rsid w:val="009F1D2F"/>
    <w:rsid w:val="009F39AF"/>
    <w:rsid w:val="009F5B28"/>
    <w:rsid w:val="009F66A6"/>
    <w:rsid w:val="009F7E3E"/>
    <w:rsid w:val="00A04C85"/>
    <w:rsid w:val="00A0674C"/>
    <w:rsid w:val="00A10B6C"/>
    <w:rsid w:val="00A14D9B"/>
    <w:rsid w:val="00A21C1C"/>
    <w:rsid w:val="00A21FC0"/>
    <w:rsid w:val="00A234F7"/>
    <w:rsid w:val="00A240FE"/>
    <w:rsid w:val="00A24204"/>
    <w:rsid w:val="00A274EE"/>
    <w:rsid w:val="00A27F84"/>
    <w:rsid w:val="00A306FD"/>
    <w:rsid w:val="00A31B94"/>
    <w:rsid w:val="00A3242A"/>
    <w:rsid w:val="00A33DFF"/>
    <w:rsid w:val="00A341DA"/>
    <w:rsid w:val="00A36722"/>
    <w:rsid w:val="00A36994"/>
    <w:rsid w:val="00A4782C"/>
    <w:rsid w:val="00A47960"/>
    <w:rsid w:val="00A47CBE"/>
    <w:rsid w:val="00A56DAC"/>
    <w:rsid w:val="00A572A1"/>
    <w:rsid w:val="00A5797F"/>
    <w:rsid w:val="00A57C1E"/>
    <w:rsid w:val="00A61311"/>
    <w:rsid w:val="00A641E3"/>
    <w:rsid w:val="00A67F04"/>
    <w:rsid w:val="00A7064A"/>
    <w:rsid w:val="00A70D11"/>
    <w:rsid w:val="00A71DEC"/>
    <w:rsid w:val="00A75384"/>
    <w:rsid w:val="00A77454"/>
    <w:rsid w:val="00A83C7C"/>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356A0"/>
    <w:rsid w:val="00B51168"/>
    <w:rsid w:val="00B554D6"/>
    <w:rsid w:val="00B63CE6"/>
    <w:rsid w:val="00B6543A"/>
    <w:rsid w:val="00B728D7"/>
    <w:rsid w:val="00B72F56"/>
    <w:rsid w:val="00B7373F"/>
    <w:rsid w:val="00B73A5E"/>
    <w:rsid w:val="00B802F7"/>
    <w:rsid w:val="00B81C92"/>
    <w:rsid w:val="00B83CD9"/>
    <w:rsid w:val="00B8549C"/>
    <w:rsid w:val="00B854FF"/>
    <w:rsid w:val="00B877C6"/>
    <w:rsid w:val="00B87C65"/>
    <w:rsid w:val="00B9255C"/>
    <w:rsid w:val="00B94619"/>
    <w:rsid w:val="00B96DD1"/>
    <w:rsid w:val="00BA1BAF"/>
    <w:rsid w:val="00BA2384"/>
    <w:rsid w:val="00BA5D1E"/>
    <w:rsid w:val="00BA61BE"/>
    <w:rsid w:val="00BB37CA"/>
    <w:rsid w:val="00BB472A"/>
    <w:rsid w:val="00BB48F9"/>
    <w:rsid w:val="00BC11EF"/>
    <w:rsid w:val="00BC2C9D"/>
    <w:rsid w:val="00BC3217"/>
    <w:rsid w:val="00BC3346"/>
    <w:rsid w:val="00BC39FA"/>
    <w:rsid w:val="00BD2B3D"/>
    <w:rsid w:val="00BD32D4"/>
    <w:rsid w:val="00BD6783"/>
    <w:rsid w:val="00BE1911"/>
    <w:rsid w:val="00BE24E5"/>
    <w:rsid w:val="00BE7DC7"/>
    <w:rsid w:val="00BF10EA"/>
    <w:rsid w:val="00BF62BA"/>
    <w:rsid w:val="00BF72A9"/>
    <w:rsid w:val="00BF7EE6"/>
    <w:rsid w:val="00C04A06"/>
    <w:rsid w:val="00C2083C"/>
    <w:rsid w:val="00C24A54"/>
    <w:rsid w:val="00C2501A"/>
    <w:rsid w:val="00C251C8"/>
    <w:rsid w:val="00C31067"/>
    <w:rsid w:val="00C36E35"/>
    <w:rsid w:val="00C37C60"/>
    <w:rsid w:val="00C46357"/>
    <w:rsid w:val="00C500F8"/>
    <w:rsid w:val="00C51BE9"/>
    <w:rsid w:val="00C531FE"/>
    <w:rsid w:val="00C600F2"/>
    <w:rsid w:val="00C653D5"/>
    <w:rsid w:val="00C70202"/>
    <w:rsid w:val="00C73BAC"/>
    <w:rsid w:val="00C76791"/>
    <w:rsid w:val="00C8315F"/>
    <w:rsid w:val="00C8475C"/>
    <w:rsid w:val="00C901EA"/>
    <w:rsid w:val="00C936C0"/>
    <w:rsid w:val="00CA018B"/>
    <w:rsid w:val="00CA1904"/>
    <w:rsid w:val="00CA26A8"/>
    <w:rsid w:val="00CA47BD"/>
    <w:rsid w:val="00CA7BCB"/>
    <w:rsid w:val="00CB0DFB"/>
    <w:rsid w:val="00CB2069"/>
    <w:rsid w:val="00CB22AD"/>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4A8E"/>
    <w:rsid w:val="00D87A35"/>
    <w:rsid w:val="00D94177"/>
    <w:rsid w:val="00DA03E8"/>
    <w:rsid w:val="00DA06C6"/>
    <w:rsid w:val="00DA0F7E"/>
    <w:rsid w:val="00DA3344"/>
    <w:rsid w:val="00DA49EB"/>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5924"/>
    <w:rsid w:val="00E813B5"/>
    <w:rsid w:val="00E83C61"/>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429D"/>
    <w:rsid w:val="00EE5E72"/>
    <w:rsid w:val="00EE6CCA"/>
    <w:rsid w:val="00EF039A"/>
    <w:rsid w:val="00EF1273"/>
    <w:rsid w:val="00EF2129"/>
    <w:rsid w:val="00EF24D5"/>
    <w:rsid w:val="00F0487E"/>
    <w:rsid w:val="00F04ECC"/>
    <w:rsid w:val="00F05E5D"/>
    <w:rsid w:val="00F1385F"/>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117" Type="http://schemas.openxmlformats.org/officeDocument/2006/relationships/image" Target="media/image62.png"/><Relationship Id="rId21" Type="http://schemas.openxmlformats.org/officeDocument/2006/relationships/header" Target="header5.xml"/><Relationship Id="rId42" Type="http://schemas.openxmlformats.org/officeDocument/2006/relationships/oleObject" Target="embeddings/oleObject7.bin"/><Relationship Id="rId47" Type="http://schemas.openxmlformats.org/officeDocument/2006/relationships/oleObject" Target="embeddings/oleObject9.bin"/><Relationship Id="rId63" Type="http://schemas.openxmlformats.org/officeDocument/2006/relationships/image" Target="media/image31.wmf"/><Relationship Id="rId68" Type="http://schemas.openxmlformats.org/officeDocument/2006/relationships/oleObject" Target="embeddings/oleObject19.bin"/><Relationship Id="rId84" Type="http://schemas.openxmlformats.org/officeDocument/2006/relationships/image" Target="media/image44.wmf"/><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image" Target="media/image74.png"/><Relationship Id="rId138" Type="http://schemas.openxmlformats.org/officeDocument/2006/relationships/image" Target="media/image79.png"/><Relationship Id="rId16" Type="http://schemas.openxmlformats.org/officeDocument/2006/relationships/footer" Target="footer4.xml"/><Relationship Id="rId107" Type="http://schemas.openxmlformats.org/officeDocument/2006/relationships/oleObject" Target="embeddings/oleObject31.bin"/><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17.wmf"/><Relationship Id="rId53" Type="http://schemas.openxmlformats.org/officeDocument/2006/relationships/image" Target="media/image26.wmf"/><Relationship Id="rId58" Type="http://schemas.openxmlformats.org/officeDocument/2006/relationships/oleObject" Target="embeddings/oleObject14.bin"/><Relationship Id="rId74" Type="http://schemas.openxmlformats.org/officeDocument/2006/relationships/footer" Target="footer8.xml"/><Relationship Id="rId79" Type="http://schemas.openxmlformats.org/officeDocument/2006/relationships/image" Target="media/image39.png"/><Relationship Id="rId102" Type="http://schemas.openxmlformats.org/officeDocument/2006/relationships/image" Target="media/image55.wmf"/><Relationship Id="rId123" Type="http://schemas.openxmlformats.org/officeDocument/2006/relationships/image" Target="media/image66.png"/><Relationship Id="rId128" Type="http://schemas.openxmlformats.org/officeDocument/2006/relationships/footer" Target="footer12.xml"/><Relationship Id="rId144" Type="http://schemas.openxmlformats.org/officeDocument/2006/relationships/footer" Target="footer14.xml"/><Relationship Id="rId149"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1.jpeg"/><Relationship Id="rId22" Type="http://schemas.openxmlformats.org/officeDocument/2006/relationships/footer" Target="footer6.xml"/><Relationship Id="rId27" Type="http://schemas.openxmlformats.org/officeDocument/2006/relationships/image" Target="media/image11.jpeg"/><Relationship Id="rId43" Type="http://schemas.openxmlformats.org/officeDocument/2006/relationships/image" Target="media/image20.jpeg"/><Relationship Id="rId48" Type="http://schemas.openxmlformats.org/officeDocument/2006/relationships/image" Target="media/image23.wmf"/><Relationship Id="rId64" Type="http://schemas.openxmlformats.org/officeDocument/2006/relationships/oleObject" Target="embeddings/oleObject17.bin"/><Relationship Id="rId69" Type="http://schemas.openxmlformats.org/officeDocument/2006/relationships/image" Target="media/image34.emf"/><Relationship Id="rId113" Type="http://schemas.openxmlformats.org/officeDocument/2006/relationships/image" Target="media/image60.wmf"/><Relationship Id="rId118" Type="http://schemas.openxmlformats.org/officeDocument/2006/relationships/image" Target="media/image63.png"/><Relationship Id="rId134" Type="http://schemas.openxmlformats.org/officeDocument/2006/relationships/image" Target="media/image75.png"/><Relationship Id="rId139" Type="http://schemas.openxmlformats.org/officeDocument/2006/relationships/image" Target="media/image80.png"/><Relationship Id="rId80" Type="http://schemas.openxmlformats.org/officeDocument/2006/relationships/image" Target="media/image40.png"/><Relationship Id="rId85" Type="http://schemas.openxmlformats.org/officeDocument/2006/relationships/oleObject" Target="embeddings/oleObject22.bin"/><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5.wmf"/><Relationship Id="rId38" Type="http://schemas.openxmlformats.org/officeDocument/2006/relationships/oleObject" Target="embeddings/oleObject5.bin"/><Relationship Id="rId46" Type="http://schemas.openxmlformats.org/officeDocument/2006/relationships/image" Target="media/image22.wmf"/><Relationship Id="rId59" Type="http://schemas.openxmlformats.org/officeDocument/2006/relationships/image" Target="media/image29.wmf"/><Relationship Id="rId67" Type="http://schemas.openxmlformats.org/officeDocument/2006/relationships/image" Target="media/image33.wmf"/><Relationship Id="rId103" Type="http://schemas.openxmlformats.org/officeDocument/2006/relationships/oleObject" Target="embeddings/oleObject29.bin"/><Relationship Id="rId108" Type="http://schemas.openxmlformats.org/officeDocument/2006/relationships/image" Target="media/image58.wmf"/><Relationship Id="rId116" Type="http://schemas.openxmlformats.org/officeDocument/2006/relationships/image" Target="media/image61.png"/><Relationship Id="rId124" Type="http://schemas.openxmlformats.org/officeDocument/2006/relationships/image" Target="media/image67.png"/><Relationship Id="rId129" Type="http://schemas.openxmlformats.org/officeDocument/2006/relationships/image" Target="media/image70.png"/><Relationship Id="rId137" Type="http://schemas.openxmlformats.org/officeDocument/2006/relationships/image" Target="media/image78.png"/><Relationship Id="rId20" Type="http://schemas.openxmlformats.org/officeDocument/2006/relationships/footer" Target="footer5.xml"/><Relationship Id="rId41" Type="http://schemas.openxmlformats.org/officeDocument/2006/relationships/image" Target="media/image19.wmf"/><Relationship Id="rId54" Type="http://schemas.openxmlformats.org/officeDocument/2006/relationships/oleObject" Target="embeddings/oleObject12.bin"/><Relationship Id="rId62" Type="http://schemas.openxmlformats.org/officeDocument/2006/relationships/oleObject" Target="embeddings/oleObject16.bin"/><Relationship Id="rId70" Type="http://schemas.openxmlformats.org/officeDocument/2006/relationships/image" Target="media/image35.emf"/><Relationship Id="rId75" Type="http://schemas.openxmlformats.org/officeDocument/2006/relationships/image" Target="media/image37.wmf"/><Relationship Id="rId83" Type="http://schemas.openxmlformats.org/officeDocument/2006/relationships/image" Target="media/image43.jpeg"/><Relationship Id="rId88" Type="http://schemas.openxmlformats.org/officeDocument/2006/relationships/image" Target="media/image46.wmf"/><Relationship Id="rId91" Type="http://schemas.openxmlformats.org/officeDocument/2006/relationships/image" Target="media/image48.jpeg"/><Relationship Id="rId96" Type="http://schemas.openxmlformats.org/officeDocument/2006/relationships/image" Target="media/image52.wmf"/><Relationship Id="rId111" Type="http://schemas.openxmlformats.org/officeDocument/2006/relationships/oleObject" Target="embeddings/oleObject33.bin"/><Relationship Id="rId132" Type="http://schemas.openxmlformats.org/officeDocument/2006/relationships/image" Target="media/image73.png"/><Relationship Id="rId140" Type="http://schemas.openxmlformats.org/officeDocument/2006/relationships/image" Target="media/image81.png"/><Relationship Id="rId145"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oleObject" Target="embeddings/oleObject4.bin"/><Relationship Id="rId49" Type="http://schemas.openxmlformats.org/officeDocument/2006/relationships/oleObject" Target="embeddings/oleObject10.bin"/><Relationship Id="rId57" Type="http://schemas.openxmlformats.org/officeDocument/2006/relationships/image" Target="media/image28.wmf"/><Relationship Id="rId106" Type="http://schemas.openxmlformats.org/officeDocument/2006/relationships/image" Target="media/image57.wmf"/><Relationship Id="rId114" Type="http://schemas.openxmlformats.org/officeDocument/2006/relationships/oleObject" Target="embeddings/oleObject35.bin"/><Relationship Id="rId119" Type="http://schemas.openxmlformats.org/officeDocument/2006/relationships/footer" Target="footer9.xml"/><Relationship Id="rId127" Type="http://schemas.openxmlformats.org/officeDocument/2006/relationships/footer" Target="footer11.xml"/><Relationship Id="rId10" Type="http://schemas.openxmlformats.org/officeDocument/2006/relationships/footer" Target="footer1.xml"/><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5.png"/><Relationship Id="rId60" Type="http://schemas.openxmlformats.org/officeDocument/2006/relationships/oleObject" Target="embeddings/oleObject15.bin"/><Relationship Id="rId65" Type="http://schemas.openxmlformats.org/officeDocument/2006/relationships/image" Target="media/image32.wmf"/><Relationship Id="rId73" Type="http://schemas.openxmlformats.org/officeDocument/2006/relationships/header" Target="header6.xml"/><Relationship Id="rId78" Type="http://schemas.openxmlformats.org/officeDocument/2006/relationships/oleObject" Target="embeddings/oleObject21.bin"/><Relationship Id="rId81" Type="http://schemas.openxmlformats.org/officeDocument/2006/relationships/image" Target="media/image41.png"/><Relationship Id="rId86" Type="http://schemas.openxmlformats.org/officeDocument/2006/relationships/image" Target="media/image45.wmf"/><Relationship Id="rId94" Type="http://schemas.openxmlformats.org/officeDocument/2006/relationships/oleObject" Target="embeddings/oleObject25.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65.png"/><Relationship Id="rId130" Type="http://schemas.openxmlformats.org/officeDocument/2006/relationships/image" Target="media/image71.png"/><Relationship Id="rId135" Type="http://schemas.openxmlformats.org/officeDocument/2006/relationships/image" Target="media/image76.png"/><Relationship Id="rId143" Type="http://schemas.openxmlformats.org/officeDocument/2006/relationships/footer" Target="footer13.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18.wmf"/><Relationship Id="rId109" Type="http://schemas.openxmlformats.org/officeDocument/2006/relationships/oleObject" Target="embeddings/oleObject32.bin"/><Relationship Id="rId34" Type="http://schemas.openxmlformats.org/officeDocument/2006/relationships/oleObject" Target="embeddings/oleObject3.bin"/><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oleObject" Target="embeddings/oleObject20.bin"/><Relationship Id="rId97" Type="http://schemas.openxmlformats.org/officeDocument/2006/relationships/oleObject" Target="embeddings/oleObject26.bin"/><Relationship Id="rId104" Type="http://schemas.openxmlformats.org/officeDocument/2006/relationships/image" Target="media/image56.wmf"/><Relationship Id="rId120" Type="http://schemas.openxmlformats.org/officeDocument/2006/relationships/footer" Target="footer10.xml"/><Relationship Id="rId125" Type="http://schemas.openxmlformats.org/officeDocument/2006/relationships/image" Target="media/image68.png"/><Relationship Id="rId141" Type="http://schemas.openxmlformats.org/officeDocument/2006/relationships/image" Target="media/image82.png"/><Relationship Id="rId146"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8.jpe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oleObject" Target="embeddings/oleObject18.bin"/><Relationship Id="rId87" Type="http://schemas.openxmlformats.org/officeDocument/2006/relationships/oleObject" Target="embeddings/oleObject23.bin"/><Relationship Id="rId110" Type="http://schemas.openxmlformats.org/officeDocument/2006/relationships/image" Target="media/image59.wmf"/><Relationship Id="rId115" Type="http://schemas.openxmlformats.org/officeDocument/2006/relationships/oleObject" Target="embeddings/oleObject36.bin"/><Relationship Id="rId131" Type="http://schemas.openxmlformats.org/officeDocument/2006/relationships/image" Target="media/image72.png"/><Relationship Id="rId136" Type="http://schemas.openxmlformats.org/officeDocument/2006/relationships/image" Target="media/image77.png"/><Relationship Id="rId61" Type="http://schemas.openxmlformats.org/officeDocument/2006/relationships/image" Target="media/image30.wmf"/><Relationship Id="rId82" Type="http://schemas.openxmlformats.org/officeDocument/2006/relationships/image" Target="media/image42.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oleObject" Target="embeddings/oleObject1.bin"/><Relationship Id="rId35" Type="http://schemas.openxmlformats.org/officeDocument/2006/relationships/image" Target="media/image16.wmf"/><Relationship Id="rId56" Type="http://schemas.openxmlformats.org/officeDocument/2006/relationships/oleObject" Target="embeddings/oleObject13.bin"/><Relationship Id="rId77" Type="http://schemas.openxmlformats.org/officeDocument/2006/relationships/image" Target="media/image38.wmf"/><Relationship Id="rId100" Type="http://schemas.openxmlformats.org/officeDocument/2006/relationships/image" Target="media/image54.wmf"/><Relationship Id="rId105" Type="http://schemas.openxmlformats.org/officeDocument/2006/relationships/oleObject" Target="embeddings/oleObject30.bin"/><Relationship Id="rId126" Type="http://schemas.openxmlformats.org/officeDocument/2006/relationships/image" Target="media/image69.jpeg"/><Relationship Id="rId147" Type="http://schemas.openxmlformats.org/officeDocument/2006/relationships/footer" Target="footer17.xml"/><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footer" Target="footer7.xml"/><Relationship Id="rId93" Type="http://schemas.openxmlformats.org/officeDocument/2006/relationships/image" Target="media/image50.wmf"/><Relationship Id="rId98" Type="http://schemas.openxmlformats.org/officeDocument/2006/relationships/image" Target="media/image53.wmf"/><Relationship Id="rId121" Type="http://schemas.openxmlformats.org/officeDocument/2006/relationships/image" Target="media/image64.jpeg"/><Relationship Id="rId142"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7DE96-99F2-4166-85F2-19B654FEC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7864</Words>
  <Characters>43256</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29</cp:revision>
  <cp:lastPrinted>2018-06-21T15:56:00Z</cp:lastPrinted>
  <dcterms:created xsi:type="dcterms:W3CDTF">2018-06-21T14:43:00Z</dcterms:created>
  <dcterms:modified xsi:type="dcterms:W3CDTF">2018-06-21T15:57:00Z</dcterms:modified>
</cp:coreProperties>
</file>
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D8FB0" w14:textId="77777777" w:rsidR="00AB6870" w:rsidDel="00100523" w:rsidRDefault="00AB6870" w:rsidP="00AB6870">
      <w:pPr>
        <w:spacing w:after="244"/>
        <w:ind w:left="1512"/>
        <w:rPr>
          <w:del w:id="0" w:author="Alberto Herrán González" w:date="2018-03-31T13:17:00Z"/>
        </w:rPr>
      </w:pPr>
      <w:del w:id="1" w:author="Alberto Herrán González" w:date="2018-03-31T13:15:00Z">
        <w:r w:rsidDel="00100523">
          <w:rPr>
            <w:noProof/>
            <w:lang w:eastAsia="es-ES"/>
          </w:rPr>
          <w:drawing>
            <wp:anchor distT="0" distB="0" distL="114300" distR="114300" simplePos="0" relativeHeight="251659264" behindDoc="0" locked="0" layoutInCell="1" allowOverlap="0" wp14:anchorId="646DA1D6" wp14:editId="5CE66CDA">
              <wp:simplePos x="0" y="0"/>
              <wp:positionH relativeFrom="column">
                <wp:posOffset>960436</wp:posOffset>
              </wp:positionH>
              <wp:positionV relativeFrom="paragraph">
                <wp:posOffset>61885</wp:posOffset>
              </wp:positionV>
              <wp:extent cx="590550" cy="1076325"/>
              <wp:effectExtent l="0" t="0" r="0" b="0"/>
              <wp:wrapSquare wrapText="bothSides"/>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8"/>
                      <a:stretch>
                        <a:fillRect/>
                      </a:stretch>
                    </pic:blipFill>
                    <pic:spPr>
                      <a:xfrm>
                        <a:off x="0" y="0"/>
                        <a:ext cx="590550" cy="1076325"/>
                      </a:xfrm>
                      <a:prstGeom prst="rect">
                        <a:avLst/>
                      </a:prstGeom>
                    </pic:spPr>
                  </pic:pic>
                </a:graphicData>
              </a:graphic>
            </wp:anchor>
          </w:drawing>
        </w:r>
        <w:r w:rsidDel="00100523">
          <w:rPr>
            <w:rFonts w:ascii="Arial" w:eastAsia="Arial" w:hAnsi="Arial" w:cs="Arial"/>
            <w:b/>
            <w:sz w:val="56"/>
          </w:rPr>
          <w:delText xml:space="preserve"> </w:delText>
        </w:r>
      </w:del>
    </w:p>
    <w:p w14:paraId="120E2D9B" w14:textId="77777777" w:rsidR="00AB6870" w:rsidRPr="0020148C" w:rsidDel="00100523" w:rsidRDefault="00AB6870">
      <w:pPr>
        <w:spacing w:after="244"/>
        <w:ind w:left="1512"/>
        <w:rPr>
          <w:moveFrom w:id="2" w:author="Alberto Herrán González" w:date="2018-03-31T13:15:00Z"/>
          <w:rFonts w:ascii="Arial" w:eastAsia="Arial" w:hAnsi="Arial" w:cs="Arial"/>
          <w:b/>
          <w:sz w:val="56"/>
        </w:rPr>
        <w:pPrChange w:id="3" w:author="Alberto Herrán González" w:date="2018-03-31T13:17:00Z">
          <w:pPr>
            <w:spacing w:after="130"/>
            <w:ind w:left="2442"/>
          </w:pPr>
        </w:pPrChange>
      </w:pPr>
      <w:moveFromRangeStart w:id="4" w:author="Alberto Herrán González" w:date="2018-03-31T13:15:00Z" w:name="move510265475"/>
      <w:moveFrom w:id="5" w:author="Alberto Herrán González" w:date="2018-03-31T13:15:00Z">
        <w:r w:rsidRPr="0020148C" w:rsidDel="00100523">
          <w:rPr>
            <w:rFonts w:ascii="Arial" w:eastAsia="Arial" w:hAnsi="Arial" w:cs="Arial"/>
            <w:b/>
            <w:sz w:val="56"/>
          </w:rPr>
          <w:t xml:space="preserve">UNIVERSIDAD </w:t>
        </w:r>
      </w:moveFrom>
    </w:p>
    <w:p w14:paraId="44F83E8B" w14:textId="77777777" w:rsidR="00AB6870" w:rsidRDefault="00AB6870" w:rsidP="00AB6870">
      <w:pPr>
        <w:spacing w:after="130"/>
        <w:ind w:left="2442"/>
      </w:pPr>
      <w:moveFrom w:id="6" w:author="Alberto Herrán González" w:date="2018-03-31T13:15:00Z">
        <w:r w:rsidDel="00100523">
          <w:rPr>
            <w:rFonts w:ascii="Arial" w:eastAsia="Arial" w:hAnsi="Arial" w:cs="Arial"/>
            <w:b/>
            <w:sz w:val="2"/>
            <w:vertAlign w:val="superscript"/>
          </w:rPr>
          <w:t xml:space="preserve"> </w:t>
        </w:r>
        <w:r w:rsidDel="00100523">
          <w:rPr>
            <w:rFonts w:ascii="Arial" w:eastAsia="Arial" w:hAnsi="Arial" w:cs="Arial"/>
            <w:b/>
            <w:sz w:val="56"/>
          </w:rPr>
          <w:t>REY JUAN CARLOS</w:t>
        </w:r>
      </w:moveFrom>
      <w:moveFromRangeEnd w:id="4"/>
      <w:r>
        <w:rPr>
          <w:rFonts w:ascii="Arial" w:eastAsia="Arial" w:hAnsi="Arial" w:cs="Arial"/>
          <w:b/>
          <w:sz w:val="56"/>
        </w:rPr>
        <w:t xml:space="preserve"> </w:t>
      </w:r>
    </w:p>
    <w:tbl>
      <w:tblPr>
        <w:tblStyle w:val="Tablaconcuadrcula"/>
        <w:tblW w:w="10137" w:type="dxa"/>
        <w:tblLook w:val="04A0" w:firstRow="1" w:lastRow="0" w:firstColumn="1" w:lastColumn="0" w:noHBand="0" w:noVBand="1"/>
        <w:tblPrChange w:id="7" w:author="Alberto Herrán González" w:date="2018-03-31T13:19:00Z">
          <w:tblPr>
            <w:tblStyle w:val="Tablaconcuadrcula"/>
            <w:tblW w:w="0" w:type="auto"/>
            <w:tblLook w:val="04A0" w:firstRow="1" w:lastRow="0" w:firstColumn="1" w:lastColumn="0" w:noHBand="0" w:noVBand="1"/>
          </w:tblPr>
        </w:tblPrChange>
      </w:tblPr>
      <w:tblGrid>
        <w:gridCol w:w="3261"/>
        <w:gridCol w:w="6876"/>
        <w:tblGridChange w:id="8">
          <w:tblGrid>
            <w:gridCol w:w="4530"/>
            <w:gridCol w:w="4530"/>
          </w:tblGrid>
        </w:tblGridChange>
      </w:tblGrid>
      <w:tr w:rsidR="00100523" w14:paraId="1850D1AE" w14:textId="77777777" w:rsidTr="00100523">
        <w:trPr>
          <w:ins w:id="9" w:author="Alberto Herrán González" w:date="2018-03-31T13:15:00Z"/>
        </w:trPr>
        <w:tc>
          <w:tcPr>
            <w:tcW w:w="3261" w:type="dxa"/>
            <w:tcBorders>
              <w:top w:val="nil"/>
              <w:left w:val="nil"/>
              <w:bottom w:val="nil"/>
              <w:right w:val="nil"/>
            </w:tcBorders>
            <w:tcPrChange w:id="10" w:author="Alberto Herrán González" w:date="2018-03-31T13:19:00Z">
              <w:tcPr>
                <w:tcW w:w="4530" w:type="dxa"/>
              </w:tcPr>
            </w:tcPrChange>
          </w:tcPr>
          <w:p w14:paraId="02842CEC" w14:textId="77777777" w:rsidR="00100523" w:rsidRDefault="00100523">
            <w:pPr>
              <w:spacing w:after="274"/>
              <w:jc w:val="right"/>
              <w:rPr>
                <w:ins w:id="11" w:author="Alberto Herrán González" w:date="2018-03-31T13:15:00Z"/>
              </w:rPr>
              <w:pPrChange w:id="12" w:author="Alberto Herrán González" w:date="2018-03-31T13:16:00Z">
                <w:pPr>
                  <w:spacing w:after="274"/>
                  <w:jc w:val="center"/>
                </w:pPr>
              </w:pPrChange>
            </w:pPr>
            <w:ins w:id="13" w:author="Alberto Herrán González" w:date="2018-03-31T13:15:00Z">
              <w:r>
                <w:rPr>
                  <w:noProof/>
                  <w:lang w:eastAsia="es-ES"/>
                </w:rPr>
                <w:drawing>
                  <wp:inline distT="0" distB="0" distL="0" distR="0" wp14:anchorId="0EEAC66F" wp14:editId="5FCB3EA1">
                    <wp:extent cx="1062567" cy="1231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URJC.png"/>
                            <pic:cNvPicPr/>
                          </pic:nvPicPr>
                          <pic:blipFill rotWithShape="1">
                            <a:blip r:embed="rId9" cstate="print">
                              <a:extLst>
                                <a:ext uri="{28A0092B-C50C-407E-A947-70E740481C1C}">
                                  <a14:useLocalDpi xmlns:a14="http://schemas.microsoft.com/office/drawing/2010/main" val="0"/>
                                </a:ext>
                              </a:extLst>
                            </a:blip>
                            <a:srcRect r="13745"/>
                            <a:stretch/>
                          </pic:blipFill>
                          <pic:spPr bwMode="auto">
                            <a:xfrm>
                              <a:off x="0" y="0"/>
                              <a:ext cx="1070554" cy="124116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6876" w:type="dxa"/>
            <w:tcBorders>
              <w:top w:val="nil"/>
              <w:left w:val="nil"/>
              <w:bottom w:val="nil"/>
              <w:right w:val="nil"/>
            </w:tcBorders>
            <w:tcPrChange w:id="14" w:author="Alberto Herrán González" w:date="2018-03-31T13:19:00Z">
              <w:tcPr>
                <w:tcW w:w="4530" w:type="dxa"/>
              </w:tcPr>
            </w:tcPrChange>
          </w:tcPr>
          <w:p w14:paraId="23BC05B8" w14:textId="77777777" w:rsidR="00100523" w:rsidRPr="00100523" w:rsidRDefault="00100523">
            <w:pPr>
              <w:spacing w:after="130"/>
              <w:rPr>
                <w:ins w:id="15" w:author="Alberto Herrán González" w:date="2018-03-31T13:16:00Z"/>
                <w:rFonts w:ascii="Arial" w:eastAsia="Arial" w:hAnsi="Arial" w:cs="Arial"/>
                <w:b/>
                <w:sz w:val="36"/>
                <w:szCs w:val="36"/>
                <w:rPrChange w:id="16" w:author="Alberto Herrán González" w:date="2018-03-31T13:20:00Z">
                  <w:rPr>
                    <w:ins w:id="17" w:author="Alberto Herrán González" w:date="2018-03-31T13:16:00Z"/>
                    <w:rFonts w:ascii="Arial" w:eastAsia="Arial" w:hAnsi="Arial" w:cs="Arial"/>
                    <w:b/>
                    <w:sz w:val="56"/>
                  </w:rPr>
                </w:rPrChange>
              </w:rPr>
              <w:pPrChange w:id="18" w:author="Alberto Herrán González" w:date="2018-03-31T13:15:00Z">
                <w:pPr>
                  <w:spacing w:after="130"/>
                  <w:ind w:left="2442"/>
                </w:pPr>
              </w:pPrChange>
            </w:pPr>
          </w:p>
          <w:p w14:paraId="7F342F38" w14:textId="77777777" w:rsidR="00100523" w:rsidRPr="00100523" w:rsidRDefault="00100523">
            <w:pPr>
              <w:spacing w:after="130"/>
              <w:rPr>
                <w:moveTo w:id="19" w:author="Alberto Herrán González" w:date="2018-03-31T13:15:00Z"/>
                <w:rFonts w:ascii="Arial" w:eastAsia="Arial" w:hAnsi="Arial" w:cs="Arial"/>
                <w:b/>
                <w:sz w:val="52"/>
                <w:szCs w:val="52"/>
                <w:rPrChange w:id="20" w:author="Alberto Herrán González" w:date="2018-03-31T13:19:00Z">
                  <w:rPr>
                    <w:moveTo w:id="21" w:author="Alberto Herrán González" w:date="2018-03-31T13:15:00Z"/>
                    <w:rFonts w:ascii="Arial" w:eastAsia="Arial" w:hAnsi="Arial" w:cs="Arial"/>
                    <w:b/>
                    <w:sz w:val="56"/>
                  </w:rPr>
                </w:rPrChange>
              </w:rPr>
              <w:pPrChange w:id="22" w:author="Alberto Herrán González" w:date="2018-03-31T13:15:00Z">
                <w:pPr>
                  <w:spacing w:after="130"/>
                  <w:ind w:left="2442"/>
                </w:pPr>
              </w:pPrChange>
            </w:pPr>
            <w:moveToRangeStart w:id="23" w:author="Alberto Herrán González" w:date="2018-03-31T13:15:00Z" w:name="move510265475"/>
            <w:moveTo w:id="24" w:author="Alberto Herrán González" w:date="2018-03-31T13:15:00Z">
              <w:r w:rsidRPr="00100523">
                <w:rPr>
                  <w:rFonts w:ascii="Arial" w:eastAsia="Arial" w:hAnsi="Arial" w:cs="Arial"/>
                  <w:b/>
                  <w:sz w:val="52"/>
                  <w:szCs w:val="52"/>
                  <w:rPrChange w:id="25" w:author="Alberto Herrán González" w:date="2018-03-31T13:19:00Z">
                    <w:rPr>
                      <w:rFonts w:ascii="Arial" w:eastAsia="Arial" w:hAnsi="Arial" w:cs="Arial"/>
                      <w:b/>
                      <w:sz w:val="56"/>
                    </w:rPr>
                  </w:rPrChange>
                </w:rPr>
                <w:t>U</w:t>
              </w:r>
            </w:moveTo>
            <w:ins w:id="26" w:author="Alberto Herrán González" w:date="2018-03-31T13:19:00Z">
              <w:r w:rsidRPr="00100523">
                <w:rPr>
                  <w:rFonts w:ascii="Arial" w:eastAsia="Arial" w:hAnsi="Arial" w:cs="Arial"/>
                  <w:b/>
                  <w:sz w:val="52"/>
                  <w:szCs w:val="52"/>
                  <w:rPrChange w:id="27" w:author="Alberto Herrán González" w:date="2018-03-31T13:19:00Z">
                    <w:rPr>
                      <w:rFonts w:ascii="Arial" w:eastAsia="Arial" w:hAnsi="Arial" w:cs="Arial"/>
                      <w:b/>
                      <w:sz w:val="56"/>
                    </w:rPr>
                  </w:rPrChange>
                </w:rPr>
                <w:t>niversidad</w:t>
              </w:r>
            </w:ins>
            <w:moveTo w:id="28" w:author="Alberto Herrán González" w:date="2018-03-31T13:15:00Z">
              <w:del w:id="29" w:author="Alberto Herrán González" w:date="2018-03-31T13:19:00Z">
                <w:r w:rsidRPr="00100523" w:rsidDel="00100523">
                  <w:rPr>
                    <w:rFonts w:ascii="Arial" w:eastAsia="Arial" w:hAnsi="Arial" w:cs="Arial"/>
                    <w:b/>
                    <w:sz w:val="52"/>
                    <w:szCs w:val="52"/>
                    <w:rPrChange w:id="30" w:author="Alberto Herrán González" w:date="2018-03-31T13:19:00Z">
                      <w:rPr>
                        <w:rFonts w:ascii="Arial" w:eastAsia="Arial" w:hAnsi="Arial" w:cs="Arial"/>
                        <w:b/>
                        <w:sz w:val="56"/>
                      </w:rPr>
                    </w:rPrChange>
                  </w:rPr>
                  <w:delText>NIVERSIDAD</w:delText>
                </w:r>
              </w:del>
              <w:r w:rsidRPr="00100523">
                <w:rPr>
                  <w:rFonts w:ascii="Arial" w:eastAsia="Arial" w:hAnsi="Arial" w:cs="Arial"/>
                  <w:b/>
                  <w:sz w:val="52"/>
                  <w:szCs w:val="52"/>
                  <w:rPrChange w:id="31" w:author="Alberto Herrán González" w:date="2018-03-31T13:19:00Z">
                    <w:rPr>
                      <w:rFonts w:ascii="Arial" w:eastAsia="Arial" w:hAnsi="Arial" w:cs="Arial"/>
                      <w:b/>
                      <w:sz w:val="56"/>
                    </w:rPr>
                  </w:rPrChange>
                </w:rPr>
                <w:t xml:space="preserve"> </w:t>
              </w:r>
            </w:moveTo>
          </w:p>
          <w:p w14:paraId="10048436" w14:textId="77777777" w:rsidR="00100523" w:rsidRDefault="00100523">
            <w:pPr>
              <w:spacing w:after="274"/>
              <w:ind w:left="-34" w:firstLine="34"/>
              <w:rPr>
                <w:ins w:id="32" w:author="Alberto Herrán González" w:date="2018-03-31T13:15:00Z"/>
              </w:rPr>
              <w:pPrChange w:id="33" w:author="Alberto Herrán González" w:date="2018-03-31T13:19:00Z">
                <w:pPr>
                  <w:spacing w:after="274"/>
                  <w:jc w:val="center"/>
                </w:pPr>
              </w:pPrChange>
            </w:pPr>
            <w:moveTo w:id="34" w:author="Alberto Herrán González" w:date="2018-03-31T13:15:00Z">
              <w:del w:id="35" w:author="Alberto Herrán González" w:date="2018-03-31T13:19:00Z">
                <w:r w:rsidRPr="00100523" w:rsidDel="00100523">
                  <w:rPr>
                    <w:rFonts w:ascii="Arial" w:eastAsia="Arial" w:hAnsi="Arial" w:cs="Arial"/>
                    <w:b/>
                    <w:sz w:val="52"/>
                    <w:szCs w:val="52"/>
                    <w:vertAlign w:val="superscript"/>
                    <w:rPrChange w:id="36" w:author="Alberto Herrán González" w:date="2018-03-31T13:19:00Z">
                      <w:rPr>
                        <w:rFonts w:ascii="Arial" w:eastAsia="Arial" w:hAnsi="Arial" w:cs="Arial"/>
                        <w:b/>
                        <w:sz w:val="2"/>
                        <w:vertAlign w:val="superscript"/>
                      </w:rPr>
                    </w:rPrChange>
                  </w:rPr>
                  <w:delText xml:space="preserve"> </w:delText>
                </w:r>
              </w:del>
              <w:r w:rsidRPr="00100523">
                <w:rPr>
                  <w:rFonts w:ascii="Arial" w:eastAsia="Arial" w:hAnsi="Arial" w:cs="Arial"/>
                  <w:b/>
                  <w:sz w:val="52"/>
                  <w:szCs w:val="52"/>
                  <w:rPrChange w:id="37" w:author="Alberto Herrán González" w:date="2018-03-31T13:19:00Z">
                    <w:rPr>
                      <w:rFonts w:ascii="Arial" w:eastAsia="Arial" w:hAnsi="Arial" w:cs="Arial"/>
                      <w:b/>
                      <w:sz w:val="56"/>
                    </w:rPr>
                  </w:rPrChange>
                </w:rPr>
                <w:t>R</w:t>
              </w:r>
            </w:moveTo>
            <w:ins w:id="38" w:author="Alberto Herrán González" w:date="2018-03-31T13:19:00Z">
              <w:r w:rsidRPr="00100523">
                <w:rPr>
                  <w:rFonts w:ascii="Arial" w:eastAsia="Arial" w:hAnsi="Arial" w:cs="Arial"/>
                  <w:b/>
                  <w:sz w:val="52"/>
                  <w:szCs w:val="52"/>
                  <w:rPrChange w:id="39" w:author="Alberto Herrán González" w:date="2018-03-31T13:19:00Z">
                    <w:rPr>
                      <w:rFonts w:ascii="Arial" w:eastAsia="Arial" w:hAnsi="Arial" w:cs="Arial"/>
                      <w:b/>
                      <w:sz w:val="56"/>
                    </w:rPr>
                  </w:rPrChange>
                </w:rPr>
                <w:t>ey</w:t>
              </w:r>
            </w:ins>
            <w:moveTo w:id="40" w:author="Alberto Herrán González" w:date="2018-03-31T13:15:00Z">
              <w:del w:id="41" w:author="Alberto Herrán González" w:date="2018-03-31T13:19:00Z">
                <w:r w:rsidRPr="00100523" w:rsidDel="00100523">
                  <w:rPr>
                    <w:rFonts w:ascii="Arial" w:eastAsia="Arial" w:hAnsi="Arial" w:cs="Arial"/>
                    <w:b/>
                    <w:sz w:val="52"/>
                    <w:szCs w:val="52"/>
                    <w:rPrChange w:id="42" w:author="Alberto Herrán González" w:date="2018-03-31T13:19:00Z">
                      <w:rPr>
                        <w:rFonts w:ascii="Arial" w:eastAsia="Arial" w:hAnsi="Arial" w:cs="Arial"/>
                        <w:b/>
                        <w:sz w:val="56"/>
                      </w:rPr>
                    </w:rPrChange>
                  </w:rPr>
                  <w:delText>EY</w:delText>
                </w:r>
              </w:del>
              <w:r w:rsidRPr="00100523">
                <w:rPr>
                  <w:rFonts w:ascii="Arial" w:eastAsia="Arial" w:hAnsi="Arial" w:cs="Arial"/>
                  <w:b/>
                  <w:sz w:val="52"/>
                  <w:szCs w:val="52"/>
                  <w:rPrChange w:id="43" w:author="Alberto Herrán González" w:date="2018-03-31T13:19:00Z">
                    <w:rPr>
                      <w:rFonts w:ascii="Arial" w:eastAsia="Arial" w:hAnsi="Arial" w:cs="Arial"/>
                      <w:b/>
                      <w:sz w:val="56"/>
                    </w:rPr>
                  </w:rPrChange>
                </w:rPr>
                <w:t xml:space="preserve"> J</w:t>
              </w:r>
            </w:moveTo>
            <w:ins w:id="44" w:author="Alberto Herrán González" w:date="2018-03-31T13:19:00Z">
              <w:r w:rsidRPr="00100523">
                <w:rPr>
                  <w:rFonts w:ascii="Arial" w:eastAsia="Arial" w:hAnsi="Arial" w:cs="Arial"/>
                  <w:b/>
                  <w:sz w:val="52"/>
                  <w:szCs w:val="52"/>
                  <w:rPrChange w:id="45" w:author="Alberto Herrán González" w:date="2018-03-31T13:19:00Z">
                    <w:rPr>
                      <w:rFonts w:ascii="Arial" w:eastAsia="Arial" w:hAnsi="Arial" w:cs="Arial"/>
                      <w:b/>
                      <w:sz w:val="56"/>
                    </w:rPr>
                  </w:rPrChange>
                </w:rPr>
                <w:t>uan</w:t>
              </w:r>
            </w:ins>
            <w:moveTo w:id="46" w:author="Alberto Herrán González" w:date="2018-03-31T13:15:00Z">
              <w:del w:id="47" w:author="Alberto Herrán González" w:date="2018-03-31T13:19:00Z">
                <w:r w:rsidRPr="00100523" w:rsidDel="00100523">
                  <w:rPr>
                    <w:rFonts w:ascii="Arial" w:eastAsia="Arial" w:hAnsi="Arial" w:cs="Arial"/>
                    <w:b/>
                    <w:sz w:val="52"/>
                    <w:szCs w:val="52"/>
                    <w:rPrChange w:id="48" w:author="Alberto Herrán González" w:date="2018-03-31T13:19:00Z">
                      <w:rPr>
                        <w:rFonts w:ascii="Arial" w:eastAsia="Arial" w:hAnsi="Arial" w:cs="Arial"/>
                        <w:b/>
                        <w:sz w:val="56"/>
                      </w:rPr>
                    </w:rPrChange>
                  </w:rPr>
                  <w:delText>UAN</w:delText>
                </w:r>
              </w:del>
              <w:r w:rsidRPr="00100523">
                <w:rPr>
                  <w:rFonts w:ascii="Arial" w:eastAsia="Arial" w:hAnsi="Arial" w:cs="Arial"/>
                  <w:b/>
                  <w:sz w:val="52"/>
                  <w:szCs w:val="52"/>
                  <w:rPrChange w:id="49" w:author="Alberto Herrán González" w:date="2018-03-31T13:19:00Z">
                    <w:rPr>
                      <w:rFonts w:ascii="Arial" w:eastAsia="Arial" w:hAnsi="Arial" w:cs="Arial"/>
                      <w:b/>
                      <w:sz w:val="56"/>
                    </w:rPr>
                  </w:rPrChange>
                </w:rPr>
                <w:t xml:space="preserve"> C</w:t>
              </w:r>
            </w:moveTo>
            <w:ins w:id="50" w:author="Alberto Herrán González" w:date="2018-03-31T13:19:00Z">
              <w:r w:rsidRPr="00100523">
                <w:rPr>
                  <w:rFonts w:ascii="Arial" w:eastAsia="Arial" w:hAnsi="Arial" w:cs="Arial"/>
                  <w:b/>
                  <w:sz w:val="52"/>
                  <w:szCs w:val="52"/>
                  <w:rPrChange w:id="51" w:author="Alberto Herrán González" w:date="2018-03-31T13:19:00Z">
                    <w:rPr>
                      <w:rFonts w:ascii="Arial" w:eastAsia="Arial" w:hAnsi="Arial" w:cs="Arial"/>
                      <w:b/>
                      <w:sz w:val="56"/>
                    </w:rPr>
                  </w:rPrChange>
                </w:rPr>
                <w:t>arlos</w:t>
              </w:r>
            </w:ins>
            <w:moveTo w:id="52" w:author="Alberto Herrán González" w:date="2018-03-31T13:15:00Z">
              <w:del w:id="53" w:author="Alberto Herrán González" w:date="2018-03-31T13:19:00Z">
                <w:r w:rsidDel="00100523">
                  <w:rPr>
                    <w:rFonts w:ascii="Arial" w:eastAsia="Arial" w:hAnsi="Arial" w:cs="Arial"/>
                    <w:b/>
                    <w:sz w:val="56"/>
                  </w:rPr>
                  <w:delText>ARLOS</w:delText>
                </w:r>
              </w:del>
            </w:moveTo>
            <w:moveToRangeEnd w:id="23"/>
          </w:p>
        </w:tc>
      </w:tr>
    </w:tbl>
    <w:p w14:paraId="6F88AD51" w14:textId="77777777" w:rsidR="00100523" w:rsidRDefault="00100523">
      <w:pPr>
        <w:spacing w:after="274"/>
        <w:jc w:val="center"/>
        <w:pPrChange w:id="54" w:author="Alberto Herrán González" w:date="2018-03-31T13:13:00Z">
          <w:pPr>
            <w:spacing w:after="274"/>
            <w:ind w:left="2582"/>
          </w:pPr>
        </w:pPrChange>
      </w:pPr>
    </w:p>
    <w:p w14:paraId="696DE39A" w14:textId="77777777" w:rsidR="00AB6870" w:rsidRDefault="00AB6870" w:rsidP="00AB6870">
      <w:pPr>
        <w:spacing w:after="0"/>
        <w:ind w:left="1"/>
      </w:pPr>
      <w:r>
        <w:rPr>
          <w:rFonts w:ascii="Arial" w:eastAsia="Arial" w:hAnsi="Arial" w:cs="Arial"/>
          <w:b/>
          <w:sz w:val="28"/>
        </w:rPr>
        <w:t xml:space="preserve"> </w:t>
      </w:r>
    </w:p>
    <w:p w14:paraId="37C1696E" w14:textId="77777777" w:rsidR="00AB6870" w:rsidRDefault="00AB6870" w:rsidP="00AB6870">
      <w:pPr>
        <w:spacing w:after="272"/>
        <w:ind w:left="1"/>
      </w:pPr>
      <w:r>
        <w:rPr>
          <w:rFonts w:ascii="Calibri" w:eastAsia="Calibri" w:hAnsi="Calibri" w:cs="Calibri"/>
        </w:rPr>
        <w:t xml:space="preserve"> </w:t>
      </w:r>
    </w:p>
    <w:p w14:paraId="11F67CAD" w14:textId="77777777" w:rsidR="00AB6870" w:rsidRDefault="00AB6870" w:rsidP="00AB6870">
      <w:pPr>
        <w:spacing w:after="0"/>
        <w:ind w:left="168"/>
      </w:pPr>
      <w:r>
        <w:rPr>
          <w:rFonts w:ascii="Arial" w:eastAsia="Arial" w:hAnsi="Arial" w:cs="Arial"/>
          <w:b/>
          <w:sz w:val="28"/>
        </w:rPr>
        <w:t xml:space="preserve">ESCUELA TÉCNICA SUPERIOR DE INGENIERÍA INFORMÁTICA </w:t>
      </w:r>
    </w:p>
    <w:p w14:paraId="3819B8EA" w14:textId="77777777" w:rsidR="00AB6870" w:rsidRDefault="00AB6870" w:rsidP="00AB6870">
      <w:pPr>
        <w:spacing w:after="0"/>
        <w:ind w:left="1"/>
      </w:pPr>
      <w:r>
        <w:rPr>
          <w:rFonts w:ascii="Arial" w:eastAsia="Arial" w:hAnsi="Arial" w:cs="Arial"/>
          <w:b/>
          <w:sz w:val="28"/>
        </w:rPr>
        <w:t xml:space="preserve"> </w:t>
      </w:r>
    </w:p>
    <w:p w14:paraId="4DD7A819" w14:textId="77777777" w:rsidR="00AB6870" w:rsidRDefault="00AB6870" w:rsidP="00AB6870">
      <w:pPr>
        <w:spacing w:after="163"/>
        <w:ind w:left="1"/>
      </w:pPr>
      <w:r>
        <w:rPr>
          <w:rFonts w:ascii="Arial" w:eastAsia="Arial" w:hAnsi="Arial" w:cs="Arial"/>
          <w:b/>
          <w:sz w:val="28"/>
        </w:rPr>
        <w:t xml:space="preserve"> </w:t>
      </w:r>
    </w:p>
    <w:p w14:paraId="65589EAC" w14:textId="77777777" w:rsidR="00AB6870" w:rsidRDefault="00AB6870" w:rsidP="00AB6870">
      <w:pPr>
        <w:tabs>
          <w:tab w:val="center" w:pos="4365"/>
        </w:tabs>
        <w:spacing w:after="521"/>
        <w:ind w:left="-14"/>
        <w:jc w:val="center"/>
      </w:pPr>
      <w:del w:id="55" w:author="Alberto Herrán González" w:date="2018-03-31T13:18:00Z">
        <w:r w:rsidRPr="0020148C" w:rsidDel="00100523">
          <w:rPr>
            <w:rFonts w:ascii="Arial" w:eastAsia="Arial" w:hAnsi="Arial" w:cs="Arial"/>
            <w:b/>
            <w:sz w:val="28"/>
          </w:rPr>
          <w:delText>D</w:delText>
        </w:r>
        <w:r w:rsidDel="00100523">
          <w:rPr>
            <w:rFonts w:ascii="Arial" w:eastAsia="Arial" w:hAnsi="Arial" w:cs="Arial"/>
            <w:b/>
            <w:sz w:val="28"/>
          </w:rPr>
          <w:delText>OBLE</w:delText>
        </w:r>
        <w:r w:rsidDel="00100523">
          <w:rPr>
            <w:rFonts w:ascii="Calibri" w:eastAsia="Calibri" w:hAnsi="Calibri" w:cs="Calibri"/>
          </w:rPr>
          <w:delText xml:space="preserve"> </w:delText>
        </w:r>
      </w:del>
      <w:r>
        <w:rPr>
          <w:rFonts w:ascii="Arial" w:eastAsia="Arial" w:hAnsi="Arial" w:cs="Arial"/>
          <w:b/>
          <w:sz w:val="28"/>
        </w:rPr>
        <w:t>GRADO EN INGENIERIA INFORMATICA</w:t>
      </w:r>
      <w:del w:id="56" w:author="Alberto Herrán González" w:date="2018-03-31T13:18:00Z">
        <w:r w:rsidDel="00100523">
          <w:rPr>
            <w:rFonts w:ascii="Arial" w:eastAsia="Arial" w:hAnsi="Arial" w:cs="Arial"/>
            <w:b/>
            <w:sz w:val="28"/>
          </w:rPr>
          <w:delText xml:space="preserve"> E INGENIERIA SOFTWARE</w:delText>
        </w:r>
      </w:del>
    </w:p>
    <w:p w14:paraId="13CC134A" w14:textId="77777777" w:rsidR="00AB6870" w:rsidRDefault="00AB6870" w:rsidP="00AB6870">
      <w:pPr>
        <w:spacing w:after="0"/>
        <w:jc w:val="center"/>
      </w:pPr>
      <w:r>
        <w:rPr>
          <w:rFonts w:ascii="Arial" w:eastAsia="Arial" w:hAnsi="Arial" w:cs="Arial"/>
          <w:b/>
          <w:sz w:val="28"/>
        </w:rPr>
        <w:t xml:space="preserve">Curso Académico 2017/2018 </w:t>
      </w:r>
    </w:p>
    <w:p w14:paraId="170CB974" w14:textId="77777777" w:rsidR="00AB6870" w:rsidRDefault="00AB6870" w:rsidP="00AB6870">
      <w:pPr>
        <w:spacing w:after="223"/>
        <w:ind w:left="77"/>
        <w:jc w:val="center"/>
      </w:pPr>
      <w:r>
        <w:rPr>
          <w:rFonts w:ascii="Arial" w:eastAsia="Arial" w:hAnsi="Arial" w:cs="Arial"/>
          <w:sz w:val="28"/>
        </w:rPr>
        <w:t xml:space="preserve"> </w:t>
      </w:r>
    </w:p>
    <w:p w14:paraId="5E335A20" w14:textId="77777777" w:rsidR="00AB6870" w:rsidRDefault="00AB6870" w:rsidP="00AB6870">
      <w:pPr>
        <w:spacing w:after="223"/>
        <w:ind w:right="1"/>
        <w:jc w:val="center"/>
      </w:pPr>
      <w:r>
        <w:rPr>
          <w:rFonts w:ascii="Arial" w:eastAsia="Arial" w:hAnsi="Arial" w:cs="Arial"/>
          <w:b/>
          <w:sz w:val="28"/>
        </w:rPr>
        <w:t xml:space="preserve">Trabajo Fin de Grado </w:t>
      </w:r>
    </w:p>
    <w:p w14:paraId="7315664C" w14:textId="77777777" w:rsidR="00AB6870" w:rsidRDefault="00AB6870" w:rsidP="00AB6870">
      <w:pPr>
        <w:spacing w:after="223"/>
        <w:ind w:left="1"/>
      </w:pPr>
      <w:r>
        <w:rPr>
          <w:rFonts w:ascii="Arial" w:eastAsia="Arial" w:hAnsi="Arial" w:cs="Arial"/>
          <w:b/>
          <w:sz w:val="28"/>
        </w:rPr>
        <w:t xml:space="preserve"> </w:t>
      </w:r>
    </w:p>
    <w:p w14:paraId="1702684C" w14:textId="77777777" w:rsidR="00AB6870" w:rsidDel="00100523" w:rsidRDefault="00AB6870" w:rsidP="00AB6870">
      <w:pPr>
        <w:spacing w:after="224"/>
        <w:ind w:left="1"/>
        <w:rPr>
          <w:del w:id="57" w:author="Alberto Herrán González" w:date="2018-03-31T13:18:00Z"/>
        </w:rPr>
      </w:pPr>
      <w:r>
        <w:rPr>
          <w:rFonts w:ascii="Arial" w:eastAsia="Arial" w:hAnsi="Arial" w:cs="Arial"/>
          <w:b/>
          <w:sz w:val="28"/>
        </w:rPr>
        <w:t xml:space="preserve"> </w:t>
      </w:r>
    </w:p>
    <w:p w14:paraId="5267FAA8" w14:textId="77777777" w:rsidR="00AB6870" w:rsidDel="009F1D2F" w:rsidRDefault="00AB6870">
      <w:pPr>
        <w:spacing w:after="224"/>
        <w:ind w:left="1"/>
        <w:rPr>
          <w:del w:id="58" w:author="Alberto Herrán González" w:date="2018-03-31T13:07:00Z"/>
        </w:rPr>
        <w:pPrChange w:id="59" w:author="Alberto Herrán González" w:date="2018-03-31T13:18:00Z">
          <w:pPr>
            <w:spacing w:after="223"/>
            <w:ind w:left="1"/>
          </w:pPr>
        </w:pPrChange>
      </w:pPr>
      <w:r>
        <w:rPr>
          <w:rFonts w:ascii="Arial" w:eastAsia="Arial" w:hAnsi="Arial" w:cs="Arial"/>
          <w:b/>
          <w:sz w:val="28"/>
        </w:rPr>
        <w:t xml:space="preserve"> </w:t>
      </w:r>
    </w:p>
    <w:p w14:paraId="7A07F112" w14:textId="77777777" w:rsidR="00AB6870" w:rsidRDefault="00AB6870">
      <w:pPr>
        <w:spacing w:after="223"/>
        <w:ind w:left="1"/>
        <w:pPrChange w:id="60" w:author="Alberto Herrán González" w:date="2018-03-31T13:07:00Z">
          <w:pPr>
            <w:spacing w:after="297"/>
            <w:ind w:left="1"/>
          </w:pPr>
        </w:pPrChange>
      </w:pPr>
      <w:r>
        <w:rPr>
          <w:rFonts w:ascii="Arial" w:eastAsia="Arial" w:hAnsi="Arial" w:cs="Arial"/>
          <w:b/>
          <w:sz w:val="28"/>
        </w:rPr>
        <w:t xml:space="preserve"> </w:t>
      </w:r>
    </w:p>
    <w:p w14:paraId="1DB82AEA" w14:textId="77777777" w:rsidR="009F1D2F" w:rsidRPr="009F1D2F" w:rsidRDefault="00AB6870">
      <w:pPr>
        <w:pStyle w:val="Ttulo2"/>
        <w:spacing w:before="0" w:line="360" w:lineRule="auto"/>
        <w:jc w:val="center"/>
        <w:rPr>
          <w:rFonts w:ascii="Arial" w:eastAsia="Arial" w:hAnsi="Arial" w:cs="Arial"/>
          <w:b/>
          <w:color w:val="000000"/>
          <w:sz w:val="36"/>
          <w:szCs w:val="22"/>
          <w:lang w:eastAsia="es-ES"/>
        </w:rPr>
        <w:pPrChange w:id="61" w:author="Alberto Herrán González" w:date="2018-03-31T13:07:00Z">
          <w:pPr>
            <w:pStyle w:val="Ttulo2"/>
            <w:spacing w:before="0"/>
            <w:ind w:left="1"/>
            <w:jc w:val="center"/>
          </w:pPr>
        </w:pPrChange>
      </w:pPr>
      <w:bookmarkStart w:id="62" w:name="_Toc489893532"/>
      <w:del w:id="63" w:author="Alberto Herrán González" w:date="2018-03-31T13:06:00Z">
        <w:r w:rsidDel="009F1D2F">
          <w:rPr>
            <w:rFonts w:ascii="Arial" w:eastAsia="Arial" w:hAnsi="Arial" w:cs="Arial"/>
            <w:b/>
            <w:color w:val="000000"/>
            <w:sz w:val="36"/>
            <w:szCs w:val="22"/>
            <w:lang w:eastAsia="es-ES"/>
          </w:rPr>
          <w:delText>SIMULACIÓ</w:delText>
        </w:r>
        <w:r w:rsidRPr="0020148C" w:rsidDel="009F1D2F">
          <w:rPr>
            <w:rFonts w:ascii="Arial" w:eastAsia="Arial" w:hAnsi="Arial" w:cs="Arial"/>
            <w:b/>
            <w:color w:val="000000"/>
            <w:sz w:val="36"/>
            <w:szCs w:val="22"/>
            <w:lang w:eastAsia="es-ES"/>
          </w:rPr>
          <w:delText>N DE UN ROBOT SIGUE</w:delText>
        </w:r>
        <w:r w:rsidDel="009F1D2F">
          <w:rPr>
            <w:rFonts w:ascii="Arial" w:eastAsia="Arial" w:hAnsi="Arial" w:cs="Arial"/>
            <w:b/>
            <w:color w:val="000000"/>
            <w:sz w:val="36"/>
            <w:szCs w:val="22"/>
            <w:lang w:eastAsia="es-ES"/>
          </w:rPr>
          <w:delText xml:space="preserve"> </w:delText>
        </w:r>
        <w:r w:rsidRPr="0020148C" w:rsidDel="009F1D2F">
          <w:rPr>
            <w:rFonts w:ascii="Arial" w:eastAsia="Arial" w:hAnsi="Arial" w:cs="Arial"/>
            <w:b/>
            <w:color w:val="000000"/>
            <w:sz w:val="36"/>
            <w:szCs w:val="22"/>
            <w:lang w:eastAsia="es-ES"/>
          </w:rPr>
          <w:delText>LINEAS</w:delText>
        </w:r>
      </w:del>
      <w:bookmarkEnd w:id="62"/>
      <w:ins w:id="64" w:author="Alberto Herrán González" w:date="2018-03-31T13:06:00Z">
        <w:r w:rsidR="009F1D2F" w:rsidRPr="009F1D2F">
          <w:rPr>
            <w:rFonts w:ascii="Arial" w:eastAsia="Arial" w:hAnsi="Arial" w:cs="Arial"/>
            <w:b/>
            <w:color w:val="000000"/>
            <w:sz w:val="36"/>
            <w:szCs w:val="22"/>
            <w:lang w:eastAsia="es-ES"/>
            <w:rPrChange w:id="65" w:author="Alberto Herrán González" w:date="2018-03-31T13:06:00Z">
              <w:rPr>
                <w:rFonts w:ascii="Arial" w:hAnsi="Arial" w:cs="Arial"/>
                <w:sz w:val="20"/>
                <w:szCs w:val="20"/>
              </w:rPr>
            </w:rPrChange>
          </w:rPr>
          <w:t xml:space="preserve">DESARROLLO DE UNA APLICACIÓN PARA LA SIMULACIÓN DE UN ROBOT </w:t>
        </w:r>
      </w:ins>
      <w:ins w:id="66" w:author="Alberto Herrán González" w:date="2018-03-31T13:07:00Z">
        <w:r w:rsidR="009F1D2F">
          <w:rPr>
            <w:rFonts w:ascii="Arial" w:eastAsia="Arial" w:hAnsi="Arial" w:cs="Arial"/>
            <w:b/>
            <w:color w:val="000000"/>
            <w:sz w:val="36"/>
            <w:szCs w:val="22"/>
            <w:lang w:eastAsia="es-ES"/>
          </w:rPr>
          <w:t>MÓVIL CON DIRECCIONAMIENTO DIFERENCIAL</w:t>
        </w:r>
      </w:ins>
    </w:p>
    <w:p w14:paraId="3D5311B9" w14:textId="77777777" w:rsidR="00AB6870" w:rsidRDefault="00AB6870" w:rsidP="00AB6870">
      <w:pPr>
        <w:spacing w:after="219"/>
        <w:ind w:left="1"/>
      </w:pPr>
      <w:r>
        <w:rPr>
          <w:rFonts w:ascii="Arial" w:eastAsia="Arial" w:hAnsi="Arial" w:cs="Arial"/>
          <w:b/>
          <w:sz w:val="24"/>
        </w:rPr>
        <w:t xml:space="preserve"> </w:t>
      </w:r>
    </w:p>
    <w:p w14:paraId="36DBC152" w14:textId="77777777" w:rsidR="00AB6870" w:rsidDel="00100523" w:rsidRDefault="00AB6870" w:rsidP="00AB6870">
      <w:pPr>
        <w:spacing w:after="219"/>
        <w:ind w:left="1"/>
        <w:rPr>
          <w:del w:id="67" w:author="Alberto Herrán González" w:date="2018-03-31T13:18:00Z"/>
        </w:rPr>
      </w:pPr>
      <w:r>
        <w:rPr>
          <w:rFonts w:ascii="Arial" w:eastAsia="Arial" w:hAnsi="Arial" w:cs="Arial"/>
          <w:b/>
          <w:sz w:val="24"/>
        </w:rPr>
        <w:t xml:space="preserve"> </w:t>
      </w:r>
    </w:p>
    <w:p w14:paraId="27943BD6" w14:textId="77777777" w:rsidR="00AB6870" w:rsidDel="009F1D2F" w:rsidRDefault="00AB6870">
      <w:pPr>
        <w:spacing w:after="219"/>
        <w:ind w:left="1"/>
        <w:rPr>
          <w:del w:id="68" w:author="Alberto Herrán González" w:date="2018-03-31T13:07:00Z"/>
        </w:rPr>
        <w:pPrChange w:id="69" w:author="Alberto Herrán González" w:date="2018-03-31T13:18:00Z">
          <w:pPr>
            <w:spacing w:after="258"/>
            <w:ind w:left="1"/>
          </w:pPr>
        </w:pPrChange>
      </w:pPr>
      <w:r>
        <w:rPr>
          <w:rFonts w:ascii="Arial" w:eastAsia="Arial" w:hAnsi="Arial" w:cs="Arial"/>
          <w:b/>
          <w:sz w:val="24"/>
        </w:rPr>
        <w:t xml:space="preserve"> </w:t>
      </w:r>
    </w:p>
    <w:p w14:paraId="7CC83A6F" w14:textId="77777777" w:rsidR="00AB6870" w:rsidRDefault="00AB6870">
      <w:pPr>
        <w:spacing w:after="258"/>
        <w:ind w:left="1"/>
        <w:pPrChange w:id="70" w:author="Alberto Herrán González" w:date="2018-03-31T13:07:00Z">
          <w:pPr>
            <w:spacing w:after="223"/>
            <w:ind w:left="1"/>
          </w:pPr>
        </w:pPrChange>
      </w:pPr>
      <w:r>
        <w:rPr>
          <w:rFonts w:ascii="Arial" w:eastAsia="Arial" w:hAnsi="Arial" w:cs="Arial"/>
          <w:b/>
          <w:sz w:val="28"/>
        </w:rPr>
        <w:t xml:space="preserve"> </w:t>
      </w:r>
    </w:p>
    <w:p w14:paraId="2876AF49" w14:textId="77777777" w:rsidR="00AB6870" w:rsidRPr="0020148C" w:rsidRDefault="00AB6870" w:rsidP="00AB6870">
      <w:pPr>
        <w:pStyle w:val="Ttulo3"/>
        <w:spacing w:before="0" w:after="223"/>
        <w:ind w:left="11" w:right="1" w:hanging="10"/>
        <w:jc w:val="center"/>
        <w:rPr>
          <w:rFonts w:ascii="Arial" w:eastAsia="Arial" w:hAnsi="Arial" w:cs="Arial"/>
          <w:b/>
          <w:color w:val="000000"/>
          <w:sz w:val="28"/>
          <w:szCs w:val="22"/>
          <w:lang w:eastAsia="es-ES"/>
        </w:rPr>
      </w:pPr>
      <w:bookmarkStart w:id="71" w:name="_Toc489893533"/>
      <w:r w:rsidRPr="0020148C">
        <w:rPr>
          <w:rFonts w:ascii="Arial" w:eastAsia="Arial" w:hAnsi="Arial" w:cs="Arial"/>
          <w:b/>
          <w:color w:val="000000"/>
          <w:sz w:val="28"/>
          <w:szCs w:val="22"/>
          <w:lang w:eastAsia="es-ES"/>
        </w:rPr>
        <w:t xml:space="preserve">Autor: </w:t>
      </w:r>
      <w:r w:rsidRPr="00100523">
        <w:rPr>
          <w:rFonts w:ascii="Arial" w:eastAsia="Arial" w:hAnsi="Arial" w:cs="Arial"/>
          <w:color w:val="000000"/>
          <w:sz w:val="28"/>
          <w:szCs w:val="22"/>
          <w:lang w:eastAsia="es-ES"/>
          <w:rPrChange w:id="72" w:author="Alberto Herrán González" w:date="2018-03-31T13:20:00Z">
            <w:rPr>
              <w:rFonts w:ascii="Arial" w:eastAsia="Arial" w:hAnsi="Arial" w:cs="Arial"/>
              <w:b/>
              <w:color w:val="000000"/>
              <w:sz w:val="28"/>
              <w:szCs w:val="22"/>
              <w:lang w:eastAsia="es-ES"/>
            </w:rPr>
          </w:rPrChange>
        </w:rPr>
        <w:t>David Vacas Miguel</w:t>
      </w:r>
      <w:bookmarkEnd w:id="71"/>
      <w:r w:rsidRPr="0020148C">
        <w:rPr>
          <w:rFonts w:ascii="Arial" w:eastAsia="Arial" w:hAnsi="Arial" w:cs="Arial"/>
          <w:b/>
          <w:color w:val="000000"/>
          <w:sz w:val="28"/>
          <w:szCs w:val="22"/>
          <w:lang w:eastAsia="es-ES"/>
        </w:rPr>
        <w:t xml:space="preserve"> </w:t>
      </w:r>
    </w:p>
    <w:p w14:paraId="6C2F39D7" w14:textId="77777777" w:rsidR="00AB6870" w:rsidRPr="0020148C" w:rsidRDefault="00A27F84" w:rsidP="00AB6870">
      <w:pPr>
        <w:pStyle w:val="Ttulo3"/>
        <w:spacing w:before="0" w:after="223"/>
        <w:ind w:left="11" w:right="1" w:hanging="10"/>
        <w:jc w:val="center"/>
        <w:rPr>
          <w:rFonts w:ascii="Arial" w:eastAsia="Arial" w:hAnsi="Arial" w:cs="Arial"/>
          <w:b/>
          <w:color w:val="000000"/>
          <w:sz w:val="28"/>
          <w:szCs w:val="22"/>
          <w:lang w:eastAsia="es-ES"/>
        </w:rPr>
      </w:pPr>
      <w:bookmarkStart w:id="73" w:name="_Toc489893534"/>
      <w:r>
        <w:rPr>
          <w:rFonts w:ascii="Arial" w:eastAsia="Arial" w:hAnsi="Arial" w:cs="Arial"/>
          <w:b/>
          <w:color w:val="000000"/>
          <w:sz w:val="28"/>
          <w:szCs w:val="22"/>
          <w:lang w:eastAsia="es-ES"/>
        </w:rPr>
        <w:t>Director</w:t>
      </w:r>
      <w:r w:rsidR="00AB6870" w:rsidRPr="0020148C">
        <w:rPr>
          <w:rFonts w:ascii="Arial" w:eastAsia="Arial" w:hAnsi="Arial" w:cs="Arial"/>
          <w:b/>
          <w:color w:val="000000"/>
          <w:sz w:val="28"/>
          <w:szCs w:val="22"/>
          <w:lang w:eastAsia="es-ES"/>
        </w:rPr>
        <w:t xml:space="preserve">/Tutor: </w:t>
      </w:r>
      <w:r w:rsidR="00AB6870" w:rsidRPr="00100523">
        <w:rPr>
          <w:rFonts w:ascii="Arial" w:eastAsia="Arial" w:hAnsi="Arial" w:cs="Arial"/>
          <w:color w:val="000000"/>
          <w:sz w:val="28"/>
          <w:szCs w:val="22"/>
          <w:lang w:eastAsia="es-ES"/>
          <w:rPrChange w:id="74" w:author="Alberto Herrán González" w:date="2018-03-31T13:20:00Z">
            <w:rPr>
              <w:rFonts w:ascii="Arial" w:eastAsia="Arial" w:hAnsi="Arial" w:cs="Arial"/>
              <w:b/>
              <w:color w:val="000000"/>
              <w:sz w:val="28"/>
              <w:szCs w:val="22"/>
              <w:lang w:eastAsia="es-ES"/>
            </w:rPr>
          </w:rPrChange>
        </w:rPr>
        <w:t>Alberto Herrán González</w:t>
      </w:r>
      <w:bookmarkEnd w:id="73"/>
      <w:r w:rsidR="00AB6870" w:rsidRPr="00100523">
        <w:rPr>
          <w:rFonts w:ascii="Arial" w:eastAsia="Arial" w:hAnsi="Arial" w:cs="Arial"/>
          <w:color w:val="000000"/>
          <w:sz w:val="28"/>
          <w:szCs w:val="22"/>
          <w:lang w:eastAsia="es-ES"/>
          <w:rPrChange w:id="75" w:author="Alberto Herrán González" w:date="2018-03-31T13:20:00Z">
            <w:rPr>
              <w:rFonts w:ascii="Arial" w:eastAsia="Arial" w:hAnsi="Arial" w:cs="Arial"/>
              <w:b/>
              <w:color w:val="000000"/>
              <w:sz w:val="28"/>
              <w:szCs w:val="22"/>
              <w:lang w:eastAsia="es-ES"/>
            </w:rPr>
          </w:rPrChange>
        </w:rPr>
        <w:t xml:space="preserve"> </w:t>
      </w:r>
    </w:p>
    <w:p w14:paraId="6ACAE164" w14:textId="77777777" w:rsidR="00AB6870" w:rsidRDefault="00AB6870" w:rsidP="00AB6870">
      <w:r>
        <w:br w:type="page"/>
      </w:r>
    </w:p>
    <w:bookmarkStart w:id="76" w:name="_Toc514081262" w:displacedByCustomXml="next"/>
    <w:sdt>
      <w:sdtPr>
        <w:rPr>
          <w:rFonts w:asciiTheme="minorHAnsi" w:eastAsiaTheme="minorHAnsi" w:hAnsiTheme="minorHAnsi" w:cstheme="minorBidi"/>
          <w:b w:val="0"/>
          <w:sz w:val="22"/>
          <w:szCs w:val="22"/>
        </w:rPr>
        <w:id w:val="553518259"/>
        <w:docPartObj>
          <w:docPartGallery w:val="Table of Contents"/>
          <w:docPartUnique/>
        </w:docPartObj>
      </w:sdtPr>
      <w:sdtEndPr>
        <w:rPr>
          <w:rFonts w:cs="Arial"/>
          <w:bCs/>
        </w:rPr>
      </w:sdtEndPr>
      <w:sdtContent>
        <w:p w14:paraId="0435B5F0" w14:textId="77777777" w:rsidR="003E7F06" w:rsidRPr="00171B09" w:rsidRDefault="008D373D" w:rsidP="00171B09">
          <w:pPr>
            <w:pStyle w:val="TituloTFG"/>
          </w:pPr>
          <w:r w:rsidRPr="00171B09">
            <w:t>Índice</w:t>
          </w:r>
          <w:bookmarkEnd w:id="76"/>
        </w:p>
        <w:p w14:paraId="1B916E5D" w14:textId="77777777" w:rsidR="00283207" w:rsidRPr="00283207" w:rsidRDefault="00283207" w:rsidP="00283207">
          <w:pPr>
            <w:rPr>
              <w:lang w:eastAsia="es-ES"/>
            </w:rPr>
          </w:pPr>
        </w:p>
        <w:p w14:paraId="7F317FA8" w14:textId="18163772" w:rsidR="005831F0" w:rsidRDefault="00E412F2">
          <w:pPr>
            <w:pStyle w:val="TDC1"/>
            <w:tabs>
              <w:tab w:val="right" w:leader="dot" w:pos="9060"/>
            </w:tabs>
            <w:rPr>
              <w:ins w:id="77" w:author="David Vacas Miguel" w:date="2018-05-14T17:12:00Z"/>
              <w:rFonts w:asciiTheme="minorHAnsi" w:eastAsiaTheme="minorEastAsia" w:hAnsiTheme="minorHAnsi"/>
              <w:b w:val="0"/>
              <w:bCs w:val="0"/>
              <w:caps w:val="0"/>
              <w:noProof/>
              <w:sz w:val="22"/>
              <w:szCs w:val="22"/>
              <w:lang w:eastAsia="es-ES"/>
            </w:rPr>
          </w:pPr>
          <w:r>
            <w:rPr>
              <w:rFonts w:cs="Arial"/>
              <w:sz w:val="24"/>
            </w:rPr>
            <w:fldChar w:fldCharType="begin"/>
          </w:r>
          <w:r>
            <w:rPr>
              <w:rFonts w:cs="Arial"/>
              <w:sz w:val="24"/>
            </w:rPr>
            <w:instrText xml:space="preserve"> TOC \h \z \t "Titulo TFG;1;TFG titulo 2;2" </w:instrText>
          </w:r>
          <w:r>
            <w:rPr>
              <w:rFonts w:cs="Arial"/>
              <w:sz w:val="24"/>
            </w:rPr>
            <w:fldChar w:fldCharType="separate"/>
          </w:r>
          <w:ins w:id="78" w:author="David Vacas Miguel" w:date="2018-05-14T17:12:00Z">
            <w:r w:rsidR="005831F0" w:rsidRPr="007A4B6E">
              <w:rPr>
                <w:rStyle w:val="Hipervnculo"/>
                <w:noProof/>
              </w:rPr>
              <w:fldChar w:fldCharType="begin"/>
            </w:r>
            <w:r w:rsidR="005831F0" w:rsidRPr="007A4B6E">
              <w:rPr>
                <w:rStyle w:val="Hipervnculo"/>
                <w:noProof/>
              </w:rPr>
              <w:instrText xml:space="preserve"> </w:instrText>
            </w:r>
            <w:r w:rsidR="005831F0">
              <w:rPr>
                <w:noProof/>
              </w:rPr>
              <w:instrText>HYPERLINK \l "_Toc514081262"</w:instrText>
            </w:r>
            <w:r w:rsidR="005831F0" w:rsidRPr="007A4B6E">
              <w:rPr>
                <w:rStyle w:val="Hipervnculo"/>
                <w:noProof/>
              </w:rPr>
              <w:instrText xml:space="preserve"> </w:instrText>
            </w:r>
            <w:r w:rsidR="005831F0" w:rsidRPr="007A4B6E">
              <w:rPr>
                <w:rStyle w:val="Hipervnculo"/>
                <w:noProof/>
              </w:rPr>
            </w:r>
            <w:r w:rsidR="005831F0" w:rsidRPr="007A4B6E">
              <w:rPr>
                <w:rStyle w:val="Hipervnculo"/>
                <w:noProof/>
              </w:rPr>
              <w:fldChar w:fldCharType="separate"/>
            </w:r>
            <w:r w:rsidR="005831F0" w:rsidRPr="007A4B6E">
              <w:rPr>
                <w:rStyle w:val="Hipervnculo"/>
                <w:noProof/>
              </w:rPr>
              <w:t>Índice</w:t>
            </w:r>
            <w:r w:rsidR="005831F0">
              <w:rPr>
                <w:noProof/>
                <w:webHidden/>
              </w:rPr>
              <w:tab/>
            </w:r>
            <w:r w:rsidR="005831F0">
              <w:rPr>
                <w:noProof/>
                <w:webHidden/>
              </w:rPr>
              <w:fldChar w:fldCharType="begin"/>
            </w:r>
            <w:r w:rsidR="005831F0">
              <w:rPr>
                <w:noProof/>
                <w:webHidden/>
              </w:rPr>
              <w:instrText xml:space="preserve"> PAGEREF _Toc514081262 \h </w:instrText>
            </w:r>
            <w:r w:rsidR="005831F0">
              <w:rPr>
                <w:noProof/>
                <w:webHidden/>
              </w:rPr>
            </w:r>
          </w:ins>
          <w:r w:rsidR="005831F0">
            <w:rPr>
              <w:noProof/>
              <w:webHidden/>
            </w:rPr>
            <w:fldChar w:fldCharType="separate"/>
          </w:r>
          <w:ins w:id="79" w:author="David Vacas Miguel" w:date="2018-05-14T17:12:00Z">
            <w:r w:rsidR="005831F0">
              <w:rPr>
                <w:noProof/>
                <w:webHidden/>
              </w:rPr>
              <w:t>2</w:t>
            </w:r>
            <w:r w:rsidR="005831F0">
              <w:rPr>
                <w:noProof/>
                <w:webHidden/>
              </w:rPr>
              <w:fldChar w:fldCharType="end"/>
            </w:r>
            <w:r w:rsidR="005831F0" w:rsidRPr="007A4B6E">
              <w:rPr>
                <w:rStyle w:val="Hipervnculo"/>
                <w:noProof/>
              </w:rPr>
              <w:fldChar w:fldCharType="end"/>
            </w:r>
          </w:ins>
        </w:p>
        <w:p w14:paraId="28FB4718" w14:textId="5757C876" w:rsidR="005831F0" w:rsidRDefault="005831F0">
          <w:pPr>
            <w:pStyle w:val="TDC1"/>
            <w:tabs>
              <w:tab w:val="right" w:leader="dot" w:pos="9060"/>
            </w:tabs>
            <w:rPr>
              <w:ins w:id="80" w:author="David Vacas Miguel" w:date="2018-05-14T17:12:00Z"/>
              <w:rFonts w:asciiTheme="minorHAnsi" w:eastAsiaTheme="minorEastAsia" w:hAnsiTheme="minorHAnsi"/>
              <w:b w:val="0"/>
              <w:bCs w:val="0"/>
              <w:caps w:val="0"/>
              <w:noProof/>
              <w:sz w:val="22"/>
              <w:szCs w:val="22"/>
              <w:lang w:eastAsia="es-ES"/>
            </w:rPr>
          </w:pPr>
          <w:ins w:id="81"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"_Toc514081263"</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sidRPr="007A4B6E">
              <w:rPr>
                <w:rStyle w:val="Hipervnculo"/>
                <w:noProof/>
              </w:rPr>
              <w:t>Agradecimientos</w:t>
            </w:r>
            <w:r>
              <w:rPr>
                <w:noProof/>
                <w:webHidden/>
              </w:rPr>
              <w:tab/>
            </w:r>
            <w:r>
              <w:rPr>
                <w:noProof/>
                <w:webHidden/>
              </w:rPr>
              <w:fldChar w:fldCharType="begin"/>
            </w:r>
            <w:r>
              <w:rPr>
                <w:noProof/>
                <w:webHidden/>
              </w:rPr>
              <w:instrText xml:space="preserve"> PAGEREF _Toc514081263 \h </w:instrText>
            </w:r>
            <w:r>
              <w:rPr>
                <w:noProof/>
                <w:webHidden/>
              </w:rPr>
            </w:r>
          </w:ins>
          <w:r>
            <w:rPr>
              <w:noProof/>
              <w:webHidden/>
            </w:rPr>
            <w:fldChar w:fldCharType="separate"/>
          </w:r>
          <w:ins w:id="82" w:author="David Vacas Miguel" w:date="2018-05-14T17:12:00Z">
            <w:r>
              <w:rPr>
                <w:noProof/>
                <w:webHidden/>
              </w:rPr>
              <w:t>3</w:t>
            </w:r>
            <w:r>
              <w:rPr>
                <w:noProof/>
                <w:webHidden/>
              </w:rPr>
              <w:fldChar w:fldCharType="end"/>
            </w:r>
            <w:r w:rsidRPr="007A4B6E">
              <w:rPr>
                <w:rStyle w:val="Hipervnculo"/>
                <w:noProof/>
              </w:rPr>
              <w:fldChar w:fldCharType="end"/>
            </w:r>
          </w:ins>
        </w:p>
        <w:p w14:paraId="4AE32F52" w14:textId="679FF2D1" w:rsidR="005831F0" w:rsidRDefault="005831F0">
          <w:pPr>
            <w:pStyle w:val="TDC1"/>
            <w:tabs>
              <w:tab w:val="right" w:leader="dot" w:pos="9060"/>
            </w:tabs>
            <w:rPr>
              <w:ins w:id="83" w:author="David Vacas Miguel" w:date="2018-05-14T17:12:00Z"/>
              <w:rFonts w:asciiTheme="minorHAnsi" w:eastAsiaTheme="minorEastAsia" w:hAnsiTheme="minorHAnsi"/>
              <w:b w:val="0"/>
              <w:bCs w:val="0"/>
              <w:caps w:val="0"/>
              <w:noProof/>
              <w:sz w:val="22"/>
              <w:szCs w:val="22"/>
              <w:lang w:eastAsia="es-ES"/>
            </w:rPr>
          </w:pPr>
          <w:ins w:id="84"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"_Toc514081264"</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sidRPr="007A4B6E">
              <w:rPr>
                <w:rStyle w:val="Hipervnculo"/>
                <w:noProof/>
              </w:rPr>
              <w:t>Resumen</w:t>
            </w:r>
            <w:r>
              <w:rPr>
                <w:noProof/>
                <w:webHidden/>
              </w:rPr>
              <w:tab/>
            </w:r>
            <w:r>
              <w:rPr>
                <w:noProof/>
                <w:webHidden/>
              </w:rPr>
              <w:fldChar w:fldCharType="begin"/>
            </w:r>
            <w:r>
              <w:rPr>
                <w:noProof/>
                <w:webHidden/>
              </w:rPr>
              <w:instrText xml:space="preserve"> PAGEREF _Toc514081264 \h </w:instrText>
            </w:r>
            <w:r>
              <w:rPr>
                <w:noProof/>
                <w:webHidden/>
              </w:rPr>
            </w:r>
          </w:ins>
          <w:r>
            <w:rPr>
              <w:noProof/>
              <w:webHidden/>
            </w:rPr>
            <w:fldChar w:fldCharType="separate"/>
          </w:r>
          <w:ins w:id="85" w:author="David Vacas Miguel" w:date="2018-05-14T17:12:00Z">
            <w:r>
              <w:rPr>
                <w:noProof/>
                <w:webHidden/>
              </w:rPr>
              <w:t>4</w:t>
            </w:r>
            <w:r>
              <w:rPr>
                <w:noProof/>
                <w:webHidden/>
              </w:rPr>
              <w:fldChar w:fldCharType="end"/>
            </w:r>
            <w:r w:rsidRPr="007A4B6E">
              <w:rPr>
                <w:rStyle w:val="Hipervnculo"/>
                <w:noProof/>
              </w:rPr>
              <w:fldChar w:fldCharType="end"/>
            </w:r>
          </w:ins>
        </w:p>
        <w:p w14:paraId="089B4132" w14:textId="4A29976A" w:rsidR="005831F0" w:rsidRDefault="005831F0">
          <w:pPr>
            <w:pStyle w:val="TDC1"/>
            <w:tabs>
              <w:tab w:val="right" w:leader="dot" w:pos="9060"/>
            </w:tabs>
            <w:rPr>
              <w:ins w:id="86" w:author="David Vacas Miguel" w:date="2018-05-14T17:12:00Z"/>
              <w:rFonts w:asciiTheme="minorHAnsi" w:eastAsiaTheme="minorEastAsia" w:hAnsiTheme="minorHAnsi"/>
              <w:b w:val="0"/>
              <w:bCs w:val="0"/>
              <w:caps w:val="0"/>
              <w:noProof/>
              <w:sz w:val="22"/>
              <w:szCs w:val="22"/>
              <w:lang w:eastAsia="es-ES"/>
            </w:rPr>
          </w:pPr>
          <w:ins w:id="87"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"_Toc514081265"</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sidRPr="007A4B6E">
              <w:rPr>
                <w:rStyle w:val="Hipervnculo"/>
                <w:noProof/>
              </w:rPr>
              <w:t>Capítulo 1 Introducción</w:t>
            </w:r>
            <w:r>
              <w:rPr>
                <w:noProof/>
                <w:webHidden/>
              </w:rPr>
              <w:tab/>
            </w:r>
            <w:r>
              <w:rPr>
                <w:noProof/>
                <w:webHidden/>
              </w:rPr>
              <w:fldChar w:fldCharType="begin"/>
            </w:r>
            <w:r>
              <w:rPr>
                <w:noProof/>
                <w:webHidden/>
              </w:rPr>
              <w:instrText xml:space="preserve"> PAGEREF _Toc514081265 \h </w:instrText>
            </w:r>
            <w:r>
              <w:rPr>
                <w:noProof/>
                <w:webHidden/>
              </w:rPr>
            </w:r>
          </w:ins>
          <w:r>
            <w:rPr>
              <w:noProof/>
              <w:webHidden/>
            </w:rPr>
            <w:fldChar w:fldCharType="separate"/>
          </w:r>
          <w:ins w:id="88" w:author="David Vacas Miguel" w:date="2018-05-14T17:12:00Z">
            <w:r>
              <w:rPr>
                <w:noProof/>
                <w:webHidden/>
              </w:rPr>
              <w:t>5</w:t>
            </w:r>
            <w:r>
              <w:rPr>
                <w:noProof/>
                <w:webHidden/>
              </w:rPr>
              <w:fldChar w:fldCharType="end"/>
            </w:r>
            <w:r w:rsidRPr="007A4B6E">
              <w:rPr>
                <w:rStyle w:val="Hipervnculo"/>
                <w:noProof/>
              </w:rPr>
              <w:fldChar w:fldCharType="end"/>
            </w:r>
          </w:ins>
        </w:p>
        <w:p w14:paraId="4720DDED" w14:textId="007FEE6C" w:rsidR="005831F0" w:rsidRDefault="005831F0">
          <w:pPr>
            <w:pStyle w:val="TDC2"/>
            <w:tabs>
              <w:tab w:val="left" w:pos="660"/>
              <w:tab w:val="right" w:leader="dot" w:pos="9060"/>
            </w:tabs>
            <w:rPr>
              <w:ins w:id="89" w:author="David Vacas Miguel" w:date="2018-05-14T17:12:00Z"/>
              <w:rFonts w:eastAsiaTheme="minorEastAsia"/>
              <w:smallCaps w:val="0"/>
              <w:noProof/>
              <w:sz w:val="22"/>
              <w:szCs w:val="22"/>
              <w:lang w:eastAsia="es-ES"/>
            </w:rPr>
          </w:pPr>
          <w:ins w:id="90"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"_Toc514081266"</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sidRPr="007A4B6E">
              <w:rPr>
                <w:rStyle w:val="Hipervnculo"/>
                <w:noProof/>
              </w:rPr>
              <w:t>1.</w:t>
            </w:r>
            <w:r>
              <w:rPr>
                <w:rFonts w:eastAsiaTheme="minorEastAsia"/>
                <w:smallCaps w:val="0"/>
                <w:noProof/>
                <w:sz w:val="22"/>
                <w:szCs w:val="22"/>
                <w:lang w:eastAsia="es-ES"/>
              </w:rPr>
              <w:tab/>
            </w:r>
            <w:r w:rsidRPr="007A4B6E">
              <w:rPr>
                <w:rStyle w:val="Hipervnculo"/>
                <w:noProof/>
              </w:rPr>
              <w:t>Motivación</w:t>
            </w:r>
            <w:r>
              <w:rPr>
                <w:noProof/>
                <w:webHidden/>
              </w:rPr>
              <w:tab/>
            </w:r>
            <w:r>
              <w:rPr>
                <w:noProof/>
                <w:webHidden/>
              </w:rPr>
              <w:fldChar w:fldCharType="begin"/>
            </w:r>
            <w:r>
              <w:rPr>
                <w:noProof/>
                <w:webHidden/>
              </w:rPr>
              <w:instrText xml:space="preserve"> PAGEREF _Toc514081266 \h </w:instrText>
            </w:r>
            <w:r>
              <w:rPr>
                <w:noProof/>
                <w:webHidden/>
              </w:rPr>
            </w:r>
          </w:ins>
          <w:r>
            <w:rPr>
              <w:noProof/>
              <w:webHidden/>
            </w:rPr>
            <w:fldChar w:fldCharType="separate"/>
          </w:r>
          <w:ins w:id="91" w:author="David Vacas Miguel" w:date="2018-05-14T17:12:00Z">
            <w:r>
              <w:rPr>
                <w:noProof/>
                <w:webHidden/>
              </w:rPr>
              <w:t>5</w:t>
            </w:r>
            <w:r>
              <w:rPr>
                <w:noProof/>
                <w:webHidden/>
              </w:rPr>
              <w:fldChar w:fldCharType="end"/>
            </w:r>
            <w:r w:rsidRPr="007A4B6E">
              <w:rPr>
                <w:rStyle w:val="Hipervnculo"/>
                <w:noProof/>
              </w:rPr>
              <w:fldChar w:fldCharType="end"/>
            </w:r>
          </w:ins>
        </w:p>
        <w:p w14:paraId="52EEA0DE" w14:textId="267925A3" w:rsidR="005831F0" w:rsidRDefault="005831F0">
          <w:pPr>
            <w:pStyle w:val="TDC2"/>
            <w:tabs>
              <w:tab w:val="left" w:pos="660"/>
              <w:tab w:val="right" w:leader="dot" w:pos="9060"/>
            </w:tabs>
            <w:rPr>
              <w:ins w:id="92" w:author="David Vacas Miguel" w:date="2018-05-14T17:12:00Z"/>
              <w:rFonts w:eastAsiaTheme="minorEastAsia"/>
              <w:smallCaps w:val="0"/>
              <w:noProof/>
              <w:sz w:val="22"/>
              <w:szCs w:val="22"/>
              <w:lang w:eastAsia="es-ES"/>
            </w:rPr>
          </w:pPr>
          <w:ins w:id="93"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"_Toc514081267"</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sidRPr="007A4B6E">
              <w:rPr>
                <w:rStyle w:val="Hipervnculo"/>
                <w:noProof/>
              </w:rPr>
              <w:t>2.</w:t>
            </w:r>
            <w:r>
              <w:rPr>
                <w:rFonts w:eastAsiaTheme="minorEastAsia"/>
                <w:smallCaps w:val="0"/>
                <w:noProof/>
                <w:sz w:val="22"/>
                <w:szCs w:val="22"/>
                <w:lang w:eastAsia="es-ES"/>
              </w:rPr>
              <w:tab/>
            </w:r>
            <w:r w:rsidRPr="007A4B6E">
              <w:rPr>
                <w:rStyle w:val="Hipervnculo"/>
                <w:noProof/>
              </w:rPr>
              <w:t>Objetivos</w:t>
            </w:r>
            <w:r>
              <w:rPr>
                <w:noProof/>
                <w:webHidden/>
              </w:rPr>
              <w:tab/>
            </w:r>
            <w:r>
              <w:rPr>
                <w:noProof/>
                <w:webHidden/>
              </w:rPr>
              <w:fldChar w:fldCharType="begin"/>
            </w:r>
            <w:r>
              <w:rPr>
                <w:noProof/>
                <w:webHidden/>
              </w:rPr>
              <w:instrText xml:space="preserve"> PAGEREF _Toc514081267 \h </w:instrText>
            </w:r>
            <w:r>
              <w:rPr>
                <w:noProof/>
                <w:webHidden/>
              </w:rPr>
            </w:r>
          </w:ins>
          <w:r>
            <w:rPr>
              <w:noProof/>
              <w:webHidden/>
            </w:rPr>
            <w:fldChar w:fldCharType="separate"/>
          </w:r>
          <w:ins w:id="94" w:author="David Vacas Miguel" w:date="2018-05-14T17:12:00Z">
            <w:r>
              <w:rPr>
                <w:noProof/>
                <w:webHidden/>
              </w:rPr>
              <w:t>7</w:t>
            </w:r>
            <w:r>
              <w:rPr>
                <w:noProof/>
                <w:webHidden/>
              </w:rPr>
              <w:fldChar w:fldCharType="end"/>
            </w:r>
            <w:r w:rsidRPr="007A4B6E">
              <w:rPr>
                <w:rStyle w:val="Hipervnculo"/>
                <w:noProof/>
              </w:rPr>
              <w:fldChar w:fldCharType="end"/>
            </w:r>
          </w:ins>
        </w:p>
        <w:p w14:paraId="279E4156" w14:textId="596BD52C" w:rsidR="005831F0" w:rsidRDefault="005831F0">
          <w:pPr>
            <w:pStyle w:val="TDC2"/>
            <w:tabs>
              <w:tab w:val="left" w:pos="660"/>
              <w:tab w:val="right" w:leader="dot" w:pos="9060"/>
            </w:tabs>
            <w:rPr>
              <w:ins w:id="95" w:author="David Vacas Miguel" w:date="2018-05-14T17:12:00Z"/>
              <w:rFonts w:eastAsiaTheme="minorEastAsia"/>
              <w:smallCaps w:val="0"/>
              <w:noProof/>
              <w:sz w:val="22"/>
              <w:szCs w:val="22"/>
              <w:lang w:eastAsia="es-ES"/>
            </w:rPr>
          </w:pPr>
          <w:ins w:id="96"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"_Toc514081269"</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sidRPr="007A4B6E">
              <w:rPr>
                <w:rStyle w:val="Hipervnculo"/>
                <w:noProof/>
              </w:rPr>
              <w:t>3.</w:t>
            </w:r>
            <w:r>
              <w:rPr>
                <w:rFonts w:eastAsiaTheme="minorEastAsia"/>
                <w:smallCaps w:val="0"/>
                <w:noProof/>
                <w:sz w:val="22"/>
                <w:szCs w:val="22"/>
                <w:lang w:eastAsia="es-ES"/>
              </w:rPr>
              <w:tab/>
            </w:r>
            <w:r w:rsidRPr="007A4B6E">
              <w:rPr>
                <w:rStyle w:val="Hipervnculo"/>
                <w:noProof/>
              </w:rPr>
              <w:t>Estado del arte</w:t>
            </w:r>
            <w:r>
              <w:rPr>
                <w:noProof/>
                <w:webHidden/>
              </w:rPr>
              <w:tab/>
            </w:r>
            <w:r>
              <w:rPr>
                <w:noProof/>
                <w:webHidden/>
              </w:rPr>
              <w:fldChar w:fldCharType="begin"/>
            </w:r>
            <w:r>
              <w:rPr>
                <w:noProof/>
                <w:webHidden/>
              </w:rPr>
              <w:instrText xml:space="preserve"> PAGEREF _Toc514081269 \h </w:instrText>
            </w:r>
            <w:r>
              <w:rPr>
                <w:noProof/>
                <w:webHidden/>
              </w:rPr>
            </w:r>
          </w:ins>
          <w:r>
            <w:rPr>
              <w:noProof/>
              <w:webHidden/>
            </w:rPr>
            <w:fldChar w:fldCharType="separate"/>
          </w:r>
          <w:ins w:id="97" w:author="David Vacas Miguel" w:date="2018-05-14T17:12:00Z">
            <w:r>
              <w:rPr>
                <w:noProof/>
                <w:webHidden/>
              </w:rPr>
              <w:t>9</w:t>
            </w:r>
            <w:r>
              <w:rPr>
                <w:noProof/>
                <w:webHidden/>
              </w:rPr>
              <w:fldChar w:fldCharType="end"/>
            </w:r>
            <w:r w:rsidRPr="007A4B6E">
              <w:rPr>
                <w:rStyle w:val="Hipervnculo"/>
                <w:noProof/>
              </w:rPr>
              <w:fldChar w:fldCharType="end"/>
            </w:r>
          </w:ins>
        </w:p>
        <w:p w14:paraId="7D3D4E2A" w14:textId="437065E8" w:rsidR="005831F0" w:rsidRDefault="005831F0">
          <w:pPr>
            <w:pStyle w:val="TDC2"/>
            <w:tabs>
              <w:tab w:val="left" w:pos="660"/>
              <w:tab w:val="right" w:leader="dot" w:pos="9060"/>
            </w:tabs>
            <w:rPr>
              <w:ins w:id="98" w:author="David Vacas Miguel" w:date="2018-05-14T17:12:00Z"/>
              <w:rFonts w:eastAsiaTheme="minorEastAsia"/>
              <w:smallCaps w:val="0"/>
              <w:noProof/>
              <w:sz w:val="22"/>
              <w:szCs w:val="22"/>
              <w:lang w:eastAsia="es-ES"/>
            </w:rPr>
          </w:pPr>
          <w:ins w:id="99"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"_Toc514081270"</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sidRPr="007A4B6E">
              <w:rPr>
                <w:rStyle w:val="Hipervnculo"/>
                <w:noProof/>
              </w:rPr>
              <w:t>4.</w:t>
            </w:r>
            <w:r>
              <w:rPr>
                <w:rFonts w:eastAsiaTheme="minorEastAsia"/>
                <w:smallCaps w:val="0"/>
                <w:noProof/>
                <w:sz w:val="22"/>
                <w:szCs w:val="22"/>
                <w:lang w:eastAsia="es-ES"/>
              </w:rPr>
              <w:tab/>
            </w:r>
            <w:r w:rsidRPr="007A4B6E">
              <w:rPr>
                <w:rStyle w:val="Hipervnculo"/>
                <w:noProof/>
              </w:rPr>
              <w:t>Estructura de la memoria</w:t>
            </w:r>
            <w:r>
              <w:rPr>
                <w:noProof/>
                <w:webHidden/>
              </w:rPr>
              <w:tab/>
            </w:r>
            <w:r>
              <w:rPr>
                <w:noProof/>
                <w:webHidden/>
              </w:rPr>
              <w:fldChar w:fldCharType="begin"/>
            </w:r>
            <w:r>
              <w:rPr>
                <w:noProof/>
                <w:webHidden/>
              </w:rPr>
              <w:instrText xml:space="preserve"> PAGEREF _Toc514081270 \h </w:instrText>
            </w:r>
            <w:r>
              <w:rPr>
                <w:noProof/>
                <w:webHidden/>
              </w:rPr>
            </w:r>
          </w:ins>
          <w:r>
            <w:rPr>
              <w:noProof/>
              <w:webHidden/>
            </w:rPr>
            <w:fldChar w:fldCharType="separate"/>
          </w:r>
          <w:ins w:id="100" w:author="David Vacas Miguel" w:date="2018-05-14T17:12:00Z">
            <w:r>
              <w:rPr>
                <w:noProof/>
                <w:webHidden/>
              </w:rPr>
              <w:t>9</w:t>
            </w:r>
            <w:r>
              <w:rPr>
                <w:noProof/>
                <w:webHidden/>
              </w:rPr>
              <w:fldChar w:fldCharType="end"/>
            </w:r>
            <w:r w:rsidRPr="007A4B6E">
              <w:rPr>
                <w:rStyle w:val="Hipervnculo"/>
                <w:noProof/>
              </w:rPr>
              <w:fldChar w:fldCharType="end"/>
            </w:r>
          </w:ins>
        </w:p>
        <w:p w14:paraId="33EC9DDD" w14:textId="615BAC8A" w:rsidR="005831F0" w:rsidRDefault="005831F0">
          <w:pPr>
            <w:pStyle w:val="TDC1"/>
            <w:tabs>
              <w:tab w:val="right" w:leader="dot" w:pos="9060"/>
            </w:tabs>
            <w:rPr>
              <w:ins w:id="101" w:author="David Vacas Miguel" w:date="2018-05-14T17:12:00Z"/>
              <w:rFonts w:asciiTheme="minorHAnsi" w:eastAsiaTheme="minorEastAsia" w:hAnsiTheme="minorHAnsi"/>
              <w:b w:val="0"/>
              <w:bCs w:val="0"/>
              <w:caps w:val="0"/>
              <w:noProof/>
              <w:sz w:val="22"/>
              <w:szCs w:val="22"/>
              <w:lang w:eastAsia="es-ES"/>
            </w:rPr>
          </w:pPr>
          <w:ins w:id="102"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"_Toc514081271"</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sidRPr="007A4B6E">
              <w:rPr>
                <w:rStyle w:val="Hipervnculo"/>
                <w:noProof/>
              </w:rPr>
              <w:t>Capítulo 2 Robótica móvil</w:t>
            </w:r>
            <w:r>
              <w:rPr>
                <w:noProof/>
                <w:webHidden/>
              </w:rPr>
              <w:tab/>
            </w:r>
            <w:r>
              <w:rPr>
                <w:noProof/>
                <w:webHidden/>
              </w:rPr>
              <w:fldChar w:fldCharType="begin"/>
            </w:r>
            <w:r>
              <w:rPr>
                <w:noProof/>
                <w:webHidden/>
              </w:rPr>
              <w:instrText xml:space="preserve"> PAGEREF _Toc514081271 \h </w:instrText>
            </w:r>
            <w:r>
              <w:rPr>
                <w:noProof/>
                <w:webHidden/>
              </w:rPr>
            </w:r>
          </w:ins>
          <w:r>
            <w:rPr>
              <w:noProof/>
              <w:webHidden/>
            </w:rPr>
            <w:fldChar w:fldCharType="separate"/>
          </w:r>
          <w:ins w:id="103" w:author="David Vacas Miguel" w:date="2018-05-14T17:12:00Z">
            <w:r>
              <w:rPr>
                <w:noProof/>
                <w:webHidden/>
              </w:rPr>
              <w:t>11</w:t>
            </w:r>
            <w:r>
              <w:rPr>
                <w:noProof/>
                <w:webHidden/>
              </w:rPr>
              <w:fldChar w:fldCharType="end"/>
            </w:r>
            <w:r w:rsidRPr="007A4B6E">
              <w:rPr>
                <w:rStyle w:val="Hipervnculo"/>
                <w:noProof/>
              </w:rPr>
              <w:fldChar w:fldCharType="end"/>
            </w:r>
          </w:ins>
        </w:p>
        <w:p w14:paraId="177103D3" w14:textId="3D20FD0B" w:rsidR="005831F0" w:rsidRDefault="005831F0">
          <w:pPr>
            <w:pStyle w:val="TDC2"/>
            <w:tabs>
              <w:tab w:val="right" w:leader="dot" w:pos="9060"/>
            </w:tabs>
            <w:rPr>
              <w:ins w:id="104" w:author="David Vacas Miguel" w:date="2018-05-14T17:12:00Z"/>
              <w:rFonts w:eastAsiaTheme="minorEastAsia"/>
              <w:smallCaps w:val="0"/>
              <w:noProof/>
              <w:sz w:val="22"/>
              <w:szCs w:val="22"/>
              <w:lang w:eastAsia="es-ES"/>
            </w:rPr>
          </w:pPr>
          <w:ins w:id="105"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"_Toc514081272"</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sidRPr="007A4B6E">
              <w:rPr>
                <w:rStyle w:val="Hipervnculo"/>
                <w:noProof/>
              </w:rPr>
              <w:t>1. Robótica móvil</w:t>
            </w:r>
            <w:r>
              <w:rPr>
                <w:noProof/>
                <w:webHidden/>
              </w:rPr>
              <w:tab/>
            </w:r>
            <w:r>
              <w:rPr>
                <w:noProof/>
                <w:webHidden/>
              </w:rPr>
              <w:fldChar w:fldCharType="begin"/>
            </w:r>
            <w:r>
              <w:rPr>
                <w:noProof/>
                <w:webHidden/>
              </w:rPr>
              <w:instrText xml:space="preserve"> PAGEREF _Toc514081272 \h </w:instrText>
            </w:r>
            <w:r>
              <w:rPr>
                <w:noProof/>
                <w:webHidden/>
              </w:rPr>
            </w:r>
          </w:ins>
          <w:r>
            <w:rPr>
              <w:noProof/>
              <w:webHidden/>
            </w:rPr>
            <w:fldChar w:fldCharType="separate"/>
          </w:r>
          <w:ins w:id="106" w:author="David Vacas Miguel" w:date="2018-05-14T17:12:00Z">
            <w:r>
              <w:rPr>
                <w:noProof/>
                <w:webHidden/>
              </w:rPr>
              <w:t>11</w:t>
            </w:r>
            <w:r>
              <w:rPr>
                <w:noProof/>
                <w:webHidden/>
              </w:rPr>
              <w:fldChar w:fldCharType="end"/>
            </w:r>
            <w:r w:rsidRPr="007A4B6E">
              <w:rPr>
                <w:rStyle w:val="Hipervnculo"/>
                <w:noProof/>
              </w:rPr>
              <w:fldChar w:fldCharType="end"/>
            </w:r>
          </w:ins>
        </w:p>
        <w:p w14:paraId="65AC75A4" w14:textId="36FBE67D" w:rsidR="005831F0" w:rsidRDefault="005831F0">
          <w:pPr>
            <w:pStyle w:val="TDC2"/>
            <w:tabs>
              <w:tab w:val="right" w:leader="dot" w:pos="9060"/>
            </w:tabs>
            <w:rPr>
              <w:ins w:id="107" w:author="David Vacas Miguel" w:date="2018-05-14T17:12:00Z"/>
              <w:rFonts w:eastAsiaTheme="minorEastAsia"/>
              <w:smallCaps w:val="0"/>
              <w:noProof/>
              <w:sz w:val="22"/>
              <w:szCs w:val="22"/>
              <w:lang w:eastAsia="es-ES"/>
            </w:rPr>
          </w:pPr>
          <w:ins w:id="108"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"_Toc514081273"</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sidRPr="007A4B6E">
              <w:rPr>
                <w:rStyle w:val="Hipervnculo"/>
                <w:noProof/>
              </w:rPr>
              <w:t>Vehículos con ruedas</w:t>
            </w:r>
            <w:r>
              <w:rPr>
                <w:noProof/>
                <w:webHidden/>
              </w:rPr>
              <w:tab/>
            </w:r>
            <w:r>
              <w:rPr>
                <w:noProof/>
                <w:webHidden/>
              </w:rPr>
              <w:fldChar w:fldCharType="begin"/>
            </w:r>
            <w:r>
              <w:rPr>
                <w:noProof/>
                <w:webHidden/>
              </w:rPr>
              <w:instrText xml:space="preserve"> PAGEREF _Toc514081273 \h </w:instrText>
            </w:r>
            <w:r>
              <w:rPr>
                <w:noProof/>
                <w:webHidden/>
              </w:rPr>
            </w:r>
          </w:ins>
          <w:r>
            <w:rPr>
              <w:noProof/>
              <w:webHidden/>
            </w:rPr>
            <w:fldChar w:fldCharType="separate"/>
          </w:r>
          <w:ins w:id="109" w:author="David Vacas Miguel" w:date="2018-05-14T17:12:00Z">
            <w:r>
              <w:rPr>
                <w:noProof/>
                <w:webHidden/>
              </w:rPr>
              <w:t>11</w:t>
            </w:r>
            <w:r>
              <w:rPr>
                <w:noProof/>
                <w:webHidden/>
              </w:rPr>
              <w:fldChar w:fldCharType="end"/>
            </w:r>
            <w:r w:rsidRPr="007A4B6E">
              <w:rPr>
                <w:rStyle w:val="Hipervnculo"/>
                <w:noProof/>
              </w:rPr>
              <w:fldChar w:fldCharType="end"/>
            </w:r>
          </w:ins>
        </w:p>
        <w:p w14:paraId="2429F311" w14:textId="3944C575" w:rsidR="005831F0" w:rsidRDefault="005831F0">
          <w:pPr>
            <w:pStyle w:val="TDC2"/>
            <w:tabs>
              <w:tab w:val="right" w:leader="dot" w:pos="9060"/>
            </w:tabs>
            <w:rPr>
              <w:ins w:id="110" w:author="David Vacas Miguel" w:date="2018-05-14T17:12:00Z"/>
              <w:rFonts w:eastAsiaTheme="minorEastAsia"/>
              <w:smallCaps w:val="0"/>
              <w:noProof/>
              <w:sz w:val="22"/>
              <w:szCs w:val="22"/>
              <w:lang w:eastAsia="es-ES"/>
            </w:rPr>
          </w:pPr>
          <w:ins w:id="111"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"_Toc514081274"</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sidRPr="007A4B6E">
              <w:rPr>
                <w:rStyle w:val="Hipervnculo"/>
                <w:noProof/>
              </w:rPr>
              <w:t>3. Modelo físico direccionamiento diferencial</w:t>
            </w:r>
            <w:r>
              <w:rPr>
                <w:noProof/>
                <w:webHidden/>
              </w:rPr>
              <w:tab/>
            </w:r>
            <w:r>
              <w:rPr>
                <w:noProof/>
                <w:webHidden/>
              </w:rPr>
              <w:fldChar w:fldCharType="begin"/>
            </w:r>
            <w:r>
              <w:rPr>
                <w:noProof/>
                <w:webHidden/>
              </w:rPr>
              <w:instrText xml:space="preserve"> PAGEREF _Toc514081274 \h </w:instrText>
            </w:r>
            <w:r>
              <w:rPr>
                <w:noProof/>
                <w:webHidden/>
              </w:rPr>
            </w:r>
          </w:ins>
          <w:r>
            <w:rPr>
              <w:noProof/>
              <w:webHidden/>
            </w:rPr>
            <w:fldChar w:fldCharType="separate"/>
          </w:r>
          <w:ins w:id="112" w:author="David Vacas Miguel" w:date="2018-05-14T17:12:00Z">
            <w:r>
              <w:rPr>
                <w:noProof/>
                <w:webHidden/>
              </w:rPr>
              <w:t>14</w:t>
            </w:r>
            <w:r>
              <w:rPr>
                <w:noProof/>
                <w:webHidden/>
              </w:rPr>
              <w:fldChar w:fldCharType="end"/>
            </w:r>
            <w:r w:rsidRPr="007A4B6E">
              <w:rPr>
                <w:rStyle w:val="Hipervnculo"/>
                <w:noProof/>
              </w:rPr>
              <w:fldChar w:fldCharType="end"/>
            </w:r>
          </w:ins>
        </w:p>
        <w:p w14:paraId="785E8886" w14:textId="02E23FA9" w:rsidR="005831F0" w:rsidRDefault="005831F0">
          <w:pPr>
            <w:pStyle w:val="TDC2"/>
            <w:tabs>
              <w:tab w:val="right" w:leader="dot" w:pos="9060"/>
            </w:tabs>
            <w:rPr>
              <w:ins w:id="113" w:author="David Vacas Miguel" w:date="2018-05-14T17:12:00Z"/>
              <w:rFonts w:eastAsiaTheme="minorEastAsia"/>
              <w:smallCaps w:val="0"/>
              <w:noProof/>
              <w:sz w:val="22"/>
              <w:szCs w:val="22"/>
              <w:lang w:eastAsia="es-ES"/>
            </w:rPr>
          </w:pPr>
          <w:ins w:id="114"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"_Toc514081275"</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sidRPr="007A4B6E">
              <w:rPr>
                <w:rStyle w:val="Hipervnculo"/>
                <w:noProof/>
              </w:rPr>
              <w:t>4. Navegación autónoma</w:t>
            </w:r>
            <w:r>
              <w:rPr>
                <w:noProof/>
                <w:webHidden/>
              </w:rPr>
              <w:tab/>
            </w:r>
            <w:r>
              <w:rPr>
                <w:noProof/>
                <w:webHidden/>
              </w:rPr>
              <w:fldChar w:fldCharType="begin"/>
            </w:r>
            <w:r>
              <w:rPr>
                <w:noProof/>
                <w:webHidden/>
              </w:rPr>
              <w:instrText xml:space="preserve"> PAGEREF _Toc514081275 \h </w:instrText>
            </w:r>
            <w:r>
              <w:rPr>
                <w:noProof/>
                <w:webHidden/>
              </w:rPr>
            </w:r>
          </w:ins>
          <w:r>
            <w:rPr>
              <w:noProof/>
              <w:webHidden/>
            </w:rPr>
            <w:fldChar w:fldCharType="separate"/>
          </w:r>
          <w:ins w:id="115" w:author="David Vacas Miguel" w:date="2018-05-14T17:12:00Z">
            <w:r>
              <w:rPr>
                <w:noProof/>
                <w:webHidden/>
              </w:rPr>
              <w:t>18</w:t>
            </w:r>
            <w:r>
              <w:rPr>
                <w:noProof/>
                <w:webHidden/>
              </w:rPr>
              <w:fldChar w:fldCharType="end"/>
            </w:r>
            <w:r w:rsidRPr="007A4B6E">
              <w:rPr>
                <w:rStyle w:val="Hipervnculo"/>
                <w:noProof/>
              </w:rPr>
              <w:fldChar w:fldCharType="end"/>
            </w:r>
          </w:ins>
        </w:p>
        <w:p w14:paraId="5DA8631B" w14:textId="368C3BBC" w:rsidR="005831F0" w:rsidRDefault="005831F0">
          <w:pPr>
            <w:pStyle w:val="TDC1"/>
            <w:tabs>
              <w:tab w:val="right" w:leader="dot" w:pos="9060"/>
            </w:tabs>
            <w:rPr>
              <w:ins w:id="116" w:author="David Vacas Miguel" w:date="2018-05-14T17:12:00Z"/>
              <w:rFonts w:asciiTheme="minorHAnsi" w:eastAsiaTheme="minorEastAsia" w:hAnsiTheme="minorHAnsi"/>
              <w:b w:val="0"/>
              <w:bCs w:val="0"/>
              <w:caps w:val="0"/>
              <w:noProof/>
              <w:sz w:val="22"/>
              <w:szCs w:val="22"/>
              <w:lang w:eastAsia="es-ES"/>
            </w:rPr>
          </w:pPr>
          <w:ins w:id="117"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"_Toc514081276"</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sidRPr="007A4B6E">
              <w:rPr>
                <w:rStyle w:val="Hipervnculo"/>
                <w:noProof/>
              </w:rPr>
              <w:t>Capítulo 3 Entorno tecnológico</w:t>
            </w:r>
            <w:r>
              <w:rPr>
                <w:noProof/>
                <w:webHidden/>
              </w:rPr>
              <w:tab/>
            </w:r>
            <w:r>
              <w:rPr>
                <w:noProof/>
                <w:webHidden/>
              </w:rPr>
              <w:fldChar w:fldCharType="begin"/>
            </w:r>
            <w:r>
              <w:rPr>
                <w:noProof/>
                <w:webHidden/>
              </w:rPr>
              <w:instrText xml:space="preserve"> PAGEREF _Toc514081276 \h </w:instrText>
            </w:r>
            <w:r>
              <w:rPr>
                <w:noProof/>
                <w:webHidden/>
              </w:rPr>
            </w:r>
          </w:ins>
          <w:r>
            <w:rPr>
              <w:noProof/>
              <w:webHidden/>
            </w:rPr>
            <w:fldChar w:fldCharType="separate"/>
          </w:r>
          <w:ins w:id="118" w:author="David Vacas Miguel" w:date="2018-05-14T17:12:00Z">
            <w:r>
              <w:rPr>
                <w:noProof/>
                <w:webHidden/>
              </w:rPr>
              <w:t>20</w:t>
            </w:r>
            <w:r>
              <w:rPr>
                <w:noProof/>
                <w:webHidden/>
              </w:rPr>
              <w:fldChar w:fldCharType="end"/>
            </w:r>
            <w:r w:rsidRPr="007A4B6E">
              <w:rPr>
                <w:rStyle w:val="Hipervnculo"/>
                <w:noProof/>
              </w:rPr>
              <w:fldChar w:fldCharType="end"/>
            </w:r>
          </w:ins>
        </w:p>
        <w:p w14:paraId="1FEEE857" w14:textId="1244D089" w:rsidR="005831F0" w:rsidRDefault="005831F0">
          <w:pPr>
            <w:pStyle w:val="TDC2"/>
            <w:tabs>
              <w:tab w:val="left" w:pos="660"/>
              <w:tab w:val="right" w:leader="dot" w:pos="9060"/>
            </w:tabs>
            <w:rPr>
              <w:ins w:id="119" w:author="David Vacas Miguel" w:date="2018-05-14T17:12:00Z"/>
              <w:rFonts w:eastAsiaTheme="minorEastAsia"/>
              <w:smallCaps w:val="0"/>
              <w:noProof/>
              <w:sz w:val="22"/>
              <w:szCs w:val="22"/>
              <w:lang w:eastAsia="es-ES"/>
            </w:rPr>
          </w:pPr>
          <w:ins w:id="120"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"_Toc514081277"</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sidRPr="007A4B6E">
              <w:rPr>
                <w:rStyle w:val="Hipervnculo"/>
                <w:noProof/>
              </w:rPr>
              <w:t>1.</w:t>
            </w:r>
            <w:r>
              <w:rPr>
                <w:rFonts w:eastAsiaTheme="minorEastAsia"/>
                <w:smallCaps w:val="0"/>
                <w:noProof/>
                <w:sz w:val="22"/>
                <w:szCs w:val="22"/>
                <w:lang w:eastAsia="es-ES"/>
              </w:rPr>
              <w:tab/>
            </w:r>
            <w:r w:rsidRPr="007A4B6E">
              <w:rPr>
                <w:rStyle w:val="Hipervnculo"/>
                <w:noProof/>
              </w:rPr>
              <w:t>OpenGL</w:t>
            </w:r>
            <w:r>
              <w:rPr>
                <w:noProof/>
                <w:webHidden/>
              </w:rPr>
              <w:tab/>
            </w:r>
            <w:r>
              <w:rPr>
                <w:noProof/>
                <w:webHidden/>
              </w:rPr>
              <w:fldChar w:fldCharType="begin"/>
            </w:r>
            <w:r>
              <w:rPr>
                <w:noProof/>
                <w:webHidden/>
              </w:rPr>
              <w:instrText xml:space="preserve"> PAGEREF _Toc514081277 \h </w:instrText>
            </w:r>
            <w:r>
              <w:rPr>
                <w:noProof/>
                <w:webHidden/>
              </w:rPr>
            </w:r>
          </w:ins>
          <w:r>
            <w:rPr>
              <w:noProof/>
              <w:webHidden/>
            </w:rPr>
            <w:fldChar w:fldCharType="separate"/>
          </w:r>
          <w:ins w:id="121" w:author="David Vacas Miguel" w:date="2018-05-14T17:12:00Z">
            <w:r>
              <w:rPr>
                <w:noProof/>
                <w:webHidden/>
              </w:rPr>
              <w:t>20</w:t>
            </w:r>
            <w:r>
              <w:rPr>
                <w:noProof/>
                <w:webHidden/>
              </w:rPr>
              <w:fldChar w:fldCharType="end"/>
            </w:r>
            <w:r w:rsidRPr="007A4B6E">
              <w:rPr>
                <w:rStyle w:val="Hipervnculo"/>
                <w:noProof/>
              </w:rPr>
              <w:fldChar w:fldCharType="end"/>
            </w:r>
          </w:ins>
        </w:p>
        <w:p w14:paraId="2B5409CE" w14:textId="001DA708" w:rsidR="005831F0" w:rsidRDefault="005831F0">
          <w:pPr>
            <w:pStyle w:val="TDC2"/>
            <w:tabs>
              <w:tab w:val="left" w:pos="660"/>
              <w:tab w:val="right" w:leader="dot" w:pos="9060"/>
            </w:tabs>
            <w:rPr>
              <w:ins w:id="122" w:author="David Vacas Miguel" w:date="2018-05-14T17:12:00Z"/>
              <w:rFonts w:eastAsiaTheme="minorEastAsia"/>
              <w:smallCaps w:val="0"/>
              <w:noProof/>
              <w:sz w:val="22"/>
              <w:szCs w:val="22"/>
              <w:lang w:eastAsia="es-ES"/>
            </w:rPr>
          </w:pPr>
          <w:ins w:id="123"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"_Toc514081278"</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sidRPr="007A4B6E">
              <w:rPr>
                <w:rStyle w:val="Hipervnculo"/>
                <w:noProof/>
              </w:rPr>
              <w:t>2.</w:t>
            </w:r>
            <w:r>
              <w:rPr>
                <w:rFonts w:eastAsiaTheme="minorEastAsia"/>
                <w:smallCaps w:val="0"/>
                <w:noProof/>
                <w:sz w:val="22"/>
                <w:szCs w:val="22"/>
                <w:lang w:eastAsia="es-ES"/>
              </w:rPr>
              <w:tab/>
            </w:r>
            <w:r w:rsidRPr="007A4B6E">
              <w:rPr>
                <w:rStyle w:val="Hipervnculo"/>
                <w:noProof/>
              </w:rPr>
              <w:t>Etapa Geométrica</w:t>
            </w:r>
            <w:r>
              <w:rPr>
                <w:noProof/>
                <w:webHidden/>
              </w:rPr>
              <w:tab/>
            </w:r>
            <w:r>
              <w:rPr>
                <w:noProof/>
                <w:webHidden/>
              </w:rPr>
              <w:fldChar w:fldCharType="begin"/>
            </w:r>
            <w:r>
              <w:rPr>
                <w:noProof/>
                <w:webHidden/>
              </w:rPr>
              <w:instrText xml:space="preserve"> PAGEREF _Toc514081278 \h </w:instrText>
            </w:r>
            <w:r>
              <w:rPr>
                <w:noProof/>
                <w:webHidden/>
              </w:rPr>
            </w:r>
          </w:ins>
          <w:r>
            <w:rPr>
              <w:noProof/>
              <w:webHidden/>
            </w:rPr>
            <w:fldChar w:fldCharType="separate"/>
          </w:r>
          <w:ins w:id="124" w:author="David Vacas Miguel" w:date="2018-05-14T17:12:00Z">
            <w:r>
              <w:rPr>
                <w:noProof/>
                <w:webHidden/>
              </w:rPr>
              <w:t>22</w:t>
            </w:r>
            <w:r>
              <w:rPr>
                <w:noProof/>
                <w:webHidden/>
              </w:rPr>
              <w:fldChar w:fldCharType="end"/>
            </w:r>
            <w:r w:rsidRPr="007A4B6E">
              <w:rPr>
                <w:rStyle w:val="Hipervnculo"/>
                <w:noProof/>
              </w:rPr>
              <w:fldChar w:fldCharType="end"/>
            </w:r>
          </w:ins>
        </w:p>
        <w:p w14:paraId="5208E027" w14:textId="59A9E60B" w:rsidR="005831F0" w:rsidRDefault="005831F0">
          <w:pPr>
            <w:pStyle w:val="TDC2"/>
            <w:tabs>
              <w:tab w:val="left" w:pos="660"/>
              <w:tab w:val="right" w:leader="dot" w:pos="9060"/>
            </w:tabs>
            <w:rPr>
              <w:ins w:id="125" w:author="David Vacas Miguel" w:date="2018-05-14T17:12:00Z"/>
              <w:rFonts w:eastAsiaTheme="minorEastAsia"/>
              <w:smallCaps w:val="0"/>
              <w:noProof/>
              <w:sz w:val="22"/>
              <w:szCs w:val="22"/>
              <w:lang w:eastAsia="es-ES"/>
            </w:rPr>
          </w:pPr>
          <w:ins w:id="126"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"_Toc514081279"</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Pr>
                <w:rFonts w:eastAsiaTheme="minorEastAsia"/>
                <w:smallCaps w:val="0"/>
                <w:noProof/>
                <w:sz w:val="22"/>
                <w:szCs w:val="22"/>
                <w:lang w:eastAsia="es-ES"/>
              </w:rPr>
              <w:tab/>
            </w:r>
            <w:r w:rsidRPr="007A4B6E">
              <w:rPr>
                <w:rStyle w:val="Hipervnculo"/>
                <w:noProof/>
              </w:rPr>
              <w:t>Q</w:t>
            </w:r>
            <w:r w:rsidRPr="007A4B6E">
              <w:rPr>
                <w:rStyle w:val="Hipervnculo"/>
                <w:noProof/>
              </w:rPr>
              <w:t>t</w:t>
            </w:r>
            <w:r>
              <w:rPr>
                <w:noProof/>
                <w:webHidden/>
              </w:rPr>
              <w:tab/>
            </w:r>
            <w:r>
              <w:rPr>
                <w:noProof/>
                <w:webHidden/>
              </w:rPr>
              <w:fldChar w:fldCharType="begin"/>
            </w:r>
            <w:r>
              <w:rPr>
                <w:noProof/>
                <w:webHidden/>
              </w:rPr>
              <w:instrText xml:space="preserve"> PAGEREF _Toc514081279 \h </w:instrText>
            </w:r>
            <w:r>
              <w:rPr>
                <w:noProof/>
                <w:webHidden/>
              </w:rPr>
            </w:r>
          </w:ins>
          <w:r>
            <w:rPr>
              <w:noProof/>
              <w:webHidden/>
            </w:rPr>
            <w:fldChar w:fldCharType="separate"/>
          </w:r>
          <w:ins w:id="127" w:author="David Vacas Miguel" w:date="2018-05-14T17:12:00Z">
            <w:r>
              <w:rPr>
                <w:noProof/>
                <w:webHidden/>
              </w:rPr>
              <w:t>28</w:t>
            </w:r>
            <w:r>
              <w:rPr>
                <w:noProof/>
                <w:webHidden/>
              </w:rPr>
              <w:fldChar w:fldCharType="end"/>
            </w:r>
            <w:r w:rsidRPr="007A4B6E">
              <w:rPr>
                <w:rStyle w:val="Hipervnculo"/>
                <w:noProof/>
              </w:rPr>
              <w:fldChar w:fldCharType="end"/>
            </w:r>
          </w:ins>
        </w:p>
        <w:p w14:paraId="398C1A79" w14:textId="6208171B" w:rsidR="005831F0" w:rsidRDefault="005831F0">
          <w:pPr>
            <w:pStyle w:val="TDC2"/>
            <w:tabs>
              <w:tab w:val="right" w:leader="dot" w:pos="9060"/>
            </w:tabs>
            <w:rPr>
              <w:ins w:id="128" w:author="David Vacas Miguel" w:date="2018-05-14T17:12:00Z"/>
              <w:rFonts w:eastAsiaTheme="minorEastAsia"/>
              <w:smallCaps w:val="0"/>
              <w:noProof/>
              <w:sz w:val="22"/>
              <w:szCs w:val="22"/>
              <w:lang w:eastAsia="es-ES"/>
            </w:rPr>
          </w:pPr>
          <w:ins w:id="129"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"_Toc514081281"</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sidRPr="007A4B6E">
              <w:rPr>
                <w:rStyle w:val="Hipervnculo"/>
                <w:noProof/>
              </w:rPr>
              <w:t>3.</w:t>
            </w:r>
            <w:r>
              <w:rPr>
                <w:noProof/>
                <w:webHidden/>
              </w:rPr>
              <w:tab/>
            </w:r>
            <w:r>
              <w:rPr>
                <w:noProof/>
                <w:webHidden/>
              </w:rPr>
              <w:fldChar w:fldCharType="begin"/>
            </w:r>
            <w:r>
              <w:rPr>
                <w:noProof/>
                <w:webHidden/>
              </w:rPr>
              <w:instrText xml:space="preserve"> PAGEREF _Toc514081281 \h </w:instrText>
            </w:r>
            <w:r>
              <w:rPr>
                <w:noProof/>
                <w:webHidden/>
              </w:rPr>
            </w:r>
          </w:ins>
          <w:r>
            <w:rPr>
              <w:noProof/>
              <w:webHidden/>
            </w:rPr>
            <w:fldChar w:fldCharType="separate"/>
          </w:r>
          <w:ins w:id="130" w:author="David Vacas Miguel" w:date="2018-05-14T17:12:00Z">
            <w:r>
              <w:rPr>
                <w:noProof/>
                <w:webHidden/>
              </w:rPr>
              <w:t>28</w:t>
            </w:r>
            <w:r>
              <w:rPr>
                <w:noProof/>
                <w:webHidden/>
              </w:rPr>
              <w:fldChar w:fldCharType="end"/>
            </w:r>
            <w:r w:rsidRPr="007A4B6E">
              <w:rPr>
                <w:rStyle w:val="Hipervnculo"/>
                <w:noProof/>
              </w:rPr>
              <w:fldChar w:fldCharType="end"/>
            </w:r>
          </w:ins>
        </w:p>
        <w:p w14:paraId="4EE079C9" w14:textId="14A72EAF" w:rsidR="005831F0" w:rsidRDefault="005831F0">
          <w:pPr>
            <w:pStyle w:val="TDC2"/>
            <w:tabs>
              <w:tab w:val="left" w:pos="660"/>
              <w:tab w:val="right" w:leader="dot" w:pos="9060"/>
            </w:tabs>
            <w:rPr>
              <w:ins w:id="131" w:author="David Vacas Miguel" w:date="2018-05-14T17:12:00Z"/>
              <w:rFonts w:eastAsiaTheme="minorEastAsia"/>
              <w:smallCaps w:val="0"/>
              <w:noProof/>
              <w:sz w:val="22"/>
              <w:szCs w:val="22"/>
              <w:lang w:eastAsia="es-ES"/>
            </w:rPr>
          </w:pPr>
          <w:ins w:id="132"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"_Toc514081308"</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Pr>
                <w:rFonts w:eastAsiaTheme="minorEastAsia"/>
                <w:smallCaps w:val="0"/>
                <w:noProof/>
                <w:sz w:val="22"/>
                <w:szCs w:val="22"/>
                <w:lang w:eastAsia="es-ES"/>
              </w:rPr>
              <w:tab/>
            </w:r>
            <w:r w:rsidRPr="007A4B6E">
              <w:rPr>
                <w:rStyle w:val="Hipervnculo"/>
                <w:noProof/>
              </w:rPr>
              <w:t>Metodología ágil</w:t>
            </w:r>
            <w:r>
              <w:rPr>
                <w:noProof/>
                <w:webHidden/>
              </w:rPr>
              <w:tab/>
            </w:r>
            <w:r>
              <w:rPr>
                <w:noProof/>
                <w:webHidden/>
              </w:rPr>
              <w:fldChar w:fldCharType="begin"/>
            </w:r>
            <w:r>
              <w:rPr>
                <w:noProof/>
                <w:webHidden/>
              </w:rPr>
              <w:instrText xml:space="preserve"> PAGEREF _Toc514081308 \h </w:instrText>
            </w:r>
            <w:r>
              <w:rPr>
                <w:noProof/>
                <w:webHidden/>
              </w:rPr>
            </w:r>
          </w:ins>
          <w:r>
            <w:rPr>
              <w:noProof/>
              <w:webHidden/>
            </w:rPr>
            <w:fldChar w:fldCharType="separate"/>
          </w:r>
          <w:ins w:id="133" w:author="David Vacas Miguel" w:date="2018-05-14T17:12:00Z">
            <w:r>
              <w:rPr>
                <w:noProof/>
                <w:webHidden/>
              </w:rPr>
              <w:t>29</w:t>
            </w:r>
            <w:r>
              <w:rPr>
                <w:noProof/>
                <w:webHidden/>
              </w:rPr>
              <w:fldChar w:fldCharType="end"/>
            </w:r>
            <w:r w:rsidRPr="007A4B6E">
              <w:rPr>
                <w:rStyle w:val="Hipervnculo"/>
                <w:noProof/>
              </w:rPr>
              <w:fldChar w:fldCharType="end"/>
            </w:r>
          </w:ins>
        </w:p>
        <w:p w14:paraId="14ACE818" w14:textId="0A376BAE" w:rsidR="005831F0" w:rsidRDefault="005831F0">
          <w:pPr>
            <w:pStyle w:val="TDC2"/>
            <w:tabs>
              <w:tab w:val="right" w:leader="dot" w:pos="9060"/>
            </w:tabs>
            <w:rPr>
              <w:ins w:id="134" w:author="David Vacas Miguel" w:date="2018-05-14T17:12:00Z"/>
              <w:rFonts w:eastAsiaTheme="minorEastAsia"/>
              <w:smallCaps w:val="0"/>
              <w:noProof/>
              <w:sz w:val="22"/>
              <w:szCs w:val="22"/>
              <w:lang w:eastAsia="es-ES"/>
            </w:rPr>
          </w:pPr>
          <w:ins w:id="135"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"_Toc514081309"</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sidRPr="007A4B6E">
              <w:rPr>
                <w:rStyle w:val="Hipervnculo"/>
                <w:noProof/>
              </w:rPr>
              <w:t>4.</w:t>
            </w:r>
            <w:r>
              <w:rPr>
                <w:noProof/>
                <w:webHidden/>
              </w:rPr>
              <w:tab/>
            </w:r>
            <w:r>
              <w:rPr>
                <w:noProof/>
                <w:webHidden/>
              </w:rPr>
              <w:fldChar w:fldCharType="begin"/>
            </w:r>
            <w:r>
              <w:rPr>
                <w:noProof/>
                <w:webHidden/>
              </w:rPr>
              <w:instrText xml:space="preserve"> PAGEREF _Toc514081309 \h </w:instrText>
            </w:r>
            <w:r>
              <w:rPr>
                <w:noProof/>
                <w:webHidden/>
              </w:rPr>
            </w:r>
          </w:ins>
          <w:r>
            <w:rPr>
              <w:noProof/>
              <w:webHidden/>
            </w:rPr>
            <w:fldChar w:fldCharType="separate"/>
          </w:r>
          <w:ins w:id="136" w:author="David Vacas Miguel" w:date="2018-05-14T17:12:00Z">
            <w:r>
              <w:rPr>
                <w:noProof/>
                <w:webHidden/>
              </w:rPr>
              <w:t>29</w:t>
            </w:r>
            <w:r>
              <w:rPr>
                <w:noProof/>
                <w:webHidden/>
              </w:rPr>
              <w:fldChar w:fldCharType="end"/>
            </w:r>
            <w:r w:rsidRPr="007A4B6E">
              <w:rPr>
                <w:rStyle w:val="Hipervnculo"/>
                <w:noProof/>
              </w:rPr>
              <w:fldChar w:fldCharType="end"/>
            </w:r>
          </w:ins>
        </w:p>
        <w:p w14:paraId="48508C8D" w14:textId="3496FDAF" w:rsidR="005831F0" w:rsidRDefault="005831F0">
          <w:pPr>
            <w:pStyle w:val="TDC1"/>
            <w:tabs>
              <w:tab w:val="right" w:leader="dot" w:pos="9060"/>
            </w:tabs>
            <w:rPr>
              <w:ins w:id="137" w:author="David Vacas Miguel" w:date="2018-05-14T17:12:00Z"/>
              <w:rFonts w:asciiTheme="minorHAnsi" w:eastAsiaTheme="minorEastAsia" w:hAnsiTheme="minorHAnsi"/>
              <w:b w:val="0"/>
              <w:bCs w:val="0"/>
              <w:caps w:val="0"/>
              <w:noProof/>
              <w:sz w:val="22"/>
              <w:szCs w:val="22"/>
              <w:lang w:eastAsia="es-ES"/>
            </w:rPr>
          </w:pPr>
          <w:ins w:id="138"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"_Toc514081310"</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sidRPr="007A4B6E">
              <w:rPr>
                <w:rStyle w:val="Hipervnculo"/>
                <w:noProof/>
              </w:rPr>
              <w:t>Capítulo 4 Descripción de la aplicación</w:t>
            </w:r>
            <w:r>
              <w:rPr>
                <w:noProof/>
                <w:webHidden/>
              </w:rPr>
              <w:tab/>
            </w:r>
            <w:r>
              <w:rPr>
                <w:noProof/>
                <w:webHidden/>
              </w:rPr>
              <w:fldChar w:fldCharType="begin"/>
            </w:r>
            <w:r>
              <w:rPr>
                <w:noProof/>
                <w:webHidden/>
              </w:rPr>
              <w:instrText xml:space="preserve"> PAGEREF _Toc514081310 \h </w:instrText>
            </w:r>
            <w:r>
              <w:rPr>
                <w:noProof/>
                <w:webHidden/>
              </w:rPr>
            </w:r>
          </w:ins>
          <w:r>
            <w:rPr>
              <w:noProof/>
              <w:webHidden/>
            </w:rPr>
            <w:fldChar w:fldCharType="separate"/>
          </w:r>
          <w:ins w:id="139" w:author="David Vacas Miguel" w:date="2018-05-14T17:12:00Z">
            <w:r>
              <w:rPr>
                <w:noProof/>
                <w:webHidden/>
              </w:rPr>
              <w:t>31</w:t>
            </w:r>
            <w:r>
              <w:rPr>
                <w:noProof/>
                <w:webHidden/>
              </w:rPr>
              <w:fldChar w:fldCharType="end"/>
            </w:r>
            <w:r w:rsidRPr="007A4B6E">
              <w:rPr>
                <w:rStyle w:val="Hipervnculo"/>
                <w:noProof/>
              </w:rPr>
              <w:fldChar w:fldCharType="end"/>
            </w:r>
          </w:ins>
        </w:p>
        <w:p w14:paraId="552CE107" w14:textId="76FB91F9" w:rsidR="005831F0" w:rsidRDefault="005831F0">
          <w:pPr>
            <w:pStyle w:val="TDC2"/>
            <w:tabs>
              <w:tab w:val="left" w:pos="660"/>
              <w:tab w:val="right" w:leader="dot" w:pos="9060"/>
            </w:tabs>
            <w:rPr>
              <w:ins w:id="140" w:author="David Vacas Miguel" w:date="2018-05-14T17:12:00Z"/>
              <w:rFonts w:eastAsiaTheme="minorEastAsia"/>
              <w:smallCaps w:val="0"/>
              <w:noProof/>
              <w:sz w:val="22"/>
              <w:szCs w:val="22"/>
              <w:lang w:eastAsia="es-ES"/>
            </w:rPr>
          </w:pPr>
          <w:ins w:id="141"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"_Toc514081311"</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Pr>
                <w:rFonts w:eastAsiaTheme="minorEastAsia"/>
                <w:smallCaps w:val="0"/>
                <w:noProof/>
                <w:sz w:val="22"/>
                <w:szCs w:val="22"/>
                <w:lang w:eastAsia="es-ES"/>
              </w:rPr>
              <w:tab/>
            </w:r>
            <w:r w:rsidRPr="007A4B6E">
              <w:rPr>
                <w:rStyle w:val="Hipervnculo"/>
                <w:noProof/>
              </w:rPr>
              <w:t>Zona izquierda: Viewport</w:t>
            </w:r>
            <w:r>
              <w:rPr>
                <w:noProof/>
                <w:webHidden/>
              </w:rPr>
              <w:tab/>
            </w:r>
            <w:r>
              <w:rPr>
                <w:noProof/>
                <w:webHidden/>
              </w:rPr>
              <w:fldChar w:fldCharType="begin"/>
            </w:r>
            <w:r>
              <w:rPr>
                <w:noProof/>
                <w:webHidden/>
              </w:rPr>
              <w:instrText xml:space="preserve"> PAGEREF _Toc514081311 \h </w:instrText>
            </w:r>
            <w:r>
              <w:rPr>
                <w:noProof/>
                <w:webHidden/>
              </w:rPr>
            </w:r>
          </w:ins>
          <w:r>
            <w:rPr>
              <w:noProof/>
              <w:webHidden/>
            </w:rPr>
            <w:fldChar w:fldCharType="separate"/>
          </w:r>
          <w:ins w:id="142" w:author="David Vacas Miguel" w:date="2018-05-14T17:12:00Z">
            <w:r>
              <w:rPr>
                <w:noProof/>
                <w:webHidden/>
              </w:rPr>
              <w:t>31</w:t>
            </w:r>
            <w:r>
              <w:rPr>
                <w:noProof/>
                <w:webHidden/>
              </w:rPr>
              <w:fldChar w:fldCharType="end"/>
            </w:r>
            <w:r w:rsidRPr="007A4B6E">
              <w:rPr>
                <w:rStyle w:val="Hipervnculo"/>
                <w:noProof/>
              </w:rPr>
              <w:fldChar w:fldCharType="end"/>
            </w:r>
          </w:ins>
        </w:p>
        <w:p w14:paraId="35C1A149" w14:textId="3EB386F3" w:rsidR="005831F0" w:rsidRDefault="005831F0">
          <w:pPr>
            <w:pStyle w:val="TDC2"/>
            <w:tabs>
              <w:tab w:val="right" w:leader="dot" w:pos="9060"/>
            </w:tabs>
            <w:rPr>
              <w:ins w:id="143" w:author="David Vacas Miguel" w:date="2018-05-14T17:12:00Z"/>
              <w:rFonts w:eastAsiaTheme="minorEastAsia"/>
              <w:smallCaps w:val="0"/>
              <w:noProof/>
              <w:sz w:val="22"/>
              <w:szCs w:val="22"/>
              <w:lang w:eastAsia="es-ES"/>
            </w:rPr>
          </w:pPr>
          <w:ins w:id="144"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"_Toc514081312"</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sidRPr="007A4B6E">
              <w:rPr>
                <w:rStyle w:val="Hipervnculo"/>
                <w:noProof/>
              </w:rPr>
              <w:t>1.</w:t>
            </w:r>
            <w:r>
              <w:rPr>
                <w:noProof/>
                <w:webHidden/>
              </w:rPr>
              <w:tab/>
            </w:r>
            <w:r>
              <w:rPr>
                <w:noProof/>
                <w:webHidden/>
              </w:rPr>
              <w:fldChar w:fldCharType="begin"/>
            </w:r>
            <w:r>
              <w:rPr>
                <w:noProof/>
                <w:webHidden/>
              </w:rPr>
              <w:instrText xml:space="preserve"> PAGEREF _Toc514081312 \h </w:instrText>
            </w:r>
            <w:r>
              <w:rPr>
                <w:noProof/>
                <w:webHidden/>
              </w:rPr>
            </w:r>
          </w:ins>
          <w:r>
            <w:rPr>
              <w:noProof/>
              <w:webHidden/>
            </w:rPr>
            <w:fldChar w:fldCharType="separate"/>
          </w:r>
          <w:ins w:id="145" w:author="David Vacas Miguel" w:date="2018-05-14T17:12:00Z">
            <w:r>
              <w:rPr>
                <w:noProof/>
                <w:webHidden/>
              </w:rPr>
              <w:t>31</w:t>
            </w:r>
            <w:r>
              <w:rPr>
                <w:noProof/>
                <w:webHidden/>
              </w:rPr>
              <w:fldChar w:fldCharType="end"/>
            </w:r>
            <w:r w:rsidRPr="007A4B6E">
              <w:rPr>
                <w:rStyle w:val="Hipervnculo"/>
                <w:noProof/>
              </w:rPr>
              <w:fldChar w:fldCharType="end"/>
            </w:r>
          </w:ins>
        </w:p>
        <w:p w14:paraId="60553BE5" w14:textId="0EEE944D" w:rsidR="005831F0" w:rsidRDefault="005831F0">
          <w:pPr>
            <w:pStyle w:val="TDC2"/>
            <w:tabs>
              <w:tab w:val="left" w:pos="660"/>
              <w:tab w:val="right" w:leader="dot" w:pos="9060"/>
            </w:tabs>
            <w:rPr>
              <w:ins w:id="146" w:author="David Vacas Miguel" w:date="2018-05-14T17:12:00Z"/>
              <w:rFonts w:eastAsiaTheme="minorEastAsia"/>
              <w:smallCaps w:val="0"/>
              <w:noProof/>
              <w:sz w:val="22"/>
              <w:szCs w:val="22"/>
              <w:lang w:eastAsia="es-ES"/>
            </w:rPr>
          </w:pPr>
          <w:ins w:id="147"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"_Toc514081313"</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Pr>
                <w:rFonts w:eastAsiaTheme="minorEastAsia"/>
                <w:smallCaps w:val="0"/>
                <w:noProof/>
                <w:sz w:val="22"/>
                <w:szCs w:val="22"/>
                <w:lang w:eastAsia="es-ES"/>
              </w:rPr>
              <w:tab/>
            </w:r>
            <w:r w:rsidRPr="007A4B6E">
              <w:rPr>
                <w:rStyle w:val="Hipervnculo"/>
                <w:noProof/>
              </w:rPr>
              <w:t>Zona derecha: Campos de entrada de datos</w:t>
            </w:r>
            <w:r>
              <w:rPr>
                <w:noProof/>
                <w:webHidden/>
              </w:rPr>
              <w:tab/>
            </w:r>
            <w:r>
              <w:rPr>
                <w:noProof/>
                <w:webHidden/>
              </w:rPr>
              <w:fldChar w:fldCharType="begin"/>
            </w:r>
            <w:r>
              <w:rPr>
                <w:noProof/>
                <w:webHidden/>
              </w:rPr>
              <w:instrText xml:space="preserve"> PAGEREF _Toc514081313 \h </w:instrText>
            </w:r>
            <w:r>
              <w:rPr>
                <w:noProof/>
                <w:webHidden/>
              </w:rPr>
            </w:r>
          </w:ins>
          <w:r>
            <w:rPr>
              <w:noProof/>
              <w:webHidden/>
            </w:rPr>
            <w:fldChar w:fldCharType="separate"/>
          </w:r>
          <w:ins w:id="148" w:author="David Vacas Miguel" w:date="2018-05-14T17:12:00Z">
            <w:r>
              <w:rPr>
                <w:noProof/>
                <w:webHidden/>
              </w:rPr>
              <w:t>31</w:t>
            </w:r>
            <w:r>
              <w:rPr>
                <w:noProof/>
                <w:webHidden/>
              </w:rPr>
              <w:fldChar w:fldCharType="end"/>
            </w:r>
            <w:r w:rsidRPr="007A4B6E">
              <w:rPr>
                <w:rStyle w:val="Hipervnculo"/>
                <w:noProof/>
              </w:rPr>
              <w:fldChar w:fldCharType="end"/>
            </w:r>
          </w:ins>
        </w:p>
        <w:p w14:paraId="40E799E1" w14:textId="7B68B7CD" w:rsidR="005831F0" w:rsidRDefault="005831F0">
          <w:pPr>
            <w:pStyle w:val="TDC2"/>
            <w:tabs>
              <w:tab w:val="right" w:leader="dot" w:pos="9060"/>
            </w:tabs>
            <w:rPr>
              <w:ins w:id="149" w:author="David Vacas Miguel" w:date="2018-05-14T17:12:00Z"/>
              <w:rFonts w:eastAsiaTheme="minorEastAsia"/>
              <w:smallCaps w:val="0"/>
              <w:noProof/>
              <w:sz w:val="22"/>
              <w:szCs w:val="22"/>
              <w:lang w:eastAsia="es-ES"/>
            </w:rPr>
          </w:pPr>
          <w:ins w:id="150"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"_Toc514081314"</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sidRPr="007A4B6E">
              <w:rPr>
                <w:rStyle w:val="Hipervnculo"/>
                <w:noProof/>
              </w:rPr>
              <w:t>2.</w:t>
            </w:r>
            <w:r>
              <w:rPr>
                <w:noProof/>
                <w:webHidden/>
              </w:rPr>
              <w:tab/>
            </w:r>
            <w:r>
              <w:rPr>
                <w:noProof/>
                <w:webHidden/>
              </w:rPr>
              <w:fldChar w:fldCharType="begin"/>
            </w:r>
            <w:r>
              <w:rPr>
                <w:noProof/>
                <w:webHidden/>
              </w:rPr>
              <w:instrText xml:space="preserve"> PAGEREF _Toc514081314 \h </w:instrText>
            </w:r>
            <w:r>
              <w:rPr>
                <w:noProof/>
                <w:webHidden/>
              </w:rPr>
            </w:r>
          </w:ins>
          <w:r>
            <w:rPr>
              <w:noProof/>
              <w:webHidden/>
            </w:rPr>
            <w:fldChar w:fldCharType="separate"/>
          </w:r>
          <w:ins w:id="151" w:author="David Vacas Miguel" w:date="2018-05-14T17:12:00Z">
            <w:r>
              <w:rPr>
                <w:noProof/>
                <w:webHidden/>
              </w:rPr>
              <w:t>31</w:t>
            </w:r>
            <w:r>
              <w:rPr>
                <w:noProof/>
                <w:webHidden/>
              </w:rPr>
              <w:fldChar w:fldCharType="end"/>
            </w:r>
            <w:r w:rsidRPr="007A4B6E">
              <w:rPr>
                <w:rStyle w:val="Hipervnculo"/>
                <w:noProof/>
              </w:rPr>
              <w:fldChar w:fldCharType="end"/>
            </w:r>
          </w:ins>
        </w:p>
        <w:p w14:paraId="100736D7" w14:textId="3A9EDB32" w:rsidR="005831F0" w:rsidRDefault="005831F0">
          <w:pPr>
            <w:pStyle w:val="TDC2"/>
            <w:tabs>
              <w:tab w:val="left" w:pos="660"/>
              <w:tab w:val="right" w:leader="dot" w:pos="9060"/>
            </w:tabs>
            <w:rPr>
              <w:ins w:id="152" w:author="David Vacas Miguel" w:date="2018-05-14T17:12:00Z"/>
              <w:rFonts w:eastAsiaTheme="minorEastAsia"/>
              <w:smallCaps w:val="0"/>
              <w:noProof/>
              <w:sz w:val="22"/>
              <w:szCs w:val="22"/>
              <w:lang w:eastAsia="es-ES"/>
            </w:rPr>
          </w:pPr>
          <w:ins w:id="153"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"_Toc514081315"</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Pr>
                <w:rFonts w:eastAsiaTheme="minorEastAsia"/>
                <w:smallCaps w:val="0"/>
                <w:noProof/>
                <w:sz w:val="22"/>
                <w:szCs w:val="22"/>
                <w:lang w:eastAsia="es-ES"/>
              </w:rPr>
              <w:tab/>
            </w:r>
            <w:r w:rsidRPr="007A4B6E">
              <w:rPr>
                <w:rStyle w:val="Hipervnculo"/>
                <w:noProof/>
              </w:rPr>
              <w:t>Casos de uso</w:t>
            </w:r>
            <w:r>
              <w:rPr>
                <w:noProof/>
                <w:webHidden/>
              </w:rPr>
              <w:tab/>
            </w:r>
            <w:r>
              <w:rPr>
                <w:noProof/>
                <w:webHidden/>
              </w:rPr>
              <w:fldChar w:fldCharType="begin"/>
            </w:r>
            <w:r>
              <w:rPr>
                <w:noProof/>
                <w:webHidden/>
              </w:rPr>
              <w:instrText xml:space="preserve"> PAGEREF _Toc514081315 \h </w:instrText>
            </w:r>
            <w:r>
              <w:rPr>
                <w:noProof/>
                <w:webHidden/>
              </w:rPr>
            </w:r>
          </w:ins>
          <w:r>
            <w:rPr>
              <w:noProof/>
              <w:webHidden/>
            </w:rPr>
            <w:fldChar w:fldCharType="separate"/>
          </w:r>
          <w:ins w:id="154" w:author="David Vacas Miguel" w:date="2018-05-14T17:12:00Z">
            <w:r>
              <w:rPr>
                <w:noProof/>
                <w:webHidden/>
              </w:rPr>
              <w:t>35</w:t>
            </w:r>
            <w:r>
              <w:rPr>
                <w:noProof/>
                <w:webHidden/>
              </w:rPr>
              <w:fldChar w:fldCharType="end"/>
            </w:r>
            <w:r w:rsidRPr="007A4B6E">
              <w:rPr>
                <w:rStyle w:val="Hipervnculo"/>
                <w:noProof/>
              </w:rPr>
              <w:fldChar w:fldCharType="end"/>
            </w:r>
          </w:ins>
        </w:p>
        <w:p w14:paraId="7FCF915F" w14:textId="3C33BB65" w:rsidR="005831F0" w:rsidRDefault="005831F0">
          <w:pPr>
            <w:pStyle w:val="TDC2"/>
            <w:tabs>
              <w:tab w:val="right" w:leader="dot" w:pos="9060"/>
            </w:tabs>
            <w:rPr>
              <w:ins w:id="155" w:author="David Vacas Miguel" w:date="2018-05-14T17:12:00Z"/>
              <w:rFonts w:eastAsiaTheme="minorEastAsia"/>
              <w:smallCaps w:val="0"/>
              <w:noProof/>
              <w:sz w:val="22"/>
              <w:szCs w:val="22"/>
              <w:lang w:eastAsia="es-ES"/>
            </w:rPr>
          </w:pPr>
          <w:ins w:id="156"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"_Toc514081316"</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sidRPr="007A4B6E">
              <w:rPr>
                <w:rStyle w:val="Hipervnculo"/>
                <w:noProof/>
              </w:rPr>
              <w:t>3.</w:t>
            </w:r>
            <w:r>
              <w:rPr>
                <w:noProof/>
                <w:webHidden/>
              </w:rPr>
              <w:tab/>
            </w:r>
            <w:r>
              <w:rPr>
                <w:noProof/>
                <w:webHidden/>
              </w:rPr>
              <w:fldChar w:fldCharType="begin"/>
            </w:r>
            <w:r>
              <w:rPr>
                <w:noProof/>
                <w:webHidden/>
              </w:rPr>
              <w:instrText xml:space="preserve"> PAGEREF _Toc514081316 \h </w:instrText>
            </w:r>
            <w:r>
              <w:rPr>
                <w:noProof/>
                <w:webHidden/>
              </w:rPr>
            </w:r>
          </w:ins>
          <w:r>
            <w:rPr>
              <w:noProof/>
              <w:webHidden/>
            </w:rPr>
            <w:fldChar w:fldCharType="separate"/>
          </w:r>
          <w:ins w:id="157" w:author="David Vacas Miguel" w:date="2018-05-14T17:12:00Z">
            <w:r>
              <w:rPr>
                <w:noProof/>
                <w:webHidden/>
              </w:rPr>
              <w:t>35</w:t>
            </w:r>
            <w:r>
              <w:rPr>
                <w:noProof/>
                <w:webHidden/>
              </w:rPr>
              <w:fldChar w:fldCharType="end"/>
            </w:r>
            <w:r w:rsidRPr="007A4B6E">
              <w:rPr>
                <w:rStyle w:val="Hipervnculo"/>
                <w:noProof/>
              </w:rPr>
              <w:fldChar w:fldCharType="end"/>
            </w:r>
          </w:ins>
        </w:p>
        <w:p w14:paraId="5908DD5A" w14:textId="7BE1380D" w:rsidR="005831F0" w:rsidRDefault="005831F0">
          <w:pPr>
            <w:pStyle w:val="TDC1"/>
            <w:tabs>
              <w:tab w:val="right" w:leader="dot" w:pos="9060"/>
            </w:tabs>
            <w:rPr>
              <w:ins w:id="158" w:author="David Vacas Miguel" w:date="2018-05-14T17:12:00Z"/>
              <w:rFonts w:asciiTheme="minorHAnsi" w:eastAsiaTheme="minorEastAsia" w:hAnsiTheme="minorHAnsi"/>
              <w:b w:val="0"/>
              <w:bCs w:val="0"/>
              <w:caps w:val="0"/>
              <w:noProof/>
              <w:sz w:val="22"/>
              <w:szCs w:val="22"/>
              <w:lang w:eastAsia="es-ES"/>
            </w:rPr>
          </w:pPr>
          <w:ins w:id="159"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"_Toc514081317"</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sidRPr="007A4B6E">
              <w:rPr>
                <w:rStyle w:val="Hipervnculo"/>
                <w:noProof/>
              </w:rPr>
              <w:t>Conclusiones</w:t>
            </w:r>
            <w:r>
              <w:rPr>
                <w:noProof/>
                <w:webHidden/>
              </w:rPr>
              <w:tab/>
            </w:r>
            <w:r>
              <w:rPr>
                <w:noProof/>
                <w:webHidden/>
              </w:rPr>
              <w:fldChar w:fldCharType="begin"/>
            </w:r>
            <w:r>
              <w:rPr>
                <w:noProof/>
                <w:webHidden/>
              </w:rPr>
              <w:instrText xml:space="preserve"> PAGEREF _Toc514081317 \h </w:instrText>
            </w:r>
            <w:r>
              <w:rPr>
                <w:noProof/>
                <w:webHidden/>
              </w:rPr>
            </w:r>
          </w:ins>
          <w:r>
            <w:rPr>
              <w:noProof/>
              <w:webHidden/>
            </w:rPr>
            <w:fldChar w:fldCharType="separate"/>
          </w:r>
          <w:ins w:id="160" w:author="David Vacas Miguel" w:date="2018-05-14T17:12:00Z">
            <w:r>
              <w:rPr>
                <w:noProof/>
                <w:webHidden/>
              </w:rPr>
              <w:t>39</w:t>
            </w:r>
            <w:r>
              <w:rPr>
                <w:noProof/>
                <w:webHidden/>
              </w:rPr>
              <w:fldChar w:fldCharType="end"/>
            </w:r>
            <w:r w:rsidRPr="007A4B6E">
              <w:rPr>
                <w:rStyle w:val="Hipervnculo"/>
                <w:noProof/>
              </w:rPr>
              <w:fldChar w:fldCharType="end"/>
            </w:r>
          </w:ins>
        </w:p>
        <w:p w14:paraId="442098A4" w14:textId="66373E5E" w:rsidR="005831F0" w:rsidRDefault="005831F0">
          <w:pPr>
            <w:pStyle w:val="TDC1"/>
            <w:tabs>
              <w:tab w:val="right" w:leader="dot" w:pos="9060"/>
            </w:tabs>
            <w:rPr>
              <w:ins w:id="161" w:author="David Vacas Miguel" w:date="2018-05-14T17:12:00Z"/>
              <w:rFonts w:asciiTheme="minorHAnsi" w:eastAsiaTheme="minorEastAsia" w:hAnsiTheme="minorHAnsi"/>
              <w:b w:val="0"/>
              <w:bCs w:val="0"/>
              <w:caps w:val="0"/>
              <w:noProof/>
              <w:sz w:val="22"/>
              <w:szCs w:val="22"/>
              <w:lang w:eastAsia="es-ES"/>
            </w:rPr>
          </w:pPr>
          <w:ins w:id="162" w:author="David Vacas Miguel" w:date="2018-05-14T17:12:00Z">
            <w:r w:rsidRPr="007A4B6E">
              <w:rPr>
                <w:rStyle w:val="Hipervnculo"/>
                <w:noProof/>
              </w:rPr>
              <w:fldChar w:fldCharType="begin"/>
            </w:r>
            <w:r w:rsidRPr="007A4B6E">
              <w:rPr>
                <w:rStyle w:val="Hipervnculo"/>
                <w:noProof/>
              </w:rPr>
              <w:instrText xml:space="preserve"> </w:instrText>
            </w:r>
            <w:r>
              <w:rPr>
                <w:noProof/>
              </w:rPr>
              <w:instrText>HYPERLINK \l "_Toc514081318"</w:instrText>
            </w:r>
            <w:r w:rsidRPr="007A4B6E">
              <w:rPr>
                <w:rStyle w:val="Hipervnculo"/>
                <w:noProof/>
              </w:rPr>
              <w:instrText xml:space="preserve"> </w:instrText>
            </w:r>
            <w:r w:rsidRPr="007A4B6E">
              <w:rPr>
                <w:rStyle w:val="Hipervnculo"/>
                <w:noProof/>
              </w:rPr>
            </w:r>
            <w:r w:rsidRPr="007A4B6E">
              <w:rPr>
                <w:rStyle w:val="Hipervnculo"/>
                <w:noProof/>
              </w:rPr>
              <w:fldChar w:fldCharType="separate"/>
            </w:r>
            <w:r w:rsidRPr="007A4B6E">
              <w:rPr>
                <w:rStyle w:val="Hipervnculo"/>
                <w:noProof/>
              </w:rPr>
              <w:t>Bibliografía</w:t>
            </w:r>
            <w:r>
              <w:rPr>
                <w:noProof/>
                <w:webHidden/>
              </w:rPr>
              <w:tab/>
            </w:r>
            <w:r>
              <w:rPr>
                <w:noProof/>
                <w:webHidden/>
              </w:rPr>
              <w:fldChar w:fldCharType="begin"/>
            </w:r>
            <w:r>
              <w:rPr>
                <w:noProof/>
                <w:webHidden/>
              </w:rPr>
              <w:instrText xml:space="preserve"> PAGEREF _Toc514081318 \h </w:instrText>
            </w:r>
            <w:r>
              <w:rPr>
                <w:noProof/>
                <w:webHidden/>
              </w:rPr>
            </w:r>
          </w:ins>
          <w:r>
            <w:rPr>
              <w:noProof/>
              <w:webHidden/>
            </w:rPr>
            <w:fldChar w:fldCharType="separate"/>
          </w:r>
          <w:ins w:id="163" w:author="David Vacas Miguel" w:date="2018-05-14T17:12:00Z">
            <w:r>
              <w:rPr>
                <w:noProof/>
                <w:webHidden/>
              </w:rPr>
              <w:t>40</w:t>
            </w:r>
            <w:r>
              <w:rPr>
                <w:noProof/>
                <w:webHidden/>
              </w:rPr>
              <w:fldChar w:fldCharType="end"/>
            </w:r>
            <w:r w:rsidRPr="007A4B6E">
              <w:rPr>
                <w:rStyle w:val="Hipervnculo"/>
                <w:noProof/>
              </w:rPr>
              <w:fldChar w:fldCharType="end"/>
            </w:r>
          </w:ins>
        </w:p>
        <w:p w14:paraId="3543A5C6" w14:textId="04A9BFD8" w:rsidR="00CE0162" w:rsidDel="00FA5302" w:rsidRDefault="00CE0162">
          <w:pPr>
            <w:pStyle w:val="TDC1"/>
            <w:tabs>
              <w:tab w:val="right" w:leader="dot" w:pos="9060"/>
            </w:tabs>
            <w:rPr>
              <w:del w:id="164" w:author="David Vacas Miguel" w:date="2018-05-10T12:36:00Z"/>
              <w:rFonts w:asciiTheme="minorHAnsi" w:eastAsiaTheme="minorEastAsia" w:hAnsiTheme="minorHAnsi"/>
              <w:b w:val="0"/>
              <w:bCs w:val="0"/>
              <w:caps w:val="0"/>
              <w:noProof/>
              <w:sz w:val="22"/>
              <w:szCs w:val="22"/>
              <w:lang w:eastAsia="es-ES"/>
            </w:rPr>
          </w:pPr>
          <w:del w:id="165" w:author="David Vacas Miguel" w:date="2018-05-10T12:36:00Z">
            <w:r w:rsidRPr="00FA5302" w:rsidDel="00FA5302">
              <w:rPr>
                <w:noProof/>
                <w:rPrChange w:id="166" w:author="David Vacas Miguel" w:date="2018-05-10T12:36:00Z">
                  <w:rPr>
                    <w:rStyle w:val="Hipervnculo"/>
                    <w:b w:val="0"/>
                    <w:bCs w:val="0"/>
                    <w:caps w:val="0"/>
                    <w:noProof/>
                  </w:rPr>
                </w:rPrChange>
              </w:rPr>
              <w:delText>Índice</w:delText>
            </w:r>
            <w:r w:rsidDel="00FA5302">
              <w:rPr>
                <w:noProof/>
                <w:webHidden/>
              </w:rPr>
              <w:tab/>
            </w:r>
          </w:del>
          <w:del w:id="167" w:author="David Vacas Miguel" w:date="2018-04-19T01:31:00Z">
            <w:r w:rsidR="008606BE" w:rsidDel="007937C0">
              <w:rPr>
                <w:noProof/>
                <w:webHidden/>
              </w:rPr>
              <w:delText>2</w:delText>
            </w:r>
          </w:del>
        </w:p>
        <w:p w14:paraId="7F3B7B69" w14:textId="7538A093" w:rsidR="00CE0162" w:rsidDel="00FA5302" w:rsidRDefault="00CE0162">
          <w:pPr>
            <w:pStyle w:val="TDC1"/>
            <w:tabs>
              <w:tab w:val="right" w:leader="dot" w:pos="9060"/>
            </w:tabs>
            <w:rPr>
              <w:del w:id="168" w:author="David Vacas Miguel" w:date="2018-05-10T12:36:00Z"/>
              <w:rFonts w:asciiTheme="minorHAnsi" w:eastAsiaTheme="minorEastAsia" w:hAnsiTheme="minorHAnsi"/>
              <w:b w:val="0"/>
              <w:bCs w:val="0"/>
              <w:caps w:val="0"/>
              <w:noProof/>
              <w:sz w:val="22"/>
              <w:szCs w:val="22"/>
              <w:lang w:eastAsia="es-ES"/>
            </w:rPr>
          </w:pPr>
          <w:del w:id="169" w:author="David Vacas Miguel" w:date="2018-05-10T12:36:00Z">
            <w:r w:rsidRPr="00FA5302" w:rsidDel="00FA5302">
              <w:rPr>
                <w:noProof/>
                <w:rPrChange w:id="170" w:author="David Vacas Miguel" w:date="2018-05-10T12:36:00Z">
                  <w:rPr>
                    <w:rStyle w:val="Hipervnculo"/>
                    <w:b w:val="0"/>
                    <w:bCs w:val="0"/>
                    <w:caps w:val="0"/>
                    <w:noProof/>
                  </w:rPr>
                </w:rPrChange>
              </w:rPr>
              <w:delText>Agradecimientos</w:delText>
            </w:r>
            <w:r w:rsidDel="00FA5302">
              <w:rPr>
                <w:noProof/>
                <w:webHidden/>
              </w:rPr>
              <w:tab/>
            </w:r>
          </w:del>
          <w:del w:id="171" w:author="David Vacas Miguel" w:date="2018-04-19T01:31:00Z">
            <w:r w:rsidR="008606BE" w:rsidDel="007937C0">
              <w:rPr>
                <w:noProof/>
                <w:webHidden/>
              </w:rPr>
              <w:delText>3</w:delText>
            </w:r>
          </w:del>
        </w:p>
        <w:p w14:paraId="27FA6D39" w14:textId="18751420" w:rsidR="00CE0162" w:rsidDel="00FA5302" w:rsidRDefault="00CE0162">
          <w:pPr>
            <w:pStyle w:val="TDC1"/>
            <w:tabs>
              <w:tab w:val="right" w:leader="dot" w:pos="9060"/>
            </w:tabs>
            <w:rPr>
              <w:del w:id="172" w:author="David Vacas Miguel" w:date="2018-05-10T12:36:00Z"/>
              <w:rFonts w:asciiTheme="minorHAnsi" w:eastAsiaTheme="minorEastAsia" w:hAnsiTheme="minorHAnsi"/>
              <w:b w:val="0"/>
              <w:bCs w:val="0"/>
              <w:caps w:val="0"/>
              <w:noProof/>
              <w:sz w:val="22"/>
              <w:szCs w:val="22"/>
              <w:lang w:eastAsia="es-ES"/>
            </w:rPr>
          </w:pPr>
          <w:del w:id="173" w:author="David Vacas Miguel" w:date="2018-05-10T12:36:00Z">
            <w:r w:rsidRPr="00FA5302" w:rsidDel="00FA5302">
              <w:rPr>
                <w:noProof/>
                <w:rPrChange w:id="174" w:author="David Vacas Miguel" w:date="2018-05-10T12:36:00Z">
                  <w:rPr>
                    <w:rStyle w:val="Hipervnculo"/>
                    <w:b w:val="0"/>
                    <w:bCs w:val="0"/>
                    <w:caps w:val="0"/>
                    <w:noProof/>
                  </w:rPr>
                </w:rPrChange>
              </w:rPr>
              <w:delText>Resumen</w:delText>
            </w:r>
            <w:r w:rsidDel="00FA5302">
              <w:rPr>
                <w:noProof/>
                <w:webHidden/>
              </w:rPr>
              <w:tab/>
            </w:r>
          </w:del>
          <w:del w:id="175" w:author="David Vacas Miguel" w:date="2018-04-19T01:31:00Z">
            <w:r w:rsidR="008606BE" w:rsidDel="007937C0">
              <w:rPr>
                <w:noProof/>
                <w:webHidden/>
              </w:rPr>
              <w:delText>4</w:delText>
            </w:r>
          </w:del>
        </w:p>
        <w:p w14:paraId="4D3CE3C5" w14:textId="5E91D8AE" w:rsidR="00CE0162" w:rsidDel="00FA5302" w:rsidRDefault="00CE0162">
          <w:pPr>
            <w:pStyle w:val="TDC1"/>
            <w:tabs>
              <w:tab w:val="right" w:leader="dot" w:pos="9060"/>
            </w:tabs>
            <w:rPr>
              <w:del w:id="176" w:author="David Vacas Miguel" w:date="2018-05-10T12:36:00Z"/>
              <w:rFonts w:asciiTheme="minorHAnsi" w:eastAsiaTheme="minorEastAsia" w:hAnsiTheme="minorHAnsi"/>
              <w:b w:val="0"/>
              <w:bCs w:val="0"/>
              <w:caps w:val="0"/>
              <w:noProof/>
              <w:sz w:val="22"/>
              <w:szCs w:val="22"/>
              <w:lang w:eastAsia="es-ES"/>
            </w:rPr>
          </w:pPr>
          <w:del w:id="177" w:author="David Vacas Miguel" w:date="2018-05-10T12:36:00Z">
            <w:r w:rsidRPr="00FA5302" w:rsidDel="00FA5302">
              <w:rPr>
                <w:noProof/>
                <w:rPrChange w:id="178" w:author="David Vacas Miguel" w:date="2018-05-10T12:36:00Z">
                  <w:rPr>
                    <w:rStyle w:val="Hipervnculo"/>
                    <w:b w:val="0"/>
                    <w:bCs w:val="0"/>
                    <w:caps w:val="0"/>
                    <w:noProof/>
                  </w:rPr>
                </w:rPrChange>
              </w:rPr>
              <w:delText>Capítulo 1 Introducción</w:delText>
            </w:r>
            <w:r w:rsidDel="00FA5302">
              <w:rPr>
                <w:noProof/>
                <w:webHidden/>
              </w:rPr>
              <w:tab/>
            </w:r>
          </w:del>
          <w:del w:id="179" w:author="David Vacas Miguel" w:date="2018-04-19T01:31:00Z">
            <w:r w:rsidR="008606BE" w:rsidDel="007937C0">
              <w:rPr>
                <w:noProof/>
                <w:webHidden/>
              </w:rPr>
              <w:delText>5</w:delText>
            </w:r>
          </w:del>
        </w:p>
        <w:p w14:paraId="33FAE205" w14:textId="1C3268E0" w:rsidR="00CE0162" w:rsidDel="00FA5302" w:rsidRDefault="00CE0162">
          <w:pPr>
            <w:pStyle w:val="TDC2"/>
            <w:tabs>
              <w:tab w:val="left" w:pos="660"/>
              <w:tab w:val="right" w:leader="dot" w:pos="9060"/>
            </w:tabs>
            <w:rPr>
              <w:del w:id="180" w:author="David Vacas Miguel" w:date="2018-05-10T12:36:00Z"/>
              <w:rFonts w:eastAsiaTheme="minorEastAsia"/>
              <w:smallCaps w:val="0"/>
              <w:noProof/>
              <w:sz w:val="22"/>
              <w:szCs w:val="22"/>
              <w:lang w:eastAsia="es-ES"/>
            </w:rPr>
          </w:pPr>
          <w:del w:id="181" w:author="David Vacas Miguel" w:date="2018-05-10T12:36:00Z">
            <w:r w:rsidRPr="00FA5302" w:rsidDel="00FA5302">
              <w:rPr>
                <w:noProof/>
                <w:rPrChange w:id="182" w:author="David Vacas Miguel" w:date="2018-05-10T12:36:00Z">
                  <w:rPr>
                    <w:rStyle w:val="Hipervnculo"/>
                    <w:smallCaps w:val="0"/>
                    <w:noProof/>
                  </w:rPr>
                </w:rPrChange>
              </w:rPr>
              <w:delText>1.</w:delText>
            </w:r>
            <w:r w:rsidDel="00FA5302">
              <w:rPr>
                <w:rFonts w:eastAsiaTheme="minorEastAsia"/>
                <w:smallCaps w:val="0"/>
                <w:noProof/>
                <w:sz w:val="22"/>
                <w:szCs w:val="22"/>
                <w:lang w:eastAsia="es-ES"/>
              </w:rPr>
              <w:tab/>
            </w:r>
            <w:r w:rsidRPr="00FA5302" w:rsidDel="00FA5302">
              <w:rPr>
                <w:noProof/>
                <w:rPrChange w:id="183" w:author="David Vacas Miguel" w:date="2018-05-10T12:36:00Z">
                  <w:rPr>
                    <w:rStyle w:val="Hipervnculo"/>
                    <w:smallCaps w:val="0"/>
                    <w:noProof/>
                  </w:rPr>
                </w:rPrChange>
              </w:rPr>
              <w:delText>Motivación</w:delText>
            </w:r>
            <w:r w:rsidDel="00FA5302">
              <w:rPr>
                <w:noProof/>
                <w:webHidden/>
              </w:rPr>
              <w:tab/>
            </w:r>
          </w:del>
          <w:del w:id="184" w:author="David Vacas Miguel" w:date="2018-04-19T01:31:00Z">
            <w:r w:rsidR="008606BE" w:rsidDel="007937C0">
              <w:rPr>
                <w:noProof/>
                <w:webHidden/>
              </w:rPr>
              <w:delText>5</w:delText>
            </w:r>
          </w:del>
        </w:p>
        <w:p w14:paraId="3ABDB169" w14:textId="54EE0ECC" w:rsidR="00CE0162" w:rsidDel="00FA5302" w:rsidRDefault="00CE0162">
          <w:pPr>
            <w:pStyle w:val="TDC2"/>
            <w:tabs>
              <w:tab w:val="left" w:pos="660"/>
              <w:tab w:val="right" w:leader="dot" w:pos="9060"/>
            </w:tabs>
            <w:rPr>
              <w:del w:id="185" w:author="David Vacas Miguel" w:date="2018-05-10T12:36:00Z"/>
              <w:rFonts w:eastAsiaTheme="minorEastAsia"/>
              <w:smallCaps w:val="0"/>
              <w:noProof/>
              <w:sz w:val="22"/>
              <w:szCs w:val="22"/>
              <w:lang w:eastAsia="es-ES"/>
            </w:rPr>
          </w:pPr>
          <w:del w:id="186" w:author="David Vacas Miguel" w:date="2018-05-10T12:36:00Z">
            <w:r w:rsidRPr="00FA5302" w:rsidDel="00FA5302">
              <w:rPr>
                <w:noProof/>
                <w:rPrChange w:id="187" w:author="David Vacas Miguel" w:date="2018-05-10T12:36:00Z">
                  <w:rPr>
                    <w:rStyle w:val="Hipervnculo"/>
                    <w:smallCaps w:val="0"/>
                    <w:noProof/>
                  </w:rPr>
                </w:rPrChange>
              </w:rPr>
              <w:delText>2.</w:delText>
            </w:r>
            <w:r w:rsidDel="00FA5302">
              <w:rPr>
                <w:rFonts w:eastAsiaTheme="minorEastAsia"/>
                <w:smallCaps w:val="0"/>
                <w:noProof/>
                <w:sz w:val="22"/>
                <w:szCs w:val="22"/>
                <w:lang w:eastAsia="es-ES"/>
              </w:rPr>
              <w:tab/>
            </w:r>
            <w:r w:rsidRPr="00FA5302" w:rsidDel="00FA5302">
              <w:rPr>
                <w:noProof/>
                <w:rPrChange w:id="188" w:author="David Vacas Miguel" w:date="2018-05-10T12:36:00Z">
                  <w:rPr>
                    <w:rStyle w:val="Hipervnculo"/>
                    <w:smallCaps w:val="0"/>
                    <w:noProof/>
                  </w:rPr>
                </w:rPrChange>
              </w:rPr>
              <w:delText>Objetivos</w:delText>
            </w:r>
            <w:r w:rsidDel="00FA5302">
              <w:rPr>
                <w:noProof/>
                <w:webHidden/>
              </w:rPr>
              <w:tab/>
            </w:r>
          </w:del>
          <w:del w:id="189" w:author="David Vacas Miguel" w:date="2018-04-19T01:14:00Z">
            <w:r w:rsidDel="008606BE">
              <w:rPr>
                <w:noProof/>
                <w:webHidden/>
              </w:rPr>
              <w:delText>8</w:delText>
            </w:r>
          </w:del>
        </w:p>
        <w:p w14:paraId="1A4BC996" w14:textId="4BBA9581" w:rsidR="00CE0162" w:rsidDel="00FA5302" w:rsidRDefault="00CE0162">
          <w:pPr>
            <w:pStyle w:val="TDC2"/>
            <w:tabs>
              <w:tab w:val="left" w:pos="660"/>
              <w:tab w:val="right" w:leader="dot" w:pos="9060"/>
            </w:tabs>
            <w:rPr>
              <w:del w:id="190" w:author="David Vacas Miguel" w:date="2018-05-10T12:36:00Z"/>
              <w:rFonts w:eastAsiaTheme="minorEastAsia"/>
              <w:smallCaps w:val="0"/>
              <w:noProof/>
              <w:sz w:val="22"/>
              <w:szCs w:val="22"/>
              <w:lang w:eastAsia="es-ES"/>
            </w:rPr>
          </w:pPr>
          <w:del w:id="191" w:author="David Vacas Miguel" w:date="2018-05-10T12:36:00Z">
            <w:r w:rsidRPr="00FA5302" w:rsidDel="00FA5302">
              <w:rPr>
                <w:noProof/>
                <w:rPrChange w:id="192" w:author="David Vacas Miguel" w:date="2018-05-10T12:36:00Z">
                  <w:rPr>
                    <w:rStyle w:val="Hipervnculo"/>
                    <w:smallCaps w:val="0"/>
                    <w:noProof/>
                  </w:rPr>
                </w:rPrChange>
              </w:rPr>
              <w:delText>3.</w:delText>
            </w:r>
            <w:r w:rsidDel="00FA5302">
              <w:rPr>
                <w:rFonts w:eastAsiaTheme="minorEastAsia"/>
                <w:smallCaps w:val="0"/>
                <w:noProof/>
                <w:sz w:val="22"/>
                <w:szCs w:val="22"/>
                <w:lang w:eastAsia="es-ES"/>
              </w:rPr>
              <w:tab/>
            </w:r>
            <w:r w:rsidRPr="00FA5302" w:rsidDel="00FA5302">
              <w:rPr>
                <w:noProof/>
                <w:rPrChange w:id="193" w:author="David Vacas Miguel" w:date="2018-05-10T12:36:00Z">
                  <w:rPr>
                    <w:rStyle w:val="Hipervnculo"/>
                    <w:smallCaps w:val="0"/>
                    <w:noProof/>
                  </w:rPr>
                </w:rPrChange>
              </w:rPr>
              <w:delText>Estado del arte</w:delText>
            </w:r>
            <w:r w:rsidDel="00FA5302">
              <w:rPr>
                <w:noProof/>
                <w:webHidden/>
              </w:rPr>
              <w:tab/>
            </w:r>
          </w:del>
          <w:del w:id="194" w:author="David Vacas Miguel" w:date="2018-04-19T01:14:00Z">
            <w:r w:rsidDel="008606BE">
              <w:rPr>
                <w:noProof/>
                <w:webHidden/>
              </w:rPr>
              <w:delText>10</w:delText>
            </w:r>
          </w:del>
        </w:p>
        <w:p w14:paraId="68813B0F" w14:textId="50065732" w:rsidR="00CE0162" w:rsidDel="00FA5302" w:rsidRDefault="00CE0162">
          <w:pPr>
            <w:pStyle w:val="TDC2"/>
            <w:tabs>
              <w:tab w:val="left" w:pos="660"/>
              <w:tab w:val="right" w:leader="dot" w:pos="9060"/>
            </w:tabs>
            <w:rPr>
              <w:del w:id="195" w:author="David Vacas Miguel" w:date="2018-05-10T12:36:00Z"/>
              <w:rFonts w:eastAsiaTheme="minorEastAsia"/>
              <w:smallCaps w:val="0"/>
              <w:noProof/>
              <w:sz w:val="22"/>
              <w:szCs w:val="22"/>
              <w:lang w:eastAsia="es-ES"/>
            </w:rPr>
          </w:pPr>
          <w:del w:id="196" w:author="David Vacas Miguel" w:date="2018-05-10T12:36:00Z">
            <w:r w:rsidRPr="00FA5302" w:rsidDel="00FA5302">
              <w:rPr>
                <w:noProof/>
                <w:rPrChange w:id="197" w:author="David Vacas Miguel" w:date="2018-05-10T12:36:00Z">
                  <w:rPr>
                    <w:rStyle w:val="Hipervnculo"/>
                    <w:smallCaps w:val="0"/>
                    <w:noProof/>
                  </w:rPr>
                </w:rPrChange>
              </w:rPr>
              <w:delText>4.</w:delText>
            </w:r>
            <w:r w:rsidDel="00FA5302">
              <w:rPr>
                <w:rFonts w:eastAsiaTheme="minorEastAsia"/>
                <w:smallCaps w:val="0"/>
                <w:noProof/>
                <w:sz w:val="22"/>
                <w:szCs w:val="22"/>
                <w:lang w:eastAsia="es-ES"/>
              </w:rPr>
              <w:tab/>
            </w:r>
            <w:r w:rsidRPr="00FA5302" w:rsidDel="00FA5302">
              <w:rPr>
                <w:noProof/>
                <w:rPrChange w:id="198" w:author="David Vacas Miguel" w:date="2018-05-10T12:36:00Z">
                  <w:rPr>
                    <w:rStyle w:val="Hipervnculo"/>
                    <w:smallCaps w:val="0"/>
                    <w:noProof/>
                  </w:rPr>
                </w:rPrChange>
              </w:rPr>
              <w:delText>Estructura de la memoria</w:delText>
            </w:r>
            <w:r w:rsidDel="00FA5302">
              <w:rPr>
                <w:noProof/>
                <w:webHidden/>
              </w:rPr>
              <w:tab/>
            </w:r>
          </w:del>
          <w:del w:id="199" w:author="David Vacas Miguel" w:date="2018-04-19T01:14:00Z">
            <w:r w:rsidDel="008606BE">
              <w:rPr>
                <w:noProof/>
                <w:webHidden/>
              </w:rPr>
              <w:delText>11</w:delText>
            </w:r>
          </w:del>
        </w:p>
        <w:p w14:paraId="40C397CC" w14:textId="1E4BF122" w:rsidR="00CE0162" w:rsidDel="00FA5302" w:rsidRDefault="00CE0162">
          <w:pPr>
            <w:pStyle w:val="TDC1"/>
            <w:tabs>
              <w:tab w:val="right" w:leader="dot" w:pos="9060"/>
            </w:tabs>
            <w:rPr>
              <w:del w:id="200" w:author="David Vacas Miguel" w:date="2018-05-10T12:36:00Z"/>
              <w:rFonts w:asciiTheme="minorHAnsi" w:eastAsiaTheme="minorEastAsia" w:hAnsiTheme="minorHAnsi"/>
              <w:b w:val="0"/>
              <w:bCs w:val="0"/>
              <w:caps w:val="0"/>
              <w:noProof/>
              <w:sz w:val="22"/>
              <w:szCs w:val="22"/>
              <w:lang w:eastAsia="es-ES"/>
            </w:rPr>
          </w:pPr>
          <w:del w:id="201" w:author="David Vacas Miguel" w:date="2018-05-10T12:36:00Z">
            <w:r w:rsidRPr="00FA5302" w:rsidDel="00FA5302">
              <w:rPr>
                <w:noProof/>
                <w:rPrChange w:id="202" w:author="David Vacas Miguel" w:date="2018-05-10T12:36:00Z">
                  <w:rPr>
                    <w:rStyle w:val="Hipervnculo"/>
                    <w:b w:val="0"/>
                    <w:bCs w:val="0"/>
                    <w:caps w:val="0"/>
                    <w:noProof/>
                  </w:rPr>
                </w:rPrChange>
              </w:rPr>
              <w:delText>Capítulo 2 Robótica móvil</w:delText>
            </w:r>
            <w:r w:rsidDel="00FA5302">
              <w:rPr>
                <w:noProof/>
                <w:webHidden/>
              </w:rPr>
              <w:tab/>
            </w:r>
          </w:del>
          <w:del w:id="203" w:author="David Vacas Miguel" w:date="2018-04-19T01:14:00Z">
            <w:r w:rsidDel="008606BE">
              <w:rPr>
                <w:noProof/>
                <w:webHidden/>
              </w:rPr>
              <w:delText>12</w:delText>
            </w:r>
          </w:del>
        </w:p>
        <w:p w14:paraId="2AA355C9" w14:textId="626E6244" w:rsidR="00CE0162" w:rsidDel="00FA5302" w:rsidRDefault="00CE0162">
          <w:pPr>
            <w:pStyle w:val="TDC2"/>
            <w:tabs>
              <w:tab w:val="left" w:pos="660"/>
              <w:tab w:val="right" w:leader="dot" w:pos="9060"/>
            </w:tabs>
            <w:rPr>
              <w:del w:id="204" w:author="David Vacas Miguel" w:date="2018-05-10T12:36:00Z"/>
              <w:rFonts w:eastAsiaTheme="minorEastAsia"/>
              <w:smallCaps w:val="0"/>
              <w:noProof/>
              <w:sz w:val="22"/>
              <w:szCs w:val="22"/>
              <w:lang w:eastAsia="es-ES"/>
            </w:rPr>
          </w:pPr>
          <w:del w:id="205" w:author="David Vacas Miguel" w:date="2018-05-10T12:36:00Z">
            <w:r w:rsidRPr="00FA5302" w:rsidDel="00FA5302">
              <w:rPr>
                <w:noProof/>
                <w:rPrChange w:id="206" w:author="David Vacas Miguel" w:date="2018-05-10T12:36:00Z">
                  <w:rPr>
                    <w:rStyle w:val="Hipervnculo"/>
                    <w:smallCaps w:val="0"/>
                    <w:noProof/>
                  </w:rPr>
                </w:rPrChange>
              </w:rPr>
              <w:delText>1.</w:delText>
            </w:r>
            <w:r w:rsidDel="00FA5302">
              <w:rPr>
                <w:rFonts w:eastAsiaTheme="minorEastAsia"/>
                <w:smallCaps w:val="0"/>
                <w:noProof/>
                <w:sz w:val="22"/>
                <w:szCs w:val="22"/>
                <w:lang w:eastAsia="es-ES"/>
              </w:rPr>
              <w:tab/>
            </w:r>
            <w:r w:rsidRPr="00FA5302" w:rsidDel="00FA5302">
              <w:rPr>
                <w:noProof/>
                <w:rPrChange w:id="207" w:author="David Vacas Miguel" w:date="2018-05-10T12:36:00Z">
                  <w:rPr>
                    <w:rStyle w:val="Hipervnculo"/>
                    <w:smallCaps w:val="0"/>
                    <w:noProof/>
                  </w:rPr>
                </w:rPrChange>
              </w:rPr>
              <w:delText>Vehículos con ruedas</w:delText>
            </w:r>
            <w:r w:rsidDel="00FA5302">
              <w:rPr>
                <w:noProof/>
                <w:webHidden/>
              </w:rPr>
              <w:tab/>
            </w:r>
          </w:del>
          <w:del w:id="208" w:author="David Vacas Miguel" w:date="2018-04-19T01:14:00Z">
            <w:r w:rsidDel="008606BE">
              <w:rPr>
                <w:noProof/>
                <w:webHidden/>
              </w:rPr>
              <w:delText>12</w:delText>
            </w:r>
          </w:del>
        </w:p>
        <w:p w14:paraId="571ED057" w14:textId="3FBCBE65" w:rsidR="00CE0162" w:rsidDel="00FA5302" w:rsidRDefault="00CE0162">
          <w:pPr>
            <w:pStyle w:val="TDC2"/>
            <w:tabs>
              <w:tab w:val="left" w:pos="660"/>
              <w:tab w:val="right" w:leader="dot" w:pos="9060"/>
            </w:tabs>
            <w:rPr>
              <w:del w:id="209" w:author="David Vacas Miguel" w:date="2018-05-10T12:36:00Z"/>
              <w:rFonts w:eastAsiaTheme="minorEastAsia"/>
              <w:smallCaps w:val="0"/>
              <w:noProof/>
              <w:sz w:val="22"/>
              <w:szCs w:val="22"/>
              <w:lang w:eastAsia="es-ES"/>
            </w:rPr>
          </w:pPr>
          <w:del w:id="210" w:author="David Vacas Miguel" w:date="2018-05-10T12:36:00Z">
            <w:r w:rsidRPr="00FA5302" w:rsidDel="00FA5302">
              <w:rPr>
                <w:noProof/>
                <w:rPrChange w:id="211" w:author="David Vacas Miguel" w:date="2018-05-10T12:36:00Z">
                  <w:rPr>
                    <w:rStyle w:val="Hipervnculo"/>
                    <w:smallCaps w:val="0"/>
                    <w:noProof/>
                  </w:rPr>
                </w:rPrChange>
              </w:rPr>
              <w:delText>2.</w:delText>
            </w:r>
            <w:r w:rsidDel="00FA5302">
              <w:rPr>
                <w:rFonts w:eastAsiaTheme="minorEastAsia"/>
                <w:smallCaps w:val="0"/>
                <w:noProof/>
                <w:sz w:val="22"/>
                <w:szCs w:val="22"/>
                <w:lang w:eastAsia="es-ES"/>
              </w:rPr>
              <w:tab/>
            </w:r>
            <w:r w:rsidRPr="00FA5302" w:rsidDel="00FA5302">
              <w:rPr>
                <w:noProof/>
                <w:rPrChange w:id="212" w:author="David Vacas Miguel" w:date="2018-05-10T12:36:00Z">
                  <w:rPr>
                    <w:rStyle w:val="Hipervnculo"/>
                    <w:smallCaps w:val="0"/>
                    <w:noProof/>
                  </w:rPr>
                </w:rPrChange>
              </w:rPr>
              <w:delText>Diferentes configuraciones</w:delText>
            </w:r>
            <w:r w:rsidDel="00FA5302">
              <w:rPr>
                <w:noProof/>
                <w:webHidden/>
              </w:rPr>
              <w:tab/>
            </w:r>
          </w:del>
          <w:del w:id="213" w:author="David Vacas Miguel" w:date="2018-04-19T01:14:00Z">
            <w:r w:rsidDel="008606BE">
              <w:rPr>
                <w:noProof/>
                <w:webHidden/>
              </w:rPr>
              <w:delText>15</w:delText>
            </w:r>
          </w:del>
        </w:p>
        <w:p w14:paraId="542B8F04" w14:textId="46E0ED8D" w:rsidR="00CE0162" w:rsidDel="00FA5302" w:rsidRDefault="00CE0162">
          <w:pPr>
            <w:pStyle w:val="TDC2"/>
            <w:tabs>
              <w:tab w:val="left" w:pos="660"/>
              <w:tab w:val="right" w:leader="dot" w:pos="9060"/>
            </w:tabs>
            <w:rPr>
              <w:del w:id="214" w:author="David Vacas Miguel" w:date="2018-05-10T12:36:00Z"/>
              <w:rFonts w:eastAsiaTheme="minorEastAsia"/>
              <w:smallCaps w:val="0"/>
              <w:noProof/>
              <w:sz w:val="22"/>
              <w:szCs w:val="22"/>
              <w:lang w:eastAsia="es-ES"/>
            </w:rPr>
          </w:pPr>
          <w:del w:id="215" w:author="David Vacas Miguel" w:date="2018-05-10T12:36:00Z">
            <w:r w:rsidRPr="00FA5302" w:rsidDel="00FA5302">
              <w:rPr>
                <w:noProof/>
                <w:rPrChange w:id="216" w:author="David Vacas Miguel" w:date="2018-05-10T12:36:00Z">
                  <w:rPr>
                    <w:rStyle w:val="Hipervnculo"/>
                    <w:smallCaps w:val="0"/>
                    <w:noProof/>
                  </w:rPr>
                </w:rPrChange>
              </w:rPr>
              <w:delText>3.</w:delText>
            </w:r>
            <w:r w:rsidDel="00FA5302">
              <w:rPr>
                <w:rFonts w:eastAsiaTheme="minorEastAsia"/>
                <w:smallCaps w:val="0"/>
                <w:noProof/>
                <w:sz w:val="22"/>
                <w:szCs w:val="22"/>
                <w:lang w:eastAsia="es-ES"/>
              </w:rPr>
              <w:tab/>
            </w:r>
            <w:r w:rsidRPr="00FA5302" w:rsidDel="00FA5302">
              <w:rPr>
                <w:noProof/>
                <w:rPrChange w:id="217" w:author="David Vacas Miguel" w:date="2018-05-10T12:36:00Z">
                  <w:rPr>
                    <w:rStyle w:val="Hipervnculo"/>
                    <w:smallCaps w:val="0"/>
                    <w:noProof/>
                  </w:rPr>
                </w:rPrChange>
              </w:rPr>
              <w:delText>Direccionamiento diferencial</w:delText>
            </w:r>
            <w:r w:rsidDel="00FA5302">
              <w:rPr>
                <w:noProof/>
                <w:webHidden/>
              </w:rPr>
              <w:tab/>
            </w:r>
          </w:del>
          <w:del w:id="218" w:author="David Vacas Miguel" w:date="2018-04-19T01:14:00Z">
            <w:r w:rsidDel="008606BE">
              <w:rPr>
                <w:noProof/>
                <w:webHidden/>
              </w:rPr>
              <w:delText>18</w:delText>
            </w:r>
          </w:del>
        </w:p>
        <w:p w14:paraId="261A7E7F" w14:textId="3E06114A" w:rsidR="00CE0162" w:rsidDel="00FA5302" w:rsidRDefault="00CE0162">
          <w:pPr>
            <w:pStyle w:val="TDC2"/>
            <w:tabs>
              <w:tab w:val="left" w:pos="660"/>
              <w:tab w:val="right" w:leader="dot" w:pos="9060"/>
            </w:tabs>
            <w:rPr>
              <w:del w:id="219" w:author="David Vacas Miguel" w:date="2018-05-10T12:36:00Z"/>
              <w:rFonts w:eastAsiaTheme="minorEastAsia"/>
              <w:smallCaps w:val="0"/>
              <w:noProof/>
              <w:sz w:val="22"/>
              <w:szCs w:val="22"/>
              <w:lang w:eastAsia="es-ES"/>
            </w:rPr>
          </w:pPr>
          <w:del w:id="220" w:author="David Vacas Miguel" w:date="2018-05-10T12:36:00Z">
            <w:r w:rsidRPr="00FA5302" w:rsidDel="00FA5302">
              <w:rPr>
                <w:noProof/>
                <w:rPrChange w:id="221" w:author="David Vacas Miguel" w:date="2018-05-10T12:36:00Z">
                  <w:rPr>
                    <w:rStyle w:val="Hipervnculo"/>
                    <w:smallCaps w:val="0"/>
                    <w:noProof/>
                  </w:rPr>
                </w:rPrChange>
              </w:rPr>
              <w:delText>4.</w:delText>
            </w:r>
            <w:r w:rsidDel="00FA5302">
              <w:rPr>
                <w:rFonts w:eastAsiaTheme="minorEastAsia"/>
                <w:smallCaps w:val="0"/>
                <w:noProof/>
                <w:sz w:val="22"/>
                <w:szCs w:val="22"/>
                <w:lang w:eastAsia="es-ES"/>
              </w:rPr>
              <w:tab/>
            </w:r>
            <w:r w:rsidRPr="00FA5302" w:rsidDel="00FA5302">
              <w:rPr>
                <w:noProof/>
                <w:rPrChange w:id="222" w:author="David Vacas Miguel" w:date="2018-05-10T12:36:00Z">
                  <w:rPr>
                    <w:rStyle w:val="Hipervnculo"/>
                    <w:smallCaps w:val="0"/>
                    <w:noProof/>
                  </w:rPr>
                </w:rPrChange>
              </w:rPr>
              <w:delText>Navegación autónoma</w:delText>
            </w:r>
            <w:r w:rsidDel="00FA5302">
              <w:rPr>
                <w:noProof/>
                <w:webHidden/>
              </w:rPr>
              <w:tab/>
            </w:r>
          </w:del>
          <w:del w:id="223" w:author="David Vacas Miguel" w:date="2018-04-19T01:14:00Z">
            <w:r w:rsidDel="008606BE">
              <w:rPr>
                <w:noProof/>
                <w:webHidden/>
              </w:rPr>
              <w:delText>20</w:delText>
            </w:r>
          </w:del>
        </w:p>
        <w:p w14:paraId="61739325" w14:textId="09D22046" w:rsidR="00CE0162" w:rsidDel="00FA5302" w:rsidRDefault="00CE0162">
          <w:pPr>
            <w:pStyle w:val="TDC1"/>
            <w:tabs>
              <w:tab w:val="right" w:leader="dot" w:pos="9060"/>
            </w:tabs>
            <w:rPr>
              <w:del w:id="224" w:author="David Vacas Miguel" w:date="2018-05-10T12:36:00Z"/>
              <w:rFonts w:asciiTheme="minorHAnsi" w:eastAsiaTheme="minorEastAsia" w:hAnsiTheme="minorHAnsi"/>
              <w:b w:val="0"/>
              <w:bCs w:val="0"/>
              <w:caps w:val="0"/>
              <w:noProof/>
              <w:sz w:val="22"/>
              <w:szCs w:val="22"/>
              <w:lang w:eastAsia="es-ES"/>
            </w:rPr>
          </w:pPr>
          <w:del w:id="225" w:author="David Vacas Miguel" w:date="2018-05-10T12:36:00Z">
            <w:r w:rsidRPr="00FA5302" w:rsidDel="00FA5302">
              <w:rPr>
                <w:noProof/>
                <w:rPrChange w:id="226" w:author="David Vacas Miguel" w:date="2018-05-10T12:36:00Z">
                  <w:rPr>
                    <w:rStyle w:val="Hipervnculo"/>
                    <w:b w:val="0"/>
                    <w:bCs w:val="0"/>
                    <w:caps w:val="0"/>
                    <w:noProof/>
                  </w:rPr>
                </w:rPrChange>
              </w:rPr>
              <w:delText>Capítulo 3 Entorno tecnológico</w:delText>
            </w:r>
            <w:r w:rsidDel="00FA5302">
              <w:rPr>
                <w:noProof/>
                <w:webHidden/>
              </w:rPr>
              <w:tab/>
            </w:r>
          </w:del>
          <w:del w:id="227" w:author="David Vacas Miguel" w:date="2018-04-19T01:14:00Z">
            <w:r w:rsidDel="008606BE">
              <w:rPr>
                <w:noProof/>
                <w:webHidden/>
              </w:rPr>
              <w:delText>21</w:delText>
            </w:r>
          </w:del>
        </w:p>
        <w:p w14:paraId="29E0D772" w14:textId="5D2CCF7B" w:rsidR="00CE0162" w:rsidDel="00FA5302" w:rsidRDefault="00CE0162">
          <w:pPr>
            <w:pStyle w:val="TDC2"/>
            <w:tabs>
              <w:tab w:val="left" w:pos="660"/>
              <w:tab w:val="right" w:leader="dot" w:pos="9060"/>
            </w:tabs>
            <w:rPr>
              <w:del w:id="228" w:author="David Vacas Miguel" w:date="2018-05-10T12:36:00Z"/>
              <w:rFonts w:eastAsiaTheme="minorEastAsia"/>
              <w:smallCaps w:val="0"/>
              <w:noProof/>
              <w:sz w:val="22"/>
              <w:szCs w:val="22"/>
              <w:lang w:eastAsia="es-ES"/>
            </w:rPr>
          </w:pPr>
          <w:del w:id="229" w:author="David Vacas Miguel" w:date="2018-05-10T12:36:00Z">
            <w:r w:rsidRPr="00FA5302" w:rsidDel="00FA5302">
              <w:rPr>
                <w:noProof/>
                <w:rPrChange w:id="230" w:author="David Vacas Miguel" w:date="2018-05-10T12:36:00Z">
                  <w:rPr>
                    <w:rStyle w:val="Hipervnculo"/>
                    <w:smallCaps w:val="0"/>
                    <w:noProof/>
                  </w:rPr>
                </w:rPrChange>
              </w:rPr>
              <w:delText>1.</w:delText>
            </w:r>
            <w:r w:rsidDel="00FA5302">
              <w:rPr>
                <w:rFonts w:eastAsiaTheme="minorEastAsia"/>
                <w:smallCaps w:val="0"/>
                <w:noProof/>
                <w:sz w:val="22"/>
                <w:szCs w:val="22"/>
                <w:lang w:eastAsia="es-ES"/>
              </w:rPr>
              <w:tab/>
            </w:r>
            <w:r w:rsidRPr="00FA5302" w:rsidDel="00FA5302">
              <w:rPr>
                <w:noProof/>
                <w:rPrChange w:id="231" w:author="David Vacas Miguel" w:date="2018-05-10T12:36:00Z">
                  <w:rPr>
                    <w:rStyle w:val="Hipervnculo"/>
                    <w:smallCaps w:val="0"/>
                    <w:noProof/>
                  </w:rPr>
                </w:rPrChange>
              </w:rPr>
              <w:delText>Qt</w:delText>
            </w:r>
            <w:r w:rsidDel="00FA5302">
              <w:rPr>
                <w:noProof/>
                <w:webHidden/>
              </w:rPr>
              <w:tab/>
            </w:r>
          </w:del>
          <w:del w:id="232" w:author="David Vacas Miguel" w:date="2018-04-19T01:14:00Z">
            <w:r w:rsidDel="008606BE">
              <w:rPr>
                <w:noProof/>
                <w:webHidden/>
              </w:rPr>
              <w:delText>21</w:delText>
            </w:r>
          </w:del>
        </w:p>
        <w:p w14:paraId="31B6048F" w14:textId="1B20886A" w:rsidR="00CE0162" w:rsidDel="00FA5302" w:rsidRDefault="00CE0162">
          <w:pPr>
            <w:pStyle w:val="TDC2"/>
            <w:tabs>
              <w:tab w:val="left" w:pos="660"/>
              <w:tab w:val="right" w:leader="dot" w:pos="9060"/>
            </w:tabs>
            <w:rPr>
              <w:del w:id="233" w:author="David Vacas Miguel" w:date="2018-05-10T12:36:00Z"/>
              <w:rFonts w:eastAsiaTheme="minorEastAsia"/>
              <w:smallCaps w:val="0"/>
              <w:noProof/>
              <w:sz w:val="22"/>
              <w:szCs w:val="22"/>
              <w:lang w:eastAsia="es-ES"/>
            </w:rPr>
          </w:pPr>
          <w:del w:id="234" w:author="David Vacas Miguel" w:date="2018-05-10T12:36:00Z">
            <w:r w:rsidRPr="00FA5302" w:rsidDel="00FA5302">
              <w:rPr>
                <w:noProof/>
                <w:rPrChange w:id="235" w:author="David Vacas Miguel" w:date="2018-05-10T12:36:00Z">
                  <w:rPr>
                    <w:rStyle w:val="Hipervnculo"/>
                    <w:smallCaps w:val="0"/>
                    <w:noProof/>
                  </w:rPr>
                </w:rPrChange>
              </w:rPr>
              <w:delText>2.</w:delText>
            </w:r>
            <w:r w:rsidDel="00FA5302">
              <w:rPr>
                <w:rFonts w:eastAsiaTheme="minorEastAsia"/>
                <w:smallCaps w:val="0"/>
                <w:noProof/>
                <w:sz w:val="22"/>
                <w:szCs w:val="22"/>
                <w:lang w:eastAsia="es-ES"/>
              </w:rPr>
              <w:tab/>
            </w:r>
            <w:r w:rsidRPr="00FA5302" w:rsidDel="00FA5302">
              <w:rPr>
                <w:noProof/>
                <w:rPrChange w:id="236" w:author="David Vacas Miguel" w:date="2018-05-10T12:36:00Z">
                  <w:rPr>
                    <w:rStyle w:val="Hipervnculo"/>
                    <w:smallCaps w:val="0"/>
                    <w:noProof/>
                  </w:rPr>
                </w:rPrChange>
              </w:rPr>
              <w:delText>OpenGL</w:delText>
            </w:r>
            <w:r w:rsidDel="00FA5302">
              <w:rPr>
                <w:noProof/>
                <w:webHidden/>
              </w:rPr>
              <w:tab/>
            </w:r>
          </w:del>
          <w:del w:id="237" w:author="David Vacas Miguel" w:date="2018-04-19T01:14:00Z">
            <w:r w:rsidDel="008606BE">
              <w:rPr>
                <w:noProof/>
                <w:webHidden/>
              </w:rPr>
              <w:delText>23</w:delText>
            </w:r>
          </w:del>
        </w:p>
        <w:p w14:paraId="2ED9BB1E" w14:textId="4A1DFF1B" w:rsidR="00CE0162" w:rsidDel="00FA5302" w:rsidRDefault="00CE0162">
          <w:pPr>
            <w:pStyle w:val="TDC2"/>
            <w:tabs>
              <w:tab w:val="left" w:pos="660"/>
              <w:tab w:val="right" w:leader="dot" w:pos="9060"/>
            </w:tabs>
            <w:rPr>
              <w:del w:id="238" w:author="David Vacas Miguel" w:date="2018-05-10T12:36:00Z"/>
              <w:rFonts w:eastAsiaTheme="minorEastAsia"/>
              <w:smallCaps w:val="0"/>
              <w:noProof/>
              <w:sz w:val="22"/>
              <w:szCs w:val="22"/>
              <w:lang w:eastAsia="es-ES"/>
            </w:rPr>
          </w:pPr>
          <w:del w:id="239" w:author="David Vacas Miguel" w:date="2018-05-10T12:36:00Z">
            <w:r w:rsidRPr="00FA5302" w:rsidDel="00FA5302">
              <w:rPr>
                <w:noProof/>
                <w:rPrChange w:id="240" w:author="David Vacas Miguel" w:date="2018-05-10T12:36:00Z">
                  <w:rPr>
                    <w:rStyle w:val="Hipervnculo"/>
                    <w:smallCaps w:val="0"/>
                    <w:noProof/>
                  </w:rPr>
                </w:rPrChange>
              </w:rPr>
              <w:delText>3.</w:delText>
            </w:r>
            <w:r w:rsidDel="00FA5302">
              <w:rPr>
                <w:rFonts w:eastAsiaTheme="minorEastAsia"/>
                <w:smallCaps w:val="0"/>
                <w:noProof/>
                <w:sz w:val="22"/>
                <w:szCs w:val="22"/>
                <w:lang w:eastAsia="es-ES"/>
              </w:rPr>
              <w:tab/>
            </w:r>
            <w:r w:rsidRPr="00FA5302" w:rsidDel="00FA5302">
              <w:rPr>
                <w:noProof/>
                <w:rPrChange w:id="241" w:author="David Vacas Miguel" w:date="2018-05-10T12:36:00Z">
                  <w:rPr>
                    <w:rStyle w:val="Hipervnculo"/>
                    <w:smallCaps w:val="0"/>
                    <w:noProof/>
                  </w:rPr>
                </w:rPrChange>
              </w:rPr>
              <w:delText>GLM</w:delText>
            </w:r>
            <w:r w:rsidDel="00FA5302">
              <w:rPr>
                <w:noProof/>
                <w:webHidden/>
              </w:rPr>
              <w:tab/>
            </w:r>
          </w:del>
          <w:del w:id="242" w:author="David Vacas Miguel" w:date="2018-04-19T01:14:00Z">
            <w:r w:rsidDel="008606BE">
              <w:rPr>
                <w:noProof/>
                <w:webHidden/>
              </w:rPr>
              <w:delText>26</w:delText>
            </w:r>
          </w:del>
        </w:p>
        <w:p w14:paraId="71EC2737" w14:textId="7BD09C47" w:rsidR="00CE0162" w:rsidDel="00FA5302" w:rsidRDefault="00CE0162">
          <w:pPr>
            <w:pStyle w:val="TDC2"/>
            <w:tabs>
              <w:tab w:val="left" w:pos="660"/>
              <w:tab w:val="right" w:leader="dot" w:pos="9060"/>
            </w:tabs>
            <w:rPr>
              <w:del w:id="243" w:author="David Vacas Miguel" w:date="2018-05-10T12:36:00Z"/>
              <w:rFonts w:eastAsiaTheme="minorEastAsia"/>
              <w:smallCaps w:val="0"/>
              <w:noProof/>
              <w:sz w:val="22"/>
              <w:szCs w:val="22"/>
              <w:lang w:eastAsia="es-ES"/>
            </w:rPr>
          </w:pPr>
          <w:del w:id="244" w:author="David Vacas Miguel" w:date="2018-05-10T12:36:00Z">
            <w:r w:rsidRPr="00FA5302" w:rsidDel="00FA5302">
              <w:rPr>
                <w:noProof/>
                <w:rPrChange w:id="245" w:author="David Vacas Miguel" w:date="2018-05-10T12:36:00Z">
                  <w:rPr>
                    <w:rStyle w:val="Hipervnculo"/>
                    <w:smallCaps w:val="0"/>
                    <w:noProof/>
                  </w:rPr>
                </w:rPrChange>
              </w:rPr>
              <w:delText>4.</w:delText>
            </w:r>
            <w:r w:rsidDel="00FA5302">
              <w:rPr>
                <w:rFonts w:eastAsiaTheme="minorEastAsia"/>
                <w:smallCaps w:val="0"/>
                <w:noProof/>
                <w:sz w:val="22"/>
                <w:szCs w:val="22"/>
                <w:lang w:eastAsia="es-ES"/>
              </w:rPr>
              <w:tab/>
            </w:r>
            <w:r w:rsidRPr="00FA5302" w:rsidDel="00FA5302">
              <w:rPr>
                <w:noProof/>
                <w:rPrChange w:id="246" w:author="David Vacas Miguel" w:date="2018-05-10T12:36:00Z">
                  <w:rPr>
                    <w:rStyle w:val="Hipervnculo"/>
                    <w:smallCaps w:val="0"/>
                    <w:noProof/>
                  </w:rPr>
                </w:rPrChange>
              </w:rPr>
              <w:delText>Metodología ágil</w:delText>
            </w:r>
            <w:r w:rsidDel="00FA5302">
              <w:rPr>
                <w:noProof/>
                <w:webHidden/>
              </w:rPr>
              <w:tab/>
            </w:r>
          </w:del>
          <w:del w:id="247" w:author="David Vacas Miguel" w:date="2018-04-19T01:14:00Z">
            <w:r w:rsidDel="008606BE">
              <w:rPr>
                <w:noProof/>
                <w:webHidden/>
              </w:rPr>
              <w:delText>27</w:delText>
            </w:r>
          </w:del>
        </w:p>
        <w:p w14:paraId="0BA96777" w14:textId="0D083819" w:rsidR="00CE0162" w:rsidDel="00FA5302" w:rsidRDefault="00CE0162">
          <w:pPr>
            <w:pStyle w:val="TDC1"/>
            <w:tabs>
              <w:tab w:val="right" w:leader="dot" w:pos="9060"/>
            </w:tabs>
            <w:rPr>
              <w:del w:id="248" w:author="David Vacas Miguel" w:date="2018-05-10T12:36:00Z"/>
              <w:rFonts w:asciiTheme="minorHAnsi" w:eastAsiaTheme="minorEastAsia" w:hAnsiTheme="minorHAnsi"/>
              <w:b w:val="0"/>
              <w:bCs w:val="0"/>
              <w:caps w:val="0"/>
              <w:noProof/>
              <w:sz w:val="22"/>
              <w:szCs w:val="22"/>
              <w:lang w:eastAsia="es-ES"/>
            </w:rPr>
          </w:pPr>
          <w:del w:id="249" w:author="David Vacas Miguel" w:date="2018-05-10T12:36:00Z">
            <w:r w:rsidRPr="00FA5302" w:rsidDel="00FA5302">
              <w:rPr>
                <w:noProof/>
                <w:rPrChange w:id="250" w:author="David Vacas Miguel" w:date="2018-05-10T12:36:00Z">
                  <w:rPr>
                    <w:rStyle w:val="Hipervnculo"/>
                    <w:b w:val="0"/>
                    <w:bCs w:val="0"/>
                    <w:caps w:val="0"/>
                    <w:noProof/>
                  </w:rPr>
                </w:rPrChange>
              </w:rPr>
              <w:delText>Capítulo 4 Descripción de la aplicación</w:delText>
            </w:r>
            <w:r w:rsidDel="00FA5302">
              <w:rPr>
                <w:noProof/>
                <w:webHidden/>
              </w:rPr>
              <w:tab/>
            </w:r>
          </w:del>
          <w:del w:id="251" w:author="David Vacas Miguel" w:date="2018-04-19T01:14:00Z">
            <w:r w:rsidDel="008606BE">
              <w:rPr>
                <w:noProof/>
                <w:webHidden/>
              </w:rPr>
              <w:delText>29</w:delText>
            </w:r>
          </w:del>
        </w:p>
        <w:p w14:paraId="7CF2E4B8" w14:textId="0F5CC491" w:rsidR="00CE0162" w:rsidDel="00FA5302" w:rsidRDefault="00CE0162">
          <w:pPr>
            <w:pStyle w:val="TDC2"/>
            <w:tabs>
              <w:tab w:val="left" w:pos="660"/>
              <w:tab w:val="right" w:leader="dot" w:pos="9060"/>
            </w:tabs>
            <w:rPr>
              <w:del w:id="252" w:author="David Vacas Miguel" w:date="2018-05-10T12:36:00Z"/>
              <w:rFonts w:eastAsiaTheme="minorEastAsia"/>
              <w:smallCaps w:val="0"/>
              <w:noProof/>
              <w:sz w:val="22"/>
              <w:szCs w:val="22"/>
              <w:lang w:eastAsia="es-ES"/>
            </w:rPr>
          </w:pPr>
          <w:del w:id="253" w:author="David Vacas Miguel" w:date="2018-05-10T12:36:00Z">
            <w:r w:rsidRPr="00FA5302" w:rsidDel="00FA5302">
              <w:rPr>
                <w:noProof/>
                <w:rPrChange w:id="254" w:author="David Vacas Miguel" w:date="2018-05-10T12:36:00Z">
                  <w:rPr>
                    <w:rStyle w:val="Hipervnculo"/>
                    <w:smallCaps w:val="0"/>
                    <w:noProof/>
                  </w:rPr>
                </w:rPrChange>
              </w:rPr>
              <w:delText>1.</w:delText>
            </w:r>
            <w:r w:rsidDel="00FA5302">
              <w:rPr>
                <w:rFonts w:eastAsiaTheme="minorEastAsia"/>
                <w:smallCaps w:val="0"/>
                <w:noProof/>
                <w:sz w:val="22"/>
                <w:szCs w:val="22"/>
                <w:lang w:eastAsia="es-ES"/>
              </w:rPr>
              <w:tab/>
            </w:r>
            <w:r w:rsidRPr="00FA5302" w:rsidDel="00FA5302">
              <w:rPr>
                <w:noProof/>
                <w:rPrChange w:id="255" w:author="David Vacas Miguel" w:date="2018-05-10T12:36:00Z">
                  <w:rPr>
                    <w:rStyle w:val="Hipervnculo"/>
                    <w:smallCaps w:val="0"/>
                    <w:noProof/>
                  </w:rPr>
                </w:rPrChange>
              </w:rPr>
              <w:delText>Zona izquierda: Viewport</w:delText>
            </w:r>
            <w:r w:rsidDel="00FA5302">
              <w:rPr>
                <w:noProof/>
                <w:webHidden/>
              </w:rPr>
              <w:tab/>
            </w:r>
          </w:del>
          <w:del w:id="256" w:author="David Vacas Miguel" w:date="2018-04-19T01:14:00Z">
            <w:r w:rsidDel="008606BE">
              <w:rPr>
                <w:noProof/>
                <w:webHidden/>
              </w:rPr>
              <w:delText>29</w:delText>
            </w:r>
          </w:del>
        </w:p>
        <w:p w14:paraId="0D3D524B" w14:textId="74EDABF7" w:rsidR="00CE0162" w:rsidDel="00FA5302" w:rsidRDefault="00CE0162">
          <w:pPr>
            <w:pStyle w:val="TDC2"/>
            <w:tabs>
              <w:tab w:val="left" w:pos="660"/>
              <w:tab w:val="right" w:leader="dot" w:pos="9060"/>
            </w:tabs>
            <w:rPr>
              <w:del w:id="257" w:author="David Vacas Miguel" w:date="2018-05-10T12:36:00Z"/>
              <w:rFonts w:eastAsiaTheme="minorEastAsia"/>
              <w:smallCaps w:val="0"/>
              <w:noProof/>
              <w:sz w:val="22"/>
              <w:szCs w:val="22"/>
              <w:lang w:eastAsia="es-ES"/>
            </w:rPr>
          </w:pPr>
          <w:del w:id="258" w:author="David Vacas Miguel" w:date="2018-05-10T12:36:00Z">
            <w:r w:rsidRPr="00FA5302" w:rsidDel="00FA5302">
              <w:rPr>
                <w:noProof/>
                <w:rPrChange w:id="259" w:author="David Vacas Miguel" w:date="2018-05-10T12:36:00Z">
                  <w:rPr>
                    <w:rStyle w:val="Hipervnculo"/>
                    <w:smallCaps w:val="0"/>
                    <w:noProof/>
                  </w:rPr>
                </w:rPrChange>
              </w:rPr>
              <w:delText>2.</w:delText>
            </w:r>
            <w:r w:rsidDel="00FA5302">
              <w:rPr>
                <w:rFonts w:eastAsiaTheme="minorEastAsia"/>
                <w:smallCaps w:val="0"/>
                <w:noProof/>
                <w:sz w:val="22"/>
                <w:szCs w:val="22"/>
                <w:lang w:eastAsia="es-ES"/>
              </w:rPr>
              <w:tab/>
            </w:r>
            <w:r w:rsidRPr="00FA5302" w:rsidDel="00FA5302">
              <w:rPr>
                <w:noProof/>
                <w:rPrChange w:id="260" w:author="David Vacas Miguel" w:date="2018-05-10T12:36:00Z">
                  <w:rPr>
                    <w:rStyle w:val="Hipervnculo"/>
                    <w:smallCaps w:val="0"/>
                    <w:noProof/>
                  </w:rPr>
                </w:rPrChange>
              </w:rPr>
              <w:delText>Zona derecha: Campos de entrada de datos</w:delText>
            </w:r>
            <w:r w:rsidDel="00FA5302">
              <w:rPr>
                <w:noProof/>
                <w:webHidden/>
              </w:rPr>
              <w:tab/>
            </w:r>
          </w:del>
          <w:del w:id="261" w:author="David Vacas Miguel" w:date="2018-04-19T01:14:00Z">
            <w:r w:rsidDel="008606BE">
              <w:rPr>
                <w:noProof/>
                <w:webHidden/>
              </w:rPr>
              <w:delText>32</w:delText>
            </w:r>
          </w:del>
        </w:p>
        <w:p w14:paraId="048ACD02" w14:textId="5CEB12E6" w:rsidR="00CE0162" w:rsidDel="00FA5302" w:rsidRDefault="00CE0162">
          <w:pPr>
            <w:pStyle w:val="TDC2"/>
            <w:tabs>
              <w:tab w:val="left" w:pos="660"/>
              <w:tab w:val="right" w:leader="dot" w:pos="9060"/>
            </w:tabs>
            <w:rPr>
              <w:del w:id="262" w:author="David Vacas Miguel" w:date="2018-05-10T12:36:00Z"/>
              <w:rFonts w:eastAsiaTheme="minorEastAsia"/>
              <w:smallCaps w:val="0"/>
              <w:noProof/>
              <w:sz w:val="22"/>
              <w:szCs w:val="22"/>
              <w:lang w:eastAsia="es-ES"/>
            </w:rPr>
          </w:pPr>
          <w:del w:id="263" w:author="David Vacas Miguel" w:date="2018-05-10T12:36:00Z">
            <w:r w:rsidRPr="00FA5302" w:rsidDel="00FA5302">
              <w:rPr>
                <w:noProof/>
                <w:rPrChange w:id="264" w:author="David Vacas Miguel" w:date="2018-05-10T12:36:00Z">
                  <w:rPr>
                    <w:rStyle w:val="Hipervnculo"/>
                    <w:smallCaps w:val="0"/>
                    <w:noProof/>
                  </w:rPr>
                </w:rPrChange>
              </w:rPr>
              <w:delText>3.</w:delText>
            </w:r>
            <w:r w:rsidDel="00FA5302">
              <w:rPr>
                <w:rFonts w:eastAsiaTheme="minorEastAsia"/>
                <w:smallCaps w:val="0"/>
                <w:noProof/>
                <w:sz w:val="22"/>
                <w:szCs w:val="22"/>
                <w:lang w:eastAsia="es-ES"/>
              </w:rPr>
              <w:tab/>
            </w:r>
            <w:r w:rsidRPr="00FA5302" w:rsidDel="00FA5302">
              <w:rPr>
                <w:noProof/>
                <w:rPrChange w:id="265" w:author="David Vacas Miguel" w:date="2018-05-10T12:36:00Z">
                  <w:rPr>
                    <w:rStyle w:val="Hipervnculo"/>
                    <w:smallCaps w:val="0"/>
                    <w:noProof/>
                  </w:rPr>
                </w:rPrChange>
              </w:rPr>
              <w:delText>Casos de uso</w:delText>
            </w:r>
            <w:r w:rsidDel="00FA5302">
              <w:rPr>
                <w:noProof/>
                <w:webHidden/>
              </w:rPr>
              <w:tab/>
            </w:r>
          </w:del>
          <w:del w:id="266" w:author="David Vacas Miguel" w:date="2018-04-19T01:14:00Z">
            <w:r w:rsidDel="008606BE">
              <w:rPr>
                <w:noProof/>
                <w:webHidden/>
              </w:rPr>
              <w:delText>36</w:delText>
            </w:r>
          </w:del>
        </w:p>
        <w:p w14:paraId="5BE77D52" w14:textId="4140D83F" w:rsidR="00CE0162" w:rsidDel="00FA5302" w:rsidRDefault="00CE0162">
          <w:pPr>
            <w:pStyle w:val="TDC1"/>
            <w:tabs>
              <w:tab w:val="right" w:leader="dot" w:pos="9060"/>
            </w:tabs>
            <w:rPr>
              <w:del w:id="267" w:author="David Vacas Miguel" w:date="2018-05-10T12:36:00Z"/>
              <w:rFonts w:asciiTheme="minorHAnsi" w:eastAsiaTheme="minorEastAsia" w:hAnsiTheme="minorHAnsi"/>
              <w:b w:val="0"/>
              <w:bCs w:val="0"/>
              <w:caps w:val="0"/>
              <w:noProof/>
              <w:sz w:val="22"/>
              <w:szCs w:val="22"/>
              <w:lang w:eastAsia="es-ES"/>
            </w:rPr>
          </w:pPr>
          <w:del w:id="268" w:author="David Vacas Miguel" w:date="2018-05-10T12:36:00Z">
            <w:r w:rsidRPr="00FA5302" w:rsidDel="00FA5302">
              <w:rPr>
                <w:noProof/>
                <w:rPrChange w:id="269" w:author="David Vacas Miguel" w:date="2018-05-10T12:36:00Z">
                  <w:rPr>
                    <w:rStyle w:val="Hipervnculo"/>
                    <w:b w:val="0"/>
                    <w:bCs w:val="0"/>
                    <w:caps w:val="0"/>
                    <w:noProof/>
                  </w:rPr>
                </w:rPrChange>
              </w:rPr>
              <w:delText>Conclusiones</w:delText>
            </w:r>
            <w:r w:rsidDel="00FA5302">
              <w:rPr>
                <w:noProof/>
                <w:webHidden/>
              </w:rPr>
              <w:tab/>
            </w:r>
          </w:del>
          <w:del w:id="270" w:author="David Vacas Miguel" w:date="2018-04-19T01:14:00Z">
            <w:r w:rsidDel="008606BE">
              <w:rPr>
                <w:noProof/>
                <w:webHidden/>
              </w:rPr>
              <w:delText>39</w:delText>
            </w:r>
          </w:del>
        </w:p>
        <w:p w14:paraId="5ABFAA73" w14:textId="6FB4C8CB" w:rsidR="00CE0162" w:rsidDel="00FA5302" w:rsidRDefault="00CE0162">
          <w:pPr>
            <w:pStyle w:val="TDC1"/>
            <w:tabs>
              <w:tab w:val="right" w:leader="dot" w:pos="9060"/>
            </w:tabs>
            <w:rPr>
              <w:del w:id="271" w:author="David Vacas Miguel" w:date="2018-05-10T12:36:00Z"/>
              <w:rFonts w:asciiTheme="minorHAnsi" w:eastAsiaTheme="minorEastAsia" w:hAnsiTheme="minorHAnsi"/>
              <w:b w:val="0"/>
              <w:bCs w:val="0"/>
              <w:caps w:val="0"/>
              <w:noProof/>
              <w:sz w:val="22"/>
              <w:szCs w:val="22"/>
              <w:lang w:eastAsia="es-ES"/>
            </w:rPr>
          </w:pPr>
          <w:del w:id="272" w:author="David Vacas Miguel" w:date="2018-05-10T12:36:00Z">
            <w:r w:rsidRPr="00FA5302" w:rsidDel="00FA5302">
              <w:rPr>
                <w:noProof/>
                <w:rPrChange w:id="273" w:author="David Vacas Miguel" w:date="2018-05-10T12:36:00Z">
                  <w:rPr>
                    <w:rStyle w:val="Hipervnculo"/>
                    <w:b w:val="0"/>
                    <w:bCs w:val="0"/>
                    <w:caps w:val="0"/>
                    <w:noProof/>
                  </w:rPr>
                </w:rPrChange>
              </w:rPr>
              <w:delText>Bibliografía</w:delText>
            </w:r>
            <w:r w:rsidDel="00FA5302">
              <w:rPr>
                <w:noProof/>
                <w:webHidden/>
              </w:rPr>
              <w:tab/>
            </w:r>
          </w:del>
          <w:del w:id="274" w:author="David Vacas Miguel" w:date="2018-04-19T01:14:00Z">
            <w:r w:rsidDel="008606BE">
              <w:rPr>
                <w:noProof/>
                <w:webHidden/>
              </w:rPr>
              <w:delText>40</w:delText>
            </w:r>
          </w:del>
        </w:p>
        <w:p w14:paraId="05FADAB1" w14:textId="77777777" w:rsidR="003E7F06" w:rsidRPr="001411C5" w:rsidRDefault="00E412F2" w:rsidP="008D373D">
          <w:pPr>
            <w:spacing w:line="360" w:lineRule="auto"/>
            <w:jc w:val="both"/>
            <w:rPr>
              <w:rFonts w:ascii="Arial" w:hAnsi="Arial" w:cs="Arial"/>
            </w:rPr>
          </w:pPr>
          <w:r>
            <w:rPr>
              <w:rFonts w:ascii="Arial" w:hAnsi="Arial" w:cs="Arial"/>
              <w:sz w:val="24"/>
              <w:szCs w:val="20"/>
            </w:rPr>
            <w:fldChar w:fldCharType="end"/>
          </w:r>
        </w:p>
      </w:sdtContent>
    </w:sdt>
    <w:p w14:paraId="03A474C6" w14:textId="77777777" w:rsidR="003E7F06" w:rsidRDefault="003A3898" w:rsidP="003278DE">
      <w:pPr>
        <w:ind w:left="1416" w:hanging="1416"/>
        <w:rPr>
          <w:rFonts w:ascii="Times New Roman" w:hAnsi="Times New Roman" w:cs="Times New Roman"/>
          <w:sz w:val="24"/>
        </w:rPr>
      </w:pPr>
      <w:r>
        <w:rPr>
          <w:rFonts w:ascii="Times New Roman" w:hAnsi="Times New Roman" w:cs="Times New Roman"/>
          <w:sz w:val="24"/>
        </w:rPr>
        <w:br w:type="page"/>
      </w:r>
    </w:p>
    <w:p w14:paraId="57207372" w14:textId="77777777" w:rsidR="00BC3217" w:rsidRDefault="00BC3217" w:rsidP="00BC3217">
      <w:pPr>
        <w:pStyle w:val="TituloTFG"/>
      </w:pPr>
      <w:bookmarkStart w:id="275" w:name="_Toc514081263"/>
      <w:r>
        <w:lastRenderedPageBreak/>
        <w:t>Agradecimientos</w:t>
      </w:r>
      <w:bookmarkEnd w:id="275"/>
    </w:p>
    <w:p w14:paraId="12F9BA01" w14:textId="77777777" w:rsidR="008E7C45" w:rsidDel="00CB0DFB" w:rsidRDefault="008E7C45" w:rsidP="008E7C45">
      <w:pPr>
        <w:pStyle w:val="LetranormalTFG"/>
        <w:rPr>
          <w:del w:id="276" w:author="Alberto Herrán González" w:date="2018-03-31T12:50:00Z"/>
        </w:rPr>
      </w:pPr>
    </w:p>
    <w:p w14:paraId="116166D2" w14:textId="77777777" w:rsidR="008E7C45" w:rsidRDefault="008E7C45" w:rsidP="008E7C45">
      <w:pPr>
        <w:pStyle w:val="LetranormalTFG"/>
      </w:pPr>
      <w:r>
        <w:t>Me gustaría agradecer a la universidad por el conocimiento recibido y en especial a mi tutor, Alberto Herrán, por su ayuda y apoyo durante el desarrollo del proyecto.</w:t>
      </w:r>
    </w:p>
    <w:p w14:paraId="60B25171" w14:textId="77777777" w:rsidR="00BC3217" w:rsidRDefault="00BC3217">
      <w:pPr>
        <w:rPr>
          <w:rFonts w:ascii="Arial" w:eastAsiaTheme="majorEastAsia" w:hAnsi="Arial" w:cstheme="majorBidi"/>
          <w:b/>
          <w:sz w:val="40"/>
          <w:szCs w:val="32"/>
        </w:rPr>
      </w:pPr>
      <w:r>
        <w:br w:type="page"/>
      </w:r>
    </w:p>
    <w:p w14:paraId="33EB3D02" w14:textId="77777777" w:rsidR="00BC3217" w:rsidRDefault="00BC3217" w:rsidP="00BC3217">
      <w:pPr>
        <w:pStyle w:val="TituloTFG"/>
      </w:pPr>
      <w:bookmarkStart w:id="277" w:name="_Toc514081264"/>
      <w:r>
        <w:lastRenderedPageBreak/>
        <w:t>Resumen</w:t>
      </w:r>
      <w:bookmarkEnd w:id="277"/>
    </w:p>
    <w:p w14:paraId="62905136" w14:textId="77777777" w:rsidR="00CB554E" w:rsidDel="00CB0DFB" w:rsidRDefault="00CB554E" w:rsidP="00CB554E">
      <w:pPr>
        <w:pStyle w:val="LetranormalTFG"/>
        <w:rPr>
          <w:del w:id="278" w:author="Alberto Herrán González" w:date="2018-03-31T12:50:00Z"/>
        </w:rPr>
      </w:pPr>
    </w:p>
    <w:p w14:paraId="55887C80" w14:textId="77777777" w:rsidR="00CB554E" w:rsidRDefault="00CB554E" w:rsidP="00CB554E">
      <w:pPr>
        <w:pStyle w:val="LetranormalTFG"/>
      </w:pPr>
      <w:r>
        <w:t>En este TFG se ha d</w:t>
      </w:r>
      <w:r w:rsidRPr="00AB4922">
        <w:t>esarrolla</w:t>
      </w:r>
      <w:r>
        <w:t>do</w:t>
      </w:r>
      <w:r w:rsidRPr="00AB4922">
        <w:t xml:space="preserve"> una aplicación </w:t>
      </w:r>
      <w:r>
        <w:t>con la que poder</w:t>
      </w:r>
      <w:r w:rsidRPr="00AB4922">
        <w:t xml:space="preserve"> visualizar </w:t>
      </w:r>
      <w:r>
        <w:t xml:space="preserve">el funcionamiento de </w:t>
      </w:r>
      <w:r w:rsidRPr="00AB4922">
        <w:t>un robot móvil con direccionamiento diferencial</w:t>
      </w:r>
      <w:r>
        <w:t xml:space="preserve"> cuando trata de seguir un recorrido marcado por una línea negra sobre un fondo blanco.</w:t>
      </w:r>
    </w:p>
    <w:p w14:paraId="701D2C50" w14:textId="77777777" w:rsidR="00CB554E" w:rsidRDefault="00CB554E" w:rsidP="00CB554E">
      <w:pPr>
        <w:pStyle w:val="LetranormalTFG"/>
      </w:pPr>
      <w:r>
        <w:t xml:space="preserve">Para ello, se ha comenzado estudiando la mecánica de tal sistema a través de las ecuaciones que relacionan el giro de los motores con la posición y orientación </w:t>
      </w:r>
      <w:proofErr w:type="gramStart"/>
      <w:r>
        <w:t>del mismo</w:t>
      </w:r>
      <w:proofErr w:type="gramEnd"/>
      <w:r>
        <w:t xml:space="preserve">. A continuación se ha analizado el entorno tecnológico que </w:t>
      </w:r>
      <w:r w:rsidR="006E7AC2">
        <w:t xml:space="preserve">ha sido </w:t>
      </w:r>
      <w:r>
        <w:t xml:space="preserve">utilizado, habiéndose </w:t>
      </w:r>
      <w:proofErr w:type="gramStart"/>
      <w:r>
        <w:t>elegido  Qt</w:t>
      </w:r>
      <w:proofErr w:type="gramEnd"/>
      <w:r>
        <w:t xml:space="preserve"> y OpenGL para la </w:t>
      </w:r>
      <w:r w:rsidR="006E7AC2">
        <w:t>interacción y simulación</w:t>
      </w:r>
      <w:r>
        <w:t>.  Posteriormente se ha realizado la implementación de la simulación y la interacción con el usuario final. Finalmente, se han implementado opciones para la mejora de la aplicación.</w:t>
      </w:r>
    </w:p>
    <w:p w14:paraId="2A39F5E5" w14:textId="77777777" w:rsidR="00BC3217" w:rsidRDefault="00BC3217">
      <w:pPr>
        <w:rPr>
          <w:rFonts w:ascii="Arial" w:eastAsiaTheme="majorEastAsia" w:hAnsi="Arial" w:cstheme="majorBidi"/>
          <w:b/>
          <w:sz w:val="40"/>
          <w:szCs w:val="32"/>
        </w:rPr>
      </w:pPr>
      <w:r>
        <w:br w:type="page"/>
      </w:r>
    </w:p>
    <w:p w14:paraId="0C9B1D59" w14:textId="77777777" w:rsidR="00BC3217" w:rsidRDefault="00BC3217" w:rsidP="00BC3217">
      <w:pPr>
        <w:pStyle w:val="TituloTFG"/>
      </w:pPr>
      <w:bookmarkStart w:id="279" w:name="_Toc514081265"/>
      <w:r>
        <w:lastRenderedPageBreak/>
        <w:t>Capítulo 1 Introducción</w:t>
      </w:r>
      <w:bookmarkEnd w:id="279"/>
    </w:p>
    <w:p w14:paraId="35C199ED" w14:textId="77777777" w:rsidR="00BC3217" w:rsidRDefault="00BC3217" w:rsidP="006425E3">
      <w:pPr>
        <w:pStyle w:val="TFGtitulo2"/>
        <w:numPr>
          <w:ilvl w:val="0"/>
          <w:numId w:val="12"/>
        </w:numPr>
        <w:ind w:left="426" w:hanging="426"/>
      </w:pPr>
      <w:bookmarkStart w:id="280" w:name="_Toc514081266"/>
      <w:r>
        <w:t>Motivación</w:t>
      </w:r>
      <w:bookmarkEnd w:id="280"/>
    </w:p>
    <w:p w14:paraId="5F3AF495" w14:textId="77777777" w:rsidR="00932531" w:rsidDel="006425E3" w:rsidRDefault="00932531">
      <w:pPr>
        <w:rPr>
          <w:del w:id="281" w:author="Alberto Herrán González" w:date="2018-03-31T12:48:00Z"/>
        </w:rPr>
      </w:pPr>
    </w:p>
    <w:p w14:paraId="73C5F003" w14:textId="77777777" w:rsidR="00932531" w:rsidRDefault="00932531" w:rsidP="00932531">
      <w:pPr>
        <w:pStyle w:val="LetranormalTFG"/>
      </w:pPr>
      <w:r>
        <w:t xml:space="preserve">Este trabajo nace motivado por un intento de mejorar una de las herramientas </w:t>
      </w:r>
      <w:ins w:id="282" w:author="Alberto Herrán González" w:date="2018-03-31T12:46:00Z">
        <w:r w:rsidR="006425E3">
          <w:t xml:space="preserve">que se utilizaban </w:t>
        </w:r>
      </w:ins>
      <w:del w:id="283" w:author="Alberto Herrán González" w:date="2018-03-31T12:46:00Z">
        <w:r w:rsidDel="006425E3">
          <w:delText xml:space="preserve">utilizadas </w:delText>
        </w:r>
      </w:del>
      <w:r>
        <w:t xml:space="preserve">en la </w:t>
      </w:r>
      <w:ins w:id="284" w:author="Alberto Herrán González" w:date="2018-03-31T12:46:00Z">
        <w:r w:rsidR="006425E3">
          <w:t xml:space="preserve">antigua </w:t>
        </w:r>
      </w:ins>
      <w:r>
        <w:t>asignatura “Robótica” de la titulación “Ingeniería Técnica en Informática de Sistemas” impartida en el antiguo Centro de Estudios Superiores Felipe Segundo, que actualmente constituye el Campus de Aranjuez de la Universidad Rey Juan Carlos.</w:t>
      </w:r>
    </w:p>
    <w:p w14:paraId="0B9594E9" w14:textId="3C9B555B" w:rsidR="00932531" w:rsidRDefault="00932531" w:rsidP="00932531">
      <w:pPr>
        <w:pStyle w:val="LetranormalTFG"/>
      </w:pPr>
      <w:r>
        <w:t>En esta asignatura los alumnos, en grupos, debían realizar robots de distintos tipos: sigue líneas, velocistas, etc. Al final del curso el profesor realizaba un circuito y se usaban los robots que se habían construido para ver cuál era el más rápido, creando así una competición de robots entre los alumnos. El tiempo en el que el robot realizaba el circuito venía dado por las medidas que los alumnos utiliza</w:t>
      </w:r>
      <w:r w:rsidR="00734822">
        <w:t>sen</w:t>
      </w:r>
      <w:r>
        <w:t xml:space="preserve"> a la hora de construir el mismo, por </w:t>
      </w:r>
      <w:del w:id="285" w:author="David Vacas Miguel" w:date="2018-05-13T13:35:00Z">
        <w:r w:rsidDel="007B21B5">
          <w:delText>ejemplo</w:delText>
        </w:r>
      </w:del>
      <w:ins w:id="286" w:author="David Vacas Miguel" w:date="2018-05-13T13:35:00Z">
        <w:r w:rsidR="007B21B5">
          <w:t>ejemplo,</w:t>
        </w:r>
      </w:ins>
      <w:r>
        <w:t xml:space="preserve"> un robot con una separación de sensores mayor</w:t>
      </w:r>
      <w:r w:rsidR="00734822">
        <w:t xml:space="preserve"> realiza</w:t>
      </w:r>
      <w:r>
        <w:t xml:space="preserve"> menos </w:t>
      </w:r>
      <w:del w:id="287" w:author="David Vacas Miguel" w:date="2018-05-13T13:40:00Z">
        <w:r w:rsidDel="007B21B5">
          <w:delText>giros</w:delText>
        </w:r>
      </w:del>
      <w:proofErr w:type="gramStart"/>
      <w:ins w:id="288" w:author="David Vacas Miguel" w:date="2018-05-13T13:40:00Z">
        <w:r w:rsidR="007B21B5">
          <w:t>giros</w:t>
        </w:r>
      </w:ins>
      <w:proofErr w:type="gramEnd"/>
      <w:r>
        <w:t xml:space="preserve"> pero </w:t>
      </w:r>
      <w:r w:rsidR="00734822">
        <w:t>de mayor amplitud</w:t>
      </w:r>
      <w:r>
        <w:t xml:space="preserve"> sin embargo un robot co</w:t>
      </w:r>
      <w:r w:rsidR="00734822">
        <w:t>n una separación menor realiza</w:t>
      </w:r>
      <w:r>
        <w:t xml:space="preserve"> más </w:t>
      </w:r>
      <w:del w:id="289" w:author="David Vacas Miguel" w:date="2018-05-13T13:40:00Z">
        <w:r w:rsidDel="005513D3">
          <w:delText>giros</w:delText>
        </w:r>
      </w:del>
      <w:ins w:id="290" w:author="David Vacas Miguel" w:date="2018-05-13T13:40:00Z">
        <w:r w:rsidR="005513D3">
          <w:t>giros</w:t>
        </w:r>
      </w:ins>
      <w:r>
        <w:t xml:space="preserve"> pero de menor magnitud y esto junto c</w:t>
      </w:r>
      <w:r w:rsidR="00734822">
        <w:t>on los demás parámetros influye</w:t>
      </w:r>
      <w:r>
        <w:t xml:space="preserve"> en la velocidad para realizar el circuito.</w:t>
      </w:r>
    </w:p>
    <w:p w14:paraId="047E5ED4" w14:textId="77777777" w:rsidR="00932531" w:rsidRDefault="00932531" w:rsidP="00932531">
      <w:pPr>
        <w:pStyle w:val="LetranormalTFG"/>
      </w:pPr>
      <w:r w:rsidRPr="008867AE">
        <w:t xml:space="preserve">El objetivo de este proyecto es desarrollar una aplicación que permita simular y visualizar la dinámica de </w:t>
      </w:r>
      <w:r>
        <w:t>este</w:t>
      </w:r>
      <w:r w:rsidRPr="008867AE">
        <w:t xml:space="preserve"> robot móvil con di</w:t>
      </w:r>
      <w:r>
        <w:t xml:space="preserve">reccionamiento diferencial. La </w:t>
      </w:r>
      <w:r w:rsidRPr="008867AE">
        <w:t xml:space="preserve">aplicación servirá de banco de pruebas con el </w:t>
      </w:r>
      <w:r>
        <w:t xml:space="preserve">que analizar el comportamiento </w:t>
      </w:r>
      <w:r w:rsidRPr="008867AE">
        <w:t>del robot sigue líneas</w:t>
      </w:r>
      <w:r>
        <w:t xml:space="preserve"> antes de su construcción real.</w:t>
      </w:r>
    </w:p>
    <w:p w14:paraId="7F08969F" w14:textId="636F9129" w:rsidR="00932531" w:rsidRDefault="00734822" w:rsidP="00932531">
      <w:pPr>
        <w:pStyle w:val="LetranormalTFG"/>
      </w:pPr>
      <w:r>
        <w:t xml:space="preserve">Como se ha mencionado </w:t>
      </w:r>
      <w:del w:id="291" w:author="David Vacas Miguel" w:date="2018-05-13T13:40:00Z">
        <w:r w:rsidDel="007B21B5">
          <w:delText>anteriormente</w:delText>
        </w:r>
      </w:del>
      <w:ins w:id="292" w:author="David Vacas Miguel" w:date="2018-05-13T13:40:00Z">
        <w:r w:rsidR="007B21B5">
          <w:t>antes</w:t>
        </w:r>
      </w:ins>
      <w:r>
        <w:t>, a</w:t>
      </w:r>
      <w:r w:rsidR="00932531" w:rsidRPr="008867AE">
        <w:t xml:space="preserve">ctualmente se dispone de un desarrollo previo </w:t>
      </w:r>
      <w:r w:rsidR="00932531">
        <w:t>en MATLAB-</w:t>
      </w:r>
      <w:proofErr w:type="spellStart"/>
      <w:r w:rsidR="00932531">
        <w:t>Simulink</w:t>
      </w:r>
      <w:proofErr w:type="spellEnd"/>
      <w:r w:rsidR="00932531">
        <w:t>,</w:t>
      </w:r>
      <w:ins w:id="293" w:author="David Vacas Miguel" w:date="2018-05-13T13:40:00Z">
        <w:r w:rsidR="005513D3">
          <w:t xml:space="preserve"> en la figura 1 se puede observar el esquema de</w:t>
        </w:r>
      </w:ins>
      <w:ins w:id="294" w:author="David Vacas Miguel" w:date="2018-05-13T13:43:00Z">
        <w:r w:rsidR="005513D3">
          <w:t xml:space="preserve"> dicho desarrollo, el que se puede ver los diferentes componentes que se utilizan en la </w:t>
        </w:r>
      </w:ins>
      <w:ins w:id="295" w:author="David Vacas Miguel" w:date="2018-05-13T13:44:00Z">
        <w:r w:rsidR="005513D3">
          <w:t>aplicació</w:t>
        </w:r>
      </w:ins>
      <w:del w:id="296" w:author="David Vacas Miguel" w:date="2018-05-13T13:44:00Z">
        <w:r w:rsidR="00932531" w:rsidDel="005513D3">
          <w:delText xml:space="preserve"> ver figura 1 y figura 2</w:delText>
        </w:r>
      </w:del>
      <w:ins w:id="297" w:author="David Vacas Miguel" w:date="2018-05-13T13:44:00Z">
        <w:r w:rsidR="005513D3">
          <w:t>n</w:t>
        </w:r>
      </w:ins>
      <w:r w:rsidR="00932531">
        <w:t>.</w:t>
      </w:r>
      <w:ins w:id="298" w:author="David Vacas Miguel" w:date="2018-05-13T13:44:00Z">
        <w:r w:rsidR="005513D3">
          <w:t xml:space="preserve"> La figura 2 muestra el programa en MATLAB-</w:t>
        </w:r>
        <w:proofErr w:type="spellStart"/>
        <w:r w:rsidR="005513D3">
          <w:t>Simulink</w:t>
        </w:r>
        <w:proofErr w:type="spellEnd"/>
        <w:r w:rsidR="005513D3">
          <w:t xml:space="preserve"> </w:t>
        </w:r>
      </w:ins>
      <w:ins w:id="299" w:author="David Vacas Miguel" w:date="2018-05-13T13:45:00Z">
        <w:r w:rsidR="005513D3">
          <w:t>en ejecución.</w:t>
        </w:r>
      </w:ins>
    </w:p>
    <w:p w14:paraId="07874707" w14:textId="77777777" w:rsidR="00932531" w:rsidRDefault="00932531">
      <w:pPr>
        <w:pStyle w:val="LetranormalTFG"/>
        <w:spacing w:before="100" w:beforeAutospacing="1" w:after="120"/>
        <w:jc w:val="center"/>
        <w:pPrChange w:id="300" w:author="Alberto Herrán González" w:date="2018-03-31T12:49:00Z">
          <w:pPr>
            <w:pStyle w:val="LetranormalTFG"/>
          </w:pPr>
        </w:pPrChange>
      </w:pPr>
      <w:r>
        <w:rPr>
          <w:noProof/>
          <w:lang w:eastAsia="es-ES"/>
        </w:rPr>
        <w:lastRenderedPageBreak/>
        <w:drawing>
          <wp:inline distT="0" distB="0" distL="0" distR="0" wp14:anchorId="132E8A12" wp14:editId="7B73975F">
            <wp:extent cx="4305600" cy="1951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5600" cy="1951200"/>
                    </a:xfrm>
                    <a:prstGeom prst="rect">
                      <a:avLst/>
                    </a:prstGeom>
                  </pic:spPr>
                </pic:pic>
              </a:graphicData>
            </a:graphic>
          </wp:inline>
        </w:drawing>
      </w:r>
    </w:p>
    <w:p w14:paraId="6BBC955B" w14:textId="77777777" w:rsidR="00932531" w:rsidRPr="006425E3" w:rsidRDefault="00932531">
      <w:pPr>
        <w:pStyle w:val="LetranormalTFG"/>
        <w:spacing w:after="120"/>
        <w:ind w:left="709" w:hanging="709"/>
        <w:jc w:val="center"/>
        <w:rPr>
          <w:sz w:val="20"/>
          <w:szCs w:val="20"/>
          <w:rPrChange w:id="301" w:author="Alberto Herrán González" w:date="2018-03-31T12:42:00Z">
            <w:rPr/>
          </w:rPrChange>
        </w:rPr>
        <w:pPrChange w:id="302" w:author="Alberto Herrán González" w:date="2018-03-31T12:50:00Z">
          <w:pPr>
            <w:pStyle w:val="LetranormalTFG"/>
            <w:ind w:left="708" w:hanging="708"/>
            <w:jc w:val="center"/>
          </w:pPr>
        </w:pPrChange>
      </w:pPr>
      <w:r w:rsidRPr="006425E3">
        <w:rPr>
          <w:b/>
          <w:sz w:val="20"/>
          <w:szCs w:val="20"/>
          <w:rPrChange w:id="303" w:author="Alberto Herrán González" w:date="2018-03-31T12:42:00Z">
            <w:rPr>
              <w:b/>
            </w:rPr>
          </w:rPrChange>
        </w:rPr>
        <w:t>Figura 1.</w:t>
      </w:r>
      <w:r w:rsidRPr="006425E3">
        <w:rPr>
          <w:sz w:val="20"/>
          <w:szCs w:val="20"/>
          <w:rPrChange w:id="304" w:author="Alberto Herrán González" w:date="2018-03-31T12:42:00Z">
            <w:rPr/>
          </w:rPrChange>
        </w:rPr>
        <w:t xml:space="preserve"> Modelo del desarrollo hecho en MATLAB-</w:t>
      </w:r>
      <w:proofErr w:type="spellStart"/>
      <w:r w:rsidRPr="006425E3">
        <w:rPr>
          <w:sz w:val="20"/>
          <w:szCs w:val="20"/>
          <w:rPrChange w:id="305" w:author="Alberto Herrán González" w:date="2018-03-31T12:42:00Z">
            <w:rPr/>
          </w:rPrChange>
        </w:rPr>
        <w:t>Simulink</w:t>
      </w:r>
      <w:proofErr w:type="spellEnd"/>
      <w:r w:rsidRPr="006425E3">
        <w:rPr>
          <w:sz w:val="20"/>
          <w:szCs w:val="20"/>
          <w:rPrChange w:id="306" w:author="Alberto Herrán González" w:date="2018-03-31T12:42:00Z">
            <w:rPr/>
          </w:rPrChange>
        </w:rPr>
        <w:t>.</w:t>
      </w:r>
    </w:p>
    <w:p w14:paraId="3CBABEA4" w14:textId="77777777" w:rsidR="00932531" w:rsidRDefault="00932531">
      <w:pPr>
        <w:pStyle w:val="LetranormalTFG"/>
        <w:spacing w:before="100" w:beforeAutospacing="1" w:after="120"/>
        <w:ind w:left="709" w:hanging="709"/>
        <w:jc w:val="center"/>
        <w:pPrChange w:id="307" w:author="Alberto Herrán González" w:date="2018-03-31T12:49:00Z">
          <w:pPr>
            <w:pStyle w:val="LetranormalTFG"/>
            <w:ind w:left="708" w:hanging="708"/>
            <w:jc w:val="center"/>
          </w:pPr>
        </w:pPrChange>
      </w:pPr>
      <w:r>
        <w:rPr>
          <w:noProof/>
          <w:lang w:eastAsia="es-ES"/>
        </w:rPr>
        <w:drawing>
          <wp:inline distT="0" distB="0" distL="0" distR="0" wp14:anchorId="1C83189E" wp14:editId="6C5417AC">
            <wp:extent cx="4410000" cy="4575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0000" cy="4575600"/>
                    </a:xfrm>
                    <a:prstGeom prst="rect">
                      <a:avLst/>
                    </a:prstGeom>
                  </pic:spPr>
                </pic:pic>
              </a:graphicData>
            </a:graphic>
          </wp:inline>
        </w:drawing>
      </w:r>
    </w:p>
    <w:p w14:paraId="633079B6" w14:textId="77777777" w:rsidR="00932531" w:rsidRDefault="00932531">
      <w:pPr>
        <w:pStyle w:val="LetranormalTFG"/>
        <w:spacing w:after="100" w:afterAutospacing="1"/>
        <w:ind w:left="1418" w:hanging="1418"/>
        <w:jc w:val="center"/>
        <w:rPr>
          <w:ins w:id="308" w:author="Alberto Herrán González" w:date="2018-03-31T12:58:00Z"/>
          <w:sz w:val="20"/>
          <w:szCs w:val="20"/>
        </w:rPr>
        <w:pPrChange w:id="309" w:author="Alberto Herrán González" w:date="2018-03-31T12:58:00Z">
          <w:pPr>
            <w:pStyle w:val="LetranormalTFG"/>
            <w:ind w:left="1416" w:hanging="1416"/>
            <w:jc w:val="center"/>
          </w:pPr>
        </w:pPrChange>
      </w:pPr>
      <w:r w:rsidRPr="006425E3">
        <w:rPr>
          <w:b/>
          <w:sz w:val="20"/>
          <w:szCs w:val="20"/>
          <w:rPrChange w:id="310" w:author="Alberto Herrán González" w:date="2018-03-31T12:45:00Z">
            <w:rPr>
              <w:b/>
            </w:rPr>
          </w:rPrChange>
        </w:rPr>
        <w:t>Figura 2.</w:t>
      </w:r>
      <w:r w:rsidRPr="006425E3">
        <w:rPr>
          <w:sz w:val="20"/>
          <w:szCs w:val="20"/>
          <w:rPrChange w:id="311" w:author="Alberto Herrán González" w:date="2018-03-31T12:45:00Z">
            <w:rPr/>
          </w:rPrChange>
        </w:rPr>
        <w:t xml:space="preserve"> Vista de la simulación desarrollada en MATLAB-</w:t>
      </w:r>
      <w:proofErr w:type="spellStart"/>
      <w:r w:rsidRPr="006425E3">
        <w:rPr>
          <w:sz w:val="20"/>
          <w:szCs w:val="20"/>
          <w:rPrChange w:id="312" w:author="Alberto Herrán González" w:date="2018-03-31T12:45:00Z">
            <w:rPr/>
          </w:rPrChange>
        </w:rPr>
        <w:t>Simulink</w:t>
      </w:r>
      <w:proofErr w:type="spellEnd"/>
      <w:r w:rsidRPr="006425E3">
        <w:rPr>
          <w:sz w:val="20"/>
          <w:szCs w:val="20"/>
          <w:rPrChange w:id="313" w:author="Alberto Herrán González" w:date="2018-03-31T12:45:00Z">
            <w:rPr/>
          </w:rPrChange>
        </w:rPr>
        <w:t>.</w:t>
      </w:r>
    </w:p>
    <w:p w14:paraId="55BA16AE" w14:textId="77777777" w:rsidR="00CB0DFB" w:rsidRPr="006425E3" w:rsidDel="00CB0DFB" w:rsidRDefault="00CB0DFB" w:rsidP="00932531">
      <w:pPr>
        <w:pStyle w:val="LetranormalTFG"/>
        <w:ind w:left="1416" w:hanging="1416"/>
        <w:jc w:val="center"/>
        <w:rPr>
          <w:del w:id="314" w:author="Alberto Herrán González" w:date="2018-03-31T12:58:00Z"/>
          <w:sz w:val="20"/>
          <w:szCs w:val="20"/>
          <w:rPrChange w:id="315" w:author="Alberto Herrán González" w:date="2018-03-31T12:45:00Z">
            <w:rPr>
              <w:del w:id="316" w:author="Alberto Herrán González" w:date="2018-03-31T12:58:00Z"/>
            </w:rPr>
          </w:rPrChange>
        </w:rPr>
      </w:pPr>
    </w:p>
    <w:p w14:paraId="5F04E9B3" w14:textId="77777777" w:rsidR="00932531" w:rsidDel="00CB0DFB" w:rsidRDefault="00932531" w:rsidP="00932531">
      <w:pPr>
        <w:pStyle w:val="LetranormalTFG"/>
        <w:ind w:left="1416" w:hanging="1416"/>
        <w:jc w:val="center"/>
        <w:rPr>
          <w:del w:id="317" w:author="Alberto Herrán González" w:date="2018-03-31T12:51:00Z"/>
        </w:rPr>
      </w:pPr>
    </w:p>
    <w:p w14:paraId="5A8665B9" w14:textId="77777777" w:rsidR="00734822" w:rsidRDefault="00932531" w:rsidP="00932531">
      <w:pPr>
        <w:pStyle w:val="LetranormalTFG"/>
      </w:pPr>
      <w:r>
        <w:t xml:space="preserve">Sin </w:t>
      </w:r>
      <w:proofErr w:type="gramStart"/>
      <w:r>
        <w:t>embargo</w:t>
      </w:r>
      <w:proofErr w:type="gramEnd"/>
      <w:r>
        <w:t xml:space="preserve"> </w:t>
      </w:r>
      <w:r w:rsidR="00734822">
        <w:t xml:space="preserve">este </w:t>
      </w:r>
      <w:r>
        <w:t xml:space="preserve">tiene </w:t>
      </w:r>
      <w:r w:rsidR="00734822">
        <w:t>varios inconvenientes:</w:t>
      </w:r>
    </w:p>
    <w:p w14:paraId="70F9410C" w14:textId="77777777" w:rsidR="00734822" w:rsidRDefault="00734822">
      <w:pPr>
        <w:pStyle w:val="LetranormalTFG"/>
        <w:ind w:left="708"/>
        <w:pPrChange w:id="318" w:author="Alberto Herrán González" w:date="2018-03-31T12:45:00Z">
          <w:pPr>
            <w:pStyle w:val="LetranormalTFG"/>
          </w:pPr>
        </w:pPrChange>
      </w:pPr>
      <w:r>
        <w:t>a) Se debe</w:t>
      </w:r>
      <w:r w:rsidR="00932531" w:rsidRPr="008867AE">
        <w:t xml:space="preserve"> tener instalado </w:t>
      </w:r>
      <w:r w:rsidR="00932531">
        <w:t xml:space="preserve">dicho </w:t>
      </w:r>
      <w:r>
        <w:t>software</w:t>
      </w:r>
      <w:r w:rsidRPr="00734822">
        <w:t xml:space="preserve"> </w:t>
      </w:r>
      <w:r>
        <w:t>para su uso</w:t>
      </w:r>
      <w:r w:rsidR="0083306C">
        <w:t>.</w:t>
      </w:r>
    </w:p>
    <w:p w14:paraId="25415735" w14:textId="77777777" w:rsidR="00932531" w:rsidRDefault="00734822">
      <w:pPr>
        <w:pStyle w:val="LetranormalTFG"/>
        <w:ind w:left="708"/>
        <w:pPrChange w:id="319" w:author="Alberto Herrán González" w:date="2018-03-31T12:45:00Z">
          <w:pPr>
            <w:pStyle w:val="LetranormalTFG"/>
          </w:pPr>
        </w:pPrChange>
      </w:pPr>
      <w:r>
        <w:lastRenderedPageBreak/>
        <w:t>b) N</w:t>
      </w:r>
      <w:r w:rsidR="00932531" w:rsidRPr="008867AE">
        <w:t xml:space="preserve">o </w:t>
      </w:r>
      <w:r>
        <w:t xml:space="preserve">se </w:t>
      </w:r>
      <w:r w:rsidR="00932531" w:rsidRPr="008867AE">
        <w:t>permite cambiar los p</w:t>
      </w:r>
      <w:r w:rsidR="00932531">
        <w:t xml:space="preserve">arámetros del robot de una </w:t>
      </w:r>
      <w:r w:rsidR="00932531" w:rsidRPr="008867AE">
        <w:t>forma sencilla</w:t>
      </w:r>
      <w:r w:rsidR="00932531">
        <w:t>, estos parámetros se debían escribir en un vector cuya estructura debes conocer, como se puede ver en la figura 3</w:t>
      </w:r>
      <w:r w:rsidR="0083306C">
        <w:t>.</w:t>
      </w:r>
    </w:p>
    <w:p w14:paraId="56BB4AD1" w14:textId="77777777" w:rsidR="00932531" w:rsidDel="006425E3" w:rsidRDefault="00932531">
      <w:pPr>
        <w:pStyle w:val="LetranormalTFG"/>
        <w:ind w:left="708"/>
        <w:jc w:val="center"/>
        <w:rPr>
          <w:del w:id="320" w:author="Alberto Herrán González" w:date="2018-03-31T12:45:00Z"/>
          <w:noProof/>
          <w:lang w:eastAsia="es-ES"/>
        </w:rPr>
        <w:pPrChange w:id="321" w:author="Alberto Herrán González" w:date="2018-03-31T12:45:00Z">
          <w:pPr>
            <w:pStyle w:val="LetranormalTFG"/>
            <w:jc w:val="center"/>
          </w:pPr>
        </w:pPrChange>
      </w:pPr>
    </w:p>
    <w:p w14:paraId="6A322777" w14:textId="77777777" w:rsidR="00932531" w:rsidDel="006425E3" w:rsidRDefault="00932531">
      <w:pPr>
        <w:pStyle w:val="LetranormalTFG"/>
        <w:ind w:left="708"/>
        <w:jc w:val="center"/>
        <w:rPr>
          <w:del w:id="322" w:author="Alberto Herrán González" w:date="2018-03-31T12:45:00Z"/>
        </w:rPr>
        <w:pPrChange w:id="323" w:author="Alberto Herrán González" w:date="2018-03-31T12:45:00Z">
          <w:pPr>
            <w:pStyle w:val="LetranormalTFG"/>
            <w:jc w:val="center"/>
          </w:pPr>
        </w:pPrChange>
      </w:pPr>
      <w:del w:id="324" w:author="Alberto Herrán González" w:date="2018-03-31T12:45:00Z">
        <w:r w:rsidDel="006425E3">
          <w:rPr>
            <w:noProof/>
            <w:lang w:eastAsia="es-ES"/>
          </w:rPr>
          <w:drawing>
            <wp:inline distT="0" distB="0" distL="0" distR="0" wp14:anchorId="711D1D1D" wp14:editId="04F2D6A7">
              <wp:extent cx="4409642" cy="10001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4565" r="20260" b="8580"/>
                      <a:stretch/>
                    </pic:blipFill>
                    <pic:spPr bwMode="auto">
                      <a:xfrm>
                        <a:off x="0" y="0"/>
                        <a:ext cx="4424343" cy="1003459"/>
                      </a:xfrm>
                      <a:prstGeom prst="rect">
                        <a:avLst/>
                      </a:prstGeom>
                      <a:ln>
                        <a:noFill/>
                      </a:ln>
                      <a:extLst>
                        <a:ext uri="{53640926-AAD7-44D8-BBD7-CCE9431645EC}">
                          <a14:shadowObscured xmlns:a14="http://schemas.microsoft.com/office/drawing/2010/main"/>
                        </a:ext>
                      </a:extLst>
                    </pic:spPr>
                  </pic:pic>
                </a:graphicData>
              </a:graphic>
            </wp:inline>
          </w:drawing>
        </w:r>
      </w:del>
    </w:p>
    <w:p w14:paraId="2120DD85" w14:textId="77777777" w:rsidR="00932531" w:rsidDel="006425E3" w:rsidRDefault="00932531">
      <w:pPr>
        <w:pStyle w:val="LetranormalTFG"/>
        <w:ind w:left="708"/>
        <w:jc w:val="center"/>
        <w:rPr>
          <w:del w:id="325" w:author="Alberto Herrán González" w:date="2018-03-31T12:45:00Z"/>
        </w:rPr>
        <w:pPrChange w:id="326" w:author="Alberto Herrán González" w:date="2018-03-31T12:45:00Z">
          <w:pPr>
            <w:pStyle w:val="LetranormalTFG"/>
            <w:jc w:val="center"/>
          </w:pPr>
        </w:pPrChange>
      </w:pPr>
      <w:del w:id="327" w:author="Alberto Herrán González" w:date="2018-03-31T12:45:00Z">
        <w:r w:rsidRPr="00FD72FD" w:rsidDel="006425E3">
          <w:rPr>
            <w:b/>
          </w:rPr>
          <w:delText>Figura 3.</w:delText>
        </w:r>
        <w:r w:rsidDel="006425E3">
          <w:delText xml:space="preserve"> Se puede observar el vector en el cual se deben poner los parámetros del robot.</w:delText>
        </w:r>
      </w:del>
    </w:p>
    <w:p w14:paraId="04DEF044" w14:textId="77777777" w:rsidR="00734822" w:rsidDel="006425E3" w:rsidRDefault="00734822">
      <w:pPr>
        <w:pStyle w:val="LetranormalTFG"/>
        <w:ind w:left="708"/>
        <w:rPr>
          <w:del w:id="328" w:author="Alberto Herrán González" w:date="2018-03-31T12:45:00Z"/>
        </w:rPr>
        <w:pPrChange w:id="329" w:author="Alberto Herrán González" w:date="2018-03-31T12:45:00Z">
          <w:pPr>
            <w:pStyle w:val="LetranormalTFG"/>
          </w:pPr>
        </w:pPrChange>
      </w:pPr>
    </w:p>
    <w:p w14:paraId="77B415F9" w14:textId="77777777" w:rsidR="00734822" w:rsidRDefault="00734822">
      <w:pPr>
        <w:pStyle w:val="LetranormalTFG"/>
        <w:ind w:left="708"/>
        <w:rPr>
          <w:ins w:id="330" w:author="Alberto Herrán González" w:date="2018-03-31T12:45:00Z"/>
        </w:rPr>
        <w:pPrChange w:id="331" w:author="Alberto Herrán González" w:date="2018-03-31T12:45:00Z">
          <w:pPr>
            <w:pStyle w:val="LetranormalTFG"/>
          </w:pPr>
        </w:pPrChange>
      </w:pPr>
      <w:r>
        <w:t>c) N</w:t>
      </w:r>
      <w:r w:rsidRPr="008867AE">
        <w:t>o ofrece todas las funcionalidades requer</w:t>
      </w:r>
      <w:r>
        <w:t>idas.</w:t>
      </w:r>
    </w:p>
    <w:p w14:paraId="52BBF747" w14:textId="77777777" w:rsidR="006425E3" w:rsidRDefault="006425E3">
      <w:pPr>
        <w:pStyle w:val="LetranormalTFG"/>
        <w:spacing w:before="100" w:beforeAutospacing="1" w:after="120"/>
        <w:jc w:val="center"/>
        <w:rPr>
          <w:ins w:id="332" w:author="Alberto Herrán González" w:date="2018-03-31T12:45:00Z"/>
        </w:rPr>
        <w:pPrChange w:id="333" w:author="Alberto Herrán González" w:date="2018-03-31T12:51:00Z">
          <w:pPr>
            <w:pStyle w:val="LetranormalTFG"/>
            <w:jc w:val="center"/>
          </w:pPr>
        </w:pPrChange>
      </w:pPr>
      <w:ins w:id="334" w:author="Alberto Herrán González" w:date="2018-03-31T12:45:00Z">
        <w:r>
          <w:rPr>
            <w:noProof/>
            <w:lang w:eastAsia="es-ES"/>
          </w:rPr>
          <w:drawing>
            <wp:inline distT="0" distB="0" distL="0" distR="0" wp14:anchorId="7321748B" wp14:editId="6580FB52">
              <wp:extent cx="4409642" cy="1000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4565" r="20260" b="8580"/>
                      <a:stretch/>
                    </pic:blipFill>
                    <pic:spPr bwMode="auto">
                      <a:xfrm>
                        <a:off x="0" y="0"/>
                        <a:ext cx="4424343" cy="1003459"/>
                      </a:xfrm>
                      <a:prstGeom prst="rect">
                        <a:avLst/>
                      </a:prstGeom>
                      <a:ln>
                        <a:noFill/>
                      </a:ln>
                      <a:extLst>
                        <a:ext uri="{53640926-AAD7-44D8-BBD7-CCE9431645EC}">
                          <a14:shadowObscured xmlns:a14="http://schemas.microsoft.com/office/drawing/2010/main"/>
                        </a:ext>
                      </a:extLst>
                    </pic:spPr>
                  </pic:pic>
                </a:graphicData>
              </a:graphic>
            </wp:inline>
          </w:drawing>
        </w:r>
      </w:ins>
    </w:p>
    <w:p w14:paraId="100A4885" w14:textId="77777777" w:rsidR="006425E3" w:rsidRPr="00CB0DFB" w:rsidRDefault="006425E3">
      <w:pPr>
        <w:pStyle w:val="LetranormalTFG"/>
        <w:spacing w:after="100" w:afterAutospacing="1"/>
        <w:jc w:val="center"/>
        <w:rPr>
          <w:ins w:id="335" w:author="Alberto Herrán González" w:date="2018-03-31T12:45:00Z"/>
          <w:sz w:val="20"/>
          <w:szCs w:val="20"/>
          <w:rPrChange w:id="336" w:author="Alberto Herrán González" w:date="2018-03-31T12:52:00Z">
            <w:rPr>
              <w:ins w:id="337" w:author="Alberto Herrán González" w:date="2018-03-31T12:45:00Z"/>
            </w:rPr>
          </w:rPrChange>
        </w:rPr>
        <w:pPrChange w:id="338" w:author="Alberto Herrán González" w:date="2018-03-31T12:58:00Z">
          <w:pPr>
            <w:pStyle w:val="LetranormalTFG"/>
            <w:jc w:val="center"/>
          </w:pPr>
        </w:pPrChange>
      </w:pPr>
      <w:ins w:id="339" w:author="Alberto Herrán González" w:date="2018-03-31T12:45:00Z">
        <w:r w:rsidRPr="00CB0DFB">
          <w:rPr>
            <w:b/>
            <w:sz w:val="20"/>
            <w:szCs w:val="20"/>
            <w:rPrChange w:id="340" w:author="Alberto Herrán González" w:date="2018-03-31T12:52:00Z">
              <w:rPr>
                <w:b/>
              </w:rPr>
            </w:rPrChange>
          </w:rPr>
          <w:t>Figura 3.</w:t>
        </w:r>
        <w:r w:rsidRPr="00CB0DFB">
          <w:rPr>
            <w:sz w:val="20"/>
            <w:szCs w:val="20"/>
            <w:rPrChange w:id="341" w:author="Alberto Herrán González" w:date="2018-03-31T12:52:00Z">
              <w:rPr/>
            </w:rPrChange>
          </w:rPr>
          <w:t xml:space="preserve"> Vector en el cual se deben poner los parámetros del robot.</w:t>
        </w:r>
      </w:ins>
    </w:p>
    <w:p w14:paraId="758CD51A" w14:textId="77777777" w:rsidR="006425E3" w:rsidDel="00CB0DFB" w:rsidRDefault="006425E3" w:rsidP="00932531">
      <w:pPr>
        <w:pStyle w:val="LetranormalTFG"/>
        <w:rPr>
          <w:del w:id="342" w:author="Alberto Herrán González" w:date="2018-03-31T12:52:00Z"/>
        </w:rPr>
      </w:pPr>
    </w:p>
    <w:p w14:paraId="36D84EE4" w14:textId="77777777" w:rsidR="00932531" w:rsidRDefault="00932531" w:rsidP="00932531">
      <w:pPr>
        <w:pStyle w:val="LetranormalTFG"/>
      </w:pPr>
      <w:r>
        <w:t xml:space="preserve">Por ello, se </w:t>
      </w:r>
      <w:r w:rsidR="00FD5234">
        <w:t>ha desarrollado</w:t>
      </w:r>
      <w:r w:rsidRPr="008867AE">
        <w:t xml:space="preserve"> dicho software creando </w:t>
      </w:r>
      <w:r>
        <w:t xml:space="preserve">una aplicación (integrando las tecnologías C++, Qt y OpenGL) </w:t>
      </w:r>
      <w:r w:rsidRPr="008867AE">
        <w:t>cuyo único requisi</w:t>
      </w:r>
      <w:r>
        <w:t xml:space="preserve">to para su uso </w:t>
      </w:r>
      <w:r w:rsidR="00FD5234">
        <w:t>es</w:t>
      </w:r>
      <w:r>
        <w:t xml:space="preserve"> el de tener </w:t>
      </w:r>
      <w:r w:rsidRPr="008867AE">
        <w:t>instaladas en el si</w:t>
      </w:r>
      <w:r>
        <w:t>stema las librerías necesarias.</w:t>
      </w:r>
    </w:p>
    <w:p w14:paraId="235751D4" w14:textId="77777777" w:rsidR="00932531" w:rsidDel="00CB0DFB" w:rsidRDefault="00932531" w:rsidP="00932531">
      <w:pPr>
        <w:pStyle w:val="LetranormalTFG"/>
        <w:rPr>
          <w:del w:id="343" w:author="Alberto Herrán González" w:date="2018-03-31T12:54:00Z"/>
        </w:rPr>
      </w:pPr>
      <w:r w:rsidRPr="008867AE">
        <w:t xml:space="preserve">El destinatario de la aplicación son alumnos </w:t>
      </w:r>
      <w:r>
        <w:t xml:space="preserve">de una asignatura en la que se </w:t>
      </w:r>
      <w:r w:rsidRPr="008867AE">
        <w:t>pretende que jueguen con el simulador antes de la construcción del robot real.</w:t>
      </w:r>
    </w:p>
    <w:p w14:paraId="67EAF30D" w14:textId="77777777" w:rsidR="00932531" w:rsidDel="00CB0DFB" w:rsidRDefault="00932531" w:rsidP="00932531">
      <w:pPr>
        <w:pStyle w:val="LetranormalTFG"/>
        <w:rPr>
          <w:del w:id="344" w:author="Alberto Herrán González" w:date="2018-03-31T12:52:00Z"/>
        </w:rPr>
      </w:pPr>
    </w:p>
    <w:p w14:paraId="3B7B2D0A" w14:textId="77777777" w:rsidR="00BC3217" w:rsidRDefault="00BC3217" w:rsidP="00932531">
      <w:pPr>
        <w:pStyle w:val="LetranormalTFG"/>
        <w:rPr>
          <w:rFonts w:eastAsiaTheme="majorEastAsia" w:cstheme="majorBidi"/>
          <w:sz w:val="36"/>
          <w:szCs w:val="32"/>
        </w:rPr>
      </w:pPr>
      <w:del w:id="345" w:author="Alberto Herrán González" w:date="2018-03-31T12:52:00Z">
        <w:r w:rsidDel="00CB0DFB">
          <w:br w:type="page"/>
        </w:r>
      </w:del>
    </w:p>
    <w:p w14:paraId="7F7BA103" w14:textId="77777777" w:rsidR="00BC3217" w:rsidRDefault="00BC3217">
      <w:pPr>
        <w:pStyle w:val="TFGtitulo2"/>
        <w:numPr>
          <w:ilvl w:val="0"/>
          <w:numId w:val="12"/>
        </w:numPr>
        <w:ind w:left="426" w:hanging="426"/>
        <w:pPrChange w:id="346" w:author="Alberto Herrán González" w:date="2018-03-31T12:53:00Z">
          <w:pPr>
            <w:pStyle w:val="TFGtitulo2"/>
            <w:numPr>
              <w:numId w:val="12"/>
            </w:numPr>
            <w:ind w:left="720" w:hanging="360"/>
          </w:pPr>
        </w:pPrChange>
      </w:pPr>
      <w:bookmarkStart w:id="347" w:name="_Toc514081267"/>
      <w:r>
        <w:t>Objetivos</w:t>
      </w:r>
      <w:bookmarkEnd w:id="347"/>
    </w:p>
    <w:p w14:paraId="44DCDBC3" w14:textId="77777777" w:rsidR="001571B4" w:rsidDel="00CB0DFB" w:rsidRDefault="001571B4" w:rsidP="001571B4">
      <w:pPr>
        <w:pStyle w:val="LetranormalTFG"/>
        <w:rPr>
          <w:del w:id="348" w:author="Alberto Herrán González" w:date="2018-03-31T12:54:00Z"/>
        </w:rPr>
      </w:pPr>
    </w:p>
    <w:p w14:paraId="67E7A26D" w14:textId="77777777" w:rsidR="001571B4" w:rsidRDefault="001571B4" w:rsidP="001571B4">
      <w:pPr>
        <w:pStyle w:val="LetranormalTFG"/>
      </w:pPr>
      <w:r>
        <w:t xml:space="preserve">Una vez vistas las carencias de la aplicación que se tenía anteriormente, los objetivos que servirían para subsanarlas, además de otros objetivos adicionales serían los siguientes: </w:t>
      </w:r>
    </w:p>
    <w:p w14:paraId="3C4F2097" w14:textId="77777777" w:rsidR="001571B4" w:rsidRPr="006872E6" w:rsidRDefault="001571B4">
      <w:pPr>
        <w:pStyle w:val="LetranormalTFG"/>
        <w:numPr>
          <w:ilvl w:val="0"/>
          <w:numId w:val="16"/>
        </w:numPr>
        <w:rPr>
          <w:ins w:id="349" w:author="David Vacas Miguel" w:date="2018-04-18T23:52:00Z"/>
          <w:u w:val="single"/>
          <w:rPrChange w:id="350" w:author="David Vacas Miguel" w:date="2018-04-18T23:52:00Z">
            <w:rPr>
              <w:ins w:id="351" w:author="David Vacas Miguel" w:date="2018-04-18T23:52:00Z"/>
            </w:rPr>
          </w:rPrChange>
        </w:rPr>
      </w:pPr>
      <w:r w:rsidRPr="00CB0DFB">
        <w:rPr>
          <w:b/>
          <w:rPrChange w:id="352" w:author="Alberto Herrán González" w:date="2018-03-31T12:54:00Z">
            <w:rPr>
              <w:u w:val="single"/>
            </w:rPr>
          </w:rPrChange>
        </w:rPr>
        <w:t>Eliminar la necesidad de tener software instalado:</w:t>
      </w:r>
      <w:r>
        <w:t xml:space="preserve"> con esta aplicación no </w:t>
      </w:r>
      <w:proofErr w:type="spellStart"/>
      <w:r>
        <w:t>sera</w:t>
      </w:r>
      <w:proofErr w:type="spellEnd"/>
      <w:r>
        <w:t xml:space="preserve"> necesario disponer de ningún software adicional instalado, más allá de las librerías necesarias para la aplicación, por lo que será más fácil su descarga y utilización inicial.</w:t>
      </w:r>
    </w:p>
    <w:p w14:paraId="42A21766" w14:textId="77777777" w:rsidR="006872E6" w:rsidRPr="00047849" w:rsidRDefault="006872E6" w:rsidP="006872E6">
      <w:pPr>
        <w:pStyle w:val="LetranormalTFG"/>
        <w:numPr>
          <w:ilvl w:val="0"/>
          <w:numId w:val="16"/>
        </w:numPr>
        <w:rPr>
          <w:moveTo w:id="353" w:author="David Vacas Miguel" w:date="2018-04-18T23:52:00Z"/>
          <w:u w:val="single"/>
        </w:rPr>
      </w:pPr>
      <w:moveToRangeStart w:id="354" w:author="David Vacas Miguel" w:date="2018-04-18T23:52:00Z" w:name="move511858879"/>
      <w:moveTo w:id="355" w:author="David Vacas Miguel" w:date="2018-04-18T23:52:00Z">
        <w:r w:rsidRPr="00026EA0">
          <w:rPr>
            <w:b/>
          </w:rPr>
          <w:t xml:space="preserve">Facilidad a la hora de realizar cambios: </w:t>
        </w:r>
        <w:r>
          <w:t xml:space="preserve">el mayor problema a la hora de crear el robot se hallaba en que una vez se decidían las medidas </w:t>
        </w:r>
        <w:proofErr w:type="gramStart"/>
        <w:r>
          <w:t>y  se</w:t>
        </w:r>
        <w:proofErr w:type="gramEnd"/>
        <w:r>
          <w:t xml:space="preserve"> compraban o creaban las piezas en cuestión era complicado cambiar estas para utilizar distintas. Por ejemplo si se decidía que el radio de las ruedas seria de X una vez  se compraba la rueda, en caso de querer cambiarla se debía comprar una nueva, otro ejemplo podría ser el tamaño del robot, si se decidía porque el robot tuviera unas dimensiones de (Y, Z) pero más tarde se daba cuenta que </w:t>
        </w:r>
        <w:r>
          <w:lastRenderedPageBreak/>
          <w:t xml:space="preserve">sería mejor tener un robot con unas dimensiones mayores, estos debían volver a crear el soporte del robot puesto que este es el indica las dimensiones. </w:t>
        </w:r>
      </w:moveTo>
    </w:p>
    <w:p w14:paraId="5F687606" w14:textId="77777777" w:rsidR="006872E6" w:rsidRDefault="006872E6" w:rsidP="006872E6">
      <w:pPr>
        <w:pStyle w:val="LetranormalTFG"/>
        <w:ind w:left="720"/>
        <w:rPr>
          <w:moveTo w:id="356" w:author="David Vacas Miguel" w:date="2018-04-18T23:52:00Z"/>
        </w:rPr>
      </w:pPr>
      <w:moveTo w:id="357" w:author="David Vacas Miguel" w:date="2018-04-18T23:52:00Z">
        <w:r>
          <w:t xml:space="preserve">Esto se soluciona en la aplicación con una simple interfaz </w:t>
        </w:r>
        <w:proofErr w:type="spellStart"/>
        <w:r>
          <w:t>user-friendly</w:t>
        </w:r>
        <w:proofErr w:type="spellEnd"/>
        <w:r>
          <w:t xml:space="preserve"> en la que se podrá cambiar tantas veces como se quiera las medidas de su robot, de forma sencilla y natural.</w:t>
        </w:r>
      </w:moveTo>
    </w:p>
    <w:p w14:paraId="4584B971" w14:textId="77777777" w:rsidR="006872E6" w:rsidRPr="00026EA0" w:rsidRDefault="006872E6" w:rsidP="006872E6">
      <w:pPr>
        <w:pStyle w:val="LetranormalTFG"/>
        <w:numPr>
          <w:ilvl w:val="0"/>
          <w:numId w:val="16"/>
        </w:numPr>
        <w:rPr>
          <w:moveTo w:id="358" w:author="David Vacas Miguel" w:date="2018-04-18T23:52:00Z"/>
          <w:u w:val="single"/>
        </w:rPr>
      </w:pPr>
      <w:moveToRangeStart w:id="359" w:author="David Vacas Miguel" w:date="2018-04-18T23:52:00Z" w:name="move511858891"/>
      <w:moveToRangeEnd w:id="354"/>
      <w:moveTo w:id="360" w:author="David Vacas Miguel" w:date="2018-04-18T23:52:00Z">
        <w:r w:rsidRPr="00026EA0">
          <w:rPr>
            <w:b/>
          </w:rPr>
          <w:t xml:space="preserve">Realización de pruebas con facilidad: </w:t>
        </w:r>
        <w:r>
          <w:t>debido a lo costoso de realizar un robot y la necesidad de crear un circuito por el cual el robot tenga que correr se hacía complicado poder probar el robot creado, o diferentes opciones para el mismo.</w:t>
        </w:r>
      </w:moveTo>
    </w:p>
    <w:p w14:paraId="0FCB0829" w14:textId="77777777" w:rsidR="006872E6" w:rsidRDefault="006872E6" w:rsidP="006872E6">
      <w:pPr>
        <w:pStyle w:val="LetranormalTFG"/>
        <w:ind w:left="720"/>
        <w:rPr>
          <w:moveTo w:id="361" w:author="David Vacas Miguel" w:date="2018-04-18T23:52:00Z"/>
        </w:rPr>
      </w:pPr>
      <w:moveTo w:id="362" w:author="David Vacas Miguel" w:date="2018-04-18T23:52:00Z">
        <w:r>
          <w:t>Con esta aplicación se podrán realizar la cantidad de pruebas que se desee puesto que en unos segundos se podrá tener un robot simulado corriendo por el circuito dado sin necesidad de crear físicamente los mismos.</w:t>
        </w:r>
      </w:moveTo>
    </w:p>
    <w:p w14:paraId="7B04B3C7" w14:textId="77777777" w:rsidR="006872E6" w:rsidRPr="00347D83" w:rsidRDefault="006872E6" w:rsidP="006872E6">
      <w:pPr>
        <w:pStyle w:val="LetranormalTFG"/>
        <w:numPr>
          <w:ilvl w:val="0"/>
          <w:numId w:val="16"/>
        </w:numPr>
        <w:rPr>
          <w:moveTo w:id="363" w:author="David Vacas Miguel" w:date="2018-04-18T23:52:00Z"/>
          <w:u w:val="single"/>
        </w:rPr>
      </w:pPr>
      <w:moveToRangeStart w:id="364" w:author="David Vacas Miguel" w:date="2018-04-18T23:52:00Z" w:name="move511858897"/>
      <w:moveToRangeEnd w:id="359"/>
      <w:moveTo w:id="365" w:author="David Vacas Miguel" w:date="2018-04-18T23:52:00Z">
        <w:r w:rsidRPr="00026EA0">
          <w:rPr>
            <w:b/>
          </w:rPr>
          <w:t>Mejora del aprendizaje:</w:t>
        </w:r>
        <w:r>
          <w:t xml:space="preserve"> igual que en el anterior punto, puesto que los alumnos no podían realizar pruebas con el robot de forma sencilla, no podían observar detenidamente los cambios que se creaban en el movimiento del robot utilizando diferentes medidas.</w:t>
        </w:r>
      </w:moveTo>
    </w:p>
    <w:p w14:paraId="7E71E3E8" w14:textId="77777777" w:rsidR="006872E6" w:rsidDel="006872E6" w:rsidRDefault="006872E6">
      <w:pPr>
        <w:pStyle w:val="LetranormalTFG"/>
        <w:ind w:left="720"/>
        <w:rPr>
          <w:del w:id="366" w:author="David Vacas Miguel" w:date="2018-04-18T23:52:00Z"/>
          <w:moveTo w:id="367" w:author="David Vacas Miguel" w:date="2018-04-18T23:52:00Z"/>
        </w:rPr>
        <w:pPrChange w:id="368" w:author="David Vacas Miguel" w:date="2018-04-18T23:52:00Z">
          <w:pPr>
            <w:pStyle w:val="LetranormalTFG"/>
            <w:numPr>
              <w:numId w:val="16"/>
            </w:numPr>
            <w:ind w:left="720" w:hanging="360"/>
          </w:pPr>
        </w:pPrChange>
      </w:pPr>
      <w:moveTo w:id="369" w:author="David Vacas Miguel" w:date="2018-04-18T23:52:00Z">
        <w:r>
          <w:t xml:space="preserve">Puesto que </w:t>
        </w:r>
        <w:del w:id="370" w:author="David Vacas Miguel" w:date="2018-04-18T23:52:00Z">
          <w:r w:rsidDel="006872E6">
            <w:delText>aquí  se</w:delText>
          </w:r>
        </w:del>
        <w:ins w:id="371" w:author="David Vacas Miguel" w:date="2018-04-18T23:52:00Z">
          <w:r>
            <w:t>aquí se</w:t>
          </w:r>
        </w:ins>
        <w:r>
          <w:t xml:space="preserve"> tiene una forma rápida de simular el movimiento del </w:t>
        </w:r>
        <w:del w:id="372" w:author="David Vacas Miguel" w:date="2018-04-18T23:53:00Z">
          <w:r w:rsidDel="006872E6">
            <w:delText>robot,  se</w:delText>
          </w:r>
        </w:del>
        <w:ins w:id="373" w:author="David Vacas Miguel" w:date="2018-04-18T23:53:00Z">
          <w:r>
            <w:t>robot, se</w:t>
          </w:r>
        </w:ins>
        <w:r>
          <w:t xml:space="preserve"> puede experimentar haciendo cambios en las medidas para poder observar qué cambios se realizan en el movimiento del robot y por lo tanto ir aprendiendo con la visualización </w:t>
        </w:r>
        <w:proofErr w:type="gramStart"/>
        <w:r>
          <w:t>del mismo</w:t>
        </w:r>
        <w:proofErr w:type="gramEnd"/>
        <w:r>
          <w:t>.</w:t>
        </w:r>
      </w:moveTo>
    </w:p>
    <w:moveToRangeEnd w:id="364"/>
    <w:p w14:paraId="72413CFB" w14:textId="77777777" w:rsidR="006872E6" w:rsidRPr="00BC11EF" w:rsidRDefault="006872E6">
      <w:pPr>
        <w:pStyle w:val="LetranormalTFG"/>
        <w:ind w:left="720"/>
        <w:rPr>
          <w:u w:val="single"/>
        </w:rPr>
        <w:pPrChange w:id="374" w:author="David Vacas Miguel" w:date="2018-04-18T23:52:00Z">
          <w:pPr>
            <w:pStyle w:val="LetranormalTFG"/>
            <w:numPr>
              <w:numId w:val="9"/>
            </w:numPr>
            <w:ind w:left="720" w:hanging="360"/>
          </w:pPr>
        </w:pPrChange>
      </w:pPr>
    </w:p>
    <w:p w14:paraId="4BCD5335" w14:textId="77777777" w:rsidR="001571B4" w:rsidRPr="00CB0DFB" w:rsidDel="006872E6" w:rsidRDefault="001571B4">
      <w:pPr>
        <w:pStyle w:val="LetranormalTFG"/>
        <w:numPr>
          <w:ilvl w:val="0"/>
          <w:numId w:val="16"/>
        </w:numPr>
        <w:rPr>
          <w:moveFrom w:id="375" w:author="David Vacas Miguel" w:date="2018-04-18T23:52:00Z"/>
          <w:u w:val="single"/>
          <w:rPrChange w:id="376" w:author="Alberto Herrán González" w:date="2018-03-31T12:55:00Z">
            <w:rPr>
              <w:moveFrom w:id="377" w:author="David Vacas Miguel" w:date="2018-04-18T23:52:00Z"/>
            </w:rPr>
          </w:rPrChange>
        </w:rPr>
        <w:pPrChange w:id="378" w:author="Alberto Herrán González" w:date="2018-03-31T12:55:00Z">
          <w:pPr>
            <w:pStyle w:val="LetranormalTFG"/>
            <w:ind w:left="720"/>
          </w:pPr>
        </w:pPrChange>
      </w:pPr>
      <w:moveFromRangeStart w:id="379" w:author="David Vacas Miguel" w:date="2018-04-18T23:52:00Z" w:name="move511858879"/>
      <w:moveFrom w:id="380" w:author="David Vacas Miguel" w:date="2018-04-18T23:52:00Z">
        <w:r w:rsidRPr="00CB0DFB" w:rsidDel="006872E6">
          <w:rPr>
            <w:b/>
            <w:rPrChange w:id="381" w:author="Alberto Herrán González" w:date="2018-03-31T12:55:00Z">
              <w:rPr>
                <w:u w:val="single"/>
              </w:rPr>
            </w:rPrChange>
          </w:rPr>
          <w:t>Facilidad a la hora de realizar cambios:</w:t>
        </w:r>
        <w:r w:rsidRPr="00CB0DFB" w:rsidDel="006872E6">
          <w:rPr>
            <w:b/>
            <w:rPrChange w:id="382" w:author="Alberto Herrán González" w:date="2018-03-31T12:55:00Z">
              <w:rPr/>
            </w:rPrChange>
          </w:rPr>
          <w:t xml:space="preserve"> </w:t>
        </w:r>
        <w:r w:rsidDel="006872E6">
          <w:t xml:space="preserve">el mayor problema a la hora de crear el robot se hallaba en que una vez se decidían las medidas y  se compraban o creaban las piezas en cuestión era complicado cambiar estas para utilizar distintas. Por ejemplo si se decidía que el radio de las ruedas seria de X una vez  se compraba la rueda, en caso de querer cambiarla se debía comprar una nueva, otro ejemplo podría ser el tamaño del robot, si se decidía porque el robot tuviera unas dimensiones de (Y, Z) pero más tarde se daba cuenta que sería mejor tener un robot con unas dimensiones mayores, estos debían volver a crear el soporte del robot puesto que este es el indica las dimensiones. </w:t>
        </w:r>
      </w:moveFrom>
    </w:p>
    <w:p w14:paraId="1EFDF2FF" w14:textId="77777777" w:rsidR="00CB0DFB" w:rsidRPr="00047849" w:rsidDel="006872E6" w:rsidRDefault="00CB0DFB">
      <w:pPr>
        <w:pStyle w:val="LetranormalTFG"/>
        <w:numPr>
          <w:ilvl w:val="0"/>
          <w:numId w:val="16"/>
        </w:numPr>
        <w:rPr>
          <w:ins w:id="383" w:author="Alberto Herrán González" w:date="2018-03-31T12:55:00Z"/>
          <w:moveFrom w:id="384" w:author="David Vacas Miguel" w:date="2018-04-18T23:52:00Z"/>
          <w:u w:val="single"/>
        </w:rPr>
        <w:pPrChange w:id="385" w:author="Alberto Herrán González" w:date="2018-03-31T12:54:00Z">
          <w:pPr>
            <w:pStyle w:val="LetranormalTFG"/>
            <w:numPr>
              <w:numId w:val="9"/>
            </w:numPr>
            <w:ind w:left="720" w:hanging="360"/>
          </w:pPr>
        </w:pPrChange>
      </w:pPr>
    </w:p>
    <w:p w14:paraId="0F5FD2D8" w14:textId="77777777" w:rsidR="001571B4" w:rsidDel="006872E6" w:rsidRDefault="001571B4">
      <w:pPr>
        <w:pStyle w:val="LetranormalTFG"/>
        <w:ind w:left="720"/>
        <w:rPr>
          <w:moveFrom w:id="386" w:author="David Vacas Miguel" w:date="2018-04-18T23:52:00Z"/>
        </w:rPr>
      </w:pPr>
      <w:moveFrom w:id="387" w:author="David Vacas Miguel" w:date="2018-04-18T23:52:00Z">
        <w:r w:rsidDel="006872E6">
          <w:t>Esto se soluciona en la aplicación con una simple interfaz user-friendly en la que se podrá cambiar tantas veces como se quiera las medidas de su robot, de forma sencilla y natural.</w:t>
        </w:r>
      </w:moveFrom>
    </w:p>
    <w:p w14:paraId="6A285067" w14:textId="77777777" w:rsidR="00CB0DFB" w:rsidRPr="00CB0DFB" w:rsidDel="006872E6" w:rsidRDefault="001571B4">
      <w:pPr>
        <w:pStyle w:val="LetranormalTFG"/>
        <w:numPr>
          <w:ilvl w:val="0"/>
          <w:numId w:val="16"/>
        </w:numPr>
        <w:rPr>
          <w:ins w:id="388" w:author="Alberto Herrán González" w:date="2018-03-31T12:55:00Z"/>
          <w:moveFrom w:id="389" w:author="David Vacas Miguel" w:date="2018-04-18T23:52:00Z"/>
          <w:u w:val="single"/>
          <w:rPrChange w:id="390" w:author="Alberto Herrán González" w:date="2018-03-31T12:55:00Z">
            <w:rPr>
              <w:ins w:id="391" w:author="Alberto Herrán González" w:date="2018-03-31T12:55:00Z"/>
              <w:moveFrom w:id="392" w:author="David Vacas Miguel" w:date="2018-04-18T23:52:00Z"/>
            </w:rPr>
          </w:rPrChange>
        </w:rPr>
        <w:pPrChange w:id="393" w:author="Alberto Herrán González" w:date="2018-03-31T12:55:00Z">
          <w:pPr>
            <w:pStyle w:val="LetranormalTFG"/>
            <w:ind w:left="720"/>
          </w:pPr>
        </w:pPrChange>
      </w:pPr>
      <w:moveFromRangeStart w:id="394" w:author="David Vacas Miguel" w:date="2018-04-18T23:52:00Z" w:name="move511858891"/>
      <w:moveFromRangeEnd w:id="379"/>
      <w:moveFrom w:id="395" w:author="David Vacas Miguel" w:date="2018-04-18T23:52:00Z">
        <w:r w:rsidRPr="00CB0DFB" w:rsidDel="006872E6">
          <w:rPr>
            <w:b/>
            <w:rPrChange w:id="396" w:author="Alberto Herrán González" w:date="2018-03-31T12:55:00Z">
              <w:rPr>
                <w:u w:val="single"/>
              </w:rPr>
            </w:rPrChange>
          </w:rPr>
          <w:t>Realización de pruebas con facilidad:</w:t>
        </w:r>
        <w:r w:rsidRPr="00CB0DFB" w:rsidDel="006872E6">
          <w:rPr>
            <w:b/>
            <w:rPrChange w:id="397" w:author="Alberto Herrán González" w:date="2018-03-31T12:55:00Z">
              <w:rPr/>
            </w:rPrChange>
          </w:rPr>
          <w:t xml:space="preserve"> </w:t>
        </w:r>
        <w:r w:rsidDel="006872E6">
          <w:t xml:space="preserve">debido a lo costoso de realizar un robot y la necesidad de crear un circuito por el cual el robot tenga que correr </w:t>
        </w:r>
        <w:r w:rsidR="00641AFA" w:rsidDel="006872E6">
          <w:t>se hacía</w:t>
        </w:r>
        <w:r w:rsidDel="006872E6">
          <w:t xml:space="preserve"> complicado poder probar el robot creado, o diferentes opciones para el mismo.</w:t>
        </w:r>
      </w:moveFrom>
    </w:p>
    <w:p w14:paraId="27A17881" w14:textId="77777777" w:rsidR="001571B4" w:rsidRPr="00047849" w:rsidDel="006872E6" w:rsidRDefault="001571B4">
      <w:pPr>
        <w:pStyle w:val="LetranormalTFG"/>
        <w:ind w:left="720"/>
        <w:rPr>
          <w:moveFrom w:id="398" w:author="David Vacas Miguel" w:date="2018-04-18T23:52:00Z"/>
          <w:u w:val="single"/>
        </w:rPr>
        <w:pPrChange w:id="399" w:author="Alberto Herrán González" w:date="2018-03-31T12:55:00Z">
          <w:pPr>
            <w:pStyle w:val="LetranormalTFG"/>
            <w:numPr>
              <w:numId w:val="6"/>
            </w:numPr>
            <w:ind w:left="720" w:hanging="360"/>
          </w:pPr>
        </w:pPrChange>
      </w:pPr>
      <w:moveFrom w:id="400" w:author="David Vacas Miguel" w:date="2018-04-18T23:52:00Z">
        <w:r w:rsidDel="006872E6">
          <w:t xml:space="preserve"> </w:t>
        </w:r>
      </w:moveFrom>
    </w:p>
    <w:p w14:paraId="7898B4B7" w14:textId="77777777" w:rsidR="006872E6" w:rsidDel="006872E6" w:rsidRDefault="001571B4" w:rsidP="00376976">
      <w:pPr>
        <w:pStyle w:val="LetranormalTFG"/>
        <w:ind w:left="720"/>
        <w:rPr>
          <w:moveFrom w:id="401" w:author="David Vacas Miguel" w:date="2018-04-18T23:52:00Z"/>
        </w:rPr>
      </w:pPr>
      <w:moveFrom w:id="402" w:author="David Vacas Miguel" w:date="2018-04-18T23:52:00Z">
        <w:r w:rsidDel="006872E6">
          <w:t>Con esta aplicación se podrán realizar la cantidad de pruebas que se desee puesto que en unos segundos</w:t>
        </w:r>
        <w:r w:rsidR="00641AFA" w:rsidDel="006872E6">
          <w:t xml:space="preserve"> se podrá</w:t>
        </w:r>
        <w:r w:rsidDel="006872E6">
          <w:t xml:space="preserve"> tener </w:t>
        </w:r>
        <w:r w:rsidR="00641AFA" w:rsidDel="006872E6">
          <w:t>un</w:t>
        </w:r>
        <w:r w:rsidDel="006872E6">
          <w:t xml:space="preserve"> robot simulado corriendo por el circuito dado sin necesidad de crear físicamente los mismos.</w:t>
        </w:r>
      </w:moveFrom>
    </w:p>
    <w:moveFromRangeEnd w:id="394"/>
    <w:p w14:paraId="1559D81B" w14:textId="77777777" w:rsidR="001571B4" w:rsidRPr="00CB0DFB" w:rsidDel="00CB0DFB" w:rsidRDefault="001571B4">
      <w:pPr>
        <w:pStyle w:val="LetranormalTFG"/>
        <w:numPr>
          <w:ilvl w:val="0"/>
          <w:numId w:val="24"/>
        </w:numPr>
        <w:rPr>
          <w:del w:id="403" w:author="Alberto Herrán González" w:date="2018-03-31T12:54:00Z"/>
          <w:b/>
          <w:rPrChange w:id="404" w:author="Alberto Herrán González" w:date="2018-03-31T12:56:00Z">
            <w:rPr>
              <w:del w:id="405" w:author="Alberto Herrán González" w:date="2018-03-31T12:54:00Z"/>
              <w:u w:val="single"/>
            </w:rPr>
          </w:rPrChange>
        </w:rPr>
        <w:pPrChange w:id="406" w:author="David Vacas Miguel" w:date="2018-04-18T23:51:00Z">
          <w:pPr>
            <w:pStyle w:val="LetranormalTFG"/>
            <w:ind w:left="720"/>
          </w:pPr>
        </w:pPrChange>
      </w:pPr>
    </w:p>
    <w:p w14:paraId="32C42E98" w14:textId="77777777" w:rsidR="001571B4" w:rsidRPr="00CB0DFB" w:rsidDel="00CB0DFB" w:rsidRDefault="001571B4">
      <w:pPr>
        <w:pStyle w:val="LetranormalTFG"/>
        <w:rPr>
          <w:del w:id="407" w:author="Alberto Herrán González" w:date="2018-03-31T12:54:00Z"/>
          <w:b/>
          <w:rPrChange w:id="408" w:author="Alberto Herrán González" w:date="2018-03-31T12:56:00Z">
            <w:rPr>
              <w:del w:id="409" w:author="Alberto Herrán González" w:date="2018-03-31T12:54:00Z"/>
              <w:u w:val="single"/>
            </w:rPr>
          </w:rPrChange>
        </w:rPr>
        <w:pPrChange w:id="410" w:author="David Vacas Miguel" w:date="2018-04-18T23:50:00Z">
          <w:pPr>
            <w:pStyle w:val="LetranormalTFG"/>
            <w:ind w:left="720"/>
          </w:pPr>
        </w:pPrChange>
      </w:pPr>
    </w:p>
    <w:p w14:paraId="2B3C4C32" w14:textId="77777777" w:rsidR="001571B4" w:rsidRPr="00CB0DFB" w:rsidDel="006872E6" w:rsidRDefault="001571B4">
      <w:pPr>
        <w:pStyle w:val="LetranormalTFG"/>
        <w:numPr>
          <w:ilvl w:val="0"/>
          <w:numId w:val="16"/>
        </w:numPr>
        <w:ind w:left="0"/>
        <w:rPr>
          <w:moveFrom w:id="411" w:author="David Vacas Miguel" w:date="2018-04-18T23:52:00Z"/>
          <w:u w:val="single"/>
          <w:rPrChange w:id="412" w:author="Alberto Herrán González" w:date="2018-03-31T12:56:00Z">
            <w:rPr>
              <w:moveFrom w:id="413" w:author="David Vacas Miguel" w:date="2018-04-18T23:52:00Z"/>
            </w:rPr>
          </w:rPrChange>
        </w:rPr>
        <w:pPrChange w:id="414" w:author="David Vacas Miguel" w:date="2018-04-18T23:50:00Z">
          <w:pPr>
            <w:pStyle w:val="LetranormalTFG"/>
            <w:ind w:left="708" w:firstLine="12"/>
          </w:pPr>
        </w:pPrChange>
      </w:pPr>
      <w:moveFromRangeStart w:id="415" w:author="David Vacas Miguel" w:date="2018-04-18T23:52:00Z" w:name="move511858897"/>
      <w:moveFrom w:id="416" w:author="David Vacas Miguel" w:date="2018-04-18T23:52:00Z">
        <w:r w:rsidRPr="00CB0DFB" w:rsidDel="006872E6">
          <w:rPr>
            <w:b/>
            <w:rPrChange w:id="417" w:author="Alberto Herrán González" w:date="2018-03-31T12:56:00Z">
              <w:rPr>
                <w:u w:val="single"/>
              </w:rPr>
            </w:rPrChange>
          </w:rPr>
          <w:t>Mejora del aprendizaje:</w:t>
        </w:r>
        <w:r w:rsidDel="006872E6">
          <w:t xml:space="preserve"> igual que en el anterior punto, puesto que los alumnos no podían realizar pruebas con el robot de forma sencilla, no podían observar detenidamente los cambios que se creaban en el movimiento del robot utilizando diferentes medidas.</w:t>
        </w:r>
      </w:moveFrom>
    </w:p>
    <w:p w14:paraId="4343DEE0" w14:textId="77777777" w:rsidR="00CB0DFB" w:rsidRPr="00347D83" w:rsidDel="006872E6" w:rsidRDefault="00CB0DFB">
      <w:pPr>
        <w:pStyle w:val="LetranormalTFG"/>
        <w:rPr>
          <w:ins w:id="418" w:author="Alberto Herrán González" w:date="2018-03-31T12:56:00Z"/>
          <w:moveFrom w:id="419" w:author="David Vacas Miguel" w:date="2018-04-18T23:52:00Z"/>
          <w:u w:val="single"/>
        </w:rPr>
        <w:pPrChange w:id="420" w:author="David Vacas Miguel" w:date="2018-04-18T23:50:00Z">
          <w:pPr>
            <w:pStyle w:val="LetranormalTFG"/>
            <w:numPr>
              <w:numId w:val="6"/>
            </w:numPr>
            <w:ind w:left="720" w:hanging="360"/>
          </w:pPr>
        </w:pPrChange>
      </w:pPr>
    </w:p>
    <w:p w14:paraId="1DCA0082" w14:textId="77777777" w:rsidR="001571B4" w:rsidDel="006872E6" w:rsidRDefault="001571B4">
      <w:pPr>
        <w:pStyle w:val="LetranormalTFG"/>
        <w:ind w:left="720"/>
        <w:rPr>
          <w:moveFrom w:id="421" w:author="David Vacas Miguel" w:date="2018-04-18T23:52:00Z"/>
        </w:rPr>
        <w:pPrChange w:id="422" w:author="Alberto Herrán González" w:date="2018-03-31T12:56:00Z">
          <w:pPr>
            <w:pStyle w:val="LetranormalTFG"/>
            <w:ind w:left="708" w:firstLine="12"/>
          </w:pPr>
        </w:pPrChange>
      </w:pPr>
      <w:moveFrom w:id="423" w:author="David Vacas Miguel" w:date="2018-04-18T23:52:00Z">
        <w:r w:rsidDel="006872E6">
          <w:t xml:space="preserve">Puesto que aquí </w:t>
        </w:r>
        <w:r w:rsidR="0054578B" w:rsidDel="006872E6">
          <w:t xml:space="preserve"> se tiene</w:t>
        </w:r>
        <w:r w:rsidDel="006872E6">
          <w:t xml:space="preserve"> una forma rápida de simular el movimiento del robot, </w:t>
        </w:r>
        <w:r w:rsidR="0054578B" w:rsidDel="006872E6">
          <w:t xml:space="preserve"> se puede</w:t>
        </w:r>
        <w:r w:rsidDel="006872E6">
          <w:t xml:space="preserve"> experimentar haciendo cambios en las medidas para poder </w:t>
        </w:r>
        <w:r w:rsidR="0054578B" w:rsidDel="006872E6">
          <w:t>observar</w:t>
        </w:r>
        <w:r w:rsidDel="006872E6">
          <w:t xml:space="preserve"> qué cambios se realizan en el movimiento del robot y </w:t>
        </w:r>
        <w:r w:rsidR="0054578B" w:rsidDel="006872E6">
          <w:t>por lo tanto</w:t>
        </w:r>
        <w:r w:rsidDel="006872E6">
          <w:t xml:space="preserve"> ir aprendiendo con la visualización del mismo.</w:t>
        </w:r>
      </w:moveFrom>
    </w:p>
    <w:moveFromRangeEnd w:id="415"/>
    <w:p w14:paraId="6982397D" w14:textId="77777777" w:rsidR="00D87A35" w:rsidRDefault="00D87A35" w:rsidP="00D87A35">
      <w:pPr>
        <w:pStyle w:val="LetranormalTFG"/>
      </w:pPr>
      <w:r>
        <w:t xml:space="preserve">Por lo </w:t>
      </w:r>
      <w:del w:id="424" w:author="David Vacas Miguel" w:date="2018-04-18T23:53:00Z">
        <w:r w:rsidDel="006872E6">
          <w:delText>tanto</w:delText>
        </w:r>
      </w:del>
      <w:ins w:id="425" w:author="David Vacas Miguel" w:date="2018-04-18T23:53:00Z">
        <w:r w:rsidR="006872E6">
          <w:t>tanto,</w:t>
        </w:r>
      </w:ins>
      <w:r>
        <w:t xml:space="preserve"> los requisitos que debe tener la aplicación son:</w:t>
      </w:r>
    </w:p>
    <w:p w14:paraId="43E46E71" w14:textId="77777777" w:rsidR="00D87A35" w:rsidRDefault="00D87A35">
      <w:pPr>
        <w:pStyle w:val="LetranormalTFG"/>
        <w:numPr>
          <w:ilvl w:val="0"/>
          <w:numId w:val="18"/>
        </w:numPr>
        <w:pPrChange w:id="426" w:author="Alberto Herrán González" w:date="2018-03-31T12:57:00Z">
          <w:pPr>
            <w:pStyle w:val="LetranormalTFG"/>
            <w:numPr>
              <w:numId w:val="6"/>
            </w:numPr>
            <w:ind w:left="720" w:hanging="360"/>
          </w:pPr>
        </w:pPrChange>
      </w:pPr>
      <w:r>
        <w:t>Facilidad de cambiar los parámetros del robot.</w:t>
      </w:r>
    </w:p>
    <w:p w14:paraId="2D6DAC75" w14:textId="77777777" w:rsidR="00D87A35" w:rsidRPr="00CB0DFB" w:rsidDel="00CB0DFB" w:rsidRDefault="00D87A35">
      <w:pPr>
        <w:pStyle w:val="LetranormalTFG"/>
        <w:numPr>
          <w:ilvl w:val="0"/>
          <w:numId w:val="18"/>
        </w:numPr>
        <w:rPr>
          <w:del w:id="427" w:author="Alberto Herrán González" w:date="2018-03-31T12:59:00Z"/>
        </w:rPr>
        <w:pPrChange w:id="428" w:author="Alberto Herrán González" w:date="2018-03-31T12:59:00Z">
          <w:pPr>
            <w:pStyle w:val="LetranormalTFG"/>
          </w:pPr>
        </w:pPrChange>
      </w:pPr>
      <w:r w:rsidRPr="00CB0DFB">
        <w:t>Visualización de la simulación del robot de forma correcta.</w:t>
      </w:r>
    </w:p>
    <w:p w14:paraId="637DE250" w14:textId="77777777" w:rsidR="00CB0DFB" w:rsidRPr="00CB0DFB" w:rsidRDefault="00CB0DFB">
      <w:pPr>
        <w:pStyle w:val="LetranormalTFG"/>
        <w:numPr>
          <w:ilvl w:val="0"/>
          <w:numId w:val="18"/>
        </w:numPr>
        <w:rPr>
          <w:ins w:id="429" w:author="Alberto Herrán González" w:date="2018-03-31T12:59:00Z"/>
        </w:rPr>
        <w:pPrChange w:id="430" w:author="Alberto Herrán González" w:date="2018-03-31T12:57:00Z">
          <w:pPr>
            <w:pStyle w:val="LetranormalTFG"/>
            <w:numPr>
              <w:numId w:val="6"/>
            </w:numPr>
            <w:ind w:left="720" w:hanging="360"/>
          </w:pPr>
        </w:pPrChange>
      </w:pPr>
    </w:p>
    <w:p w14:paraId="6F6000C9" w14:textId="77777777" w:rsidR="00D87A35" w:rsidRPr="00CB0DFB" w:rsidDel="00CB0DFB" w:rsidRDefault="00D87A35">
      <w:pPr>
        <w:pStyle w:val="LetranormalTFG"/>
        <w:numPr>
          <w:ilvl w:val="0"/>
          <w:numId w:val="18"/>
        </w:numPr>
        <w:rPr>
          <w:del w:id="431" w:author="Alberto Herrán González" w:date="2018-03-31T12:56:00Z"/>
        </w:rPr>
        <w:pPrChange w:id="432" w:author="Alberto Herrán González" w:date="2018-03-31T12:59:00Z">
          <w:pPr>
            <w:pStyle w:val="LetranormalTFG"/>
          </w:pPr>
        </w:pPrChange>
      </w:pPr>
      <w:r w:rsidRPr="00CB0DFB">
        <w:t>Integración de la interfaz y de la simulación en la aplicación.</w:t>
      </w:r>
    </w:p>
    <w:p w14:paraId="510B042C" w14:textId="77777777" w:rsidR="00CB0DFB" w:rsidRPr="00CB0DFB" w:rsidRDefault="00CB0DFB">
      <w:pPr>
        <w:pStyle w:val="LetranormalTFG"/>
        <w:numPr>
          <w:ilvl w:val="0"/>
          <w:numId w:val="18"/>
        </w:numPr>
        <w:rPr>
          <w:ins w:id="433" w:author="Alberto Herrán González" w:date="2018-03-31T12:59:00Z"/>
        </w:rPr>
        <w:pPrChange w:id="434" w:author="Alberto Herrán González" w:date="2018-03-31T12:59:00Z">
          <w:pPr>
            <w:pStyle w:val="LetranormalTFG"/>
          </w:pPr>
        </w:pPrChange>
      </w:pPr>
    </w:p>
    <w:p w14:paraId="2EABEE37" w14:textId="77777777" w:rsidR="00D87A35" w:rsidRPr="00CB0DFB" w:rsidDel="00CB0DFB" w:rsidRDefault="00D87A35">
      <w:pPr>
        <w:pStyle w:val="LetranormalTFG"/>
        <w:numPr>
          <w:ilvl w:val="0"/>
          <w:numId w:val="18"/>
        </w:numPr>
        <w:rPr>
          <w:del w:id="435" w:author="Alberto Herrán González" w:date="2018-03-31T12:56:00Z"/>
        </w:rPr>
        <w:pPrChange w:id="436" w:author="Alberto Herrán González" w:date="2018-03-31T12:59:00Z">
          <w:pPr>
            <w:pStyle w:val="LetranormalTFG"/>
            <w:numPr>
              <w:numId w:val="6"/>
            </w:numPr>
            <w:ind w:left="720" w:hanging="360"/>
          </w:pPr>
        </w:pPrChange>
      </w:pPr>
      <w:r w:rsidRPr="00CB0DFB">
        <w:t xml:space="preserve">Interfaz </w:t>
      </w:r>
      <w:proofErr w:type="spellStart"/>
      <w:r w:rsidRPr="00CB0DFB">
        <w:t>user-friendly</w:t>
      </w:r>
      <w:proofErr w:type="spellEnd"/>
      <w:r w:rsidRPr="00CB0DFB">
        <w:t>, fácil de utilizar para todos.</w:t>
      </w:r>
    </w:p>
    <w:p w14:paraId="14DE92D8" w14:textId="77777777" w:rsidR="00CB0DFB" w:rsidRPr="00CB0DFB" w:rsidRDefault="00CB0DFB">
      <w:pPr>
        <w:pStyle w:val="LetranormalTFG"/>
        <w:numPr>
          <w:ilvl w:val="0"/>
          <w:numId w:val="18"/>
        </w:numPr>
        <w:rPr>
          <w:ins w:id="437" w:author="Alberto Herrán González" w:date="2018-03-31T12:57:00Z"/>
        </w:rPr>
        <w:pPrChange w:id="438" w:author="Alberto Herrán González" w:date="2018-03-31T12:59:00Z">
          <w:pPr>
            <w:pStyle w:val="LetranormalTFG"/>
          </w:pPr>
        </w:pPrChange>
      </w:pPr>
    </w:p>
    <w:p w14:paraId="39B41A4C" w14:textId="77777777" w:rsidR="00D87A35" w:rsidRPr="00CB0DFB" w:rsidDel="00CB0DFB" w:rsidRDefault="00D87A35">
      <w:pPr>
        <w:pStyle w:val="LetranormalTFG"/>
        <w:numPr>
          <w:ilvl w:val="0"/>
          <w:numId w:val="18"/>
        </w:numPr>
        <w:rPr>
          <w:del w:id="439" w:author="Alberto Herrán González" w:date="2018-03-31T12:56:00Z"/>
        </w:rPr>
        <w:pPrChange w:id="440" w:author="Alberto Herrán González" w:date="2018-03-31T12:59:00Z">
          <w:pPr>
            <w:pStyle w:val="LetranormalTFG"/>
          </w:pPr>
        </w:pPrChange>
      </w:pPr>
      <w:r w:rsidRPr="00CB0DFB">
        <w:t xml:space="preserve">Diseño simple de la simulación para </w:t>
      </w:r>
      <w:r w:rsidR="00EF2129" w:rsidRPr="00CB0DFB">
        <w:t>poder visualizar</w:t>
      </w:r>
      <w:r w:rsidRPr="00CB0DFB">
        <w:t xml:space="preserve"> mejor los movimientos de tu robot.</w:t>
      </w:r>
    </w:p>
    <w:p w14:paraId="4D61A76E" w14:textId="77777777" w:rsidR="00CB0DFB" w:rsidRPr="00CB0DFB" w:rsidRDefault="00CB0DFB">
      <w:pPr>
        <w:pStyle w:val="LetranormalTFG"/>
        <w:numPr>
          <w:ilvl w:val="0"/>
          <w:numId w:val="18"/>
        </w:numPr>
        <w:rPr>
          <w:ins w:id="441" w:author="Alberto Herrán González" w:date="2018-03-31T12:59:00Z"/>
        </w:rPr>
        <w:pPrChange w:id="442" w:author="Alberto Herrán González" w:date="2018-03-31T12:59:00Z">
          <w:pPr>
            <w:pStyle w:val="LetranormalTFG"/>
            <w:numPr>
              <w:numId w:val="6"/>
            </w:numPr>
            <w:ind w:left="720" w:hanging="360"/>
          </w:pPr>
        </w:pPrChange>
      </w:pPr>
    </w:p>
    <w:p w14:paraId="36610E4A" w14:textId="77777777" w:rsidR="00D87A35" w:rsidDel="00CB0DFB" w:rsidRDefault="00D87A35">
      <w:pPr>
        <w:pStyle w:val="TFGtitulo2"/>
        <w:numPr>
          <w:ilvl w:val="0"/>
          <w:numId w:val="12"/>
        </w:numPr>
        <w:ind w:left="426" w:hanging="426"/>
        <w:rPr>
          <w:del w:id="443" w:author="Alberto Herrán González" w:date="2018-03-31T12:55:00Z"/>
        </w:rPr>
        <w:pPrChange w:id="444" w:author="Alberto Herrán González" w:date="2018-03-31T13:01:00Z">
          <w:pPr>
            <w:pStyle w:val="LetranormalTFG"/>
          </w:pPr>
        </w:pPrChange>
      </w:pPr>
      <w:bookmarkStart w:id="445" w:name="_Toc513719133"/>
      <w:bookmarkStart w:id="446" w:name="_Toc514081268"/>
      <w:bookmarkEnd w:id="445"/>
      <w:bookmarkEnd w:id="446"/>
    </w:p>
    <w:p w14:paraId="446DF2DE" w14:textId="77777777" w:rsidR="00BC3217" w:rsidRPr="009F1D2F" w:rsidDel="009F1D2F" w:rsidRDefault="00BC3217">
      <w:pPr>
        <w:pStyle w:val="TFGtitulo2"/>
        <w:numPr>
          <w:ilvl w:val="0"/>
          <w:numId w:val="12"/>
        </w:numPr>
        <w:ind w:left="426" w:hanging="426"/>
        <w:rPr>
          <w:del w:id="447" w:author="Alberto Herrán González" w:date="2018-03-31T13:00:00Z"/>
          <w:rPrChange w:id="448" w:author="Alberto Herrán González" w:date="2018-03-31T13:01:00Z">
            <w:rPr>
              <w:del w:id="449" w:author="Alberto Herrán González" w:date="2018-03-31T13:00:00Z"/>
              <w:rFonts w:eastAsiaTheme="majorEastAsia" w:cstheme="majorBidi"/>
              <w:sz w:val="36"/>
              <w:szCs w:val="32"/>
            </w:rPr>
          </w:rPrChange>
        </w:rPr>
        <w:pPrChange w:id="450" w:author="Alberto Herrán González" w:date="2018-03-31T13:01:00Z">
          <w:pPr>
            <w:pStyle w:val="LetranormalTFG"/>
          </w:pPr>
        </w:pPrChange>
      </w:pPr>
      <w:del w:id="451" w:author="Alberto Herrán González" w:date="2018-03-31T12:55:00Z">
        <w:r w:rsidDel="00CB0DFB">
          <w:br w:type="page"/>
        </w:r>
      </w:del>
    </w:p>
    <w:p w14:paraId="490AFB26" w14:textId="77777777" w:rsidR="00BC3217" w:rsidRDefault="00BC3217">
      <w:pPr>
        <w:pStyle w:val="TFGtitulo2"/>
        <w:numPr>
          <w:ilvl w:val="0"/>
          <w:numId w:val="12"/>
        </w:numPr>
        <w:ind w:left="426" w:hanging="426"/>
        <w:pPrChange w:id="452" w:author="Alberto Herrán González" w:date="2018-03-31T13:01:00Z">
          <w:pPr>
            <w:pStyle w:val="TFGtitulo2"/>
            <w:numPr>
              <w:numId w:val="12"/>
            </w:numPr>
            <w:ind w:left="720" w:hanging="360"/>
          </w:pPr>
        </w:pPrChange>
      </w:pPr>
      <w:bookmarkStart w:id="453" w:name="_Toc514081269"/>
      <w:r>
        <w:t>Estado del arte</w:t>
      </w:r>
      <w:bookmarkEnd w:id="453"/>
    </w:p>
    <w:p w14:paraId="4551CC1A" w14:textId="77777777" w:rsidR="001B4BE0" w:rsidDel="00CB0DFB" w:rsidRDefault="001B4BE0">
      <w:pPr>
        <w:pStyle w:val="LetranormalTFG"/>
        <w:rPr>
          <w:del w:id="454" w:author="Alberto Herrán González" w:date="2018-03-31T12:57:00Z"/>
        </w:rPr>
      </w:pPr>
    </w:p>
    <w:p w14:paraId="6E0FDF7A" w14:textId="77777777" w:rsidR="001B4BE0" w:rsidRDefault="001B4BE0">
      <w:pPr>
        <w:pStyle w:val="LetranormalTFG"/>
      </w:pPr>
      <w:r>
        <w:t>En cuanto a las herramientas que se pueden encontrar en el mercado para simular un robot de este tipo se pueden encontrar de dos tipos:</w:t>
      </w:r>
    </w:p>
    <w:p w14:paraId="71FD49F2" w14:textId="77777777" w:rsidR="001B4BE0" w:rsidDel="009F1D2F" w:rsidRDefault="001B4BE0">
      <w:pPr>
        <w:pStyle w:val="LetranormalTFG"/>
        <w:numPr>
          <w:ilvl w:val="0"/>
          <w:numId w:val="18"/>
        </w:numPr>
        <w:rPr>
          <w:del w:id="455" w:author="Alberto Herrán González" w:date="2018-03-31T13:00:00Z"/>
        </w:rPr>
        <w:pPrChange w:id="456" w:author="Alberto Herrán González" w:date="2018-03-31T13:01:00Z">
          <w:pPr>
            <w:pStyle w:val="LetranormalTFG"/>
            <w:numPr>
              <w:numId w:val="6"/>
            </w:numPr>
            <w:ind w:left="720" w:hanging="360"/>
          </w:pPr>
        </w:pPrChange>
      </w:pPr>
      <w:r>
        <w:t>Aplicaciones creadas por una persona las cuales muestran cómo realizarlas o dejan la aplicación en un repositorio público (pocas de estas realizan esto último). Estas aplicaciones suelen tener dos problemas: la dificultad para su descarga y utilización, que no están preparadas para su uso puesto que están en las IDE correspondientes y la interfaz no es fácil de usar, en caso de que haya interfaz y no se tenga que cambiar los parámetros por código.</w:t>
      </w:r>
    </w:p>
    <w:p w14:paraId="1D0AC838" w14:textId="77777777" w:rsidR="009F1D2F" w:rsidRPr="009F1D2F" w:rsidRDefault="009F1D2F">
      <w:pPr>
        <w:pStyle w:val="LetranormalTFG"/>
        <w:numPr>
          <w:ilvl w:val="0"/>
          <w:numId w:val="18"/>
        </w:numPr>
        <w:rPr>
          <w:ins w:id="457" w:author="Alberto Herrán González" w:date="2018-03-31T13:00:00Z"/>
          <w:rPrChange w:id="458" w:author="Alberto Herrán González" w:date="2018-03-31T13:01:00Z">
            <w:rPr>
              <w:ins w:id="459" w:author="Alberto Herrán González" w:date="2018-03-31T13:00:00Z"/>
              <w:rFonts w:eastAsiaTheme="majorEastAsia" w:cstheme="majorBidi"/>
              <w:sz w:val="36"/>
              <w:szCs w:val="32"/>
            </w:rPr>
          </w:rPrChange>
        </w:rPr>
        <w:pPrChange w:id="460" w:author="Alberto Herrán González" w:date="2018-03-31T13:01:00Z">
          <w:pPr>
            <w:pStyle w:val="LetranormalTFG"/>
            <w:numPr>
              <w:numId w:val="6"/>
            </w:numPr>
            <w:ind w:left="720" w:hanging="360"/>
          </w:pPr>
        </w:pPrChange>
      </w:pPr>
    </w:p>
    <w:p w14:paraId="41AFD733" w14:textId="355EC96B" w:rsidR="00BC3217" w:rsidRPr="009F1D2F" w:rsidRDefault="001B4BE0">
      <w:pPr>
        <w:pStyle w:val="LetranormalTFG"/>
        <w:numPr>
          <w:ilvl w:val="0"/>
          <w:numId w:val="18"/>
        </w:numPr>
        <w:rPr>
          <w:rPrChange w:id="461" w:author="Alberto Herrán González" w:date="2018-03-31T13:01:00Z">
            <w:rPr>
              <w:rFonts w:eastAsiaTheme="majorEastAsia" w:cstheme="majorBidi"/>
              <w:sz w:val="36"/>
              <w:szCs w:val="32"/>
            </w:rPr>
          </w:rPrChange>
        </w:rPr>
        <w:pPrChange w:id="462" w:author="Alberto Herrán González" w:date="2018-03-31T13:01:00Z">
          <w:pPr>
            <w:pStyle w:val="LetranormalTFG"/>
            <w:numPr>
              <w:numId w:val="6"/>
            </w:numPr>
            <w:ind w:left="720" w:hanging="360"/>
          </w:pPr>
        </w:pPrChange>
      </w:pPr>
      <w:r>
        <w:t xml:space="preserve">Aplicaciones creadas por empresas. En este caso muchas de estas aplicaciones tienen una carencia en la UI, no se puede cambiar de </w:t>
      </w:r>
      <w:del w:id="463" w:author="David Vacas Miguel" w:date="2018-05-13T13:35:00Z">
        <w:r w:rsidDel="007B21B5">
          <w:delText>manera  sencilla</w:delText>
        </w:r>
      </w:del>
      <w:ins w:id="464" w:author="David Vacas Miguel" w:date="2018-05-13T13:35:00Z">
        <w:r w:rsidR="007B21B5">
          <w:t>manera sencilla</w:t>
        </w:r>
      </w:ins>
      <w:r>
        <w:t xml:space="preserve"> los parámetros del robot. Lo bueno que tenía la herramienta encontrada es que no solo servía para un tipo de </w:t>
      </w:r>
      <w:del w:id="465" w:author="David Vacas Miguel" w:date="2018-05-13T13:35:00Z">
        <w:r w:rsidDel="007B21B5">
          <w:delText>robot</w:delText>
        </w:r>
      </w:del>
      <w:ins w:id="466" w:author="David Vacas Miguel" w:date="2018-05-13T13:35:00Z">
        <w:r w:rsidR="007B21B5">
          <w:t>robot,</w:t>
        </w:r>
      </w:ins>
      <w:r>
        <w:t xml:space="preserve"> sino que incluía en la aplicación varios tipos de robots.</w:t>
      </w:r>
      <w:r w:rsidR="00597314">
        <w:t xml:space="preserve"> </w:t>
      </w:r>
      <w:ins w:id="467" w:author="David Vacas Miguel" w:date="2018-05-13T14:06:00Z">
        <w:r w:rsidR="006C0ED5">
          <w:t>Ejemplos de este tipo son</w:t>
        </w:r>
      </w:ins>
      <w:ins w:id="468" w:author="David Vacas Miguel" w:date="2018-05-13T14:07:00Z">
        <w:r w:rsidR="00CD0C2B">
          <w:t xml:space="preserve">: </w:t>
        </w:r>
        <w:proofErr w:type="spellStart"/>
        <w:r w:rsidR="00CD0C2B">
          <w:t>Hemero</w:t>
        </w:r>
        <w:proofErr w:type="spellEnd"/>
        <w:r w:rsidR="00CD0C2B">
          <w:t xml:space="preserve">, una herramienta </w:t>
        </w:r>
      </w:ins>
      <w:ins w:id="469" w:author="David Vacas Miguel" w:date="2018-05-13T14:08:00Z">
        <w:r w:rsidR="00CD0C2B">
          <w:t>en Matlab</w:t>
        </w:r>
      </w:ins>
      <w:ins w:id="470" w:author="David Vacas Miguel" w:date="2018-05-13T14:09:00Z">
        <w:r w:rsidR="00CD0C2B">
          <w:t>-</w:t>
        </w:r>
        <w:proofErr w:type="spellStart"/>
        <w:r w:rsidR="00CD0C2B">
          <w:t>simulink</w:t>
        </w:r>
        <w:proofErr w:type="spellEnd"/>
        <w:r w:rsidR="00CD0C2B">
          <w:t xml:space="preserve"> para la enseñanza de la </w:t>
        </w:r>
        <w:proofErr w:type="spellStart"/>
        <w:r w:rsidR="00CD0C2B">
          <w:t>robotica</w:t>
        </w:r>
        <w:proofErr w:type="spellEnd"/>
        <w:r w:rsidR="00CD0C2B">
          <w:t xml:space="preserve">. El problema que posee esta herramienta es la falta de parte grafica; </w:t>
        </w:r>
        <w:proofErr w:type="spellStart"/>
        <w:r w:rsidR="00CD0C2B">
          <w:t>RoboWorks</w:t>
        </w:r>
        <w:proofErr w:type="spellEnd"/>
        <w:r w:rsidR="00CD0C2B">
          <w:t>, se trata de</w:t>
        </w:r>
      </w:ins>
      <w:ins w:id="471" w:author="David Vacas Miguel" w:date="2018-05-13T14:10:00Z">
        <w:r w:rsidR="00CD0C2B">
          <w:t xml:space="preserve"> una aplicación </w:t>
        </w:r>
      </w:ins>
      <w:ins w:id="472" w:author="David Vacas Miguel" w:date="2018-05-13T14:12:00Z">
        <w:r w:rsidR="00CD0C2B">
          <w:t xml:space="preserve">de modelado, simulación y animación de sistemas físicos, sin </w:t>
        </w:r>
      </w:ins>
      <w:ins w:id="473" w:author="David Vacas Miguel" w:date="2018-05-13T14:14:00Z">
        <w:r w:rsidR="00CD0C2B">
          <w:t>embargo,</w:t>
        </w:r>
      </w:ins>
      <w:ins w:id="474" w:author="David Vacas Miguel" w:date="2018-05-13T14:12:00Z">
        <w:r w:rsidR="00CD0C2B">
          <w:t xml:space="preserve"> se utiliza</w:t>
        </w:r>
      </w:ins>
      <w:ins w:id="475" w:author="David Vacas Miguel" w:date="2018-05-13T14:13:00Z">
        <w:r w:rsidR="00CD0C2B">
          <w:t xml:space="preserve"> solo para robots manipuladores.</w:t>
        </w:r>
      </w:ins>
      <w:ins w:id="476" w:author="David Vacas Miguel" w:date="2018-05-13T14:14:00Z">
        <w:r w:rsidR="00CD0C2B">
          <w:t xml:space="preserve"> </w:t>
        </w:r>
        <w:proofErr w:type="spellStart"/>
        <w:r w:rsidR="00CD0C2B">
          <w:t>RoboDK</w:t>
        </w:r>
        <w:proofErr w:type="spellEnd"/>
        <w:r w:rsidR="00CD0C2B">
          <w:t xml:space="preserve">, sucede lo mismo que con la anterior, se trata de una aplicación para simular robots, sin </w:t>
        </w:r>
        <w:proofErr w:type="gramStart"/>
        <w:r w:rsidR="00CD0C2B">
          <w:t>embargo</w:t>
        </w:r>
        <w:proofErr w:type="gramEnd"/>
        <w:r w:rsidR="00CD0C2B">
          <w:t xml:space="preserve"> está basada en robots manipuladores.</w:t>
        </w:r>
      </w:ins>
      <w:del w:id="477" w:author="Alberto Herrán González" w:date="2018-03-31T12:57:00Z">
        <w:r w:rsidR="00BC3217" w:rsidDel="00CB0DFB">
          <w:br w:type="page"/>
        </w:r>
      </w:del>
    </w:p>
    <w:p w14:paraId="11DF849D" w14:textId="77777777" w:rsidR="00BC3217" w:rsidRDefault="00BC3217">
      <w:pPr>
        <w:pStyle w:val="TFGtitulo2"/>
        <w:numPr>
          <w:ilvl w:val="0"/>
          <w:numId w:val="12"/>
        </w:numPr>
        <w:ind w:left="426" w:hanging="426"/>
        <w:pPrChange w:id="478" w:author="Alberto Herrán González" w:date="2018-03-31T12:57:00Z">
          <w:pPr>
            <w:pStyle w:val="TFGtitulo2"/>
            <w:numPr>
              <w:numId w:val="12"/>
            </w:numPr>
            <w:ind w:left="720" w:hanging="360"/>
          </w:pPr>
        </w:pPrChange>
      </w:pPr>
      <w:bookmarkStart w:id="479" w:name="_Toc514081270"/>
      <w:r>
        <w:t>Estructura de la memoria</w:t>
      </w:r>
      <w:bookmarkEnd w:id="479"/>
    </w:p>
    <w:p w14:paraId="46EF40A5" w14:textId="77777777" w:rsidR="00D87A35" w:rsidDel="00CB0DFB" w:rsidRDefault="00D87A35" w:rsidP="00D87A35">
      <w:pPr>
        <w:pStyle w:val="LetranormalTFG"/>
        <w:rPr>
          <w:del w:id="480" w:author="Alberto Herrán González" w:date="2018-03-31T12:57:00Z"/>
        </w:rPr>
      </w:pPr>
    </w:p>
    <w:p w14:paraId="638FC9F7" w14:textId="77777777" w:rsidR="00302AF4" w:rsidRDefault="00302AF4" w:rsidP="00D87A35">
      <w:pPr>
        <w:pStyle w:val="LetranormalTFG"/>
      </w:pPr>
      <w:del w:id="481" w:author="Alberto Herrán González" w:date="2018-03-31T13:02:00Z">
        <w:r w:rsidDel="009F1D2F">
          <w:delText>Los capítulos que se abarcan a continuación son:</w:delText>
        </w:r>
      </w:del>
      <w:ins w:id="482" w:author="Alberto Herrán González" w:date="2018-03-31T13:02:00Z">
        <w:r w:rsidR="009F1D2F">
          <w:t>A continuación de describe brevemente la estru</w:t>
        </w:r>
      </w:ins>
      <w:ins w:id="483" w:author="Alberto Herrán González" w:date="2018-03-31T13:03:00Z">
        <w:r w:rsidR="009F1D2F">
          <w:t>ctura del resto del documento:</w:t>
        </w:r>
      </w:ins>
    </w:p>
    <w:p w14:paraId="1E43E246" w14:textId="04BD9B0C" w:rsidR="00302AF4" w:rsidRDefault="009F1D2F" w:rsidP="00D87A35">
      <w:pPr>
        <w:pStyle w:val="LetranormalTFG"/>
      </w:pPr>
      <w:ins w:id="484" w:author="Alberto Herrán González" w:date="2018-03-31T13:03:00Z">
        <w:r>
          <w:t xml:space="preserve">En el Capítulo 2, </w:t>
        </w:r>
      </w:ins>
      <w:r w:rsidR="00302AF4" w:rsidRPr="009F1D2F">
        <w:rPr>
          <w:b/>
          <w:i/>
          <w:rPrChange w:id="485" w:author="Alberto Herrán González" w:date="2018-03-31T13:03:00Z">
            <w:rPr/>
          </w:rPrChange>
        </w:rPr>
        <w:t>Robótica móvil</w:t>
      </w:r>
      <w:ins w:id="486" w:author="Alberto Herrán González" w:date="2018-03-31T13:03:00Z">
        <w:r>
          <w:t xml:space="preserve">, </w:t>
        </w:r>
      </w:ins>
      <w:del w:id="487" w:author="Alberto Herrán González" w:date="2018-03-31T13:03:00Z">
        <w:r w:rsidR="00302AF4" w:rsidDel="009F1D2F">
          <w:delText xml:space="preserve">: </w:delText>
        </w:r>
      </w:del>
      <w:r w:rsidR="00302AF4">
        <w:t>se com</w:t>
      </w:r>
      <w:r w:rsidR="0080782B">
        <w:t>ienza explicando qué</w:t>
      </w:r>
      <w:r w:rsidR="00302AF4">
        <w:t xml:space="preserve"> es un vehículo con ruedas y diferentes configuraciones </w:t>
      </w:r>
      <w:proofErr w:type="gramStart"/>
      <w:r w:rsidR="00302AF4">
        <w:t>del mismo</w:t>
      </w:r>
      <w:proofErr w:type="gramEnd"/>
      <w:r w:rsidR="00302AF4">
        <w:t xml:space="preserve">. A </w:t>
      </w:r>
      <w:del w:id="488" w:author="David Vacas Miguel" w:date="2018-05-13T13:35:00Z">
        <w:r w:rsidR="00302AF4" w:rsidDel="007B21B5">
          <w:delText>continuación</w:delText>
        </w:r>
      </w:del>
      <w:ins w:id="489" w:author="David Vacas Miguel" w:date="2018-05-13T13:35:00Z">
        <w:r w:rsidR="007B21B5">
          <w:t>continuación,</w:t>
        </w:r>
      </w:ins>
      <w:r w:rsidR="00302AF4">
        <w:t xml:space="preserve"> se entra en detalle en el</w:t>
      </w:r>
      <w:r w:rsidR="0080782B">
        <w:t xml:space="preserve"> funcionamiento del direccionamiento diferencial. </w:t>
      </w:r>
      <w:del w:id="490" w:author="David Vacas Miguel" w:date="2018-05-13T13:35:00Z">
        <w:r w:rsidR="0080782B" w:rsidDel="007B21B5">
          <w:delText>Finalmente</w:delText>
        </w:r>
      </w:del>
      <w:ins w:id="491" w:author="David Vacas Miguel" w:date="2018-05-13T13:35:00Z">
        <w:r w:rsidR="007B21B5">
          <w:t>Finalmente,</w:t>
        </w:r>
      </w:ins>
      <w:r w:rsidR="0080782B">
        <w:t xml:space="preserve"> se le aplica una navegación autónoma a un vehículo con ruedas con direccionamiento diferencial.</w:t>
      </w:r>
    </w:p>
    <w:p w14:paraId="2D4C4D3B" w14:textId="25C0FA5C" w:rsidR="0080782B" w:rsidRDefault="009F1D2F" w:rsidP="00D87A35">
      <w:pPr>
        <w:pStyle w:val="LetranormalTFG"/>
      </w:pPr>
      <w:ins w:id="492" w:author="Alberto Herrán González" w:date="2018-03-31T13:03:00Z">
        <w:r>
          <w:t xml:space="preserve">En el Capítulo 3, </w:t>
        </w:r>
      </w:ins>
      <w:r w:rsidR="00302AF4" w:rsidRPr="009F1D2F">
        <w:rPr>
          <w:b/>
          <w:i/>
          <w:rPrChange w:id="493" w:author="Alberto Herrán González" w:date="2018-03-31T13:04:00Z">
            <w:rPr/>
          </w:rPrChange>
        </w:rPr>
        <w:t>Entorno tecnológico</w:t>
      </w:r>
      <w:ins w:id="494" w:author="Alberto Herrán González" w:date="2018-03-31T13:03:00Z">
        <w:r>
          <w:t>,</w:t>
        </w:r>
      </w:ins>
      <w:del w:id="495" w:author="Alberto Herrán González" w:date="2018-03-31T13:03:00Z">
        <w:r w:rsidR="00302AF4" w:rsidDel="009F1D2F">
          <w:delText>:</w:delText>
        </w:r>
      </w:del>
      <w:r w:rsidR="00302AF4">
        <w:t xml:space="preserve"> se </w:t>
      </w:r>
      <w:r w:rsidR="0080782B">
        <w:t>informa mediante una descripción</w:t>
      </w:r>
      <w:r w:rsidR="00302AF4">
        <w:t xml:space="preserve"> las diferentes tecnologías usadas</w:t>
      </w:r>
      <w:r w:rsidR="0080782B">
        <w:t xml:space="preserve">: Qt, OpenGL y GLM. </w:t>
      </w:r>
      <w:del w:id="496" w:author="David Vacas Miguel" w:date="2018-05-13T13:35:00Z">
        <w:r w:rsidR="0080782B" w:rsidDel="007B21B5">
          <w:delText>Además</w:delText>
        </w:r>
      </w:del>
      <w:ins w:id="497" w:author="David Vacas Miguel" w:date="2018-05-13T13:35:00Z">
        <w:r w:rsidR="007B21B5">
          <w:t>Además,</w:t>
        </w:r>
      </w:ins>
      <w:r w:rsidR="0080782B">
        <w:t xml:space="preserve"> se realiza una explicación sobre su utilización en el proyecto.</w:t>
      </w:r>
      <w:r w:rsidR="00BE1911">
        <w:t xml:space="preserve"> Además de estas también se explican otras tecnologías menos importantes para el proyecto.</w:t>
      </w:r>
    </w:p>
    <w:p w14:paraId="633B93F1" w14:textId="77777777" w:rsidR="009F1D2F" w:rsidRDefault="009F1D2F" w:rsidP="00D87A35">
      <w:pPr>
        <w:pStyle w:val="LetranormalTFG"/>
        <w:rPr>
          <w:ins w:id="498" w:author="Alberto Herrán González" w:date="2018-03-31T13:04:00Z"/>
        </w:rPr>
      </w:pPr>
      <w:ins w:id="499" w:author="Alberto Herrán González" w:date="2018-03-31T13:04:00Z">
        <w:r>
          <w:lastRenderedPageBreak/>
          <w:t xml:space="preserve">En el Capítulo 4, </w:t>
        </w:r>
      </w:ins>
      <w:r w:rsidR="00302AF4" w:rsidRPr="009F1D2F">
        <w:rPr>
          <w:b/>
          <w:i/>
          <w:rPrChange w:id="500" w:author="Alberto Herrán González" w:date="2018-03-31T13:04:00Z">
            <w:rPr/>
          </w:rPrChange>
        </w:rPr>
        <w:t>Descripción de la aplicación</w:t>
      </w:r>
      <w:del w:id="501" w:author="Alberto Herrán González" w:date="2018-03-31T13:04:00Z">
        <w:r w:rsidR="00302AF4" w:rsidDel="009F1D2F">
          <w:delText>:</w:delText>
        </w:r>
        <w:r w:rsidR="0080782B" w:rsidDel="009F1D2F">
          <w:delText xml:space="preserve"> en este apartado</w:delText>
        </w:r>
      </w:del>
      <w:ins w:id="502" w:author="Alberto Herrán González" w:date="2018-03-31T13:04:00Z">
        <w:r>
          <w:t>,</w:t>
        </w:r>
      </w:ins>
      <w:r w:rsidR="0080782B">
        <w:t xml:space="preserve"> se expone la aplicación al completo, comenzando por detalles sobre la simulación, pasando por la explicación de la interfaz y finalizando con casos de uso de la aplicación.</w:t>
      </w:r>
    </w:p>
    <w:p w14:paraId="7FA777A3" w14:textId="77777777" w:rsidR="009F1D2F" w:rsidRDefault="009F1D2F" w:rsidP="00D87A35">
      <w:pPr>
        <w:pStyle w:val="LetranormalTFG"/>
        <w:rPr>
          <w:ins w:id="503" w:author="Alberto Herrán González" w:date="2018-03-31T13:01:00Z"/>
        </w:rPr>
      </w:pPr>
      <w:ins w:id="504" w:author="Alberto Herrán González" w:date="2018-03-31T13:04:00Z">
        <w:r>
          <w:t xml:space="preserve">Finalmente, en el Capítulo 5, </w:t>
        </w:r>
        <w:r w:rsidRPr="009F1D2F">
          <w:rPr>
            <w:b/>
            <w:i/>
            <w:rPrChange w:id="505" w:author="Alberto Herrán González" w:date="2018-03-31T13:04:00Z">
              <w:rPr/>
            </w:rPrChange>
          </w:rPr>
          <w:t>Conclusiones</w:t>
        </w:r>
        <w:r>
          <w:t>, se presentan tanto las conc</w:t>
        </w:r>
      </w:ins>
      <w:ins w:id="506" w:author="Alberto Herrán González" w:date="2018-03-31T13:09:00Z">
        <w:r>
          <w:t>l</w:t>
        </w:r>
      </w:ins>
      <w:ins w:id="507" w:author="Alberto Herrán González" w:date="2018-03-31T13:04:00Z">
        <w:r>
          <w:t>usiones del trabajo como</w:t>
        </w:r>
      </w:ins>
      <w:ins w:id="508" w:author="Alberto Herrán González" w:date="2018-03-31T13:09:00Z">
        <w:r>
          <w:t xml:space="preserve"> su posible ampliaci</w:t>
        </w:r>
      </w:ins>
      <w:ins w:id="509" w:author="Alberto Herrán González" w:date="2018-03-31T13:10:00Z">
        <w:r>
          <w:t>ón y mejora.</w:t>
        </w:r>
      </w:ins>
    </w:p>
    <w:p w14:paraId="56A5A86B" w14:textId="77777777" w:rsidR="00BC3217" w:rsidRPr="00302AF4" w:rsidRDefault="00BC3217" w:rsidP="00D87A35">
      <w:pPr>
        <w:pStyle w:val="LetranormalTFG"/>
      </w:pPr>
      <w:r>
        <w:br w:type="page"/>
      </w:r>
    </w:p>
    <w:p w14:paraId="2C3AE29F" w14:textId="77777777" w:rsidR="00BC3217" w:rsidRDefault="00BC3217" w:rsidP="00BC3217">
      <w:pPr>
        <w:pStyle w:val="TituloTFG"/>
      </w:pPr>
      <w:bookmarkStart w:id="510" w:name="_Toc514081271"/>
      <w:r>
        <w:lastRenderedPageBreak/>
        <w:t>Capítulo 2 Robótica móvil</w:t>
      </w:r>
      <w:bookmarkEnd w:id="510"/>
    </w:p>
    <w:p w14:paraId="6A14A7C1" w14:textId="465DCBE0" w:rsidR="00BC3217" w:rsidDel="00975129" w:rsidRDefault="000475C7">
      <w:pPr>
        <w:pStyle w:val="TFGtitulo2"/>
        <w:rPr>
          <w:del w:id="511" w:author="David Vacas Miguel" w:date="2018-04-02T18:04:00Z"/>
        </w:rPr>
      </w:pPr>
      <w:bookmarkStart w:id="512" w:name="_Toc514081272"/>
      <w:ins w:id="513" w:author="David Vacas Miguel" w:date="2018-04-02T18:03:00Z">
        <w:r w:rsidRPr="007937C0">
          <w:t>1.</w:t>
        </w:r>
        <w:r>
          <w:t xml:space="preserve"> </w:t>
        </w:r>
      </w:ins>
      <w:del w:id="514" w:author="David Vacas Miguel" w:date="2018-05-10T11:32:00Z">
        <w:r w:rsidR="00BC3217" w:rsidDel="00975129">
          <w:delText>Vehículos con ruedas</w:delText>
        </w:r>
      </w:del>
      <w:ins w:id="515" w:author="David Vacas Miguel" w:date="2018-05-10T11:32:00Z">
        <w:r w:rsidR="00975129">
          <w:t>Robótica móvil</w:t>
        </w:r>
      </w:ins>
      <w:bookmarkEnd w:id="512"/>
    </w:p>
    <w:p w14:paraId="35748795" w14:textId="77777777" w:rsidR="0065054E" w:rsidRDefault="0065054E">
      <w:pPr>
        <w:pStyle w:val="TFGtitulo2"/>
        <w:pPrChange w:id="516" w:author="David Vacas Miguel" w:date="2018-04-02T18:04:00Z">
          <w:pPr>
            <w:pStyle w:val="LetranormalTFG"/>
          </w:pPr>
        </w:pPrChange>
      </w:pPr>
    </w:p>
    <w:p w14:paraId="14C9F3AB" w14:textId="0F6EDE4A" w:rsidR="00975129" w:rsidRDefault="004640A6" w:rsidP="0065054E">
      <w:pPr>
        <w:pStyle w:val="LetranormalTFG"/>
        <w:rPr>
          <w:ins w:id="517" w:author="David Vacas Miguel" w:date="2018-05-10T12:05:00Z"/>
        </w:rPr>
      </w:pPr>
      <w:ins w:id="518" w:author="David Vacas Miguel" w:date="2018-05-10T11:59:00Z">
        <w:r>
          <w:t xml:space="preserve">Los robots </w:t>
        </w:r>
      </w:ins>
      <w:ins w:id="519" w:author="David Vacas Miguel" w:date="2018-05-10T12:02:00Z">
        <w:r w:rsidR="00137179">
          <w:t>móviles</w:t>
        </w:r>
      </w:ins>
      <w:ins w:id="520" w:author="David Vacas Miguel" w:date="2018-05-10T11:59:00Z">
        <w:r>
          <w:t xml:space="preserve"> son</w:t>
        </w:r>
        <w:r w:rsidR="00137179">
          <w:t xml:space="preserve"> robots capaces de moverse a través de cualquier entorno físico. Estos normal</w:t>
        </w:r>
      </w:ins>
      <w:ins w:id="521" w:author="David Vacas Miguel" w:date="2018-05-10T12:00:00Z">
        <w:r w:rsidR="00137179">
          <w:t>mente son controlados por software y usan sensores y otros equipos para i</w:t>
        </w:r>
      </w:ins>
      <w:ins w:id="522" w:author="David Vacas Miguel" w:date="2018-05-10T12:01:00Z">
        <w:r w:rsidR="00137179">
          <w:t xml:space="preserve">dentificar la zona </w:t>
        </w:r>
      </w:ins>
      <w:ins w:id="523" w:author="David Vacas Miguel" w:date="2018-05-10T12:02:00Z">
        <w:r w:rsidR="00137179">
          <w:t>de su alrededor.</w:t>
        </w:r>
      </w:ins>
      <w:ins w:id="524" w:author="David Vacas Miguel" w:date="2018-05-10T12:03:00Z">
        <w:r w:rsidR="00137179">
          <w:t xml:space="preserve"> Estos robots combinan los progresos entre la inteligencia artificial y los robots físicos</w:t>
        </w:r>
      </w:ins>
      <w:ins w:id="525" w:author="David Vacas Miguel" w:date="2018-05-10T12:04:00Z">
        <w:r w:rsidR="00137179">
          <w:t>, lo que les permite moverse a través del entorno.</w:t>
        </w:r>
      </w:ins>
    </w:p>
    <w:p w14:paraId="77B8CF26" w14:textId="361CCE3B" w:rsidR="00975129" w:rsidRDefault="00513951" w:rsidP="0065054E">
      <w:pPr>
        <w:pStyle w:val="LetranormalTFG"/>
        <w:rPr>
          <w:ins w:id="526" w:author="David Vacas Miguel" w:date="2018-05-10T11:32:00Z"/>
        </w:rPr>
      </w:pPr>
      <w:ins w:id="527" w:author="David Vacas Miguel" w:date="2018-05-10T12:05:00Z">
        <w:r>
          <w:t xml:space="preserve">Los robots </w:t>
        </w:r>
      </w:ins>
      <w:ins w:id="528" w:author="David Vacas Miguel" w:date="2018-05-10T12:08:00Z">
        <w:r>
          <w:t>móviles</w:t>
        </w:r>
      </w:ins>
      <w:ins w:id="529" w:author="David Vacas Miguel" w:date="2018-05-10T12:05:00Z">
        <w:r>
          <w:t xml:space="preserve"> se pueden diferenciar en dos tipos autónomos y no autónomos. Los robots </w:t>
        </w:r>
      </w:ins>
      <w:ins w:id="530" w:author="David Vacas Miguel" w:date="2018-05-10T12:08:00Z">
        <w:r>
          <w:t>móviles</w:t>
        </w:r>
      </w:ins>
      <w:ins w:id="531" w:author="David Vacas Miguel" w:date="2018-05-10T12:05:00Z">
        <w:r>
          <w:t xml:space="preserve"> autónomos pueden explorar el en</w:t>
        </w:r>
      </w:ins>
      <w:ins w:id="532" w:author="David Vacas Miguel" w:date="2018-05-10T12:06:00Z">
        <w:r>
          <w:t xml:space="preserve">torno sin ninguna directriz externa a </w:t>
        </w:r>
      </w:ins>
      <w:ins w:id="533" w:author="David Vacas Miguel" w:date="2018-05-10T12:08:00Z">
        <w:r>
          <w:t>él</w:t>
        </w:r>
      </w:ins>
      <w:ins w:id="534" w:author="David Vacas Miguel" w:date="2018-05-10T12:07:00Z">
        <w:r>
          <w:t xml:space="preserve">, sin </w:t>
        </w:r>
      </w:ins>
      <w:ins w:id="535" w:author="David Vacas Miguel" w:date="2018-05-10T12:09:00Z">
        <w:r w:rsidR="00CF4BB3">
          <w:t>embargo,</w:t>
        </w:r>
      </w:ins>
      <w:ins w:id="536" w:author="David Vacas Miguel" w:date="2018-05-10T12:07:00Z">
        <w:r>
          <w:t xml:space="preserve"> los robots </w:t>
        </w:r>
      </w:ins>
      <w:ins w:id="537" w:author="David Vacas Miguel" w:date="2018-05-10T12:08:00Z">
        <w:r>
          <w:t>móviles</w:t>
        </w:r>
      </w:ins>
      <w:ins w:id="538" w:author="David Vacas Miguel" w:date="2018-05-10T12:07:00Z">
        <w:r>
          <w:t xml:space="preserve"> no autónomos necesitan </w:t>
        </w:r>
      </w:ins>
      <w:ins w:id="539" w:author="David Vacas Miguel" w:date="2018-05-10T12:08:00Z">
        <w:r>
          <w:t>algún tipo de sistema de guía para moverse.</w:t>
        </w:r>
      </w:ins>
    </w:p>
    <w:p w14:paraId="52822B41" w14:textId="03EB3F9A" w:rsidR="0065054E" w:rsidDel="00FA5302" w:rsidRDefault="003E2C73" w:rsidP="0065054E">
      <w:pPr>
        <w:pStyle w:val="LetranormalTFG"/>
        <w:rPr>
          <w:moveFrom w:id="540" w:author="David Vacas Miguel" w:date="2018-05-10T12:40:00Z"/>
        </w:rPr>
      </w:pPr>
      <w:moveFromRangeStart w:id="541" w:author="David Vacas Miguel" w:date="2018-05-10T12:40:00Z" w:name="move513719364"/>
      <w:moveFrom w:id="542" w:author="David Vacas Miguel" w:date="2018-05-10T12:40:00Z">
        <w:r w:rsidDel="00FA5302">
          <w:t>Los vehículos con ruedas son una solución simple y eficiente para conseguir movilidad sobre terrenos duros y libres de obstáculos, con los que se permite conseguir velocidades más o menos altas.</w:t>
        </w:r>
      </w:moveFrom>
    </w:p>
    <w:p w14:paraId="66C24B6E" w14:textId="7398BCE4" w:rsidR="003E2C73" w:rsidDel="00FA5302" w:rsidRDefault="003E2C73" w:rsidP="0065054E">
      <w:pPr>
        <w:pStyle w:val="LetranormalTFG"/>
        <w:rPr>
          <w:moveFrom w:id="543" w:author="David Vacas Miguel" w:date="2018-05-10T12:40:00Z"/>
        </w:rPr>
      </w:pPr>
      <w:moveFrom w:id="544" w:author="David Vacas Miguel" w:date="2018-05-10T12:40:00Z">
        <w:r w:rsidDel="00FA5302">
          <w:t>Su limitación más importante es el deslizamiento en la impulsión, además dependiendo del tipo de terreno, puede aparecer deslizamiento y vibraciones en el mismo. Como se ha dicho en la definición, estos vehículos son eficientes en terrenos duros y libres de obstáculos, por lo tanto en terrenos blandos son poco eficientes.</w:t>
        </w:r>
      </w:moveFrom>
    </w:p>
    <w:p w14:paraId="46D4AD9A" w14:textId="1861688D" w:rsidR="003E2C73" w:rsidDel="00FA5302" w:rsidRDefault="003E2C73" w:rsidP="0065054E">
      <w:pPr>
        <w:pStyle w:val="LetranormalTFG"/>
        <w:rPr>
          <w:moveFrom w:id="545" w:author="David Vacas Miguel" w:date="2018-05-10T12:40:00Z"/>
        </w:rPr>
      </w:pPr>
      <w:moveFrom w:id="546" w:author="David Vacas Miguel" w:date="2018-05-10T12:40:00Z">
        <w:r w:rsidDel="00FA5302">
          <w:t xml:space="preserve">Otro problema que tienen este tipo de vehículos se haya en que no es posible modificar la estabilidad para adaptarse al terreno, excepto en configuraciones muy especiales, lo que limita los terrenos sobre los que </w:t>
        </w:r>
        <w:r w:rsidR="00557732" w:rsidDel="00FA5302">
          <w:t xml:space="preserve">es aceptable el </w:t>
        </w:r>
        <w:r w:rsidR="00E62661" w:rsidDel="00FA5302">
          <w:t>vehículo</w:t>
        </w:r>
        <w:r w:rsidR="00557732" w:rsidDel="00FA5302">
          <w:t>.</w:t>
        </w:r>
      </w:moveFrom>
    </w:p>
    <w:p w14:paraId="6814C356" w14:textId="3B0BD098" w:rsidR="003460D2" w:rsidDel="00FA5302" w:rsidRDefault="003460D2" w:rsidP="0065054E">
      <w:pPr>
        <w:pStyle w:val="LetranormalTFG"/>
        <w:rPr>
          <w:moveFrom w:id="547" w:author="David Vacas Miguel" w:date="2018-05-10T12:45:00Z"/>
        </w:rPr>
      </w:pPr>
      <w:moveFromRangeStart w:id="548" w:author="David Vacas Miguel" w:date="2018-05-10T12:45:00Z" w:name="move513719631"/>
      <w:moveFromRangeEnd w:id="541"/>
      <w:moveFrom w:id="549" w:author="David Vacas Miguel" w:date="2018-05-10T12:45:00Z">
        <w:r w:rsidDel="00FA5302">
          <w:t>A continuación se pasa a calcular las ecuaciones del modelo cinemático y discreto.</w:t>
        </w:r>
      </w:moveFrom>
    </w:p>
    <w:p w14:paraId="7F96A4A3" w14:textId="18550C40" w:rsidR="003460D2" w:rsidDel="00FA5302" w:rsidRDefault="003278DE" w:rsidP="003460D2">
      <w:pPr>
        <w:pStyle w:val="LetranormalTFG"/>
        <w:rPr>
          <w:moveFrom w:id="550" w:author="David Vacas Miguel" w:date="2018-05-10T12:45:00Z"/>
        </w:rPr>
      </w:pPr>
      <w:moveFrom w:id="551" w:author="David Vacas Miguel" w:date="2018-05-10T12:45:00Z">
        <w:r w:rsidDel="00FA5302">
          <w:t>Según se ve en la figura 4</w:t>
        </w:r>
        <w:r w:rsidR="003460D2" w:rsidDel="00FA5302">
          <w:t>, se supone un sistema de referencia {G} y un sistema {L} con origen en el punto de guiado del vehículo y eje Y</w:t>
        </w:r>
        <w:r w:rsidR="003460D2" w:rsidDel="00FA5302">
          <w:rPr>
            <w:vertAlign w:val="subscript"/>
          </w:rPr>
          <w:t>L</w:t>
        </w:r>
        <w:r w:rsidR="003460D2" w:rsidDel="00FA5302">
          <w:t xml:space="preserve"> en la dirección del eje longitudinal del vehículo.</w:t>
        </w:r>
      </w:moveFrom>
    </w:p>
    <w:p w14:paraId="5136FEB8" w14:textId="11C3BAA9" w:rsidR="003460D2" w:rsidDel="00FA5302" w:rsidRDefault="003460D2" w:rsidP="003460D2">
      <w:pPr>
        <w:pStyle w:val="LetranormalTFG"/>
        <w:rPr>
          <w:moveFrom w:id="552" w:author="David Vacas Miguel" w:date="2018-05-10T12:45:00Z"/>
        </w:rPr>
      </w:pPr>
    </w:p>
    <w:p w14:paraId="45D6BC46" w14:textId="1997197F" w:rsidR="003460D2" w:rsidDel="00FA5302" w:rsidRDefault="003460D2" w:rsidP="003460D2">
      <w:pPr>
        <w:jc w:val="center"/>
        <w:rPr>
          <w:moveFrom w:id="553" w:author="David Vacas Miguel" w:date="2018-05-10T12:45:00Z"/>
        </w:rPr>
      </w:pPr>
      <w:moveFrom w:id="554" w:author="David Vacas Miguel" w:date="2018-05-10T12:45:00Z">
        <w:r w:rsidRPr="00330E47" w:rsidDel="00FA5302">
          <w:rPr>
            <w:noProof/>
            <w:lang w:eastAsia="es-ES"/>
          </w:rPr>
          <w:drawing>
            <wp:inline distT="0" distB="0" distL="0" distR="0" wp14:anchorId="20365853" wp14:editId="5FE73254">
              <wp:extent cx="3623814" cy="1981200"/>
              <wp:effectExtent l="0" t="0" r="0" b="0"/>
              <wp:docPr id="14" name="Picture 6" descr="Dibujo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 name="Picture 6" descr="Dibujo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9601" cy="1989831"/>
                      </a:xfrm>
                      <a:prstGeom prst="rect">
                        <a:avLst/>
                      </a:prstGeom>
                      <a:noFill/>
                      <a:ln>
                        <a:noFill/>
                      </a:ln>
                      <a:extLst/>
                    </pic:spPr>
                  </pic:pic>
                </a:graphicData>
              </a:graphic>
            </wp:inline>
          </w:drawing>
        </w:r>
      </w:moveFrom>
    </w:p>
    <w:p w14:paraId="5A01A4B1" w14:textId="634318A0" w:rsidR="003460D2" w:rsidDel="00FA5302" w:rsidRDefault="003460D2" w:rsidP="003460D2">
      <w:pPr>
        <w:pStyle w:val="LetranormalTFG"/>
        <w:jc w:val="center"/>
        <w:rPr>
          <w:moveFrom w:id="555" w:author="David Vacas Miguel" w:date="2018-05-10T12:45:00Z"/>
        </w:rPr>
      </w:pPr>
      <w:moveFrom w:id="556" w:author="David Vacas Miguel" w:date="2018-05-10T12:45:00Z">
        <w:r w:rsidRPr="00097F18" w:rsidDel="00FA5302">
          <w:rPr>
            <w:b/>
          </w:rPr>
          <w:t xml:space="preserve">Figura </w:t>
        </w:r>
        <w:r w:rsidR="003278DE" w:rsidDel="00FA5302">
          <w:rPr>
            <w:b/>
          </w:rPr>
          <w:t>4</w:t>
        </w:r>
        <w:r w:rsidRPr="00097F18" w:rsidDel="00FA5302">
          <w:rPr>
            <w:b/>
          </w:rPr>
          <w:t>.</w:t>
        </w:r>
        <w:r w:rsidDel="00FA5302">
          <w:t xml:space="preserve"> Modelo cinemático.</w:t>
        </w:r>
      </w:moveFrom>
    </w:p>
    <w:p w14:paraId="0C17FD49" w14:textId="20149E66" w:rsidR="003460D2" w:rsidDel="00FA5302" w:rsidRDefault="003460D2" w:rsidP="003460D2">
      <w:pPr>
        <w:pStyle w:val="LetranormalTFG"/>
        <w:jc w:val="center"/>
        <w:rPr>
          <w:moveFrom w:id="557" w:author="David Vacas Miguel" w:date="2018-05-10T12:45:00Z"/>
        </w:rPr>
      </w:pPr>
    </w:p>
    <w:p w14:paraId="0F5C8AFA" w14:textId="50D1095D" w:rsidR="003460D2" w:rsidDel="00FA5302" w:rsidRDefault="003460D2" w:rsidP="003460D2">
      <w:pPr>
        <w:pStyle w:val="LetranormalTFG"/>
        <w:rPr>
          <w:moveFrom w:id="558" w:author="David Vacas Miguel" w:date="2018-05-10T12:45:00Z"/>
        </w:rPr>
      </w:pPr>
      <w:moveFrom w:id="559" w:author="David Vacas Miguel" w:date="2018-05-10T12:45:00Z">
        <w:r w:rsidRPr="0005392A" w:rsidDel="00FA5302">
          <w:t xml:space="preserve">Por lo tanto, si el vehículo tiene una velocidad de desplazamiento </w:t>
        </w:r>
        <m:oMath>
          <m:r>
            <w:rPr>
              <w:rFonts w:ascii="Cambria Math" w:hAnsi="Cambria Math"/>
            </w:rPr>
            <m:t>v</m:t>
          </m:r>
        </m:oMath>
        <w:r w:rsidRPr="0005392A" w:rsidDel="00FA5302">
          <w:t xml:space="preserve"> y de rotación </w:t>
        </w:r>
        <m:oMath>
          <m:r>
            <w:rPr>
              <w:rFonts w:ascii="Cambria Math" w:hAnsi="Cambria Math"/>
            </w:rPr>
            <m:t>w</m:t>
          </m:r>
        </m:oMath>
        <w:r w:rsidRPr="0005392A" w:rsidDel="00FA5302">
          <w:t xml:space="preserve"> con respecto a {L}, con respecto a {G} la velocidad es:</w:t>
        </w:r>
      </w:moveFrom>
    </w:p>
    <w:p w14:paraId="6C4C47CC" w14:textId="7E610CBF" w:rsidR="003460D2" w:rsidRPr="0005392A" w:rsidDel="00FA5302" w:rsidRDefault="003460D2" w:rsidP="003460D2">
      <w:pPr>
        <w:pStyle w:val="LetranormalTFG"/>
        <w:rPr>
          <w:moveFrom w:id="560" w:author="David Vacas Miguel" w:date="2018-05-10T12:45:00Z"/>
        </w:rPr>
      </w:pPr>
    </w:p>
    <w:p w14:paraId="456B590A" w14:textId="50B43AFF" w:rsidR="003460D2" w:rsidRPr="0005392A" w:rsidDel="00EE5E72" w:rsidRDefault="005831F0" w:rsidP="003460D2">
      <w:pPr>
        <w:pStyle w:val="LetranormalTFG"/>
        <w:rPr>
          <w:del w:id="561" w:author="David Vacas Miguel" w:date="2018-05-11T15:57:00Z"/>
          <w:moveFrom w:id="562" w:author="David Vacas Miguel" w:date="2018-05-10T12:45:00Z"/>
        </w:rPr>
      </w:pPr>
      <m:oMathPara>
        <m:oMathParaPr>
          <m:jc m:val="left"/>
        </m:oMathParaPr>
        <m:oMath>
          <m:sSub>
            <m:sSubPr>
              <m:ctrlPr>
                <w:del w:id="563" w:author="David Vacas Miguel" w:date="2018-05-11T15:57:00Z">
                  <w:rPr>
                    <w:rFonts w:ascii="Cambria Math" w:hAnsi="Cambria Math"/>
                  </w:rPr>
                </w:del>
              </m:ctrlPr>
            </m:sSubPr>
            <m:e>
              <m:r>
                <w:del w:id="564" w:author="David Vacas Miguel" w:date="2018-05-11T15:57:00Z">
                  <w:rPr>
                    <w:rFonts w:ascii="Cambria Math" w:hAnsi="Cambria Math"/>
                  </w:rPr>
                  <m:t>v</m:t>
                </w:del>
              </m:r>
            </m:e>
            <m:sub>
              <m:r>
                <w:del w:id="565" w:author="David Vacas Miguel" w:date="2018-05-11T15:57:00Z">
                  <w:rPr>
                    <w:rFonts w:ascii="Cambria Math" w:hAnsi="Cambria Math"/>
                  </w:rPr>
                  <m:t>x</m:t>
                </w:del>
              </m:r>
            </m:sub>
          </m:sSub>
          <m:r>
            <w:del w:id="566" w:author="David Vacas Miguel" w:date="2018-05-11T15:57:00Z">
              <m:rPr>
                <m:sty m:val="p"/>
              </m:rPr>
              <w:rPr>
                <w:rFonts w:ascii="Cambria Math" w:hAnsi="Cambria Math"/>
              </w:rPr>
              <m:t>=-</m:t>
            </w:del>
          </m:r>
          <m:r>
            <w:del w:id="567" w:author="David Vacas Miguel" w:date="2018-05-11T15:57:00Z">
              <w:rPr>
                <w:rFonts w:ascii="Cambria Math" w:hAnsi="Cambria Math"/>
              </w:rPr>
              <m:t>v</m:t>
            </w:del>
          </m:r>
          <m:r>
            <w:del w:id="568" w:author="David Vacas Miguel" w:date="2018-05-11T15:57:00Z">
              <m:rPr>
                <m:sty m:val="p"/>
              </m:rPr>
              <w:rPr>
                <w:rFonts w:ascii="Cambria Math" w:hAnsi="Cambria Math"/>
              </w:rPr>
              <m:t>∙</m:t>
            </w:del>
          </m:r>
          <m:func>
            <m:funcPr>
              <m:ctrlPr>
                <w:del w:id="569" w:author="David Vacas Miguel" w:date="2018-05-11T15:57:00Z">
                  <w:rPr>
                    <w:rFonts w:ascii="Cambria Math" w:hAnsi="Cambria Math"/>
                  </w:rPr>
                </w:del>
              </m:ctrlPr>
            </m:funcPr>
            <m:fName>
              <m:r>
                <w:del w:id="570" w:author="David Vacas Miguel" w:date="2018-05-11T15:57:00Z">
                  <m:rPr>
                    <m:sty m:val="p"/>
                  </m:rPr>
                  <w:rPr>
                    <w:rFonts w:ascii="Cambria Math" w:hAnsi="Cambria Math"/>
                  </w:rPr>
                  <m:t>sin</m:t>
                </w:del>
              </m:r>
            </m:fName>
            <m:e>
              <m:d>
                <m:dPr>
                  <m:ctrlPr>
                    <w:del w:id="571" w:author="David Vacas Miguel" w:date="2018-05-11T15:57:00Z">
                      <w:rPr>
                        <w:rFonts w:ascii="Cambria Math" w:hAnsi="Cambria Math"/>
                      </w:rPr>
                    </w:del>
                  </m:ctrlPr>
                </m:dPr>
                <m:e>
                  <m:r>
                    <w:del w:id="572" w:author="David Vacas Miguel" w:date="2018-05-11T15:57:00Z">
                      <w:rPr>
                        <w:rFonts w:ascii="Cambria Math" w:hAnsi="Cambria Math"/>
                      </w:rPr>
                      <m:t>φ</m:t>
                    </w:del>
                  </m:r>
                </m:e>
              </m:d>
            </m:e>
          </m:func>
        </m:oMath>
      </m:oMathPara>
    </w:p>
    <w:p w14:paraId="4243BF42" w14:textId="4CBED2AB" w:rsidR="003460D2" w:rsidRPr="0005392A" w:rsidDel="00EE5E72" w:rsidRDefault="005831F0" w:rsidP="00DA06C6">
      <w:pPr>
        <w:pStyle w:val="LetranormalTFG"/>
        <w:tabs>
          <w:tab w:val="right" w:pos="9070"/>
        </w:tabs>
        <w:rPr>
          <w:del w:id="573" w:author="David Vacas Miguel" w:date="2018-05-11T15:57:00Z"/>
          <w:moveFrom w:id="574" w:author="David Vacas Miguel" w:date="2018-05-10T12:45:00Z"/>
        </w:rPr>
      </w:pPr>
      <m:oMath>
        <m:sSub>
          <m:sSubPr>
            <m:ctrlPr>
              <w:del w:id="575" w:author="David Vacas Miguel" w:date="2018-05-11T15:57:00Z">
                <w:rPr>
                  <w:rFonts w:ascii="Cambria Math" w:hAnsi="Cambria Math"/>
                </w:rPr>
              </w:del>
            </m:ctrlPr>
          </m:sSubPr>
          <m:e>
            <m:r>
              <w:del w:id="576" w:author="David Vacas Miguel" w:date="2018-05-11T15:57:00Z">
                <w:rPr>
                  <w:rFonts w:ascii="Cambria Math" w:hAnsi="Cambria Math"/>
                </w:rPr>
                <m:t>v</m:t>
              </w:del>
            </m:r>
          </m:e>
          <m:sub>
            <m:r>
              <w:del w:id="577" w:author="David Vacas Miguel" w:date="2018-05-11T15:57:00Z">
                <w:rPr>
                  <w:rFonts w:ascii="Cambria Math" w:hAnsi="Cambria Math"/>
                </w:rPr>
                <m:t>y</m:t>
              </w:del>
            </m:r>
          </m:sub>
        </m:sSub>
        <m:r>
          <w:del w:id="578" w:author="David Vacas Miguel" w:date="2018-05-11T15:57:00Z">
            <m:rPr>
              <m:sty m:val="p"/>
            </m:rPr>
            <w:rPr>
              <w:rFonts w:ascii="Cambria Math" w:hAnsi="Cambria Math"/>
            </w:rPr>
            <m:t>=</m:t>
          </w:del>
        </m:r>
        <m:r>
          <w:del w:id="579" w:author="David Vacas Miguel" w:date="2018-05-11T15:57:00Z">
            <w:rPr>
              <w:rFonts w:ascii="Cambria Math" w:hAnsi="Cambria Math"/>
            </w:rPr>
            <m:t>v</m:t>
          </w:del>
        </m:r>
        <m:r>
          <w:del w:id="580" w:author="David Vacas Miguel" w:date="2018-05-11T15:57:00Z">
            <m:rPr>
              <m:sty m:val="p"/>
            </m:rPr>
            <w:rPr>
              <w:rFonts w:ascii="Cambria Math" w:hAnsi="Cambria Math"/>
            </w:rPr>
            <m:t>∙</m:t>
          </w:del>
        </m:r>
        <m:func>
          <m:funcPr>
            <m:ctrlPr>
              <w:del w:id="581" w:author="David Vacas Miguel" w:date="2018-05-11T15:57:00Z">
                <w:rPr>
                  <w:rFonts w:ascii="Cambria Math" w:hAnsi="Cambria Math"/>
                </w:rPr>
              </w:del>
            </m:ctrlPr>
          </m:funcPr>
          <m:fName>
            <m:r>
              <w:del w:id="582" w:author="David Vacas Miguel" w:date="2018-05-11T15:57:00Z">
                <m:rPr>
                  <m:sty m:val="p"/>
                </m:rPr>
                <w:rPr>
                  <w:rFonts w:ascii="Cambria Math" w:hAnsi="Cambria Math"/>
                </w:rPr>
                <m:t>cos</m:t>
              </w:del>
            </m:r>
          </m:fName>
          <m:e>
            <m:d>
              <m:dPr>
                <m:ctrlPr>
                  <w:del w:id="583" w:author="David Vacas Miguel" w:date="2018-05-11T15:57:00Z">
                    <w:rPr>
                      <w:rFonts w:ascii="Cambria Math" w:hAnsi="Cambria Math"/>
                    </w:rPr>
                  </w:del>
                </m:ctrlPr>
              </m:dPr>
              <m:e>
                <m:r>
                  <w:del w:id="584" w:author="David Vacas Miguel" w:date="2018-05-11T15:57:00Z">
                    <w:rPr>
                      <w:rFonts w:ascii="Cambria Math" w:hAnsi="Cambria Math"/>
                    </w:rPr>
                    <m:t>φ</m:t>
                  </w:del>
                </m:r>
              </m:e>
            </m:d>
          </m:e>
        </m:func>
      </m:oMath>
      <w:moveFrom w:id="585" w:author="David Vacas Miguel" w:date="2018-05-10T12:45:00Z">
        <w:ins w:id="586" w:author="Alberto Herrán González" w:date="2018-03-31T13:28:00Z">
          <w:del w:id="587" w:author="David Vacas Miguel" w:date="2018-05-11T15:57:00Z">
            <w:r w:rsidR="00DA06C6" w:rsidDel="00EE5E72">
              <w:rPr>
                <w:rFonts w:eastAsiaTheme="minorEastAsia"/>
              </w:rPr>
              <w:tab/>
            </w:r>
          </w:del>
        </w:ins>
        <w:del w:id="588" w:author="David Vacas Miguel" w:date="2018-05-11T15:57:00Z">
          <w:r w:rsidR="003460D2" w:rsidDel="00EE5E72">
            <w:rPr>
              <w:rFonts w:eastAsiaTheme="minorEastAsia"/>
            </w:rPr>
            <w:tab/>
          </w:r>
          <w:r w:rsidR="003460D2" w:rsidDel="00EE5E72">
            <w:rPr>
              <w:rFonts w:eastAsiaTheme="minorEastAsia"/>
            </w:rPr>
            <w:tab/>
            <w:delText>(1)</w:delText>
          </w:r>
        </w:del>
      </w:moveFrom>
    </w:p>
    <w:p w14:paraId="3C0D0CA9" w14:textId="3D6976E1" w:rsidR="003460D2" w:rsidRPr="0005392A" w:rsidDel="00EE5E72" w:rsidRDefault="005831F0" w:rsidP="003460D2">
      <w:pPr>
        <w:pStyle w:val="LetranormalTFG"/>
        <w:rPr>
          <w:del w:id="589" w:author="David Vacas Miguel" w:date="2018-05-11T15:57:00Z"/>
          <w:moveFrom w:id="590" w:author="David Vacas Miguel" w:date="2018-05-10T12:45:00Z"/>
        </w:rPr>
      </w:pPr>
      <m:oMathPara>
        <m:oMathParaPr>
          <m:jc m:val="left"/>
        </m:oMathParaPr>
        <m:oMath>
          <m:sSub>
            <m:sSubPr>
              <m:ctrlPr>
                <w:del w:id="591" w:author="David Vacas Miguel" w:date="2018-05-11T15:57:00Z">
                  <w:rPr>
                    <w:rFonts w:ascii="Cambria Math" w:hAnsi="Cambria Math"/>
                  </w:rPr>
                </w:del>
              </m:ctrlPr>
            </m:sSubPr>
            <m:e>
              <m:r>
                <w:del w:id="592" w:author="David Vacas Miguel" w:date="2018-05-11T15:57:00Z">
                  <w:rPr>
                    <w:rFonts w:ascii="Cambria Math" w:hAnsi="Cambria Math"/>
                  </w:rPr>
                  <m:t>v</m:t>
                </w:del>
              </m:r>
            </m:e>
            <m:sub>
              <m:r>
                <w:del w:id="593" w:author="David Vacas Miguel" w:date="2018-05-11T15:57:00Z">
                  <w:rPr>
                    <w:rFonts w:ascii="Cambria Math" w:hAnsi="Cambria Math"/>
                  </w:rPr>
                  <m:t>φ</m:t>
                </w:del>
              </m:r>
            </m:sub>
          </m:sSub>
          <m:r>
            <w:del w:id="594" w:author="David Vacas Miguel" w:date="2018-05-11T15:57:00Z">
              <m:rPr>
                <m:sty m:val="p"/>
              </m:rPr>
              <w:rPr>
                <w:rFonts w:ascii="Cambria Math" w:hAnsi="Cambria Math"/>
              </w:rPr>
              <m:t>=</m:t>
            </w:del>
          </m:r>
          <m:r>
            <w:del w:id="595" w:author="David Vacas Miguel" w:date="2018-05-11T15:57:00Z">
              <w:rPr>
                <w:rFonts w:ascii="Cambria Math" w:hAnsi="Cambria Math"/>
              </w:rPr>
              <m:t>w</m:t>
            </w:del>
          </m:r>
        </m:oMath>
      </m:oMathPara>
    </w:p>
    <w:p w14:paraId="5BAB8663" w14:textId="12026637" w:rsidR="003460D2" w:rsidRPr="0005392A" w:rsidDel="00EE5E72" w:rsidRDefault="003460D2" w:rsidP="003460D2">
      <w:pPr>
        <w:pStyle w:val="LetranormalTFG"/>
        <w:rPr>
          <w:del w:id="596" w:author="David Vacas Miguel" w:date="2018-05-11T15:57:00Z"/>
          <w:moveFrom w:id="597" w:author="David Vacas Miguel" w:date="2018-05-10T12:45:00Z"/>
        </w:rPr>
      </w:pPr>
    </w:p>
    <w:p w14:paraId="5E4F5962" w14:textId="621DE025" w:rsidR="003460D2" w:rsidDel="00EE5E72" w:rsidRDefault="003460D2" w:rsidP="003460D2">
      <w:pPr>
        <w:pStyle w:val="LetranormalTFG"/>
        <w:rPr>
          <w:del w:id="598" w:author="David Vacas Miguel" w:date="2018-05-11T15:57:00Z"/>
          <w:moveFrom w:id="599" w:author="David Vacas Miguel" w:date="2018-05-10T12:45:00Z"/>
        </w:rPr>
      </w:pPr>
      <w:moveFrom w:id="600" w:author="David Vacas Miguel" w:date="2018-05-10T12:45:00Z">
        <w:del w:id="601" w:author="David Vacas Miguel" w:date="2018-05-11T15:57:00Z">
          <w:r w:rsidRPr="0005392A" w:rsidDel="00EE5E72">
            <w:delText>La derivada de una función puede aproximarse por el cociente incremental:</w:delText>
          </w:r>
        </w:del>
      </w:moveFrom>
    </w:p>
    <w:p w14:paraId="2524E124" w14:textId="2F2CD4E8" w:rsidR="003460D2" w:rsidDel="00EE5E72" w:rsidRDefault="003460D2" w:rsidP="003460D2">
      <w:pPr>
        <w:pStyle w:val="LetranormalTFG"/>
        <w:rPr>
          <w:del w:id="602" w:author="David Vacas Miguel" w:date="2018-05-11T15:57:00Z"/>
          <w:moveFrom w:id="603" w:author="David Vacas Miguel" w:date="2018-05-10T12:45:00Z"/>
        </w:rPr>
      </w:pPr>
    </w:p>
    <w:p w14:paraId="12DDE212" w14:textId="516A0581" w:rsidR="003460D2" w:rsidRPr="003460D2" w:rsidDel="00EE5E72" w:rsidRDefault="005831F0" w:rsidP="00DA06C6">
      <w:pPr>
        <w:pStyle w:val="LetranormalTFG"/>
        <w:tabs>
          <w:tab w:val="right" w:pos="9070"/>
        </w:tabs>
        <w:rPr>
          <w:del w:id="604" w:author="David Vacas Miguel" w:date="2018-05-11T15:57:00Z"/>
          <w:moveFrom w:id="605" w:author="David Vacas Miguel" w:date="2018-05-10T12:45:00Z"/>
          <w:rFonts w:ascii="Times New Roman" w:hAnsi="Times New Roman"/>
          <w:b/>
          <w:u w:val="single"/>
        </w:rPr>
      </w:pPr>
      <m:oMath>
        <m:sSub>
          <m:sSubPr>
            <m:ctrlPr>
              <w:del w:id="606" w:author="David Vacas Miguel" w:date="2018-05-11T15:57:00Z">
                <w:rPr>
                  <w:rFonts w:ascii="Cambria Math" w:hAnsi="Cambria Math"/>
                </w:rPr>
              </w:del>
            </m:ctrlPr>
          </m:sSubPr>
          <m:e>
            <m:r>
              <w:del w:id="607" w:author="David Vacas Miguel" w:date="2018-05-11T15:57:00Z">
                <w:rPr>
                  <w:rFonts w:ascii="Cambria Math" w:hAnsi="Cambria Math"/>
                </w:rPr>
                <m:t>v</m:t>
              </w:del>
            </m:r>
          </m:e>
          <m:sub>
            <m:r>
              <w:del w:id="608" w:author="David Vacas Miguel" w:date="2018-05-11T15:57:00Z">
                <w:rPr>
                  <w:rFonts w:ascii="Cambria Math" w:hAnsi="Cambria Math"/>
                </w:rPr>
                <m:t>x</m:t>
              </w:del>
            </m:r>
          </m:sub>
        </m:sSub>
        <m:r>
          <w:del w:id="609" w:author="David Vacas Miguel" w:date="2018-05-11T15:57:00Z">
            <m:rPr>
              <m:sty m:val="p"/>
            </m:rPr>
            <w:rPr>
              <w:rFonts w:ascii="Cambria Math" w:hAnsi="Cambria Math"/>
            </w:rPr>
            <m:t>=</m:t>
          </w:del>
        </m:r>
        <m:f>
          <m:fPr>
            <m:ctrlPr>
              <w:del w:id="610" w:author="David Vacas Miguel" w:date="2018-05-11T15:57:00Z">
                <w:rPr>
                  <w:rFonts w:ascii="Cambria Math" w:hAnsi="Cambria Math"/>
                </w:rPr>
              </w:del>
            </m:ctrlPr>
          </m:fPr>
          <m:num>
            <m:r>
              <w:del w:id="611" w:author="David Vacas Miguel" w:date="2018-05-11T15:57:00Z">
                <w:rPr>
                  <w:rFonts w:ascii="Cambria Math" w:hAnsi="Cambria Math"/>
                </w:rPr>
                <m:t>dx</m:t>
              </w:del>
            </m:r>
          </m:num>
          <m:den>
            <m:r>
              <w:del w:id="612" w:author="David Vacas Miguel" w:date="2018-05-11T15:57:00Z">
                <w:rPr>
                  <w:rFonts w:ascii="Cambria Math" w:hAnsi="Cambria Math"/>
                </w:rPr>
                <m:t>dt</m:t>
              </w:del>
            </m:r>
          </m:den>
        </m:f>
        <m:r>
          <w:del w:id="613" w:author="David Vacas Miguel" w:date="2018-05-11T15:57:00Z">
            <m:rPr>
              <m:sty m:val="p"/>
            </m:rPr>
            <w:rPr>
              <w:rFonts w:ascii="Cambria Math" w:hAnsi="Cambria Math"/>
            </w:rPr>
            <m:t>=</m:t>
          </w:del>
        </m:r>
        <m:f>
          <m:fPr>
            <m:ctrlPr>
              <w:del w:id="614" w:author="David Vacas Miguel" w:date="2018-05-11T15:57:00Z">
                <w:rPr>
                  <w:rFonts w:ascii="Cambria Math" w:hAnsi="Cambria Math"/>
                </w:rPr>
              </w:del>
            </m:ctrlPr>
          </m:fPr>
          <m:num>
            <m:r>
              <w:del w:id="615" w:author="David Vacas Miguel" w:date="2018-05-11T15:57:00Z">
                <w:rPr>
                  <w:rFonts w:ascii="Cambria Math" w:hAnsi="Cambria Math"/>
                </w:rPr>
                <m:t>x</m:t>
              </w:del>
            </m:r>
            <m:d>
              <m:dPr>
                <m:ctrlPr>
                  <w:del w:id="616" w:author="David Vacas Miguel" w:date="2018-05-11T15:57:00Z">
                    <w:rPr>
                      <w:rFonts w:ascii="Cambria Math" w:hAnsi="Cambria Math"/>
                    </w:rPr>
                  </w:del>
                </m:ctrlPr>
              </m:dPr>
              <m:e>
                <m:r>
                  <w:del w:id="617" w:author="David Vacas Miguel" w:date="2018-05-11T15:57:00Z">
                    <w:rPr>
                      <w:rFonts w:ascii="Cambria Math" w:hAnsi="Cambria Math"/>
                    </w:rPr>
                    <m:t>t</m:t>
                  </w:del>
                </m:r>
                <m:r>
                  <w:del w:id="618" w:author="David Vacas Miguel" w:date="2018-05-11T15:57:00Z">
                    <m:rPr>
                      <m:sty m:val="p"/>
                    </m:rPr>
                    <w:rPr>
                      <w:rFonts w:ascii="Cambria Math" w:hAnsi="Cambria Math"/>
                    </w:rPr>
                    <m:t>+1</m:t>
                  </w:del>
                </m:r>
              </m:e>
            </m:d>
            <m:r>
              <w:del w:id="619" w:author="David Vacas Miguel" w:date="2018-05-11T15:57:00Z">
                <m:rPr>
                  <m:sty m:val="p"/>
                </m:rPr>
                <w:rPr>
                  <w:rFonts w:ascii="Cambria Math" w:hAnsi="Cambria Math"/>
                </w:rPr>
                <m:t>-</m:t>
              </w:del>
            </m:r>
            <m:r>
              <w:del w:id="620" w:author="David Vacas Miguel" w:date="2018-05-11T15:57:00Z">
                <w:rPr>
                  <w:rFonts w:ascii="Cambria Math" w:hAnsi="Cambria Math"/>
                </w:rPr>
                <m:t>x</m:t>
              </w:del>
            </m:r>
            <m:r>
              <w:del w:id="621" w:author="David Vacas Miguel" w:date="2018-05-11T15:57:00Z">
                <m:rPr>
                  <m:sty m:val="p"/>
                </m:rPr>
                <w:rPr>
                  <w:rFonts w:ascii="Cambria Math" w:hAnsi="Cambria Math"/>
                </w:rPr>
                <m:t>(</m:t>
              </w:del>
            </m:r>
            <m:r>
              <w:del w:id="622" w:author="David Vacas Miguel" w:date="2018-05-11T15:57:00Z">
                <w:rPr>
                  <w:rFonts w:ascii="Cambria Math" w:hAnsi="Cambria Math"/>
                </w:rPr>
                <m:t>t</m:t>
              </w:del>
            </m:r>
            <m:r>
              <w:del w:id="623" w:author="David Vacas Miguel" w:date="2018-05-11T15:57:00Z">
                <m:rPr>
                  <m:sty m:val="p"/>
                </m:rPr>
                <w:rPr>
                  <w:rFonts w:ascii="Cambria Math" w:hAnsi="Cambria Math"/>
                </w:rPr>
                <m:t>)</m:t>
              </w:del>
            </m:r>
          </m:num>
          <m:den>
            <m:r>
              <w:del w:id="624" w:author="David Vacas Miguel" w:date="2018-05-11T15:57:00Z">
                <m:rPr>
                  <m:sty m:val="p"/>
                </m:rPr>
                <w:rPr>
                  <w:rFonts w:ascii="Cambria Math" w:hAnsi="Cambria Math"/>
                </w:rPr>
                <m:t>∆</m:t>
              </w:del>
            </m:r>
            <m:r>
              <w:del w:id="625" w:author="David Vacas Miguel" w:date="2018-05-11T15:57:00Z">
                <w:rPr>
                  <w:rFonts w:ascii="Cambria Math" w:hAnsi="Cambria Math"/>
                </w:rPr>
                <m:t>t</m:t>
              </w:del>
            </m:r>
          </m:den>
        </m:f>
      </m:oMath>
      <w:moveFrom w:id="626" w:author="David Vacas Miguel" w:date="2018-05-10T12:45:00Z">
        <w:ins w:id="627" w:author="Alberto Herrán González" w:date="2018-03-31T13:29:00Z">
          <w:del w:id="628" w:author="David Vacas Miguel" w:date="2018-05-11T15:57:00Z">
            <w:r w:rsidR="00DA06C6" w:rsidDel="00EE5E72">
              <w:rPr>
                <w:rFonts w:eastAsiaTheme="minorEastAsia"/>
              </w:rPr>
              <w:tab/>
            </w:r>
          </w:del>
        </w:ins>
        <w:del w:id="629" w:author="David Vacas Miguel" w:date="2018-05-11T15:57:00Z">
          <w:r w:rsidR="003460D2" w:rsidDel="00EE5E72">
            <w:rPr>
              <w:rFonts w:eastAsiaTheme="minorEastAsia"/>
            </w:rPr>
            <w:tab/>
          </w:r>
          <w:r w:rsidR="003460D2" w:rsidDel="00EE5E72">
            <w:rPr>
              <w:rFonts w:eastAsiaTheme="minorEastAsia"/>
            </w:rPr>
            <w:tab/>
          </w:r>
          <w:r w:rsidR="003460D2" w:rsidDel="00EE5E72">
            <w:rPr>
              <w:rFonts w:eastAsiaTheme="minorEastAsia"/>
            </w:rPr>
            <w:tab/>
          </w:r>
          <w:r w:rsidR="003460D2" w:rsidDel="00EE5E72">
            <w:delText>(2)</w:delText>
          </w:r>
        </w:del>
      </w:moveFrom>
    </w:p>
    <w:p w14:paraId="653684A9" w14:textId="6B61FDAD" w:rsidR="003460D2" w:rsidRPr="0005392A" w:rsidDel="00EE5E72" w:rsidRDefault="003460D2" w:rsidP="003460D2">
      <w:pPr>
        <w:pStyle w:val="LetranormalTFG"/>
        <w:rPr>
          <w:del w:id="630" w:author="David Vacas Miguel" w:date="2018-05-11T15:57:00Z"/>
          <w:moveFrom w:id="631" w:author="David Vacas Miguel" w:date="2018-05-10T12:45:00Z"/>
        </w:rPr>
      </w:pPr>
    </w:p>
    <w:p w14:paraId="778C231B" w14:textId="572E4483" w:rsidR="003460D2" w:rsidRPr="0005392A" w:rsidDel="00EE5E72" w:rsidRDefault="003460D2" w:rsidP="003460D2">
      <w:pPr>
        <w:pStyle w:val="LetranormalTFG"/>
        <w:rPr>
          <w:del w:id="632" w:author="David Vacas Miguel" w:date="2018-05-11T15:57:00Z"/>
          <w:moveFrom w:id="633" w:author="David Vacas Miguel" w:date="2018-05-10T12:45:00Z"/>
        </w:rPr>
      </w:pPr>
      <w:moveFrom w:id="634" w:author="David Vacas Miguel" w:date="2018-05-10T12:45:00Z">
        <w:del w:id="635" w:author="David Vacas Miguel" w:date="2018-05-11T15:57:00Z">
          <w:r w:rsidRPr="0005392A" w:rsidDel="00EE5E72">
            <w:delText>Esto se conoce como derivada discreta hacia adelante, pero también puede aproximarse con el cociente incremental hacia atrás, la aproximación centrada, u otras aproximaciones más complicadas.</w:delText>
          </w:r>
        </w:del>
      </w:moveFrom>
    </w:p>
    <w:p w14:paraId="562BA93C" w14:textId="1FB92060" w:rsidR="003460D2" w:rsidDel="00EE5E72" w:rsidRDefault="003460D2" w:rsidP="003460D2">
      <w:pPr>
        <w:pStyle w:val="LetranormalTFG"/>
        <w:rPr>
          <w:del w:id="636" w:author="David Vacas Miguel" w:date="2018-05-11T15:57:00Z"/>
          <w:moveFrom w:id="637" w:author="David Vacas Miguel" w:date="2018-05-10T12:45:00Z"/>
        </w:rPr>
      </w:pPr>
      <w:moveFrom w:id="638" w:author="David Vacas Miguel" w:date="2018-05-10T12:45:00Z">
        <w:del w:id="639" w:author="David Vacas Miguel" w:date="2018-05-11T15:57:00Z">
          <w:r w:rsidRPr="0005392A" w:rsidDel="00EE5E72">
            <w:delText>El resultado es que, con una ecuación de este tipo, la nueva coordenada x {en t+1} se puede calcular a partir de la anterior (en t) mediante la ecuación:</w:delText>
          </w:r>
        </w:del>
      </w:moveFrom>
    </w:p>
    <w:p w14:paraId="64084853" w14:textId="1C1BD406" w:rsidR="00CB6C0D" w:rsidRPr="0005392A" w:rsidDel="00EE5E72" w:rsidRDefault="00CB6C0D" w:rsidP="003460D2">
      <w:pPr>
        <w:pStyle w:val="LetranormalTFG"/>
        <w:rPr>
          <w:del w:id="640" w:author="David Vacas Miguel" w:date="2018-05-11T15:57:00Z"/>
          <w:moveFrom w:id="641" w:author="David Vacas Miguel" w:date="2018-05-10T12:45:00Z"/>
        </w:rPr>
      </w:pPr>
    </w:p>
    <w:p w14:paraId="2CCB76B7" w14:textId="3F0F9761" w:rsidR="000475C7" w:rsidDel="00EE5E72" w:rsidRDefault="003460D2">
      <w:pPr>
        <w:pStyle w:val="LetranormalTFG"/>
        <w:tabs>
          <w:tab w:val="left" w:pos="708"/>
          <w:tab w:val="left" w:pos="1416"/>
          <w:tab w:val="left" w:pos="2124"/>
          <w:tab w:val="center" w:pos="4535"/>
        </w:tabs>
        <w:rPr>
          <w:del w:id="642" w:author="David Vacas Miguel" w:date="2018-05-11T15:57:00Z"/>
          <w:moveFrom w:id="643" w:author="David Vacas Miguel" w:date="2018-05-10T12:45:00Z"/>
          <w:rFonts w:eastAsiaTheme="minorEastAsia"/>
        </w:rPr>
        <w:pPrChange w:id="644" w:author="David Vacas Miguel" w:date="2018-04-19T00:09:00Z">
          <w:pPr>
            <w:pStyle w:val="LetranormalTFG"/>
          </w:pPr>
        </w:pPrChange>
      </w:pPr>
      <m:oMath>
        <m:r>
          <w:del w:id="645" w:author="David Vacas Miguel" w:date="2018-05-11T15:57:00Z">
            <w:rPr>
              <w:rFonts w:ascii="Cambria Math" w:hAnsi="Cambria Math"/>
            </w:rPr>
            <m:t>x</m:t>
          </w:del>
        </m:r>
        <m:r>
          <w:del w:id="646" w:author="David Vacas Miguel" w:date="2018-05-11T15:57:00Z">
            <m:rPr>
              <m:sty m:val="p"/>
            </m:rPr>
            <w:rPr>
              <w:rFonts w:ascii="Cambria Math" w:hAnsi="Cambria Math"/>
            </w:rPr>
            <m:t>(</m:t>
          </w:del>
        </m:r>
        <m:r>
          <w:del w:id="647" w:author="David Vacas Miguel" w:date="2018-05-11T15:57:00Z">
            <w:rPr>
              <w:rFonts w:ascii="Cambria Math" w:hAnsi="Cambria Math"/>
            </w:rPr>
            <m:t>t</m:t>
          </w:del>
        </m:r>
        <m:r>
          <w:del w:id="648" w:author="David Vacas Miguel" w:date="2018-05-11T15:57:00Z">
            <m:rPr>
              <m:sty m:val="p"/>
            </m:rPr>
            <w:rPr>
              <w:rFonts w:ascii="Cambria Math" w:hAnsi="Cambria Math"/>
            </w:rPr>
            <m:t>+1)=</m:t>
          </w:del>
        </m:r>
        <m:r>
          <w:del w:id="649" w:author="David Vacas Miguel" w:date="2018-05-11T15:57:00Z">
            <w:rPr>
              <w:rFonts w:ascii="Cambria Math" w:hAnsi="Cambria Math"/>
            </w:rPr>
            <m:t>x</m:t>
          </w:del>
        </m:r>
        <m:d>
          <m:dPr>
            <m:ctrlPr>
              <w:del w:id="650" w:author="David Vacas Miguel" w:date="2018-05-11T15:57:00Z">
                <w:rPr>
                  <w:rFonts w:ascii="Cambria Math" w:hAnsi="Cambria Math"/>
                </w:rPr>
              </w:del>
            </m:ctrlPr>
          </m:dPr>
          <m:e>
            <m:r>
              <w:del w:id="651" w:author="David Vacas Miguel" w:date="2018-05-11T15:57:00Z">
                <w:rPr>
                  <w:rFonts w:ascii="Cambria Math" w:hAnsi="Cambria Math"/>
                </w:rPr>
                <m:t>t</m:t>
              </w:del>
            </m:r>
          </m:e>
        </m:d>
        <m:r>
          <w:del w:id="652" w:author="David Vacas Miguel" w:date="2018-05-11T15:57:00Z">
            <m:rPr>
              <m:sty m:val="p"/>
            </m:rPr>
            <w:rPr>
              <w:rFonts w:ascii="Cambria Math" w:hAnsi="Cambria Math"/>
            </w:rPr>
            <m:t>+</m:t>
          </w:del>
        </m:r>
        <m:sSub>
          <m:sSubPr>
            <m:ctrlPr>
              <w:del w:id="653" w:author="David Vacas Miguel" w:date="2018-05-11T15:57:00Z">
                <w:rPr>
                  <w:rFonts w:ascii="Cambria Math" w:hAnsi="Cambria Math"/>
                </w:rPr>
              </w:del>
            </m:ctrlPr>
          </m:sSubPr>
          <m:e>
            <m:r>
              <w:del w:id="654" w:author="David Vacas Miguel" w:date="2018-05-11T15:57:00Z">
                <w:rPr>
                  <w:rFonts w:ascii="Cambria Math" w:hAnsi="Cambria Math"/>
                </w:rPr>
                <m:t>v</m:t>
              </w:del>
            </m:r>
          </m:e>
          <m:sub>
            <m:r>
              <w:del w:id="655" w:author="David Vacas Miguel" w:date="2018-05-11T15:57:00Z">
                <w:rPr>
                  <w:rFonts w:ascii="Cambria Math" w:hAnsi="Cambria Math"/>
                </w:rPr>
                <m:t>x</m:t>
              </w:del>
            </m:r>
          </m:sub>
        </m:sSub>
        <m:r>
          <w:del w:id="656" w:author="David Vacas Miguel" w:date="2018-05-11T15:57:00Z">
            <m:rPr>
              <m:sty m:val="p"/>
            </m:rPr>
            <w:rPr>
              <w:rFonts w:ascii="Cambria Math" w:hAnsi="Cambria Math"/>
            </w:rPr>
            <m:t>∙∆</m:t>
          </w:del>
        </m:r>
        <m:r>
          <w:del w:id="657" w:author="David Vacas Miguel" w:date="2018-05-11T15:57:00Z">
            <w:rPr>
              <w:rFonts w:ascii="Cambria Math" w:hAnsi="Cambria Math"/>
            </w:rPr>
            <m:t>t</m:t>
          </w:del>
        </m:r>
      </m:oMath>
      <w:moveFrom w:id="658" w:author="David Vacas Miguel" w:date="2018-05-10T12:45:00Z">
        <w:del w:id="659" w:author="David Vacas Miguel" w:date="2018-05-11T15:57:00Z">
          <w:r w:rsidDel="00EE5E72">
            <w:rPr>
              <w:rFonts w:eastAsiaTheme="minorEastAsia"/>
            </w:rPr>
            <w:tab/>
          </w:r>
          <w:r w:rsidDel="00EE5E72">
            <w:rPr>
              <w:rFonts w:eastAsiaTheme="minorEastAsia"/>
            </w:rPr>
            <w:tab/>
            <w:delText>(3)</w:delText>
          </w:r>
        </w:del>
      </w:moveFrom>
    </w:p>
    <w:p w14:paraId="149606CD" w14:textId="542F3C21" w:rsidR="00CB6C0D" w:rsidRPr="0005392A" w:rsidDel="00EE5E72" w:rsidRDefault="00CB6C0D" w:rsidP="003460D2">
      <w:pPr>
        <w:pStyle w:val="LetranormalTFG"/>
        <w:rPr>
          <w:del w:id="660" w:author="David Vacas Miguel" w:date="2018-05-11T15:57:00Z"/>
          <w:moveFrom w:id="661" w:author="David Vacas Miguel" w:date="2018-05-10T12:45:00Z"/>
        </w:rPr>
      </w:pPr>
    </w:p>
    <w:p w14:paraId="5A8FA26A" w14:textId="2854ECB8" w:rsidR="003460D2" w:rsidDel="00EE5E72" w:rsidRDefault="003460D2" w:rsidP="003460D2">
      <w:pPr>
        <w:pStyle w:val="LetranormalTFG"/>
        <w:rPr>
          <w:del w:id="662" w:author="David Vacas Miguel" w:date="2018-05-11T15:57:00Z"/>
          <w:moveFrom w:id="663" w:author="David Vacas Miguel" w:date="2018-05-10T12:45:00Z"/>
        </w:rPr>
      </w:pPr>
      <w:moveFrom w:id="664" w:author="David Vacas Miguel" w:date="2018-05-10T12:45:00Z">
        <w:del w:id="665" w:author="David Vacas Miguel" w:date="2018-05-11T15:57:00Z">
          <w:r w:rsidRPr="0005392A" w:rsidDel="00EE5E72">
            <w:delText>Aplicando el mismo resultado al resto de coordenadas del modelo cinemático directo, se obtiene:</w:delText>
          </w:r>
        </w:del>
      </w:moveFrom>
    </w:p>
    <w:p w14:paraId="5356A256" w14:textId="5D0A296E" w:rsidR="00CB6C0D" w:rsidRPr="0005392A" w:rsidDel="00EE5E72" w:rsidRDefault="00CB6C0D" w:rsidP="003460D2">
      <w:pPr>
        <w:pStyle w:val="LetranormalTFG"/>
        <w:rPr>
          <w:del w:id="666" w:author="David Vacas Miguel" w:date="2018-05-11T15:57:00Z"/>
          <w:moveFrom w:id="667" w:author="David Vacas Miguel" w:date="2018-05-10T12:45:00Z"/>
        </w:rPr>
      </w:pPr>
    </w:p>
    <w:p w14:paraId="3D9E9150" w14:textId="678184FB" w:rsidR="003460D2" w:rsidRPr="0005392A" w:rsidDel="00EE5E72" w:rsidRDefault="003460D2" w:rsidP="003460D2">
      <w:pPr>
        <w:pStyle w:val="LetranormalTFG"/>
        <w:rPr>
          <w:del w:id="668" w:author="David Vacas Miguel" w:date="2018-05-11T15:57:00Z"/>
          <w:moveFrom w:id="669" w:author="David Vacas Miguel" w:date="2018-05-10T12:45:00Z"/>
        </w:rPr>
      </w:pPr>
      <m:oMathPara>
        <m:oMathParaPr>
          <m:jc m:val="left"/>
        </m:oMathParaPr>
        <m:oMath>
          <m:r>
            <w:del w:id="670" w:author="David Vacas Miguel" w:date="2018-05-11T15:57:00Z">
              <w:rPr>
                <w:rFonts w:ascii="Cambria Math" w:hAnsi="Cambria Math"/>
              </w:rPr>
              <m:t>x</m:t>
            </w:del>
          </m:r>
          <m:r>
            <w:del w:id="671" w:author="David Vacas Miguel" w:date="2018-05-11T15:57:00Z">
              <m:rPr>
                <m:sty m:val="p"/>
              </m:rPr>
              <w:rPr>
                <w:rFonts w:ascii="Cambria Math" w:hAnsi="Cambria Math"/>
              </w:rPr>
              <m:t>(</m:t>
            </w:del>
          </m:r>
          <m:r>
            <w:del w:id="672" w:author="David Vacas Miguel" w:date="2018-05-11T15:57:00Z">
              <w:rPr>
                <w:rFonts w:ascii="Cambria Math" w:hAnsi="Cambria Math"/>
              </w:rPr>
              <m:t>t</m:t>
            </w:del>
          </m:r>
          <m:r>
            <w:del w:id="673" w:author="David Vacas Miguel" w:date="2018-05-11T15:57:00Z">
              <m:rPr>
                <m:sty m:val="p"/>
              </m:rPr>
              <w:rPr>
                <w:rFonts w:ascii="Cambria Math" w:hAnsi="Cambria Math"/>
              </w:rPr>
              <m:t>+1)=</m:t>
            </w:del>
          </m:r>
          <m:r>
            <w:del w:id="674" w:author="David Vacas Miguel" w:date="2018-05-11T15:57:00Z">
              <w:rPr>
                <w:rFonts w:ascii="Cambria Math" w:hAnsi="Cambria Math"/>
              </w:rPr>
              <m:t>x</m:t>
            </w:del>
          </m:r>
          <m:d>
            <m:dPr>
              <m:ctrlPr>
                <w:del w:id="675" w:author="David Vacas Miguel" w:date="2018-05-11T15:57:00Z">
                  <w:rPr>
                    <w:rFonts w:ascii="Cambria Math" w:hAnsi="Cambria Math"/>
                  </w:rPr>
                </w:del>
              </m:ctrlPr>
            </m:dPr>
            <m:e>
              <m:r>
                <w:del w:id="676" w:author="David Vacas Miguel" w:date="2018-05-11T15:57:00Z">
                  <w:rPr>
                    <w:rFonts w:ascii="Cambria Math" w:hAnsi="Cambria Math"/>
                  </w:rPr>
                  <m:t>t</m:t>
                </w:del>
              </m:r>
            </m:e>
          </m:d>
          <m:r>
            <w:del w:id="677" w:author="David Vacas Miguel" w:date="2018-05-11T15:57:00Z">
              <m:rPr>
                <m:sty m:val="p"/>
              </m:rPr>
              <w:rPr>
                <w:rFonts w:ascii="Cambria Math" w:hAnsi="Cambria Math"/>
              </w:rPr>
              <m:t>+</m:t>
            </w:del>
          </m:r>
          <m:sSub>
            <m:sSubPr>
              <m:ctrlPr>
                <w:del w:id="678" w:author="David Vacas Miguel" w:date="2018-05-11T15:57:00Z">
                  <w:rPr>
                    <w:rFonts w:ascii="Cambria Math" w:hAnsi="Cambria Math"/>
                  </w:rPr>
                </w:del>
              </m:ctrlPr>
            </m:sSubPr>
            <m:e>
              <m:r>
                <w:del w:id="679" w:author="David Vacas Miguel" w:date="2018-05-11T15:57:00Z">
                  <w:rPr>
                    <w:rFonts w:ascii="Cambria Math" w:hAnsi="Cambria Math"/>
                  </w:rPr>
                  <m:t>v</m:t>
                </w:del>
              </m:r>
            </m:e>
            <m:sub>
              <m:r>
                <w:del w:id="680" w:author="David Vacas Miguel" w:date="2018-05-11T15:57:00Z">
                  <w:rPr>
                    <w:rFonts w:ascii="Cambria Math" w:hAnsi="Cambria Math"/>
                  </w:rPr>
                  <m:t>x</m:t>
                </w:del>
              </m:r>
            </m:sub>
          </m:sSub>
          <m:r>
            <w:del w:id="681" w:author="David Vacas Miguel" w:date="2018-05-11T15:57:00Z">
              <m:rPr>
                <m:sty m:val="p"/>
              </m:rPr>
              <w:rPr>
                <w:rFonts w:ascii="Cambria Math" w:hAnsi="Cambria Math"/>
              </w:rPr>
              <m:t>∙∆</m:t>
            </w:del>
          </m:r>
          <m:r>
            <w:del w:id="682" w:author="David Vacas Miguel" w:date="2018-05-11T15:57:00Z">
              <w:rPr>
                <w:rFonts w:ascii="Cambria Math" w:hAnsi="Cambria Math"/>
              </w:rPr>
              <m:t>t</m:t>
            </w:del>
          </m:r>
        </m:oMath>
      </m:oMathPara>
    </w:p>
    <w:p w14:paraId="07397C43" w14:textId="792BA0D4" w:rsidR="003460D2" w:rsidRPr="0005392A" w:rsidDel="00EE5E72" w:rsidRDefault="003460D2" w:rsidP="003460D2">
      <w:pPr>
        <w:pStyle w:val="LetranormalTFG"/>
        <w:rPr>
          <w:del w:id="683" w:author="David Vacas Miguel" w:date="2018-05-11T15:57:00Z"/>
          <w:moveFrom w:id="684" w:author="David Vacas Miguel" w:date="2018-05-10T12:45:00Z"/>
        </w:rPr>
      </w:pPr>
      <m:oMath>
        <m:r>
          <w:del w:id="685" w:author="David Vacas Miguel" w:date="2018-05-11T15:57:00Z">
            <w:rPr>
              <w:rFonts w:ascii="Cambria Math" w:hAnsi="Cambria Math"/>
            </w:rPr>
            <m:t>y</m:t>
          </w:del>
        </m:r>
        <m:r>
          <w:del w:id="686" w:author="David Vacas Miguel" w:date="2018-05-11T15:57:00Z">
            <m:rPr>
              <m:sty m:val="p"/>
            </m:rPr>
            <w:rPr>
              <w:rFonts w:ascii="Cambria Math" w:hAnsi="Cambria Math"/>
            </w:rPr>
            <m:t>(</m:t>
          </w:del>
        </m:r>
        <m:r>
          <w:del w:id="687" w:author="David Vacas Miguel" w:date="2018-05-11T15:57:00Z">
            <w:rPr>
              <w:rFonts w:ascii="Cambria Math" w:hAnsi="Cambria Math"/>
            </w:rPr>
            <m:t>t</m:t>
          </w:del>
        </m:r>
        <m:r>
          <w:del w:id="688" w:author="David Vacas Miguel" w:date="2018-05-11T15:57:00Z">
            <m:rPr>
              <m:sty m:val="p"/>
            </m:rPr>
            <w:rPr>
              <w:rFonts w:ascii="Cambria Math" w:hAnsi="Cambria Math"/>
            </w:rPr>
            <m:t>+1)=</m:t>
          </w:del>
        </m:r>
        <m:r>
          <w:del w:id="689" w:author="David Vacas Miguel" w:date="2018-05-11T15:57:00Z">
            <w:rPr>
              <w:rFonts w:ascii="Cambria Math" w:hAnsi="Cambria Math"/>
            </w:rPr>
            <m:t>y</m:t>
          </w:del>
        </m:r>
        <m:d>
          <m:dPr>
            <m:ctrlPr>
              <w:del w:id="690" w:author="David Vacas Miguel" w:date="2018-05-11T15:57:00Z">
                <w:rPr>
                  <w:rFonts w:ascii="Cambria Math" w:hAnsi="Cambria Math"/>
                </w:rPr>
              </w:del>
            </m:ctrlPr>
          </m:dPr>
          <m:e>
            <m:r>
              <w:del w:id="691" w:author="David Vacas Miguel" w:date="2018-05-11T15:57:00Z">
                <w:rPr>
                  <w:rFonts w:ascii="Cambria Math" w:hAnsi="Cambria Math"/>
                </w:rPr>
                <m:t>t</m:t>
              </w:del>
            </m:r>
          </m:e>
        </m:d>
        <m:r>
          <w:del w:id="692" w:author="David Vacas Miguel" w:date="2018-05-11T15:57:00Z">
            <m:rPr>
              <m:sty m:val="p"/>
            </m:rPr>
            <w:rPr>
              <w:rFonts w:ascii="Cambria Math" w:hAnsi="Cambria Math"/>
            </w:rPr>
            <m:t>+</m:t>
          </w:del>
        </m:r>
        <m:sSub>
          <m:sSubPr>
            <m:ctrlPr>
              <w:del w:id="693" w:author="David Vacas Miguel" w:date="2018-05-11T15:57:00Z">
                <w:rPr>
                  <w:rFonts w:ascii="Cambria Math" w:hAnsi="Cambria Math"/>
                </w:rPr>
              </w:del>
            </m:ctrlPr>
          </m:sSubPr>
          <m:e>
            <m:r>
              <w:del w:id="694" w:author="David Vacas Miguel" w:date="2018-05-11T15:57:00Z">
                <w:rPr>
                  <w:rFonts w:ascii="Cambria Math" w:hAnsi="Cambria Math"/>
                </w:rPr>
                <m:t>v</m:t>
              </w:del>
            </m:r>
          </m:e>
          <m:sub>
            <m:r>
              <w:del w:id="695" w:author="David Vacas Miguel" w:date="2018-05-11T15:57:00Z">
                <w:rPr>
                  <w:rFonts w:ascii="Cambria Math" w:hAnsi="Cambria Math"/>
                </w:rPr>
                <m:t>y</m:t>
              </w:del>
            </m:r>
          </m:sub>
        </m:sSub>
        <m:r>
          <w:del w:id="696" w:author="David Vacas Miguel" w:date="2018-05-11T15:57:00Z">
            <m:rPr>
              <m:sty m:val="p"/>
            </m:rPr>
            <w:rPr>
              <w:rFonts w:ascii="Cambria Math" w:hAnsi="Cambria Math"/>
            </w:rPr>
            <m:t>∙∆</m:t>
          </w:del>
        </m:r>
        <m:r>
          <w:del w:id="697" w:author="David Vacas Miguel" w:date="2018-05-11T15:57:00Z">
            <w:rPr>
              <w:rFonts w:ascii="Cambria Math" w:hAnsi="Cambria Math"/>
            </w:rPr>
            <m:t>t</m:t>
          </w:del>
        </m:r>
      </m:oMath>
      <w:moveFrom w:id="698" w:author="David Vacas Miguel" w:date="2018-05-10T12:45:00Z">
        <w:del w:id="699" w:author="David Vacas Miguel" w:date="2018-05-11T15:57:00Z">
          <w:r w:rsidDel="00EE5E72">
            <w:rPr>
              <w:rFonts w:eastAsiaTheme="minorEastAsia"/>
            </w:rPr>
            <w:tab/>
          </w:r>
          <w:r w:rsidDel="00EE5E72">
            <w:rPr>
              <w:rFonts w:eastAsiaTheme="minorEastAsia"/>
            </w:rPr>
            <w:tab/>
            <w:delText>(4)</w:delText>
          </w:r>
        </w:del>
      </w:moveFrom>
    </w:p>
    <w:p w14:paraId="4360D3C8" w14:textId="23C30A81" w:rsidR="003460D2" w:rsidRPr="0005392A" w:rsidDel="00EE5E72" w:rsidRDefault="003460D2" w:rsidP="003460D2">
      <w:pPr>
        <w:pStyle w:val="LetranormalTFG"/>
        <w:rPr>
          <w:del w:id="700" w:author="David Vacas Miguel" w:date="2018-05-11T15:57:00Z"/>
          <w:moveFrom w:id="701" w:author="David Vacas Miguel" w:date="2018-05-10T12:45:00Z"/>
        </w:rPr>
      </w:pPr>
      <m:oMathPara>
        <m:oMathParaPr>
          <m:jc m:val="left"/>
        </m:oMathParaPr>
        <m:oMath>
          <m:r>
            <w:del w:id="702" w:author="David Vacas Miguel" w:date="2018-05-11T15:57:00Z">
              <w:rPr>
                <w:rFonts w:ascii="Cambria Math" w:hAnsi="Cambria Math"/>
              </w:rPr>
              <m:t>φ</m:t>
            </w:del>
          </m:r>
          <m:r>
            <w:del w:id="703" w:author="David Vacas Miguel" w:date="2018-05-11T15:57:00Z">
              <m:rPr>
                <m:sty m:val="p"/>
              </m:rPr>
              <w:rPr>
                <w:rFonts w:ascii="Cambria Math" w:hAnsi="Cambria Math"/>
              </w:rPr>
              <m:t>(</m:t>
            </w:del>
          </m:r>
          <m:r>
            <w:del w:id="704" w:author="David Vacas Miguel" w:date="2018-05-11T15:57:00Z">
              <w:rPr>
                <w:rFonts w:ascii="Cambria Math" w:hAnsi="Cambria Math"/>
              </w:rPr>
              <m:t>t</m:t>
            </w:del>
          </m:r>
          <m:r>
            <w:del w:id="705" w:author="David Vacas Miguel" w:date="2018-05-11T15:57:00Z">
              <m:rPr>
                <m:sty m:val="p"/>
              </m:rPr>
              <w:rPr>
                <w:rFonts w:ascii="Cambria Math" w:hAnsi="Cambria Math"/>
              </w:rPr>
              <m:t>+1)=</m:t>
            </w:del>
          </m:r>
          <m:r>
            <w:del w:id="706" w:author="David Vacas Miguel" w:date="2018-05-11T15:57:00Z">
              <w:rPr>
                <w:rFonts w:ascii="Cambria Math" w:hAnsi="Cambria Math"/>
              </w:rPr>
              <m:t>φ</m:t>
            </w:del>
          </m:r>
          <m:d>
            <m:dPr>
              <m:ctrlPr>
                <w:del w:id="707" w:author="David Vacas Miguel" w:date="2018-05-11T15:57:00Z">
                  <w:rPr>
                    <w:rFonts w:ascii="Cambria Math" w:hAnsi="Cambria Math"/>
                  </w:rPr>
                </w:del>
              </m:ctrlPr>
            </m:dPr>
            <m:e>
              <m:r>
                <w:del w:id="708" w:author="David Vacas Miguel" w:date="2018-05-11T15:57:00Z">
                  <w:rPr>
                    <w:rFonts w:ascii="Cambria Math" w:hAnsi="Cambria Math"/>
                  </w:rPr>
                  <m:t>t</m:t>
                </w:del>
              </m:r>
            </m:e>
          </m:d>
          <m:r>
            <w:del w:id="709" w:author="David Vacas Miguel" w:date="2018-05-11T15:57:00Z">
              <m:rPr>
                <m:sty m:val="p"/>
              </m:rPr>
              <w:rPr>
                <w:rFonts w:ascii="Cambria Math" w:hAnsi="Cambria Math"/>
              </w:rPr>
              <m:t>+</m:t>
            </w:del>
          </m:r>
          <m:sSub>
            <m:sSubPr>
              <m:ctrlPr>
                <w:del w:id="710" w:author="David Vacas Miguel" w:date="2018-05-11T15:57:00Z">
                  <w:rPr>
                    <w:rFonts w:ascii="Cambria Math" w:hAnsi="Cambria Math"/>
                  </w:rPr>
                </w:del>
              </m:ctrlPr>
            </m:sSubPr>
            <m:e>
              <m:r>
                <w:del w:id="711" w:author="David Vacas Miguel" w:date="2018-05-11T15:57:00Z">
                  <w:rPr>
                    <w:rFonts w:ascii="Cambria Math" w:hAnsi="Cambria Math"/>
                  </w:rPr>
                  <m:t>v</m:t>
                </w:del>
              </m:r>
            </m:e>
            <m:sub>
              <m:r>
                <w:del w:id="712" w:author="David Vacas Miguel" w:date="2018-05-11T15:57:00Z">
                  <w:rPr>
                    <w:rFonts w:ascii="Cambria Math" w:hAnsi="Cambria Math"/>
                  </w:rPr>
                  <m:t>φ</m:t>
                </w:del>
              </m:r>
            </m:sub>
          </m:sSub>
          <m:r>
            <w:del w:id="713" w:author="David Vacas Miguel" w:date="2018-05-11T15:57:00Z">
              <m:rPr>
                <m:sty m:val="p"/>
              </m:rPr>
              <w:rPr>
                <w:rFonts w:ascii="Cambria Math" w:hAnsi="Cambria Math"/>
              </w:rPr>
              <m:t>∙∆</m:t>
            </w:del>
          </m:r>
          <m:r>
            <w:del w:id="714" w:author="David Vacas Miguel" w:date="2018-05-11T15:57:00Z">
              <w:rPr>
                <w:rFonts w:ascii="Cambria Math" w:hAnsi="Cambria Math"/>
              </w:rPr>
              <m:t>t</m:t>
            </w:del>
          </m:r>
        </m:oMath>
      </m:oMathPara>
    </w:p>
    <w:p w14:paraId="74A97765" w14:textId="1E791419" w:rsidR="00BC3217" w:rsidRPr="003460D2" w:rsidDel="00EE5E72" w:rsidRDefault="003460D2" w:rsidP="003460D2">
      <w:pPr>
        <w:pStyle w:val="LetranormalTFG"/>
        <w:rPr>
          <w:del w:id="715" w:author="David Vacas Miguel" w:date="2018-05-11T15:57:00Z"/>
          <w:moveFrom w:id="716" w:author="David Vacas Miguel" w:date="2018-05-10T12:45:00Z"/>
        </w:rPr>
      </w:pPr>
      <w:moveFrom w:id="717" w:author="David Vacas Miguel" w:date="2018-05-10T12:45:00Z">
        <w:del w:id="718" w:author="David Vacas Miguel" w:date="2018-05-11T15:57:00Z">
          <w:r w:rsidRPr="0005392A" w:rsidDel="00EE5E72">
            <w:delText xml:space="preserve">Por tanto, si se dispone de las coordenadas </w:delTex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rsidDel="00EE5E72">
            <w:delText xml:space="preserve"> en cada instante de un determinado horizonte temporal, se puede calcular la nueva posición y orientación del robot en dicho horizonte.</w:delText>
          </w:r>
        </w:del>
      </w:moveFrom>
    </w:p>
    <w:p w14:paraId="2456526F" w14:textId="74E6E8C8" w:rsidR="00CB6C0D" w:rsidDel="00EE5E72" w:rsidRDefault="00CB6C0D">
      <w:pPr>
        <w:pStyle w:val="LetranormalTFG"/>
        <w:rPr>
          <w:del w:id="719" w:author="David Vacas Miguel" w:date="2018-05-11T15:57:00Z"/>
          <w:moveFrom w:id="720" w:author="David Vacas Miguel" w:date="2018-05-10T12:45:00Z"/>
          <w:rFonts w:ascii="Arial" w:eastAsiaTheme="majorEastAsia" w:hAnsi="Arial" w:cstheme="majorBidi"/>
          <w:sz w:val="36"/>
          <w:szCs w:val="32"/>
        </w:rPr>
        <w:pPrChange w:id="721" w:author="David Vacas Miguel" w:date="2018-04-02T18:05:00Z">
          <w:pPr/>
        </w:pPrChange>
      </w:pPr>
      <w:moveFrom w:id="722" w:author="David Vacas Miguel" w:date="2018-05-10T12:45:00Z">
        <w:del w:id="723" w:author="David Vacas Miguel" w:date="2018-05-11T15:57:00Z">
          <w:r w:rsidDel="00EE5E72">
            <w:br w:type="page"/>
          </w:r>
        </w:del>
      </w:moveFrom>
    </w:p>
    <w:moveFromRangeEnd w:id="548"/>
    <w:p w14:paraId="1EA51FCD" w14:textId="597D3EE9" w:rsidR="00BC3217" w:rsidDel="000475C7" w:rsidRDefault="00BC3217">
      <w:pPr>
        <w:pStyle w:val="TFGtitulo2"/>
        <w:rPr>
          <w:del w:id="724" w:author="David Vacas Miguel" w:date="2018-04-02T18:05:00Z"/>
        </w:rPr>
        <w:pPrChange w:id="725" w:author="David Vacas Miguel" w:date="2018-04-02T18:05:00Z">
          <w:pPr>
            <w:pStyle w:val="TFGtitulo2"/>
            <w:numPr>
              <w:numId w:val="13"/>
            </w:numPr>
            <w:ind w:left="720" w:hanging="360"/>
          </w:pPr>
        </w:pPrChange>
      </w:pPr>
      <w:del w:id="726" w:author="David Vacas Miguel" w:date="2018-05-10T12:40:00Z">
        <w:r w:rsidDel="00FA5302">
          <w:delText>Diferentes configuraciones</w:delText>
        </w:r>
      </w:del>
      <w:bookmarkStart w:id="727" w:name="_Toc514081273"/>
      <w:ins w:id="728" w:author="David Vacas Miguel" w:date="2018-05-10T12:40:00Z">
        <w:r w:rsidR="00FA5302">
          <w:t>Vehículos con ruedas</w:t>
        </w:r>
      </w:ins>
      <w:bookmarkEnd w:id="727"/>
    </w:p>
    <w:p w14:paraId="3FC1CD25" w14:textId="77777777" w:rsidR="00557732" w:rsidRDefault="00557732">
      <w:pPr>
        <w:pStyle w:val="TFGtitulo2"/>
        <w:pPrChange w:id="729" w:author="David Vacas Miguel" w:date="2018-04-02T18:05:00Z">
          <w:pPr>
            <w:pStyle w:val="LetranormalTFG"/>
          </w:pPr>
        </w:pPrChange>
      </w:pPr>
    </w:p>
    <w:p w14:paraId="1292448E" w14:textId="46021BEE" w:rsidR="00FA5302" w:rsidRDefault="00FA5302" w:rsidP="00FA5302">
      <w:pPr>
        <w:pStyle w:val="LetranormalTFG"/>
        <w:rPr>
          <w:moveTo w:id="730" w:author="David Vacas Miguel" w:date="2018-05-10T12:40:00Z"/>
        </w:rPr>
      </w:pPr>
      <w:moveToRangeStart w:id="731" w:author="David Vacas Miguel" w:date="2018-05-10T12:40:00Z" w:name="move513719364"/>
      <w:moveTo w:id="732" w:author="David Vacas Miguel" w:date="2018-05-10T12:40:00Z">
        <w:r>
          <w:t xml:space="preserve">Los vehículos con ruedas </w:t>
        </w:r>
      </w:moveTo>
      <w:ins w:id="733" w:author="David Vacas Miguel" w:date="2018-05-10T12:46:00Z">
        <w:r w:rsidR="00BA61BE">
          <w:t>son un tipo de robo</w:t>
        </w:r>
      </w:ins>
      <w:ins w:id="734" w:author="David Vacas Miguel" w:date="2018-05-10T12:47:00Z">
        <w:r w:rsidR="00BA61BE">
          <w:t>t móvil los cuales proporcionan</w:t>
        </w:r>
      </w:ins>
      <w:moveTo w:id="735" w:author="David Vacas Miguel" w:date="2018-05-10T12:40:00Z">
        <w:del w:id="736" w:author="David Vacas Miguel" w:date="2018-05-10T12:47:00Z">
          <w:r w:rsidDel="00BA61BE">
            <w:delText>son</w:delText>
          </w:r>
        </w:del>
        <w:r>
          <w:t xml:space="preserve"> una solución simple y eficiente para conseguir movilidad sobre terrenos duros y libres de obstáculos, con los que se permite conseguir velocidades más o menos altas.</w:t>
        </w:r>
      </w:moveTo>
    </w:p>
    <w:p w14:paraId="105CB955" w14:textId="3C81EC50" w:rsidR="00FA5302" w:rsidRDefault="00FA5302" w:rsidP="00FA5302">
      <w:pPr>
        <w:pStyle w:val="LetranormalTFG"/>
        <w:rPr>
          <w:moveTo w:id="737" w:author="David Vacas Miguel" w:date="2018-05-10T12:40:00Z"/>
        </w:rPr>
      </w:pPr>
      <w:moveTo w:id="738" w:author="David Vacas Miguel" w:date="2018-05-10T12:40:00Z">
        <w:r>
          <w:t xml:space="preserve">Su limitación más importante es el deslizamiento en la impulsión, además dependiendo del tipo de terreno, puede aparecer deslizamiento y vibraciones en el mismo. Como se ha dicho en la definición, estos vehículos son eficientes en terrenos duros y libres de obstáculos, por lo </w:t>
        </w:r>
        <w:del w:id="739" w:author="David Vacas Miguel" w:date="2018-05-10T12:40:00Z">
          <w:r w:rsidDel="00FA5302">
            <w:delText>tanto</w:delText>
          </w:r>
        </w:del>
        <w:ins w:id="740" w:author="David Vacas Miguel" w:date="2018-05-10T12:40:00Z">
          <w:r>
            <w:t>tanto,</w:t>
          </w:r>
        </w:ins>
        <w:r>
          <w:t xml:space="preserve"> en terrenos blandos son poco eficientes.</w:t>
        </w:r>
      </w:moveTo>
    </w:p>
    <w:p w14:paraId="503E98C4" w14:textId="77777777" w:rsidR="00FA5302" w:rsidDel="00FA5302" w:rsidRDefault="00FA5302" w:rsidP="00FA5302">
      <w:pPr>
        <w:pStyle w:val="LetranormalTFG"/>
        <w:rPr>
          <w:del w:id="741" w:author="David Vacas Miguel" w:date="2018-05-10T12:40:00Z"/>
          <w:moveTo w:id="742" w:author="David Vacas Miguel" w:date="2018-05-10T12:40:00Z"/>
        </w:rPr>
      </w:pPr>
      <w:moveTo w:id="743" w:author="David Vacas Miguel" w:date="2018-05-10T12:40:00Z">
        <w:r>
          <w:t>Otro problema que tienen este tipo de vehículos se haya en que no es posible modificar la estabilidad para adaptarse al terreno, excepto en configuraciones muy especiales, lo que limita los terrenos sobre los que es aceptable el vehículo.</w:t>
        </w:r>
      </w:moveTo>
    </w:p>
    <w:moveToRangeEnd w:id="731"/>
    <w:p w14:paraId="2611C3D3" w14:textId="77777777" w:rsidR="00FA5302" w:rsidRDefault="00FA5302" w:rsidP="00557732">
      <w:pPr>
        <w:pStyle w:val="LetranormalTFG"/>
        <w:rPr>
          <w:ins w:id="744" w:author="David Vacas Miguel" w:date="2018-05-10T12:40:00Z"/>
        </w:rPr>
      </w:pPr>
    </w:p>
    <w:p w14:paraId="08E7DDD6" w14:textId="0EF40430" w:rsidR="00557732" w:rsidRDefault="00557732" w:rsidP="00557732">
      <w:pPr>
        <w:pStyle w:val="LetranormalTFG"/>
      </w:pPr>
      <w:r>
        <w:t xml:space="preserve">Los vehículos con ruedas emplean distintos tipos de locomoción que les da unas características y propiedades diferentes entre ellos en cuanto a eficiencia energética, dimensiones, maniobrabilidad y carga útil. A </w:t>
      </w:r>
      <w:del w:id="745" w:author="David Vacas Miguel" w:date="2018-05-10T12:40:00Z">
        <w:r w:rsidDel="00FA5302">
          <w:delText>continuación</w:delText>
        </w:r>
      </w:del>
      <w:ins w:id="746" w:author="David Vacas Miguel" w:date="2018-05-10T12:40:00Z">
        <w:r w:rsidR="00FA5302">
          <w:t>continuación,</w:t>
        </w:r>
      </w:ins>
      <w:r>
        <w:t xml:space="preserve"> se pasa a mencionar algunas de estas configuraciones:</w:t>
      </w:r>
    </w:p>
    <w:p w14:paraId="4236029B" w14:textId="68CDEA3D" w:rsidR="00557732" w:rsidRDefault="003510C1" w:rsidP="00557732">
      <w:pPr>
        <w:pStyle w:val="LetranormalTFG"/>
        <w:numPr>
          <w:ilvl w:val="0"/>
          <w:numId w:val="6"/>
        </w:numPr>
      </w:pPr>
      <w:r w:rsidRPr="008E23AC">
        <w:rPr>
          <w:b/>
          <w:rPrChange w:id="747" w:author="David Vacas Miguel" w:date="2018-04-19T00:02:00Z">
            <w:rPr/>
          </w:rPrChange>
        </w:rPr>
        <w:t>Ackerman:</w:t>
      </w:r>
      <w:r>
        <w:t xml:space="preserve"> Es el habitual de los vehículos de cuatro ruedas. Las ruedas delanteras son las que se ocupan del giro, sin </w:t>
      </w:r>
      <w:del w:id="748" w:author="David Vacas Miguel" w:date="2018-05-10T12:40:00Z">
        <w:r w:rsidDel="00FA5302">
          <w:delText>embargo</w:delText>
        </w:r>
      </w:del>
      <w:ins w:id="749" w:author="David Vacas Miguel" w:date="2018-05-10T12:40:00Z">
        <w:r w:rsidR="00FA5302">
          <w:t>embargo,</w:t>
        </w:r>
      </w:ins>
      <w:r>
        <w:t xml:space="preserve"> la rueda interior gira un poco más que la exterior lo que hace que se elimine el deslizamiento. El </w:t>
      </w:r>
      <w:r w:rsidR="002C7DD3">
        <w:lastRenderedPageBreak/>
        <w:t>centro</w:t>
      </w:r>
      <w:r>
        <w:t xml:space="preserve"> de rotación del </w:t>
      </w:r>
      <w:r w:rsidR="00506E5B">
        <w:t>vehículo</w:t>
      </w:r>
      <w:r>
        <w:t xml:space="preserve"> se haya en el corte de las </w:t>
      </w:r>
      <w:r w:rsidR="00506E5B">
        <w:t>prolongaciones</w:t>
      </w:r>
      <w:r>
        <w:t xml:space="preserve"> de las ruedas delanteras y las ruedas traseras</w:t>
      </w:r>
      <w:r w:rsidR="003278DE">
        <w:t xml:space="preserve"> como se muestra en la figura 5</w:t>
      </w:r>
      <w:r w:rsidR="00AC0C93">
        <w:t>.</w:t>
      </w:r>
    </w:p>
    <w:p w14:paraId="2D0EC010" w14:textId="77777777" w:rsidR="00D76BCA" w:rsidRDefault="00D76BCA" w:rsidP="00D76BCA">
      <w:pPr>
        <w:pStyle w:val="LetranormalTFG"/>
        <w:ind w:left="720"/>
      </w:pPr>
    </w:p>
    <w:p w14:paraId="29EAF1CB" w14:textId="77777777" w:rsidR="00AC0C93" w:rsidRDefault="005831F0" w:rsidP="00AC0C93">
      <w:pPr>
        <w:pStyle w:val="LetranormalTFG"/>
        <w:ind w:left="720"/>
        <w:jc w:val="center"/>
      </w:pPr>
      <w:r>
        <w:pict w14:anchorId="4382B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pt;height:134.5pt">
            <v:imagedata r:id="rId14" o:title="ackrman"/>
          </v:shape>
        </w:pict>
      </w:r>
    </w:p>
    <w:p w14:paraId="354AB344" w14:textId="77777777" w:rsidR="00AC0C93" w:rsidRDefault="003278DE" w:rsidP="00AC0C93">
      <w:pPr>
        <w:pStyle w:val="LetranormalTFG"/>
        <w:ind w:left="720"/>
        <w:jc w:val="center"/>
      </w:pPr>
      <w:r>
        <w:rPr>
          <w:b/>
        </w:rPr>
        <w:t>Figura 5</w:t>
      </w:r>
      <w:r w:rsidR="00AC0C93" w:rsidRPr="00AC0C93">
        <w:rPr>
          <w:b/>
        </w:rPr>
        <w:t>.</w:t>
      </w:r>
      <w:r w:rsidR="00AC0C93">
        <w:t xml:space="preserve"> Configuración </w:t>
      </w:r>
      <w:proofErr w:type="spellStart"/>
      <w:r w:rsidR="00AC0C93">
        <w:t>ackerman</w:t>
      </w:r>
      <w:proofErr w:type="spellEnd"/>
      <w:r w:rsidR="00AC0C93">
        <w:t xml:space="preserve"> y </w:t>
      </w:r>
      <w:r w:rsidR="00D76BCA">
        <w:t>centro</w:t>
      </w:r>
      <w:r w:rsidR="00AC0C93">
        <w:t xml:space="preserve"> de rotación.</w:t>
      </w:r>
    </w:p>
    <w:p w14:paraId="0DCC0C3A" w14:textId="77777777" w:rsidR="00D76BCA" w:rsidRDefault="00D76BCA" w:rsidP="00AC0C93">
      <w:pPr>
        <w:pStyle w:val="LetranormalTFG"/>
        <w:ind w:left="720"/>
        <w:jc w:val="center"/>
      </w:pPr>
    </w:p>
    <w:p w14:paraId="67FDBC59" w14:textId="7F0CDB4D" w:rsidR="002C7DD3" w:rsidRDefault="002C7DD3" w:rsidP="002C7DD3">
      <w:pPr>
        <w:pStyle w:val="LetranormalTFG"/>
        <w:numPr>
          <w:ilvl w:val="0"/>
          <w:numId w:val="6"/>
        </w:numPr>
      </w:pPr>
      <w:r w:rsidRPr="008E23AC">
        <w:rPr>
          <w:b/>
          <w:rPrChange w:id="750" w:author="David Vacas Miguel" w:date="2018-04-19T00:02:00Z">
            <w:rPr/>
          </w:rPrChange>
        </w:rPr>
        <w:t>Triciclo:</w:t>
      </w:r>
      <w:r>
        <w:t xml:space="preserve"> Se compone por tres ruedas, una delantera central y dos traseras. La rueda delantera actúa tanto para tracción como para direccionamiento, las ruedas traseras son pasivas. Tiene una mayor maniobrabilidad que la configuración anterior, sin </w:t>
      </w:r>
      <w:del w:id="751" w:author="David Vacas Miguel" w:date="2018-05-13T13:35:00Z">
        <w:r w:rsidDel="007B21B5">
          <w:delText>embargo</w:delText>
        </w:r>
      </w:del>
      <w:ins w:id="752" w:author="David Vacas Miguel" w:date="2018-05-13T13:35:00Z">
        <w:r w:rsidR="007B21B5">
          <w:t>embargo,</w:t>
        </w:r>
      </w:ins>
      <w:r>
        <w:t xml:space="preserve"> posee una menor estabilidad sobre terrenos difíciles. El centro de gravedad tiende a perderse cuando se desplaza por una pendiente, perdiendo tracción. El cetro de rotación se puede calcular igual que en la configuración anterior, es decir, prolongando el eje de la rueda delantera y las traseras y este se encuentra en el punto de corte.</w:t>
      </w:r>
    </w:p>
    <w:p w14:paraId="0C2F93C7" w14:textId="77777777" w:rsidR="00D76BCA" w:rsidRDefault="005831F0" w:rsidP="00D76BCA">
      <w:pPr>
        <w:pStyle w:val="LetranormalTFG"/>
        <w:ind w:left="720"/>
        <w:jc w:val="center"/>
      </w:pPr>
      <w:r>
        <w:pict w14:anchorId="09257029">
          <v:shape id="_x0000_i1026" type="#_x0000_t75" style="width:246.55pt;height:135.15pt">
            <v:imagedata r:id="rId15" o:title="triciclo"/>
          </v:shape>
        </w:pict>
      </w:r>
    </w:p>
    <w:p w14:paraId="1844ECEC" w14:textId="77777777" w:rsidR="00D76BCA" w:rsidRDefault="003278DE" w:rsidP="00D76BCA">
      <w:pPr>
        <w:pStyle w:val="LetranormalTFG"/>
        <w:ind w:left="720"/>
        <w:jc w:val="center"/>
      </w:pPr>
      <w:r>
        <w:rPr>
          <w:b/>
        </w:rPr>
        <w:t>Figura 6</w:t>
      </w:r>
      <w:r w:rsidR="00D76BCA" w:rsidRPr="00D76BCA">
        <w:rPr>
          <w:b/>
        </w:rPr>
        <w:t>.</w:t>
      </w:r>
      <w:r w:rsidR="00D76BCA">
        <w:t xml:space="preserve"> Configuración de triciclo y centro de rotación.</w:t>
      </w:r>
    </w:p>
    <w:p w14:paraId="2741D2FB" w14:textId="77777777" w:rsidR="00D76BCA" w:rsidRDefault="00D76BCA" w:rsidP="00D76BCA">
      <w:pPr>
        <w:pStyle w:val="LetranormalTFG"/>
        <w:ind w:left="720"/>
      </w:pPr>
    </w:p>
    <w:p w14:paraId="2347B855" w14:textId="77777777" w:rsidR="00D76BCA" w:rsidRDefault="00D76BCA" w:rsidP="00D76BCA">
      <w:pPr>
        <w:pStyle w:val="LetranormalTFG"/>
        <w:numPr>
          <w:ilvl w:val="0"/>
          <w:numId w:val="6"/>
        </w:numPr>
      </w:pPr>
      <w:proofErr w:type="spellStart"/>
      <w:r w:rsidRPr="008E23AC">
        <w:rPr>
          <w:b/>
          <w:rPrChange w:id="753" w:author="David Vacas Miguel" w:date="2018-04-19T00:02:00Z">
            <w:rPr/>
          </w:rPrChange>
        </w:rPr>
        <w:lastRenderedPageBreak/>
        <w:t>Skid</w:t>
      </w:r>
      <w:proofErr w:type="spellEnd"/>
      <w:r w:rsidRPr="008E23AC">
        <w:rPr>
          <w:b/>
          <w:rPrChange w:id="754" w:author="David Vacas Miguel" w:date="2018-04-19T00:02:00Z">
            <w:rPr/>
          </w:rPrChange>
        </w:rPr>
        <w:t xml:space="preserve"> </w:t>
      </w:r>
      <w:proofErr w:type="spellStart"/>
      <w:r w:rsidRPr="008E23AC">
        <w:rPr>
          <w:b/>
          <w:rPrChange w:id="755" w:author="David Vacas Miguel" w:date="2018-04-19T00:02:00Z">
            <w:rPr/>
          </w:rPrChange>
        </w:rPr>
        <w:t>Steer</w:t>
      </w:r>
      <w:proofErr w:type="spellEnd"/>
      <w:r w:rsidRPr="008E23AC">
        <w:rPr>
          <w:b/>
          <w:rPrChange w:id="756" w:author="David Vacas Miguel" w:date="2018-04-19T00:02:00Z">
            <w:rPr/>
          </w:rPrChange>
        </w:rPr>
        <w:t>:</w:t>
      </w:r>
      <w:r>
        <w:t xml:space="preserve"> Varias ruedas a cada lado del vehículo que actúan de forma simultánea. La dirección del vehículo se haya de combinar las velocidades de las ruedas izquierdas con las de la derecha.</w:t>
      </w:r>
    </w:p>
    <w:p w14:paraId="117763DB" w14:textId="01B46070" w:rsidR="00D76BCA" w:rsidRDefault="00BA61BE" w:rsidP="00D76BCA">
      <w:pPr>
        <w:pStyle w:val="LetranormalTFG"/>
        <w:ind w:left="720"/>
      </w:pPr>
      <w:r>
        <w:rPr>
          <w:noProof/>
          <w:lang w:eastAsia="es-ES"/>
        </w:rPr>
        <mc:AlternateContent>
          <mc:Choice Requires="wps">
            <w:drawing>
              <wp:anchor distT="45720" distB="45720" distL="114300" distR="114300" simplePos="0" relativeHeight="251664384" behindDoc="0" locked="0" layoutInCell="1" allowOverlap="1" wp14:anchorId="5706A018" wp14:editId="7877C03C">
                <wp:simplePos x="0" y="0"/>
                <wp:positionH relativeFrom="column">
                  <wp:posOffset>2795270</wp:posOffset>
                </wp:positionH>
                <wp:positionV relativeFrom="paragraph">
                  <wp:posOffset>255270</wp:posOffset>
                </wp:positionV>
                <wp:extent cx="628650" cy="257175"/>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57175"/>
                        </a:xfrm>
                        <a:prstGeom prst="rect">
                          <a:avLst/>
                        </a:prstGeom>
                        <a:solidFill>
                          <a:schemeClr val="bg1"/>
                        </a:solidFill>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14:paraId="34F8619B" w14:textId="77777777" w:rsidR="005831F0" w:rsidRDefault="005831F0">
                            <w:r>
                              <w:t>v1 &lt; v2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06A018" id="_x0000_t202" coordsize="21600,21600" o:spt="202" path="m,l,21600r21600,l21600,xe">
                <v:stroke joinstyle="miter"/>
                <v:path gradientshapeok="t" o:connecttype="rect"/>
              </v:shapetype>
              <v:shape id="Cuadro de texto 2" o:spid="_x0000_s1026" type="#_x0000_t202" style="position:absolute;left:0;text-align:left;margin-left:220.1pt;margin-top:20.1pt;width:49.5pt;height:20.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" fillcolor="white [3212]" strokecolor="white [3212]">
                <v:textbox>
                  <w:txbxContent>
                    <w:p w14:paraId="34F8619B" w14:textId="77777777" w:rsidR="005831F0" w:rsidRDefault="005831F0">
                      <w:r>
                        <w:t>v1 &lt; v2</w:t>
                      </w:r>
                    </w:p>
                  </w:txbxContent>
                </v:textbox>
                <w10:wrap type="square"/>
              </v:shape>
            </w:pict>
          </mc:Fallback>
        </mc:AlternateContent>
      </w:r>
      <w:r>
        <w:rPr>
          <w:noProof/>
          <w:lang w:eastAsia="es-ES"/>
        </w:rPr>
        <mc:AlternateContent>
          <mc:Choice Requires="wps">
            <w:drawing>
              <wp:anchor distT="45720" distB="45720" distL="114300" distR="114300" simplePos="0" relativeHeight="251666432" behindDoc="0" locked="0" layoutInCell="1" allowOverlap="1" wp14:anchorId="7C4C7B2E" wp14:editId="48208085">
                <wp:simplePos x="0" y="0"/>
                <wp:positionH relativeFrom="column">
                  <wp:posOffset>4414520</wp:posOffset>
                </wp:positionH>
                <wp:positionV relativeFrom="paragraph">
                  <wp:posOffset>227330</wp:posOffset>
                </wp:positionV>
                <wp:extent cx="628650" cy="247650"/>
                <wp:effectExtent l="0" t="0" r="19050" b="1905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47650"/>
                        </a:xfrm>
                        <a:prstGeom prst="rect">
                          <a:avLst/>
                        </a:prstGeom>
                        <a:solidFill>
                          <a:schemeClr val="bg1"/>
                        </a:solidFill>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14:paraId="456E2FC6" w14:textId="6EAFB610" w:rsidR="005831F0" w:rsidRDefault="005831F0" w:rsidP="000136E1">
                            <w:r>
                              <w:t>v1 &gt; v</w:t>
                            </w:r>
                            <w:ins w:id="757" w:author="David Vacas Miguel" w:date="2018-05-10T12:48:00Z">
                              <w:r>
                                <w:t>2</w:t>
                              </w:r>
                            </w:ins>
                            <w:del w:id="758" w:author="David Vacas Miguel" w:date="2018-05-10T12:48:00Z">
                              <w:r w:rsidDel="00BA61BE">
                                <w:delText>2</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C7B2E" id="_x0000_s1027" type="#_x0000_t202" style="position:absolute;left:0;text-align:left;margin-left:347.6pt;margin-top:17.9pt;width:49.5pt;height:1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" fillcolor="white [3212]" strokecolor="white [3212]">
                <v:textbox>
                  <w:txbxContent>
                    <w:p w14:paraId="456E2FC6" w14:textId="6EAFB610" w:rsidR="005831F0" w:rsidRDefault="005831F0" w:rsidP="000136E1">
                      <w:r>
                        <w:t>v1 &gt; v</w:t>
                      </w:r>
                      <w:ins w:id="759" w:author="David Vacas Miguel" w:date="2018-05-10T12:48:00Z">
                        <w:r>
                          <w:t>2</w:t>
                        </w:r>
                      </w:ins>
                      <w:del w:id="760" w:author="David Vacas Miguel" w:date="2018-05-10T12:48:00Z">
                        <w:r w:rsidDel="00BA61BE">
                          <w:delText>2</w:delText>
                        </w:r>
                      </w:del>
                    </w:p>
                  </w:txbxContent>
                </v:textbox>
                <w10:wrap type="square"/>
              </v:shape>
            </w:pict>
          </mc:Fallback>
        </mc:AlternateContent>
      </w:r>
      <w:r>
        <w:rPr>
          <w:noProof/>
          <w:lang w:eastAsia="es-ES"/>
        </w:rPr>
        <w:drawing>
          <wp:anchor distT="0" distB="0" distL="114300" distR="114300" simplePos="0" relativeHeight="251662336" behindDoc="0" locked="0" layoutInCell="1" allowOverlap="1" wp14:anchorId="3811F5DC" wp14:editId="7071E4DC">
            <wp:simplePos x="0" y="0"/>
            <wp:positionH relativeFrom="margin">
              <wp:posOffset>4198620</wp:posOffset>
            </wp:positionH>
            <wp:positionV relativeFrom="margin">
              <wp:posOffset>1375410</wp:posOffset>
            </wp:positionV>
            <wp:extent cx="665480" cy="1162050"/>
            <wp:effectExtent l="209550" t="95250" r="210820" b="95250"/>
            <wp:wrapSquare wrapText="bothSides"/>
            <wp:docPr id="1" name="Imagen 1" descr="C:\Users\David\AppData\Local\Microsoft\Windows\INetCache\Content.Word\skid steer 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AppData\Local\Microsoft\Windows\INetCache\Content.Word\skid steer sol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349952">
                      <a:off x="0" y="0"/>
                      <a:ext cx="66548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8480" behindDoc="0" locked="0" layoutInCell="1" allowOverlap="1" wp14:anchorId="7A721D13" wp14:editId="645EDEE2">
            <wp:simplePos x="0" y="0"/>
            <wp:positionH relativeFrom="margin">
              <wp:posOffset>3119120</wp:posOffset>
            </wp:positionH>
            <wp:positionV relativeFrom="margin">
              <wp:posOffset>1287779</wp:posOffset>
            </wp:positionV>
            <wp:extent cx="665480" cy="1162050"/>
            <wp:effectExtent l="247650" t="95250" r="210820" b="95250"/>
            <wp:wrapSquare wrapText="bothSides"/>
            <wp:docPr id="31" name="Imagen 31" descr="C:\Users\David\AppData\Local\Microsoft\Windows\INetCache\Content.Word\skid steer 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AppData\Local\Microsoft\Windows\INetCache\Content.Word\skid steer sol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9968668">
                      <a:off x="0" y="0"/>
                      <a:ext cx="66548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831F0">
        <w:pict w14:anchorId="4D8F3436">
          <v:shape id="_x0000_i1027" type="#_x0000_t75" style="width:169.8pt;height:139.25pt">
            <v:imagedata r:id="rId17" o:title="skid steer"/>
          </v:shape>
        </w:pict>
      </w:r>
    </w:p>
    <w:p w14:paraId="2C3E8D45" w14:textId="5E29D591" w:rsidR="0041739B" w:rsidRDefault="003278DE" w:rsidP="0041739B">
      <w:pPr>
        <w:pStyle w:val="LetranormalTFG"/>
        <w:ind w:left="720"/>
        <w:jc w:val="center"/>
      </w:pPr>
      <w:r>
        <w:rPr>
          <w:b/>
        </w:rPr>
        <w:t>Figura 7</w:t>
      </w:r>
      <w:r w:rsidR="0041739B" w:rsidRPr="0041739B">
        <w:rPr>
          <w:b/>
        </w:rPr>
        <w:t>.</w:t>
      </w:r>
      <w:r w:rsidR="0041739B">
        <w:t xml:space="preserve"> Configuración </w:t>
      </w:r>
      <w:proofErr w:type="spellStart"/>
      <w:r w:rsidR="0041739B">
        <w:t>Skid</w:t>
      </w:r>
      <w:proofErr w:type="spellEnd"/>
      <w:r w:rsidR="0041739B">
        <w:t xml:space="preserve"> </w:t>
      </w:r>
      <w:proofErr w:type="spellStart"/>
      <w:r w:rsidR="0041739B">
        <w:t>Steer</w:t>
      </w:r>
      <w:proofErr w:type="spellEnd"/>
      <w:r w:rsidR="0041739B">
        <w:t xml:space="preserve"> y movimiento según velocidades.</w:t>
      </w:r>
    </w:p>
    <w:p w14:paraId="76BE5932" w14:textId="46DF276E" w:rsidR="0041739B" w:rsidRDefault="0041739B" w:rsidP="0041739B">
      <w:pPr>
        <w:pStyle w:val="LetranormalTFG"/>
        <w:ind w:left="720"/>
        <w:jc w:val="center"/>
      </w:pPr>
    </w:p>
    <w:p w14:paraId="7F70B7CA" w14:textId="54D62026" w:rsidR="0041739B" w:rsidRDefault="0041739B" w:rsidP="0041739B">
      <w:pPr>
        <w:pStyle w:val="LetranormalTFG"/>
        <w:numPr>
          <w:ilvl w:val="0"/>
          <w:numId w:val="6"/>
        </w:numPr>
      </w:pPr>
      <w:r w:rsidRPr="008E23AC">
        <w:rPr>
          <w:b/>
          <w:rPrChange w:id="761" w:author="David Vacas Miguel" w:date="2018-04-19T00:02:00Z">
            <w:rPr/>
          </w:rPrChange>
        </w:rPr>
        <w:t>Pistas de deslizamiento:</w:t>
      </w:r>
      <w:r>
        <w:t xml:space="preserve"> Funcionalmente análogo a la configuración </w:t>
      </w:r>
      <w:proofErr w:type="spellStart"/>
      <w:r>
        <w:t>Skid</w:t>
      </w:r>
      <w:proofErr w:type="spellEnd"/>
      <w:r>
        <w:t xml:space="preserve"> </w:t>
      </w:r>
      <w:proofErr w:type="spellStart"/>
      <w:r>
        <w:t>Steer</w:t>
      </w:r>
      <w:proofErr w:type="spellEnd"/>
      <w:r>
        <w:t>. Tanto la impulsión como el direccionamiento se realiza mediante pistas de desplazamiento, estas pistas actúan de forma similar a como lo harían ruedas de gran diámetro. Esta configuración es útil en terrenos irregulares.</w:t>
      </w:r>
    </w:p>
    <w:p w14:paraId="2247BE7D" w14:textId="77777777" w:rsidR="0041739B" w:rsidRDefault="005831F0" w:rsidP="0041739B">
      <w:pPr>
        <w:pStyle w:val="LetranormalTFG"/>
        <w:ind w:left="720"/>
        <w:jc w:val="center"/>
      </w:pPr>
      <w:r>
        <w:pict w14:anchorId="09D2D8FB">
          <v:shape id="_x0000_i1028" type="#_x0000_t75" style="width:141.95pt;height:91pt">
            <v:imagedata r:id="rId18" o:title="pistas de desplazamiento" croptop="13014f" cropbottom="10226f"/>
          </v:shape>
        </w:pict>
      </w:r>
    </w:p>
    <w:p w14:paraId="35638FDC" w14:textId="77777777" w:rsidR="0041739B" w:rsidRDefault="003278DE" w:rsidP="0041739B">
      <w:pPr>
        <w:pStyle w:val="LetranormalTFG"/>
        <w:ind w:left="720"/>
        <w:jc w:val="center"/>
      </w:pPr>
      <w:r>
        <w:rPr>
          <w:b/>
        </w:rPr>
        <w:t>Figura 8</w:t>
      </w:r>
      <w:r w:rsidR="0041739B" w:rsidRPr="0041739B">
        <w:rPr>
          <w:b/>
        </w:rPr>
        <w:t>.</w:t>
      </w:r>
      <w:r w:rsidR="0041739B">
        <w:t xml:space="preserve"> Pistas de desplazamiento.</w:t>
      </w:r>
    </w:p>
    <w:p w14:paraId="4792CB94" w14:textId="77777777" w:rsidR="0041739B" w:rsidRPr="00DE1065" w:rsidDel="00DE1065" w:rsidRDefault="00373585" w:rsidP="00DE1065">
      <w:pPr>
        <w:pStyle w:val="LetranormalTFG"/>
        <w:numPr>
          <w:ilvl w:val="0"/>
          <w:numId w:val="6"/>
        </w:numPr>
        <w:rPr>
          <w:del w:id="762" w:author="David Vacas Miguel" w:date="2018-04-19T00:31:00Z"/>
          <w:rPrChange w:id="763" w:author="David Vacas Miguel" w:date="2018-04-19T00:31:00Z">
            <w:rPr>
              <w:del w:id="764" w:author="David Vacas Miguel" w:date="2018-04-19T00:31:00Z"/>
              <w:b/>
            </w:rPr>
          </w:rPrChange>
        </w:rPr>
      </w:pPr>
      <w:r w:rsidRPr="008E23AC">
        <w:rPr>
          <w:b/>
          <w:rPrChange w:id="765" w:author="David Vacas Miguel" w:date="2018-04-19T00:02:00Z">
            <w:rPr/>
          </w:rPrChange>
        </w:rPr>
        <w:t>Síncronas:</w:t>
      </w:r>
      <w:r>
        <w:t xml:space="preserve"> Se trata de una configuración en la que todas las ruedas actúan de forma simultánea y, por lo tanto, giran de forma síncrona.</w:t>
      </w:r>
    </w:p>
    <w:p w14:paraId="6598D2BE" w14:textId="77777777" w:rsidR="00DE1065" w:rsidRDefault="00DE1065" w:rsidP="0041739B">
      <w:pPr>
        <w:pStyle w:val="LetranormalTFG"/>
        <w:numPr>
          <w:ilvl w:val="0"/>
          <w:numId w:val="6"/>
        </w:numPr>
        <w:rPr>
          <w:ins w:id="766" w:author="David Vacas Miguel" w:date="2018-04-19T00:31:00Z"/>
        </w:rPr>
      </w:pPr>
    </w:p>
    <w:p w14:paraId="32D9A508" w14:textId="6FFFAE45" w:rsidR="00373585" w:rsidRPr="0041739B" w:rsidDel="000475C7" w:rsidRDefault="00373585" w:rsidP="007937C0">
      <w:pPr>
        <w:pStyle w:val="LetranormalTFG"/>
        <w:numPr>
          <w:ilvl w:val="0"/>
          <w:numId w:val="6"/>
        </w:numPr>
        <w:rPr>
          <w:del w:id="767" w:author="David Vacas Miguel" w:date="2018-04-02T18:05:00Z"/>
        </w:rPr>
      </w:pPr>
      <w:r w:rsidRPr="00DE1065">
        <w:rPr>
          <w:b/>
          <w:rPrChange w:id="768" w:author="David Vacas Miguel" w:date="2018-04-19T00:31:00Z">
            <w:rPr/>
          </w:rPrChange>
        </w:rPr>
        <w:t>Direccionamiento diferencial:</w:t>
      </w:r>
      <w:r>
        <w:t xml:space="preserve"> Esta configuración es la que utiliza el robot sigue líneas.</w:t>
      </w:r>
      <w:ins w:id="769" w:author="David Vacas Miguel" w:date="2018-05-10T12:43:00Z">
        <w:r w:rsidR="00FA5302">
          <w:t xml:space="preserve"> </w:t>
        </w:r>
      </w:ins>
      <w:del w:id="770" w:author="David Vacas Miguel" w:date="2018-05-10T12:43:00Z">
        <w:r w:rsidDel="00FA5302">
          <w:delText xml:space="preserve"> </w:delText>
        </w:r>
      </w:del>
      <w:moveToRangeStart w:id="771" w:author="David Vacas Miguel" w:date="2018-05-10T12:42:00Z" w:name="move513719464"/>
      <w:moveTo w:id="772" w:author="David Vacas Miguel" w:date="2018-05-10T12:42:00Z">
        <w:del w:id="773" w:author="David Vacas Miguel" w:date="2018-05-10T12:43:00Z">
          <w:r w:rsidR="00FA5302" w:rsidRPr="0005392A" w:rsidDel="00FA5302">
            <w:delText>El direccionamiento diferencial viene dado por la diferencia de velocidades de las ruedas laterales. La tracción se consigue con esas mismas ruedas. Adicionalmente, existen una o más ruedas</w:delText>
          </w:r>
          <w:r w:rsidR="00FA5302" w:rsidDel="00FA5302">
            <w:delText xml:space="preserve"> para el soporte. En la figura 9</w:delText>
          </w:r>
          <w:r w:rsidR="00FA5302" w:rsidRPr="0005392A" w:rsidDel="00FA5302">
            <w:delText xml:space="preserve"> se muestra una imagen de dicho esquema. </w:delText>
          </w:r>
        </w:del>
      </w:moveTo>
      <w:moveToRangeEnd w:id="771"/>
      <w:del w:id="774" w:author="David Vacas Miguel" w:date="2018-05-10T12:42:00Z">
        <w:r w:rsidDel="00FA5302">
          <w:delText xml:space="preserve">A </w:delText>
        </w:r>
      </w:del>
      <w:del w:id="775" w:author="David Vacas Miguel" w:date="2018-04-02T18:05:00Z">
        <w:r w:rsidDel="000475C7">
          <w:delText>continuación</w:delText>
        </w:r>
      </w:del>
      <w:del w:id="776" w:author="David Vacas Miguel" w:date="2018-05-10T12:42:00Z">
        <w:r w:rsidDel="00FA5302">
          <w:delText xml:space="preserve"> se entra en detalle sobre su funcionamient</w:delText>
        </w:r>
      </w:del>
      <w:ins w:id="777" w:author="David Vacas Miguel" w:date="2018-05-10T12:42:00Z">
        <w:r w:rsidR="00FA5302">
          <w:t>En este sistema l</w:t>
        </w:r>
      </w:ins>
      <w:ins w:id="778" w:author="David Vacas Miguel" w:date="2018-05-10T12:43:00Z">
        <w:r w:rsidR="00FA5302">
          <w:t xml:space="preserve">as ruedas se </w:t>
        </w:r>
      </w:ins>
      <w:ins w:id="779" w:author="David Vacas Miguel" w:date="2018-05-10T12:44:00Z">
        <w:r w:rsidR="00FA5302">
          <w:t>sitúan</w:t>
        </w:r>
      </w:ins>
      <w:ins w:id="780" w:author="David Vacas Miguel" w:date="2018-05-10T12:43:00Z">
        <w:r w:rsidR="00FA5302">
          <w:t xml:space="preserve"> de forma paralela y no realizan giros.</w:t>
        </w:r>
      </w:ins>
      <w:ins w:id="781" w:author="David Vacas Miguel" w:date="2018-05-10T12:44:00Z">
        <w:r w:rsidR="00FA5302" w:rsidRPr="00FA5302">
          <w:t xml:space="preserve"> </w:t>
        </w:r>
        <w:r w:rsidR="00FA5302" w:rsidRPr="0005392A">
          <w:t>El direccionamiento diferencial viene dado por la diferencia de velocidades de las ruedas laterales. La tracción se consigue con esas mismas ruedas. Adicionalmente, existen una o más ruedas</w:t>
        </w:r>
        <w:r w:rsidR="00FA5302">
          <w:t xml:space="preserve"> para el soporte. En la figura 9</w:t>
        </w:r>
        <w:r w:rsidR="00FA5302" w:rsidRPr="0005392A">
          <w:t xml:space="preserve"> se muestra una imagen de dicho esquema. </w:t>
        </w:r>
        <w:r w:rsidR="00FA5302">
          <w:t xml:space="preserve"> </w:t>
        </w:r>
      </w:ins>
      <w:del w:id="782" w:author="David Vacas Miguel" w:date="2018-05-10T12:42:00Z">
        <w:r w:rsidDel="00FA5302">
          <w:delText>o.</w:delText>
        </w:r>
      </w:del>
    </w:p>
    <w:p w14:paraId="629CEDDC" w14:textId="77777777" w:rsidR="00BC3217" w:rsidRPr="000475C7" w:rsidRDefault="00BC3217">
      <w:pPr>
        <w:pStyle w:val="LetranormalTFG"/>
        <w:numPr>
          <w:ilvl w:val="0"/>
          <w:numId w:val="6"/>
        </w:numPr>
        <w:rPr>
          <w:rFonts w:ascii="Arial" w:eastAsiaTheme="majorEastAsia" w:hAnsi="Arial" w:cstheme="majorBidi"/>
          <w:sz w:val="36"/>
          <w:szCs w:val="32"/>
        </w:rPr>
        <w:pPrChange w:id="783" w:author="David Vacas Miguel" w:date="2018-04-19T00:31:00Z">
          <w:pPr/>
        </w:pPrChange>
      </w:pPr>
      <w:del w:id="784" w:author="David Vacas Miguel" w:date="2018-04-02T18:05:00Z">
        <w:r w:rsidDel="000475C7">
          <w:br w:type="page"/>
        </w:r>
      </w:del>
    </w:p>
    <w:p w14:paraId="395DF57A" w14:textId="794A40FE" w:rsidR="00BC3217" w:rsidDel="00160EF8" w:rsidRDefault="000475C7">
      <w:pPr>
        <w:pStyle w:val="TFGtitulo2"/>
        <w:spacing w:after="100"/>
        <w:rPr>
          <w:del w:id="785" w:author="David Vacas Miguel" w:date="2018-04-02T18:05:00Z"/>
        </w:rPr>
        <w:pPrChange w:id="786" w:author="David Vacas Miguel" w:date="2018-05-11T16:06:00Z">
          <w:pPr>
            <w:pStyle w:val="TFGtitulo2"/>
            <w:numPr>
              <w:numId w:val="13"/>
            </w:numPr>
            <w:ind w:left="720" w:hanging="360"/>
          </w:pPr>
        </w:pPrChange>
      </w:pPr>
      <w:bookmarkStart w:id="787" w:name="_Toc514081274"/>
      <w:ins w:id="788" w:author="David Vacas Miguel" w:date="2018-04-02T18:05:00Z">
        <w:r>
          <w:lastRenderedPageBreak/>
          <w:t xml:space="preserve">3. </w:t>
        </w:r>
      </w:ins>
      <w:ins w:id="789" w:author="David Vacas Miguel" w:date="2018-05-10T12:41:00Z">
        <w:r w:rsidR="00FA5302">
          <w:t>Modelo físico</w:t>
        </w:r>
      </w:ins>
      <w:del w:id="790" w:author="David Vacas Miguel" w:date="2018-05-10T12:41:00Z">
        <w:r w:rsidR="00BC3217" w:rsidDel="00FA5302">
          <w:delText>D</w:delText>
        </w:r>
      </w:del>
      <w:ins w:id="791" w:author="David Vacas Miguel" w:date="2018-05-10T12:41:00Z">
        <w:r w:rsidR="00FA5302">
          <w:t xml:space="preserve"> d</w:t>
        </w:r>
      </w:ins>
      <w:r w:rsidR="00BC3217">
        <w:t>ireccionamiento diferencial</w:t>
      </w:r>
      <w:bookmarkEnd w:id="787"/>
    </w:p>
    <w:p w14:paraId="649F1A04" w14:textId="77777777" w:rsidR="00A240FE" w:rsidRDefault="00A240FE">
      <w:pPr>
        <w:pStyle w:val="TFGtitulo2"/>
        <w:spacing w:after="100"/>
        <w:pPrChange w:id="792" w:author="David Vacas Miguel" w:date="2018-05-11T16:06:00Z">
          <w:pPr>
            <w:pStyle w:val="LetranormalTFG"/>
          </w:pPr>
        </w:pPrChange>
      </w:pPr>
    </w:p>
    <w:p w14:paraId="10395604" w14:textId="4A91C8BD" w:rsidR="007E6355" w:rsidRDefault="004A547C" w:rsidP="00FA5302">
      <w:pPr>
        <w:pStyle w:val="LetranormalTFG"/>
        <w:rPr>
          <w:ins w:id="793" w:author="David Vacas Miguel" w:date="2018-05-10T13:05:00Z"/>
        </w:rPr>
      </w:pPr>
      <w:ins w:id="794" w:author="David Vacas Miguel" w:date="2018-05-10T12:59:00Z">
        <w:r>
          <w:t>Para poder realizar la simulación del robot y pintarlo se debe conocer primeramente el estado del sistema</w:t>
        </w:r>
      </w:ins>
      <w:ins w:id="795" w:author="David Vacas Miguel" w:date="2018-05-10T13:00:00Z">
        <w:r>
          <w:t>. El sistema de un robot viene dado por su posición y orientación. Puesto que el robo</w:t>
        </w:r>
      </w:ins>
      <w:ins w:id="796" w:author="David Vacas Miguel" w:date="2018-05-10T13:01:00Z">
        <w:r>
          <w:t xml:space="preserve">t se va a mover se necesita saber el estado en los diferentes instantes, </w:t>
        </w:r>
      </w:ins>
      <w:ins w:id="797" w:author="David Vacas Miguel" w:date="2018-05-10T13:02:00Z">
        <w:r>
          <w:t xml:space="preserve">por lo </w:t>
        </w:r>
      </w:ins>
      <w:ins w:id="798" w:author="David Vacas Miguel" w:date="2018-05-11T15:59:00Z">
        <w:r w:rsidR="00EE5E72">
          <w:t>tanto,</w:t>
        </w:r>
      </w:ins>
      <w:ins w:id="799" w:author="David Vacas Miguel" w:date="2018-05-10T13:02:00Z">
        <w:r>
          <w:t xml:space="preserve"> se debe definir un modelo de cambios de estado, es decir, una ecuación que a partir </w:t>
        </w:r>
      </w:ins>
      <w:ins w:id="800" w:author="David Vacas Miguel" w:date="2018-05-10T13:03:00Z">
        <w:r>
          <w:t>del</w:t>
        </w:r>
      </w:ins>
      <w:ins w:id="801" w:author="David Vacas Miguel" w:date="2018-05-10T13:02:00Z">
        <w:r>
          <w:t xml:space="preserve"> estado actual </w:t>
        </w:r>
      </w:ins>
      <w:ins w:id="802" w:author="David Vacas Miguel" w:date="2018-05-11T16:12:00Z">
        <w:r w:rsidR="009C2297">
          <w:t>(t)</w:t>
        </w:r>
      </w:ins>
      <w:ins w:id="803" w:author="David Vacas Miguel" w:date="2018-05-11T16:10:00Z">
        <w:r w:rsidR="00223F7B">
          <w:t xml:space="preserve"> </w:t>
        </w:r>
      </w:ins>
      <w:ins w:id="804" w:author="David Vacas Miguel" w:date="2018-05-10T13:02:00Z">
        <w:r>
          <w:t>y unas entradas se pase al estado en el siguiente instante (t+1)</w:t>
        </w:r>
      </w:ins>
      <w:ins w:id="805" w:author="David Vacas Miguel" w:date="2018-05-10T13:03:00Z">
        <w:r>
          <w:t>. En la ecuación X se puede observar la ecuación que define el sistema, si</w:t>
        </w:r>
      </w:ins>
      <w:ins w:id="806" w:author="David Vacas Miguel" w:date="2018-05-10T13:04:00Z">
        <w:r>
          <w:t xml:space="preserve">endo </w:t>
        </w:r>
      </w:ins>
      <w:ins w:id="807" w:author="David Vacas Miguel" w:date="2018-05-11T16:11:00Z">
        <w:r w:rsidR="00223F7B" w:rsidRPr="00AD4DB6">
          <w:rPr>
            <w:position w:val="-6"/>
          </w:rPr>
          <w:object w:dxaOrig="200" w:dyaOrig="260" w14:anchorId="6C07473B">
            <v:shape id="_x0000_i1029" type="#_x0000_t75" style="width:9.5pt;height:12.9pt" o:ole="">
              <v:imagedata r:id="rId19" o:title=""/>
            </v:shape>
            <o:OLEObject Type="Embed" ProgID="Equation.DSMT4" ShapeID="_x0000_i1029" DrawAspect="Content" ObjectID="_1587834166" r:id="rId20"/>
          </w:object>
        </w:r>
      </w:ins>
      <w:ins w:id="808" w:author="David Vacas Miguel" w:date="2018-05-10T13:04:00Z">
        <w:r>
          <w:rPr>
            <w:i/>
          </w:rPr>
          <w:t xml:space="preserve"> </w:t>
        </w:r>
        <w:r>
          <w:t>el estado</w:t>
        </w:r>
      </w:ins>
      <w:ins w:id="809" w:author="David Vacas Miguel" w:date="2018-05-11T16:17:00Z">
        <w:r w:rsidR="009C2297">
          <w:t xml:space="preserve"> y</w:t>
        </w:r>
      </w:ins>
      <w:ins w:id="810" w:author="David Vacas Miguel" w:date="2018-05-10T13:04:00Z">
        <w:r>
          <w:t xml:space="preserve"> </w:t>
        </w:r>
      </w:ins>
      <w:ins w:id="811" w:author="David Vacas Miguel" w:date="2018-05-11T16:11:00Z">
        <w:r w:rsidR="00223F7B" w:rsidRPr="00AD4DB6">
          <w:rPr>
            <w:position w:val="-4"/>
          </w:rPr>
          <w:object w:dxaOrig="220" w:dyaOrig="240" w14:anchorId="63D9A005">
            <v:shape id="_x0000_i1030" type="#_x0000_t75" style="width:11.55pt;height:12.25pt" o:ole="">
              <v:imagedata r:id="rId21" o:title=""/>
            </v:shape>
            <o:OLEObject Type="Embed" ProgID="Equation.DSMT4" ShapeID="_x0000_i1030" DrawAspect="Content" ObjectID="_1587834167" r:id="rId22"/>
          </w:object>
        </w:r>
      </w:ins>
      <w:ins w:id="812" w:author="David Vacas Miguel" w:date="2018-05-10T13:05:00Z">
        <w:r>
          <w:rPr>
            <w:i/>
          </w:rPr>
          <w:t xml:space="preserve"> </w:t>
        </w:r>
        <w:r>
          <w:t>las entradas</w:t>
        </w:r>
      </w:ins>
      <w:ins w:id="813" w:author="David Vacas Miguel" w:date="2018-05-11T16:18:00Z">
        <w:r w:rsidR="009C2297">
          <w:t xml:space="preserve">. </w:t>
        </w:r>
      </w:ins>
      <w:ins w:id="814" w:author="David Vacas Miguel" w:date="2018-05-11T16:20:00Z">
        <w:r w:rsidR="009C2297">
          <w:t>Asimismo,</w:t>
        </w:r>
      </w:ins>
      <w:ins w:id="815" w:author="David Vacas Miguel" w:date="2018-05-11T16:18:00Z">
        <w:r w:rsidR="009C2297">
          <w:t xml:space="preserve"> en esta misma ecuación se muestra la </w:t>
        </w:r>
      </w:ins>
      <w:ins w:id="816" w:author="David Vacas Miguel" w:date="2018-05-11T16:20:00Z">
        <w:r w:rsidR="009C2297">
          <w:t>ecuación</w:t>
        </w:r>
      </w:ins>
      <w:ins w:id="817" w:author="David Vacas Miguel" w:date="2018-05-11T16:18:00Z">
        <w:r w:rsidR="009C2297">
          <w:t xml:space="preserve"> del estado de un robot móvil, definida por su posición</w:t>
        </w:r>
      </w:ins>
      <w:ins w:id="818" w:author="David Vacas Miguel" w:date="2018-05-11T16:19:00Z">
        <w:r w:rsidR="009C2297">
          <w:t xml:space="preserve"> </w:t>
        </w:r>
      </w:ins>
      <w:ins w:id="819" w:author="David Vacas Miguel" w:date="2018-05-11T16:18:00Z">
        <w:r w:rsidR="009C2297" w:rsidRPr="009C2297">
          <w:rPr>
            <w:i/>
            <w:rPrChange w:id="820" w:author="David Vacas Miguel" w:date="2018-05-11T16:19:00Z">
              <w:rPr/>
            </w:rPrChange>
          </w:rPr>
          <w:t>x</w:t>
        </w:r>
      </w:ins>
      <w:ins w:id="821" w:author="David Vacas Miguel" w:date="2018-05-11T16:19:00Z">
        <w:r w:rsidR="009C2297" w:rsidRPr="009C2297">
          <w:rPr>
            <w:i/>
            <w:rPrChange w:id="822" w:author="David Vacas Miguel" w:date="2018-05-11T16:19:00Z">
              <w:rPr/>
            </w:rPrChange>
          </w:rPr>
          <w:t>(t)</w:t>
        </w:r>
      </w:ins>
      <w:ins w:id="823" w:author="David Vacas Miguel" w:date="2018-05-11T16:18:00Z">
        <w:r w:rsidR="009C2297" w:rsidRPr="009C2297">
          <w:rPr>
            <w:i/>
            <w:rPrChange w:id="824" w:author="David Vacas Miguel" w:date="2018-05-11T16:19:00Z">
              <w:rPr/>
            </w:rPrChange>
          </w:rPr>
          <w:t xml:space="preserve"> z</w:t>
        </w:r>
      </w:ins>
      <w:ins w:id="825" w:author="David Vacas Miguel" w:date="2018-05-11T16:19:00Z">
        <w:r w:rsidR="009C2297" w:rsidRPr="009C2297">
          <w:rPr>
            <w:i/>
            <w:rPrChange w:id="826" w:author="David Vacas Miguel" w:date="2018-05-11T16:19:00Z">
              <w:rPr/>
            </w:rPrChange>
          </w:rPr>
          <w:t>(t)</w:t>
        </w:r>
        <w:r w:rsidR="009C2297">
          <w:t xml:space="preserve"> y su orientación </w:t>
        </w:r>
      </w:ins>
      <w:ins w:id="827" w:author="David Vacas Miguel" w:date="2018-05-11T16:19:00Z">
        <w:r w:rsidR="009C2297" w:rsidRPr="00AD4DB6">
          <w:rPr>
            <w:position w:val="-10"/>
          </w:rPr>
          <w:object w:dxaOrig="220" w:dyaOrig="260" w14:anchorId="1B10287B">
            <v:shape id="_x0000_i1031" type="#_x0000_t75" style="width:11.55pt;height:12.9pt" o:ole="">
              <v:imagedata r:id="rId23" o:title=""/>
            </v:shape>
            <o:OLEObject Type="Embed" ProgID="Equation.DSMT4" ShapeID="_x0000_i1031" DrawAspect="Content" ObjectID="_1587834168" r:id="rId24"/>
          </w:object>
        </w:r>
      </w:ins>
      <w:ins w:id="828" w:author="David Vacas Miguel" w:date="2018-05-11T16:19:00Z">
        <w:r w:rsidR="009C2297" w:rsidRPr="009C2297">
          <w:rPr>
            <w:i/>
            <w:rPrChange w:id="829" w:author="David Vacas Miguel" w:date="2018-05-11T16:19:00Z">
              <w:rPr/>
            </w:rPrChange>
          </w:rPr>
          <w:t>(t)</w:t>
        </w:r>
      </w:ins>
      <w:ins w:id="830" w:author="David Vacas Miguel" w:date="2018-05-11T16:20:00Z">
        <w:r w:rsidR="009C2297">
          <w:t xml:space="preserve"> en ese instante</w:t>
        </w:r>
      </w:ins>
      <w:ins w:id="831" w:author="David Vacas Miguel" w:date="2018-05-10T13:05:00Z">
        <w:r w:rsidR="00774956">
          <w:t>:</w:t>
        </w:r>
      </w:ins>
    </w:p>
    <w:p w14:paraId="7A643571" w14:textId="711B78DA" w:rsidR="009C2297" w:rsidRDefault="009C2297" w:rsidP="00223F7B">
      <w:pPr>
        <w:pStyle w:val="LetranormalTFG"/>
        <w:rPr>
          <w:ins w:id="832" w:author="David Vacas Miguel" w:date="2018-05-11T16:23:00Z"/>
        </w:rPr>
      </w:pPr>
      <w:ins w:id="833" w:author="David Vacas Miguel" w:date="2018-05-11T16:23:00Z">
        <w:r w:rsidRPr="00AD4DB6">
          <w:rPr>
            <w:position w:val="-28"/>
          </w:rPr>
          <w:object w:dxaOrig="1939" w:dyaOrig="680" w14:anchorId="3068C5FA">
            <v:shape id="_x0000_i1032" type="#_x0000_t75" style="width:96.45pt;height:33.95pt" o:ole="">
              <v:imagedata r:id="rId25" o:title=""/>
            </v:shape>
            <o:OLEObject Type="Embed" ProgID="Equation.DSMT4" ShapeID="_x0000_i1032" DrawAspect="Content" ObjectID="_1587834169" r:id="rId26"/>
          </w:object>
        </w:r>
      </w:ins>
      <w:ins w:id="834" w:author="David Vacas Miguel" w:date="2018-05-11T16:23:00Z">
        <w:r w:rsidR="00A3242A">
          <w:t xml:space="preserve"> (X)</w:t>
        </w:r>
      </w:ins>
    </w:p>
    <w:p w14:paraId="0D783DB3" w14:textId="6899643C" w:rsidR="00223F7B" w:rsidRDefault="00223F7B" w:rsidP="00223F7B">
      <w:pPr>
        <w:pStyle w:val="LetranormalTFG"/>
        <w:rPr>
          <w:ins w:id="835" w:author="David Vacas Miguel" w:date="2018-05-11T19:05:00Z"/>
        </w:rPr>
      </w:pPr>
      <w:ins w:id="836" w:author="David Vacas Miguel" w:date="2018-05-11T16:08:00Z">
        <w:r>
          <w:t xml:space="preserve">Sin </w:t>
        </w:r>
      </w:ins>
      <w:ins w:id="837" w:author="David Vacas Miguel" w:date="2018-05-11T16:13:00Z">
        <w:r w:rsidR="009C2297">
          <w:t>embargo,</w:t>
        </w:r>
      </w:ins>
      <w:ins w:id="838" w:author="David Vacas Miguel" w:date="2018-05-11T16:08:00Z">
        <w:r>
          <w:t xml:space="preserve"> la ecuación anterior es genérica para robots móviles, </w:t>
        </w:r>
      </w:ins>
      <w:ins w:id="839" w:author="David Vacas Miguel" w:date="2018-05-11T16:09:00Z">
        <w:r>
          <w:t>para obtener la ecuación de cambio de estado</w:t>
        </w:r>
      </w:ins>
      <w:ins w:id="840" w:author="David Vacas Miguel" w:date="2018-05-11T16:13:00Z">
        <w:r w:rsidR="009C2297">
          <w:t xml:space="preserve"> para un robot con direccionamiento diferencial se debe </w:t>
        </w:r>
      </w:ins>
      <w:ins w:id="841" w:author="David Vacas Miguel" w:date="2018-05-11T16:28:00Z">
        <w:r w:rsidR="00A3242A">
          <w:t>definir</w:t>
        </w:r>
      </w:ins>
      <w:ins w:id="842" w:author="David Vacas Miguel" w:date="2018-05-11T16:13:00Z">
        <w:r w:rsidR="009C2297">
          <w:t xml:space="preserve"> las entradas </w:t>
        </w:r>
      </w:ins>
      <w:ins w:id="843" w:author="David Vacas Miguel" w:date="2018-05-11T16:28:00Z">
        <w:r w:rsidR="00A3242A">
          <w:t>como</w:t>
        </w:r>
      </w:ins>
      <w:ins w:id="844" w:author="David Vacas Miguel" w:date="2018-05-11T16:13:00Z">
        <w:r w:rsidR="009C2297">
          <w:t xml:space="preserve"> las </w:t>
        </w:r>
      </w:ins>
      <w:ins w:id="845" w:author="David Vacas Miguel" w:date="2018-05-11T16:28:00Z">
        <w:r w:rsidR="00A3242A">
          <w:t>velocidades de cada rueda como se explica en el punto anterior</w:t>
        </w:r>
      </w:ins>
      <w:ins w:id="846" w:author="David Vacas Miguel" w:date="2018-05-11T16:25:00Z">
        <w:r w:rsidR="00A3242A">
          <w:t>.</w:t>
        </w:r>
      </w:ins>
      <w:ins w:id="847" w:author="David Vacas Miguel" w:date="2018-05-11T16:26:00Z">
        <w:r w:rsidR="00A3242A">
          <w:t xml:space="preserve"> </w:t>
        </w:r>
      </w:ins>
      <w:ins w:id="848" w:author="David Vacas Miguel" w:date="2018-05-11T16:29:00Z">
        <w:r w:rsidR="00A3242A">
          <w:t xml:space="preserve">Por lo tanto, la </w:t>
        </w:r>
      </w:ins>
      <w:ins w:id="849" w:author="David Vacas Miguel" w:date="2018-05-11T16:30:00Z">
        <w:r w:rsidR="00A3242A">
          <w:t>ecuación</w:t>
        </w:r>
      </w:ins>
      <w:ins w:id="850" w:author="David Vacas Miguel" w:date="2018-05-11T16:29:00Z">
        <w:r w:rsidR="00A3242A">
          <w:t xml:space="preserve"> de las entradas resultante para un robot con direccionamiento diferencial, siendo </w:t>
        </w:r>
      </w:ins>
      <w:ins w:id="851" w:author="David Vacas Miguel" w:date="2018-05-11T16:30:00Z">
        <w:r w:rsidR="00A3242A" w:rsidRPr="00AD4DB6">
          <w:rPr>
            <w:position w:val="-12"/>
          </w:rPr>
          <w:object w:dxaOrig="300" w:dyaOrig="380" w14:anchorId="581F47F3">
            <v:shape id="_x0000_i1033" type="#_x0000_t75" style="width:14.95pt;height:19pt" o:ole="">
              <v:imagedata r:id="rId27" o:title=""/>
            </v:shape>
            <o:OLEObject Type="Embed" ProgID="Equation.DSMT4" ShapeID="_x0000_i1033" DrawAspect="Content" ObjectID="_1587834170" r:id="rId28"/>
          </w:object>
        </w:r>
      </w:ins>
      <w:ins w:id="852" w:author="David Vacas Miguel" w:date="2018-05-11T16:30:00Z">
        <w:r w:rsidR="00A3242A">
          <w:t xml:space="preserve">la velocidad de la rueda izquierda y </w:t>
        </w:r>
      </w:ins>
      <w:ins w:id="853" w:author="David Vacas Miguel" w:date="2018-05-11T16:30:00Z">
        <w:r w:rsidR="00A3242A" w:rsidRPr="00AD4DB6">
          <w:rPr>
            <w:position w:val="-12"/>
          </w:rPr>
          <w:object w:dxaOrig="320" w:dyaOrig="380" w14:anchorId="74F7606A">
            <v:shape id="_x0000_i1034" type="#_x0000_t75" style="width:15.6pt;height:19pt" o:ole="">
              <v:imagedata r:id="rId29" o:title=""/>
            </v:shape>
            <o:OLEObject Type="Embed" ProgID="Equation.DSMT4" ShapeID="_x0000_i1034" DrawAspect="Content" ObjectID="_1587834171" r:id="rId30"/>
          </w:object>
        </w:r>
      </w:ins>
      <w:ins w:id="854" w:author="David Vacas Miguel" w:date="2018-05-11T16:30:00Z">
        <w:r w:rsidR="00A3242A">
          <w:t xml:space="preserve">la velocidad de la rueda derecha, </w:t>
        </w:r>
      </w:ins>
      <w:ins w:id="855" w:author="David Vacas Miguel" w:date="2018-05-11T16:31:00Z">
        <w:r w:rsidR="00A3242A">
          <w:t>es la siguiente:</w:t>
        </w:r>
      </w:ins>
    </w:p>
    <w:p w14:paraId="0A248D21" w14:textId="77777777" w:rsidR="00A10B6C" w:rsidRPr="004A547C" w:rsidRDefault="00A10B6C" w:rsidP="00A10B6C">
      <w:pPr>
        <w:pStyle w:val="LetranormalTFG"/>
        <w:rPr>
          <w:ins w:id="856" w:author="David Vacas Miguel" w:date="2018-05-11T19:05:00Z"/>
        </w:rPr>
      </w:pPr>
      <w:ins w:id="857" w:author="David Vacas Miguel" w:date="2018-05-11T19:05:00Z">
        <w:r w:rsidRPr="00AD4DB6">
          <w:rPr>
            <w:position w:val="-12"/>
          </w:rPr>
          <w:object w:dxaOrig="1719" w:dyaOrig="360" w14:anchorId="312F999B">
            <v:shape id="_x0000_i1035" type="#_x0000_t75" style="width:86.25pt;height:18.35pt" o:ole="">
              <v:imagedata r:id="rId31" o:title=""/>
            </v:shape>
            <o:OLEObject Type="Embed" ProgID="Equation.DSMT4" ShapeID="_x0000_i1035" DrawAspect="Content" ObjectID="_1587834172" r:id="rId32"/>
          </w:object>
        </w:r>
      </w:ins>
      <w:ins w:id="858" w:author="David Vacas Miguel" w:date="2018-05-11T19:05:00Z">
        <w:r>
          <w:t xml:space="preserve"> (X)</w:t>
        </w:r>
      </w:ins>
    </w:p>
    <w:p w14:paraId="5FA75332" w14:textId="2865C2C9" w:rsidR="00A10B6C" w:rsidRDefault="00A10B6C" w:rsidP="00223F7B">
      <w:pPr>
        <w:pStyle w:val="LetranormalTFG"/>
        <w:rPr>
          <w:ins w:id="859" w:author="David Vacas Miguel" w:date="2018-05-11T16:31:00Z"/>
        </w:rPr>
      </w:pPr>
      <w:ins w:id="860" w:author="David Vacas Miguel" w:date="2018-05-11T19:05:00Z">
        <w:r>
          <w:t>En la figura X se puede</w:t>
        </w:r>
      </w:ins>
      <w:ins w:id="861" w:author="David Vacas Miguel" w:date="2018-05-11T19:06:00Z">
        <w:r>
          <w:t xml:space="preserve">n observar los diferentes datos </w:t>
        </w:r>
      </w:ins>
      <w:ins w:id="862" w:author="David Vacas Miguel" w:date="2018-05-11T19:08:00Z">
        <w:r>
          <w:t xml:space="preserve">de entrada y </w:t>
        </w:r>
      </w:ins>
      <w:ins w:id="863" w:author="David Vacas Miguel" w:date="2018-05-11T19:06:00Z">
        <w:r>
          <w:t>de</w:t>
        </w:r>
      </w:ins>
      <w:ins w:id="864" w:author="David Vacas Miguel" w:date="2018-05-11T19:07:00Z">
        <w:r>
          <w:t>l sistema</w:t>
        </w:r>
      </w:ins>
      <w:ins w:id="865" w:author="David Vacas Miguel" w:date="2018-05-11T19:08:00Z">
        <w:r>
          <w:t xml:space="preserve"> </w:t>
        </w:r>
      </w:ins>
      <w:ins w:id="866" w:author="David Vacas Miguel" w:date="2018-05-11T19:07:00Z">
        <w:r>
          <w:t>puestos sobre un robot con direccionamiento diferencial.</w:t>
        </w:r>
      </w:ins>
    </w:p>
    <w:p w14:paraId="36A0FA71" w14:textId="4584074F" w:rsidR="00E25AE9" w:rsidRDefault="00E25AE9">
      <w:pPr>
        <w:pStyle w:val="LetranormalTFG"/>
        <w:jc w:val="center"/>
        <w:rPr>
          <w:ins w:id="867" w:author="David Vacas Miguel" w:date="2018-05-11T18:55:00Z"/>
        </w:rPr>
        <w:pPrChange w:id="868" w:author="David Vacas Miguel" w:date="2018-05-11T18:56:00Z">
          <w:pPr>
            <w:pStyle w:val="LetranormalTFG"/>
          </w:pPr>
        </w:pPrChange>
      </w:pPr>
      <w:ins w:id="869" w:author="David Vacas Miguel" w:date="2018-05-11T18:55:00Z">
        <w:r>
          <w:rPr>
            <w:noProof/>
          </w:rPr>
          <w:lastRenderedPageBreak/>
          <w:drawing>
            <wp:inline distT="0" distB="0" distL="0" distR="0" wp14:anchorId="4A3B67A3" wp14:editId="3714577B">
              <wp:extent cx="5019675" cy="3895725"/>
              <wp:effectExtent l="0" t="0" r="9525" b="952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9675" cy="3895725"/>
                      </a:xfrm>
                      <a:prstGeom prst="rect">
                        <a:avLst/>
                      </a:prstGeom>
                      <a:noFill/>
                      <a:ln>
                        <a:noFill/>
                      </a:ln>
                    </pic:spPr>
                  </pic:pic>
                </a:graphicData>
              </a:graphic>
            </wp:inline>
          </w:drawing>
        </w:r>
      </w:ins>
    </w:p>
    <w:p w14:paraId="29C333D6" w14:textId="1826DC7A" w:rsidR="00E25AE9" w:rsidRDefault="00E25AE9">
      <w:pPr>
        <w:pStyle w:val="LetranormalTFG"/>
        <w:jc w:val="center"/>
        <w:rPr>
          <w:ins w:id="870" w:author="David Vacas Miguel" w:date="2018-05-11T18:54:00Z"/>
        </w:rPr>
        <w:pPrChange w:id="871" w:author="David Vacas Miguel" w:date="2018-05-11T18:56:00Z">
          <w:pPr>
            <w:pStyle w:val="LetranormalTFG"/>
          </w:pPr>
        </w:pPrChange>
      </w:pPr>
      <w:ins w:id="872" w:author="David Vacas Miguel" w:date="2018-05-11T18:55:00Z">
        <w:r w:rsidRPr="00E25AE9">
          <w:rPr>
            <w:b/>
            <w:rPrChange w:id="873" w:author="David Vacas Miguel" w:date="2018-05-11T18:55:00Z">
              <w:rPr/>
            </w:rPrChange>
          </w:rPr>
          <w:t>Figura X</w:t>
        </w:r>
        <w:r>
          <w:t>.</w:t>
        </w:r>
      </w:ins>
      <w:ins w:id="874" w:author="David Vacas Miguel" w:date="2018-05-11T18:56:00Z">
        <w:r>
          <w:t xml:space="preserve"> Sistema 3D de un robot con direccionamiento diferencial.</w:t>
        </w:r>
      </w:ins>
    </w:p>
    <w:p w14:paraId="0AE8FA2D" w14:textId="34C47A7B" w:rsidR="00FA5302" w:rsidRDefault="003F25BD" w:rsidP="00FA5302">
      <w:pPr>
        <w:pStyle w:val="LetranormalTFG"/>
        <w:rPr>
          <w:moveTo w:id="875" w:author="David Vacas Miguel" w:date="2018-05-10T12:45:00Z"/>
        </w:rPr>
      </w:pPr>
      <w:ins w:id="876" w:author="David Vacas Miguel" w:date="2018-05-11T16:41:00Z">
        <w:r>
          <w:t xml:space="preserve">Una vez obtenido esto vamos a realizar el </w:t>
        </w:r>
        <w:r w:rsidR="00ED2A34">
          <w:t>cálculo</w:t>
        </w:r>
        <w:r>
          <w:t xml:space="preserve"> de las ecuaciones </w:t>
        </w:r>
      </w:ins>
      <w:ins w:id="877" w:author="David Vacas Miguel" w:date="2018-05-11T18:54:00Z">
        <w:r w:rsidR="00330E3E">
          <w:t>específicas</w:t>
        </w:r>
      </w:ins>
      <w:ins w:id="878" w:author="David Vacas Miguel" w:date="2018-05-11T16:41:00Z">
        <w:r w:rsidR="00ED2A34">
          <w:t>.</w:t>
        </w:r>
      </w:ins>
      <w:moveToRangeStart w:id="879" w:author="David Vacas Miguel" w:date="2018-05-10T12:45:00Z" w:name="move513719631"/>
      <w:moveTo w:id="880" w:author="David Vacas Miguel" w:date="2018-05-10T12:45:00Z">
        <w:del w:id="881" w:author="David Vacas Miguel" w:date="2018-05-11T16:41:00Z">
          <w:r w:rsidR="00FA5302" w:rsidDel="003F25BD">
            <w:delText xml:space="preserve">A </w:delText>
          </w:r>
        </w:del>
        <w:del w:id="882" w:author="David Vacas Miguel" w:date="2018-05-10T12:49:00Z">
          <w:r w:rsidR="00FA5302" w:rsidDel="00BA61BE">
            <w:delText>continuación</w:delText>
          </w:r>
        </w:del>
        <w:del w:id="883" w:author="David Vacas Miguel" w:date="2018-05-11T16:41:00Z">
          <w:r w:rsidR="00FA5302" w:rsidDel="003F25BD">
            <w:delText xml:space="preserve"> se pasa a calcular las ecuaciones del modelo cinemático y discreto.</w:delText>
          </w:r>
        </w:del>
      </w:moveTo>
    </w:p>
    <w:p w14:paraId="26D2573B" w14:textId="77777777" w:rsidR="00FA5302" w:rsidRDefault="00FA5302" w:rsidP="00FA5302">
      <w:pPr>
        <w:pStyle w:val="LetranormalTFG"/>
        <w:rPr>
          <w:moveTo w:id="884" w:author="David Vacas Miguel" w:date="2018-05-10T12:45:00Z"/>
        </w:rPr>
      </w:pPr>
      <w:moveTo w:id="885" w:author="David Vacas Miguel" w:date="2018-05-10T12:45:00Z">
        <w:r>
          <w:t>Según se ve en la figura 4, se supone un sistema de referencia {G} y un sistema {L} con origen en el punto de guiado del vehículo y eje Y</w:t>
        </w:r>
        <w:r>
          <w:rPr>
            <w:vertAlign w:val="subscript"/>
          </w:rPr>
          <w:t>L</w:t>
        </w:r>
        <w:r>
          <w:t xml:space="preserve"> en la dirección del eje longitudinal del vehículo.</w:t>
        </w:r>
      </w:moveTo>
    </w:p>
    <w:p w14:paraId="6E6945D4" w14:textId="77777777" w:rsidR="00FA5302" w:rsidRDefault="00FA5302" w:rsidP="00FA5302">
      <w:pPr>
        <w:pStyle w:val="LetranormalTFG"/>
        <w:rPr>
          <w:moveTo w:id="886" w:author="David Vacas Miguel" w:date="2018-05-10T12:45:00Z"/>
        </w:rPr>
      </w:pPr>
    </w:p>
    <w:p w14:paraId="57A8B639" w14:textId="77777777" w:rsidR="00FA5302" w:rsidRDefault="00FA5302" w:rsidP="00FA5302">
      <w:pPr>
        <w:jc w:val="center"/>
        <w:rPr>
          <w:moveTo w:id="887" w:author="David Vacas Miguel" w:date="2018-05-10T12:45:00Z"/>
        </w:rPr>
      </w:pPr>
      <w:moveTo w:id="888" w:author="David Vacas Miguel" w:date="2018-05-10T12:45:00Z">
        <w:r w:rsidRPr="00330E47">
          <w:rPr>
            <w:noProof/>
            <w:lang w:eastAsia="es-ES"/>
          </w:rPr>
          <w:drawing>
            <wp:inline distT="0" distB="0" distL="0" distR="0" wp14:anchorId="57BC2785" wp14:editId="68450CDB">
              <wp:extent cx="3623814" cy="1981200"/>
              <wp:effectExtent l="0" t="0" r="0" b="0"/>
              <wp:docPr id="304" name="Picture 6" descr="Dibujo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 name="Picture 6" descr="Dibujo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9601" cy="1989831"/>
                      </a:xfrm>
                      <a:prstGeom prst="rect">
                        <a:avLst/>
                      </a:prstGeom>
                      <a:noFill/>
                      <a:ln>
                        <a:noFill/>
                      </a:ln>
                      <a:extLst/>
                    </pic:spPr>
                  </pic:pic>
                </a:graphicData>
              </a:graphic>
            </wp:inline>
          </w:drawing>
        </w:r>
      </w:moveTo>
    </w:p>
    <w:p w14:paraId="7E638B3C" w14:textId="77777777" w:rsidR="00FA5302" w:rsidRDefault="00FA5302" w:rsidP="00FA5302">
      <w:pPr>
        <w:pStyle w:val="LetranormalTFG"/>
        <w:jc w:val="center"/>
        <w:rPr>
          <w:moveTo w:id="889" w:author="David Vacas Miguel" w:date="2018-05-10T12:45:00Z"/>
        </w:rPr>
      </w:pPr>
      <w:moveTo w:id="890" w:author="David Vacas Miguel" w:date="2018-05-10T12:45:00Z">
        <w:r w:rsidRPr="00097F18">
          <w:rPr>
            <w:b/>
          </w:rPr>
          <w:t xml:space="preserve">Figura </w:t>
        </w:r>
        <w:r>
          <w:rPr>
            <w:b/>
          </w:rPr>
          <w:t>4</w:t>
        </w:r>
        <w:r w:rsidRPr="00097F18">
          <w:rPr>
            <w:b/>
          </w:rPr>
          <w:t>.</w:t>
        </w:r>
        <w:r>
          <w:t xml:space="preserve"> Modelo cinemático.</w:t>
        </w:r>
      </w:moveTo>
    </w:p>
    <w:p w14:paraId="4BE17787" w14:textId="77777777" w:rsidR="00FA5302" w:rsidRDefault="00FA5302" w:rsidP="00FA5302">
      <w:pPr>
        <w:pStyle w:val="LetranormalTFG"/>
        <w:jc w:val="center"/>
        <w:rPr>
          <w:moveTo w:id="891" w:author="David Vacas Miguel" w:date="2018-05-10T12:45:00Z"/>
        </w:rPr>
      </w:pPr>
    </w:p>
    <w:p w14:paraId="23B36444" w14:textId="77777777" w:rsidR="00FA5302" w:rsidRDefault="00FA5302" w:rsidP="00FA5302">
      <w:pPr>
        <w:pStyle w:val="LetranormalTFG"/>
        <w:rPr>
          <w:moveTo w:id="892" w:author="David Vacas Miguel" w:date="2018-05-10T12:45:00Z"/>
        </w:rPr>
      </w:pPr>
      <w:moveTo w:id="893" w:author="David Vacas Miguel" w:date="2018-05-10T12:45:00Z">
        <w:r w:rsidRPr="0005392A">
          <w:lastRenderedPageBreak/>
          <w:t xml:space="preserve">Por lo tanto, si el vehículo tiene una velocidad de desplazamiento </w:t>
        </w:r>
        <m:oMath>
          <m:r>
            <w:rPr>
              <w:rFonts w:ascii="Cambria Math" w:hAnsi="Cambria Math"/>
            </w:rPr>
            <m:t>v</m:t>
          </m:r>
        </m:oMath>
        <w:r w:rsidRPr="0005392A">
          <w:t xml:space="preserve"> y de rotación </w:t>
        </w:r>
        <m:oMath>
          <m:r>
            <w:rPr>
              <w:rFonts w:ascii="Cambria Math" w:hAnsi="Cambria Math"/>
            </w:rPr>
            <m:t>w</m:t>
          </m:r>
        </m:oMath>
        <w:r w:rsidRPr="0005392A">
          <w:t xml:space="preserve"> con respecto a {L}, con respecto a {G} la velocidad es:</w:t>
        </w:r>
      </w:moveTo>
    </w:p>
    <w:p w14:paraId="341A3F99" w14:textId="77777777" w:rsidR="00FA5302" w:rsidRPr="0005392A" w:rsidRDefault="00FA5302" w:rsidP="00FA5302">
      <w:pPr>
        <w:pStyle w:val="LetranormalTFG"/>
        <w:rPr>
          <w:moveTo w:id="894" w:author="David Vacas Miguel" w:date="2018-05-10T12:45:00Z"/>
        </w:rPr>
      </w:pPr>
    </w:p>
    <w:p w14:paraId="6E06A194" w14:textId="77777777" w:rsidR="00FA5302" w:rsidRPr="0005392A" w:rsidRDefault="005831F0" w:rsidP="00FA5302">
      <w:pPr>
        <w:pStyle w:val="LetranormalTFG"/>
        <w:rPr>
          <w:moveTo w:id="895" w:author="David Vacas Miguel" w:date="2018-05-10T12:45:00Z"/>
        </w:rPr>
      </w:pPr>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r>
            <w:rPr>
              <w:rFonts w:ascii="Cambria Math" w:hAnsi="Cambria Math"/>
            </w:rPr>
            <m:t>v</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φ</m:t>
                  </m:r>
                </m:e>
              </m:d>
            </m:e>
          </m:func>
        </m:oMath>
      </m:oMathPara>
    </w:p>
    <w:p w14:paraId="0F71922C" w14:textId="77777777" w:rsidR="00FA5302" w:rsidRPr="0005392A" w:rsidRDefault="005831F0" w:rsidP="00FA5302">
      <w:pPr>
        <w:pStyle w:val="LetranormalTFG"/>
        <w:tabs>
          <w:tab w:val="right" w:pos="9070"/>
        </w:tabs>
        <w:rPr>
          <w:moveTo w:id="896" w:author="David Vacas Miguel" w:date="2018-05-10T12:45:00Z"/>
        </w:rPr>
      </w:pPr>
      <m:oMath>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r>
          <w:rPr>
            <w:rFonts w:ascii="Cambria Math" w:hAnsi="Cambria Math"/>
          </w:rPr>
          <m:t>v</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φ</m:t>
                </m:r>
              </m:e>
            </m:d>
          </m:e>
        </m:func>
      </m:oMath>
      <w:moveTo w:id="897" w:author="David Vacas Miguel" w:date="2018-05-10T12:45:00Z">
        <w:r w:rsidR="00FA5302">
          <w:rPr>
            <w:rFonts w:eastAsiaTheme="minorEastAsia"/>
          </w:rPr>
          <w:tab/>
          <w:t>(1)</w:t>
        </w:r>
      </w:moveTo>
    </w:p>
    <w:p w14:paraId="13014893" w14:textId="77777777" w:rsidR="00FA5302" w:rsidRPr="0005392A" w:rsidRDefault="005831F0" w:rsidP="00FA5302">
      <w:pPr>
        <w:pStyle w:val="LetranormalTFG"/>
        <w:rPr>
          <w:moveTo w:id="898" w:author="David Vacas Miguel" w:date="2018-05-10T12:45:00Z"/>
        </w:rPr>
      </w:pPr>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φ</m:t>
              </m:r>
            </m:sub>
          </m:sSub>
          <m:r>
            <m:rPr>
              <m:sty m:val="p"/>
            </m:rPr>
            <w:rPr>
              <w:rFonts w:ascii="Cambria Math" w:hAnsi="Cambria Math"/>
            </w:rPr>
            <m:t>=</m:t>
          </m:r>
          <m:r>
            <w:rPr>
              <w:rFonts w:ascii="Cambria Math" w:hAnsi="Cambria Math"/>
            </w:rPr>
            <m:t>w</m:t>
          </m:r>
        </m:oMath>
      </m:oMathPara>
    </w:p>
    <w:p w14:paraId="3349F7C9" w14:textId="77777777" w:rsidR="00FA5302" w:rsidRPr="0005392A" w:rsidRDefault="00FA5302" w:rsidP="00FA5302">
      <w:pPr>
        <w:pStyle w:val="LetranormalTFG"/>
        <w:rPr>
          <w:moveTo w:id="899" w:author="David Vacas Miguel" w:date="2018-05-10T12:45:00Z"/>
        </w:rPr>
      </w:pPr>
    </w:p>
    <w:p w14:paraId="37B39F54" w14:textId="77777777" w:rsidR="00FA5302" w:rsidRDefault="00FA5302" w:rsidP="00FA5302">
      <w:pPr>
        <w:pStyle w:val="LetranormalTFG"/>
        <w:rPr>
          <w:moveTo w:id="900" w:author="David Vacas Miguel" w:date="2018-05-10T12:45:00Z"/>
        </w:rPr>
      </w:pPr>
      <w:moveTo w:id="901" w:author="David Vacas Miguel" w:date="2018-05-10T12:45:00Z">
        <w:r w:rsidRPr="0005392A">
          <w:t>La derivada de una función puede aproximarse por el cociente incremental:</w:t>
        </w:r>
      </w:moveTo>
    </w:p>
    <w:p w14:paraId="00F43408" w14:textId="77777777" w:rsidR="00FA5302" w:rsidRDefault="00FA5302" w:rsidP="00FA5302">
      <w:pPr>
        <w:pStyle w:val="LetranormalTFG"/>
        <w:rPr>
          <w:moveTo w:id="902" w:author="David Vacas Miguel" w:date="2018-05-10T12:45:00Z"/>
        </w:rPr>
      </w:pPr>
    </w:p>
    <w:p w14:paraId="337CDA91" w14:textId="77777777" w:rsidR="00FA5302" w:rsidRPr="003460D2" w:rsidRDefault="005831F0" w:rsidP="00FA5302">
      <w:pPr>
        <w:pStyle w:val="LetranormalTFG"/>
        <w:tabs>
          <w:tab w:val="right" w:pos="9070"/>
        </w:tabs>
        <w:rPr>
          <w:moveTo w:id="903" w:author="David Vacas Miguel" w:date="2018-05-10T12:45:00Z"/>
          <w:rFonts w:ascii="Times New Roman" w:hAnsi="Times New Roman"/>
          <w:b/>
          <w:u w:val="single"/>
        </w:rPr>
      </w:pPr>
      <m:oMath>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f>
          <m:fPr>
            <m:ctrlPr>
              <w:rPr>
                <w:rFonts w:ascii="Cambria Math" w:hAnsi="Cambria Math"/>
              </w:rPr>
            </m:ctrlPr>
          </m:fPr>
          <m:num>
            <m:r>
              <w:rPr>
                <w:rFonts w:ascii="Cambria Math" w:hAnsi="Cambria Math"/>
              </w:rPr>
              <m:t>dx</m:t>
            </m:r>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x</m:t>
            </m:r>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num>
          <m:den>
            <m:r>
              <m:rPr>
                <m:sty m:val="p"/>
              </m:rPr>
              <w:rPr>
                <w:rFonts w:ascii="Cambria Math" w:hAnsi="Cambria Math"/>
              </w:rPr>
              <m:t>∆</m:t>
            </m:r>
            <m:r>
              <w:rPr>
                <w:rFonts w:ascii="Cambria Math" w:hAnsi="Cambria Math"/>
              </w:rPr>
              <m:t>t</m:t>
            </m:r>
          </m:den>
        </m:f>
      </m:oMath>
      <w:moveTo w:id="904" w:author="David Vacas Miguel" w:date="2018-05-10T12:45:00Z">
        <w:r w:rsidR="00FA5302">
          <w:rPr>
            <w:rFonts w:eastAsiaTheme="minorEastAsia"/>
          </w:rPr>
          <w:tab/>
        </w:r>
        <w:r w:rsidR="00FA5302">
          <w:t>(2)</w:t>
        </w:r>
      </w:moveTo>
    </w:p>
    <w:p w14:paraId="57D9C757" w14:textId="77777777" w:rsidR="00FA5302" w:rsidRPr="0005392A" w:rsidRDefault="00FA5302" w:rsidP="00FA5302">
      <w:pPr>
        <w:pStyle w:val="LetranormalTFG"/>
        <w:rPr>
          <w:moveTo w:id="905" w:author="David Vacas Miguel" w:date="2018-05-10T12:45:00Z"/>
        </w:rPr>
      </w:pPr>
    </w:p>
    <w:p w14:paraId="58C131B4" w14:textId="77777777" w:rsidR="00FA5302" w:rsidRPr="0005392A" w:rsidRDefault="00FA5302" w:rsidP="00FA5302">
      <w:pPr>
        <w:pStyle w:val="LetranormalTFG"/>
        <w:rPr>
          <w:moveTo w:id="906" w:author="David Vacas Miguel" w:date="2018-05-10T12:45:00Z"/>
        </w:rPr>
      </w:pPr>
      <w:moveTo w:id="907" w:author="David Vacas Miguel" w:date="2018-05-10T12:45:00Z">
        <w:r w:rsidRPr="0005392A">
          <w:t>Esto se conoce como derivada discreta hacia adelante, pero también puede aproximarse con el cociente incremental hacia atrás, la aproximación centrada, u otras aproximaciones más complicadas.</w:t>
        </w:r>
      </w:moveTo>
    </w:p>
    <w:p w14:paraId="069CA780" w14:textId="77777777" w:rsidR="00FA5302" w:rsidRDefault="00FA5302" w:rsidP="00FA5302">
      <w:pPr>
        <w:pStyle w:val="LetranormalTFG"/>
        <w:rPr>
          <w:moveTo w:id="908" w:author="David Vacas Miguel" w:date="2018-05-10T12:45:00Z"/>
        </w:rPr>
      </w:pPr>
      <w:moveTo w:id="909" w:author="David Vacas Miguel" w:date="2018-05-10T12:45:00Z">
        <w:r w:rsidRPr="0005392A">
          <w:t>El resultado es que, con una ecuación de este tipo, la nueva coordenada x {en t+1} se puede calcular a partir de la anterior (en t) mediante la ecuación:</w:t>
        </w:r>
      </w:moveTo>
    </w:p>
    <w:p w14:paraId="42D29C90" w14:textId="77777777" w:rsidR="00FA5302" w:rsidRPr="0005392A" w:rsidRDefault="00FA5302" w:rsidP="00FA5302">
      <w:pPr>
        <w:pStyle w:val="LetranormalTFG"/>
        <w:rPr>
          <w:moveTo w:id="910" w:author="David Vacas Miguel" w:date="2018-05-10T12:45:00Z"/>
        </w:rPr>
      </w:pPr>
    </w:p>
    <w:p w14:paraId="24CD0998" w14:textId="77777777" w:rsidR="00FA5302" w:rsidRDefault="00FA5302" w:rsidP="00FA5302">
      <w:pPr>
        <w:pStyle w:val="LetranormalTFG"/>
        <w:tabs>
          <w:tab w:val="left" w:pos="708"/>
          <w:tab w:val="left" w:pos="1416"/>
          <w:tab w:val="left" w:pos="2124"/>
          <w:tab w:val="center" w:pos="4535"/>
        </w:tabs>
        <w:rPr>
          <w:moveTo w:id="911" w:author="David Vacas Miguel" w:date="2018-05-10T12:45:00Z"/>
          <w:rFonts w:eastAsiaTheme="minorEastAsia"/>
        </w:rPr>
      </w:pPr>
      <m:oMath>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+1)=</m:t>
        </m:r>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r>
          <w:rPr>
            <w:rFonts w:ascii="Cambria Math" w:hAnsi="Cambria Math"/>
          </w:rPr>
          <m:t>t</m:t>
        </m:r>
      </m:oMath>
      <w:moveTo w:id="912" w:author="David Vacas Miguel" w:date="2018-05-10T12:45:00Z">
        <w:r>
          <w:rPr>
            <w:rFonts w:eastAsiaTheme="minorEastAsia"/>
          </w:rPr>
          <w:tab/>
          <w:t>(3)</w:t>
        </w:r>
      </w:moveTo>
    </w:p>
    <w:p w14:paraId="68F5D86B" w14:textId="77777777" w:rsidR="00FA5302" w:rsidRPr="0005392A" w:rsidRDefault="00FA5302" w:rsidP="00FA5302">
      <w:pPr>
        <w:pStyle w:val="LetranormalTFG"/>
        <w:rPr>
          <w:moveTo w:id="913" w:author="David Vacas Miguel" w:date="2018-05-10T12:45:00Z"/>
        </w:rPr>
      </w:pPr>
    </w:p>
    <w:p w14:paraId="46230A65" w14:textId="265E2D40" w:rsidR="00805FED" w:rsidRDefault="00FA5302" w:rsidP="00FA5302">
      <w:pPr>
        <w:pStyle w:val="LetranormalTFG"/>
        <w:rPr>
          <w:moveTo w:id="914" w:author="David Vacas Miguel" w:date="2018-05-10T12:45:00Z"/>
        </w:rPr>
      </w:pPr>
      <w:moveTo w:id="915" w:author="David Vacas Miguel" w:date="2018-05-10T12:45:00Z">
        <w:r w:rsidRPr="0005392A">
          <w:t>Aplicando el mismo resultado al resto de coordenadas del modelo cinemático directo, se obtiene:</w:t>
        </w:r>
      </w:moveTo>
    </w:p>
    <w:p w14:paraId="53E0F98D" w14:textId="77777777" w:rsidR="00FA5302" w:rsidRPr="0005392A" w:rsidRDefault="00FA5302" w:rsidP="00FA5302">
      <w:pPr>
        <w:pStyle w:val="LetranormalTFG"/>
        <w:rPr>
          <w:moveTo w:id="916" w:author="David Vacas Miguel" w:date="2018-05-10T12:45:00Z"/>
        </w:rPr>
      </w:pPr>
    </w:p>
    <w:p w14:paraId="78D26CFD" w14:textId="77777777" w:rsidR="00FA5302" w:rsidRPr="0005392A" w:rsidRDefault="00FA5302" w:rsidP="00FA5302">
      <w:pPr>
        <w:pStyle w:val="LetranormalTFG"/>
        <w:rPr>
          <w:moveTo w:id="917" w:author="David Vacas Miguel" w:date="2018-05-10T12:45:00Z"/>
        </w:rPr>
      </w:pPr>
      <m:oMathPara>
        <m:oMathParaPr>
          <m:jc m:val="left"/>
        </m:oMathParaPr>
        <m:oMath>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+1)=</m:t>
          </m:r>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r>
            <w:rPr>
              <w:rFonts w:ascii="Cambria Math" w:hAnsi="Cambria Math"/>
            </w:rPr>
            <m:t>t</m:t>
          </m:r>
        </m:oMath>
      </m:oMathPara>
    </w:p>
    <w:p w14:paraId="3BAC0CCA" w14:textId="77777777" w:rsidR="00FA5302" w:rsidRPr="0005392A" w:rsidRDefault="00FA5302" w:rsidP="00FA5302">
      <w:pPr>
        <w:pStyle w:val="LetranormalTFG"/>
        <w:rPr>
          <w:moveTo w:id="918" w:author="David Vacas Miguel" w:date="2018-05-10T12:45:00Z"/>
        </w:rPr>
      </w:pPr>
      <m:oMath>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+1)=</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r>
          <w:rPr>
            <w:rFonts w:ascii="Cambria Math" w:hAnsi="Cambria Math"/>
          </w:rPr>
          <m:t>t</m:t>
        </m:r>
      </m:oMath>
      <w:moveTo w:id="919" w:author="David Vacas Miguel" w:date="2018-05-10T12:45:00Z">
        <w:r>
          <w:rPr>
            <w:rFonts w:eastAsiaTheme="minorEastAsia"/>
          </w:rPr>
          <w:tab/>
        </w:r>
        <w:r>
          <w:rPr>
            <w:rFonts w:eastAsiaTheme="minorEastAsia"/>
          </w:rPr>
          <w:tab/>
          <w:t>(4)</w:t>
        </w:r>
      </w:moveTo>
    </w:p>
    <w:p w14:paraId="527363FE" w14:textId="77777777" w:rsidR="00FA5302" w:rsidRPr="0005392A" w:rsidRDefault="00FA5302" w:rsidP="00FA5302">
      <w:pPr>
        <w:pStyle w:val="LetranormalTFG"/>
        <w:rPr>
          <w:moveTo w:id="920" w:author="David Vacas Miguel" w:date="2018-05-10T12:45:00Z"/>
        </w:rPr>
      </w:pPr>
      <m:oMathPara>
        <m:oMathParaPr>
          <m:jc m:val="left"/>
        </m:oMathParaPr>
        <m:oMath>
          <m:r>
            <w:rPr>
              <w:rFonts w:ascii="Cambria Math" w:hAnsi="Cambria Math"/>
            </w:rPr>
            <m:t>φ</m:t>
          </m:r>
          <m:r>
            <m:rPr>
              <m:sty m:val="p"/>
            </m:rPr>
            <w:rPr>
              <w:rFonts w:ascii="Cambria Math" w:hAnsi="Cambria Math"/>
            </w:rPr>
            <m:t>(</m:t>
          </m:r>
          <m:r>
            <w:rPr>
              <w:rFonts w:ascii="Cambria Math" w:hAnsi="Cambria Math"/>
            </w:rPr>
            <m:t>t</m:t>
          </m:r>
          <m:r>
            <m:rPr>
              <m:sty m:val="p"/>
            </m:rPr>
            <w:rPr>
              <w:rFonts w:ascii="Cambria Math" w:hAnsi="Cambria Math"/>
            </w:rPr>
            <m:t>+1)=</m:t>
          </m:r>
          <m:r>
            <w:rPr>
              <w:rFonts w:ascii="Cambria Math" w:hAnsi="Cambria Math"/>
            </w:rPr>
            <m:t>φ</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r>
            <m:rPr>
              <m:sty m:val="p"/>
            </m:rPr>
            <w:rPr>
              <w:rFonts w:ascii="Cambria Math" w:hAnsi="Cambria Math"/>
            </w:rPr>
            <m:t>∙∆</m:t>
          </m:r>
          <m:r>
            <w:rPr>
              <w:rFonts w:ascii="Cambria Math" w:hAnsi="Cambria Math"/>
            </w:rPr>
            <m:t>t</m:t>
          </m:r>
        </m:oMath>
      </m:oMathPara>
    </w:p>
    <w:p w14:paraId="2FCFF379" w14:textId="77777777" w:rsidR="00FA5302" w:rsidRDefault="00FA5302" w:rsidP="00FA5302">
      <w:pPr>
        <w:pStyle w:val="LetranormalTFG"/>
        <w:rPr>
          <w:moveTo w:id="921" w:author="David Vacas Miguel" w:date="2018-05-10T12:45:00Z"/>
          <w:rFonts w:ascii="Arial" w:eastAsiaTheme="majorEastAsia" w:hAnsi="Arial" w:cstheme="majorBidi"/>
          <w:sz w:val="36"/>
          <w:szCs w:val="32"/>
        </w:rPr>
      </w:pPr>
      <w:moveTo w:id="922" w:author="David Vacas Miguel" w:date="2018-05-10T12:45:00Z">
        <w:r w:rsidRPr="0005392A">
          <w:lastRenderedPageBreak/>
          <w:t xml:space="preserve">Por tanto, si se dispone de las coordenadas </w: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t xml:space="preserve"> en cada instante de un determinado horizonte temporal, se puede calcular la nueva posición y orientación del robot en dicho horizonte.</w:t>
        </w:r>
      </w:moveTo>
    </w:p>
    <w:p w14:paraId="46B5FD58" w14:textId="0A207E23" w:rsidR="00F626D0" w:rsidRDefault="00F626D0" w:rsidP="00F626D0">
      <w:pPr>
        <w:pStyle w:val="LetranormalTFG"/>
      </w:pPr>
      <w:moveFromRangeStart w:id="923" w:author="David Vacas Miguel" w:date="2018-05-10T12:42:00Z" w:name="move513719464"/>
      <w:moveToRangeEnd w:id="879"/>
      <w:moveFrom w:id="924" w:author="David Vacas Miguel" w:date="2018-05-10T12:42:00Z">
        <w:r w:rsidRPr="0005392A" w:rsidDel="00FA5302">
          <w:t>El direccionamiento diferencial viene dado por la diferencia de velocidades de las ruedas laterales. La tracción se consigue con esas mismas ruedas. Adicionalmente, existen una o más ruedas</w:t>
        </w:r>
        <w:r w:rsidR="003278DE" w:rsidDel="00FA5302">
          <w:t xml:space="preserve"> para el soporte. En la figura 9</w:t>
        </w:r>
        <w:r w:rsidRPr="0005392A" w:rsidDel="00FA5302">
          <w:t xml:space="preserve"> se muestra una imagen de dicho esquema. </w:t>
        </w:r>
      </w:moveFrom>
      <w:moveFromRangeEnd w:id="923"/>
      <w:r w:rsidRPr="0005392A">
        <w:t>Nótese que para especificar la configuración hay que indicar los valores de</w:t>
      </w:r>
      <w:r w:rsidR="00C653D5">
        <w:t xml:space="preserve"> las tres variables (x, z</w:t>
      </w:r>
      <w:r w:rsidRPr="0005392A">
        <w:t xml:space="preserve">, </w:t>
      </w:r>
      <m:oMath>
        <m:r>
          <w:rPr>
            <w:rFonts w:ascii="Cambria Math" w:hAnsi="Cambria Math"/>
          </w:rPr>
          <m:t>φ</m:t>
        </m:r>
      </m:oMath>
      <w:r w:rsidRPr="0005392A">
        <w:t>), siendo las variables de control las velocidades de las ruedas laterales.</w:t>
      </w:r>
    </w:p>
    <w:p w14:paraId="4EC4F667" w14:textId="77777777" w:rsidR="00F626D0" w:rsidRPr="0005392A" w:rsidRDefault="00F626D0" w:rsidP="00F626D0">
      <w:pPr>
        <w:pStyle w:val="LetranormalTFG"/>
      </w:pPr>
    </w:p>
    <w:p w14:paraId="752DBAA9" w14:textId="4785DF62" w:rsidR="00F626D0" w:rsidRDefault="005831F0" w:rsidP="00F626D0">
      <w:pPr>
        <w:jc w:val="center"/>
      </w:pPr>
      <w:del w:id="925" w:author="David Vacas Miguel" w:date="2018-05-14T20:13:00Z">
        <w:r w:rsidDel="00A14D9B">
          <w:rPr>
            <w:noProof/>
            <w:lang w:eastAsia="es-ES"/>
          </w:rPr>
          <w:pict w14:anchorId="78DAD518">
            <v:shape id="_x0000_i1036" type="#_x0000_t75" style="width:239.75pt;height:207.15pt">
              <v:imagedata r:id="rId34" o:title="Direccionamiento diferencial"/>
            </v:shape>
          </w:pict>
        </w:r>
      </w:del>
      <w:ins w:id="926" w:author="David Vacas Miguel" w:date="2018-05-14T20:13:00Z">
        <w:r w:rsidR="00A14D9B">
          <w:rPr>
            <w:noProof/>
            <w:lang w:eastAsia="es-ES"/>
          </w:rPr>
          <w:drawing>
            <wp:inline distT="0" distB="0" distL="0" distR="0" wp14:anchorId="25306E7C" wp14:editId="552A016F">
              <wp:extent cx="3044825" cy="2630805"/>
              <wp:effectExtent l="0" t="0" r="317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4825" cy="2630805"/>
                      </a:xfrm>
                      <a:prstGeom prst="rect">
                        <a:avLst/>
                      </a:prstGeom>
                      <a:noFill/>
                      <a:ln>
                        <a:noFill/>
                      </a:ln>
                    </pic:spPr>
                  </pic:pic>
                </a:graphicData>
              </a:graphic>
            </wp:inline>
          </w:drawing>
        </w:r>
      </w:ins>
    </w:p>
    <w:p w14:paraId="765EDF26" w14:textId="77777777" w:rsidR="00F626D0" w:rsidRDefault="00F626D0" w:rsidP="00F626D0">
      <w:pPr>
        <w:pStyle w:val="LetranormalTFG"/>
        <w:jc w:val="center"/>
      </w:pPr>
      <w:r w:rsidRPr="0092256A">
        <w:rPr>
          <w:b/>
          <w:rPrChange w:id="927" w:author="David Vacas Miguel [2]" w:date="2017-08-06T18:56:00Z">
            <w:rPr/>
          </w:rPrChange>
        </w:rPr>
        <w:t xml:space="preserve">Figura </w:t>
      </w:r>
      <w:r w:rsidR="003278DE">
        <w:rPr>
          <w:b/>
        </w:rPr>
        <w:t>9</w:t>
      </w:r>
      <w:r w:rsidRPr="0092256A">
        <w:rPr>
          <w:b/>
          <w:rPrChange w:id="928" w:author="David Vacas Miguel [2]" w:date="2017-08-06T18:56:00Z">
            <w:rPr/>
          </w:rPrChange>
        </w:rPr>
        <w:t>.</w:t>
      </w:r>
      <w:r>
        <w:t xml:space="preserve"> Locomoción mediante guiado diferencial</w:t>
      </w:r>
      <w:ins w:id="929" w:author="David Vacas Miguel [2]" w:date="2017-08-08T13:17:00Z">
        <w:r>
          <w:t>.</w:t>
        </w:r>
      </w:ins>
    </w:p>
    <w:p w14:paraId="30A3BB74" w14:textId="77777777" w:rsidR="00F626D0" w:rsidRDefault="00F626D0" w:rsidP="00F626D0">
      <w:pPr>
        <w:pStyle w:val="LetranormalTFG"/>
        <w:jc w:val="center"/>
      </w:pPr>
    </w:p>
    <w:p w14:paraId="145B145B" w14:textId="77777777" w:rsidR="00F626D0" w:rsidRDefault="00F626D0" w:rsidP="00F626D0">
      <w:pPr>
        <w:pStyle w:val="LetranormalTFG"/>
      </w:pPr>
      <w:r w:rsidRPr="0005392A">
        <w:t xml:space="preserve">Sean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05392A">
        <w:t xml:space="preserve"> y </w:t>
      </w:r>
      <m:oMath>
        <m:sSub>
          <m:sSubPr>
            <m:ctrlPr>
              <w:rPr>
                <w:rFonts w:ascii="Cambria Math" w:hAnsi="Cambria Math"/>
              </w:rPr>
            </m:ctrlPr>
          </m:sSubPr>
          <m:e>
            <m:r>
              <w:rPr>
                <w:rFonts w:ascii="Cambria Math" w:hAnsi="Cambria Math"/>
              </w:rPr>
              <m:t>w</m:t>
            </m:r>
          </m:e>
          <m:sub>
            <m:r>
              <w:rPr>
                <w:rFonts w:ascii="Cambria Math" w:hAnsi="Cambria Math"/>
              </w:rPr>
              <m:t>d</m:t>
            </m:r>
          </m:sub>
        </m:sSub>
      </m:oMath>
      <w:r w:rsidRPr="0005392A">
        <w:t xml:space="preserve"> las velocidades de </w:t>
      </w:r>
      <w:bookmarkStart w:id="930" w:name="_GoBack"/>
      <w:bookmarkEnd w:id="930"/>
      <w:r w:rsidRPr="0005392A">
        <w:t>giro de las ruedas izquierda y derecha, respectivamente. Si el radio</w:t>
      </w:r>
      <w:r>
        <w:t xml:space="preserve"> de la rueda es </w:t>
      </w:r>
      <w:r w:rsidR="00C653D5">
        <w:t>WR</w:t>
      </w:r>
      <w:r w:rsidRPr="00623F5D">
        <w:t xml:space="preserve">, las velocidades lineales correspondientes son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rsidRPr="00623F5D">
        <w:t xml:space="preserve"> y </w: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rsidRPr="00623F5D">
        <w:t>.</w:t>
      </w:r>
      <w:r>
        <w:t xml:space="preserve"> Es este caso, la velocidad lineal y velocidad angular correspondientes en el modelo vienen dadas por:</w:t>
      </w:r>
    </w:p>
    <w:p w14:paraId="052897EA" w14:textId="77777777" w:rsidR="00720FAE" w:rsidRPr="00720FAE" w:rsidRDefault="00F626D0" w:rsidP="00720FAE">
      <w:pPr>
        <w:pStyle w:val="LetranormalTFG"/>
      </w:pPr>
      <m:oMath>
        <m:r>
          <w:rPr>
            <w:rFonts w:ascii="Cambria Math" w:hAnsi="Cambria Math"/>
          </w:rPr>
          <m:t>v</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rPr>
              <m:t>∙</m:t>
            </m:r>
            <m:r>
              <w:rPr>
                <w:rFonts w:ascii="Cambria Math" w:hAnsi="Cambria Math"/>
              </w:rPr>
              <m:t>WR</m:t>
            </m:r>
          </m:num>
          <m:den>
            <m:r>
              <m:rPr>
                <m:sty m:val="p"/>
              </m:rPr>
              <w:rPr>
                <w:rFonts w:ascii="Cambria Math" w:hAnsi="Cambria Math"/>
              </w:rPr>
              <m:t>2</m:t>
            </m:r>
          </m:den>
        </m:f>
      </m:oMath>
      <w:r w:rsidR="00720FAE">
        <w:rPr>
          <w:rFonts w:eastAsiaTheme="minorEastAsia"/>
        </w:rPr>
        <w:tab/>
      </w:r>
      <w:r w:rsidR="00720FAE">
        <w:rPr>
          <w:rFonts w:eastAsiaTheme="minorEastAsia"/>
        </w:rPr>
        <w:tab/>
      </w:r>
    </w:p>
    <w:p w14:paraId="0158AFF9" w14:textId="77777777" w:rsidR="00C653D5" w:rsidRPr="00720FAE" w:rsidRDefault="00F626D0" w:rsidP="00720FAE">
      <w:pPr>
        <w:pStyle w:val="LetranormalTFG"/>
      </w:pPr>
      <m:oMath>
        <m:r>
          <w:rPr>
            <w:rFonts w:ascii="Cambria Math" w:hAnsi="Cambria Math"/>
          </w:rPr>
          <m:t>w</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num>
          <m:den>
            <m:r>
              <w:rPr>
                <w:rFonts w:ascii="Cambria Math" w:hAnsi="Cambria Math"/>
              </w:rPr>
              <m:t>WS</m:t>
            </m:r>
          </m:den>
        </m:f>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r>
              <m:rPr>
                <m:sty m:val="p"/>
              </m:rPr>
              <w:rPr>
                <w:rFonts w:ascii="Cambria Math" w:hAnsi="Cambria Math"/>
              </w:rPr>
              <m:t>∙</m:t>
            </m:r>
            <m:r>
              <w:rPr>
                <w:rFonts w:ascii="Cambria Math" w:hAnsi="Cambria Math"/>
              </w:rPr>
              <m:t>WR</m:t>
            </m:r>
          </m:num>
          <m:den>
            <m:r>
              <w:rPr>
                <w:rFonts w:ascii="Cambria Math" w:hAnsi="Cambria Math"/>
              </w:rPr>
              <m:t>WS</m:t>
            </m:r>
          </m:den>
        </m:f>
      </m:oMath>
      <w:r w:rsidR="00720FAE">
        <w:rPr>
          <w:rFonts w:eastAsiaTheme="minorEastAsia"/>
        </w:rPr>
        <w:tab/>
      </w:r>
      <w:r w:rsidR="00720FAE">
        <w:rPr>
          <w:rFonts w:eastAsiaTheme="minorEastAsia"/>
        </w:rPr>
        <w:tab/>
        <w:t>(5)</w:t>
      </w:r>
    </w:p>
    <w:p w14:paraId="42638D44" w14:textId="77777777" w:rsidR="00F626D0" w:rsidRDefault="00F626D0" w:rsidP="00F626D0">
      <w:pPr>
        <w:pStyle w:val="LetranormalTFG"/>
      </w:pPr>
    </w:p>
    <w:p w14:paraId="002F512F" w14:textId="77777777" w:rsidR="00F626D0" w:rsidRDefault="00F626D0" w:rsidP="00F626D0">
      <w:pPr>
        <w:pStyle w:val="LetranormalTFG"/>
      </w:pPr>
      <w:r>
        <w:t xml:space="preserve">Sustituyendo estas expresiones en las obtenidas a partir de la Figura </w:t>
      </w:r>
      <w:r w:rsidR="003278DE">
        <w:t>4,</w:t>
      </w:r>
      <w:r>
        <w:t xml:space="preserve"> se obtienen las velocidades de las coordenadas del robot en el sistema {G} a partir de la velocidad de giro de cada rueda:</w:t>
      </w:r>
    </w:p>
    <w:p w14:paraId="324A3119" w14:textId="77777777" w:rsidR="00F626D0" w:rsidRPr="008A1C24" w:rsidRDefault="005831F0" w:rsidP="00F626D0">
      <w:pPr>
        <w:pStyle w:val="LetranormalTFG"/>
      </w:pPr>
      <m:oMath>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r>
              <m:rPr>
                <m:sty m:val="p"/>
              </m:rPr>
              <w:rPr>
                <w:rFonts w:ascii="Cambria Math" w:hAnsi="Cambria Math"/>
              </w:rPr>
              <m:t>∙</m:t>
            </m:r>
            <m:r>
              <w:rPr>
                <w:rFonts w:ascii="Cambria Math" w:hAnsi="Cambria Math"/>
              </w:rPr>
              <m:t>WR</m:t>
            </m:r>
          </m:num>
          <m:den>
            <m:r>
              <m:rPr>
                <m:sty m:val="p"/>
              </m:rPr>
              <w:rPr>
                <w:rFonts w:ascii="Cambria Math" w:hAnsi="Cambria Math"/>
              </w:rPr>
              <m:t>2</m:t>
            </m:r>
          </m:den>
        </m:f>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φ</m:t>
                </m: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WR</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φ</m:t>
                        </m:r>
                      </m:e>
                    </m:d>
                  </m:e>
                </m:func>
              </m:num>
              <m:den>
                <m:r>
                  <m:rPr>
                    <m:sty m:val="p"/>
                  </m:rPr>
                  <w:rPr>
                    <w:rFonts w:ascii="Cambria Math" w:hAnsi="Cambria Math"/>
                  </w:rPr>
                  <m:t>2</m:t>
                </m:r>
              </m:den>
            </m:f>
          </m:e>
        </m:func>
      </m:oMath>
      <w:r w:rsidR="00720FAE">
        <w:t xml:space="preserve"> </w:t>
      </w:r>
    </w:p>
    <w:p w14:paraId="634A4853" w14:textId="77777777" w:rsidR="00F626D0" w:rsidRPr="00720FAE" w:rsidRDefault="005831F0" w:rsidP="00F626D0">
      <w:pPr>
        <w:pStyle w:val="LetranormalTFG"/>
        <w:rPr>
          <w:rFonts w:eastAsiaTheme="minorEastAsia"/>
        </w:rPr>
      </w:pPr>
      <m:oMath>
        <m:sSub>
          <m:sSubPr>
            <m:ctrlPr>
              <w:rPr>
                <w:rFonts w:ascii="Cambria Math" w:hAnsi="Cambria Math"/>
              </w:rPr>
            </m:ctrlPr>
          </m:sSubPr>
          <m:e>
            <m:r>
              <w:rPr>
                <w:rFonts w:ascii="Cambria Math" w:hAnsi="Cambria Math"/>
              </w:rPr>
              <m:t>v</m:t>
            </m:r>
          </m:e>
          <m:sub>
            <m:r>
              <w:rPr>
                <w:rFonts w:ascii="Cambria Math" w:hAnsi="Cambria Math"/>
              </w:rPr>
              <m:t>z</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r>
              <m:rPr>
                <m:sty m:val="p"/>
              </m:rPr>
              <w:rPr>
                <w:rFonts w:ascii="Cambria Math" w:hAnsi="Cambria Math"/>
              </w:rPr>
              <m:t>∙</m:t>
            </m:r>
            <m:r>
              <w:rPr>
                <w:rFonts w:ascii="Cambria Math" w:hAnsi="Cambria Math"/>
              </w:rPr>
              <m:t>WR</m:t>
            </m:r>
          </m:num>
          <m:den>
            <m:r>
              <m:rPr>
                <m:sty m:val="p"/>
              </m:rPr>
              <w:rPr>
                <w:rFonts w:ascii="Cambria Math" w:hAnsi="Cambria Math"/>
              </w:rPr>
              <m:t>2</m:t>
            </m:r>
          </m:den>
        </m:f>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φ</m:t>
                </m:r>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WR</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φ</m:t>
                    </m:r>
                  </m:e>
                </m:d>
              </m:e>
            </m:func>
          </m:num>
          <m:den>
            <m:r>
              <m:rPr>
                <m:sty m:val="p"/>
              </m:rPr>
              <w:rPr>
                <w:rFonts w:ascii="Cambria Math" w:hAnsi="Cambria Math"/>
              </w:rPr>
              <m:t>2</m:t>
            </m:r>
          </m:den>
        </m:f>
      </m:oMath>
      <w:r w:rsidR="00720FAE">
        <w:rPr>
          <w:rFonts w:eastAsiaTheme="minorEastAsia"/>
        </w:rPr>
        <w:tab/>
      </w:r>
      <w:r w:rsidR="00720FAE">
        <w:rPr>
          <w:rFonts w:eastAsiaTheme="minorEastAsia"/>
        </w:rPr>
        <w:tab/>
        <w:t>(6)</w:t>
      </w:r>
    </w:p>
    <w:p w14:paraId="33C581E1" w14:textId="77777777" w:rsidR="00F626D0" w:rsidRPr="008A1C24" w:rsidRDefault="005831F0" w:rsidP="00720FAE">
      <w:pPr>
        <w:pStyle w:val="LetranormalTFG"/>
      </w:pPr>
      <m:oMath>
        <m:sSub>
          <m:sSubPr>
            <m:ctrlPr>
              <w:rPr>
                <w:rFonts w:ascii="Cambria Math" w:hAnsi="Cambria Math"/>
              </w:rPr>
            </m:ctrlPr>
          </m:sSubPr>
          <m:e>
            <m:r>
              <w:rPr>
                <w:rFonts w:ascii="Cambria Math" w:hAnsi="Cambria Math"/>
              </w:rPr>
              <m:t>v</m:t>
            </m:r>
          </m:e>
          <m:sub>
            <m:r>
              <w:rPr>
                <w:rFonts w:ascii="Cambria Math" w:hAnsi="Cambria Math"/>
              </w:rPr>
              <m:t>φ</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r>
              <m:rPr>
                <m:sty m:val="p"/>
              </m:rPr>
              <w:rPr>
                <w:rFonts w:ascii="Cambria Math" w:hAnsi="Cambria Math"/>
              </w:rPr>
              <m:t>∙</m:t>
            </m:r>
            <m:r>
              <w:rPr>
                <w:rFonts w:ascii="Cambria Math" w:hAnsi="Cambria Math"/>
              </w:rPr>
              <m:t>WR</m:t>
            </m:r>
          </m:num>
          <m:den>
            <m:r>
              <w:rPr>
                <w:rFonts w:ascii="Cambria Math" w:hAnsi="Cambria Math"/>
              </w:rPr>
              <m:t>WS</m:t>
            </m:r>
          </m:den>
        </m:f>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WR</m:t>
            </m:r>
          </m:num>
          <m:den>
            <m:r>
              <w:rPr>
                <w:rFonts w:ascii="Cambria Math" w:hAnsi="Cambria Math"/>
              </w:rPr>
              <m:t>WS</m:t>
            </m:r>
          </m:den>
        </m:f>
      </m:oMath>
      <w:r w:rsidR="00720FAE">
        <w:t xml:space="preserve"> </w:t>
      </w:r>
    </w:p>
    <w:p w14:paraId="3B145387" w14:textId="77777777" w:rsidR="00F626D0" w:rsidRDefault="00F626D0" w:rsidP="00F626D0">
      <w:pPr>
        <w:pStyle w:val="LetranormalTFG"/>
      </w:pPr>
      <w:r>
        <w:t>Finalmente, utilizando el modelo discreto, se obtiene:</w:t>
      </w:r>
    </w:p>
    <w:p w14:paraId="15D54421" w14:textId="77777777" w:rsidR="00F626D0" w:rsidRPr="00AF6C0E" w:rsidRDefault="00F626D0" w:rsidP="00F626D0">
      <w:pPr>
        <w:pStyle w:val="LetranormalTFG"/>
      </w:pPr>
      <m:oMath>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+1)=</m:t>
        </m:r>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WR</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φ(t)</m:t>
                    </m:r>
                  </m:e>
                </m:d>
              </m:e>
            </m:func>
          </m:num>
          <m:den>
            <m:r>
              <m:rPr>
                <m:sty m:val="p"/>
              </m:rPr>
              <w:rPr>
                <w:rFonts w:ascii="Cambria Math" w:hAnsi="Cambria Math"/>
              </w:rPr>
              <m:t>2</m:t>
            </m:r>
          </m:den>
        </m:f>
        <m:r>
          <m:rPr>
            <m:sty m:val="p"/>
          </m:rPr>
          <w:rPr>
            <w:rFonts w:ascii="Cambria Math" w:hAnsi="Cambria Math"/>
          </w:rPr>
          <m:t>∙∆</m:t>
        </m:r>
        <m:r>
          <w:rPr>
            <w:rFonts w:ascii="Cambria Math" w:hAnsi="Cambria Math"/>
          </w:rPr>
          <m:t>t</m:t>
        </m:r>
      </m:oMath>
      <w:r w:rsidR="00720FAE">
        <w:rPr>
          <w:rFonts w:eastAsiaTheme="minorEastAsia"/>
        </w:rPr>
        <w:tab/>
      </w:r>
    </w:p>
    <w:p w14:paraId="31A3508C" w14:textId="77777777" w:rsidR="00F626D0" w:rsidRPr="00AF6C0E" w:rsidRDefault="00720FAE" w:rsidP="00F626D0">
      <w:pPr>
        <w:pStyle w:val="LetranormalTFG"/>
      </w:pPr>
      <m:oMath>
        <m:r>
          <w:rPr>
            <w:rFonts w:ascii="Cambria Math" w:hAnsi="Cambria Math"/>
          </w:rPr>
          <m:t>z</m:t>
        </m:r>
        <m:r>
          <m:rPr>
            <m:sty m:val="p"/>
          </m:rPr>
          <w:rPr>
            <w:rFonts w:ascii="Cambria Math" w:hAnsi="Cambria Math"/>
          </w:rPr>
          <m:t>(</m:t>
        </m:r>
        <m:r>
          <w:rPr>
            <w:rFonts w:ascii="Cambria Math" w:hAnsi="Cambria Math"/>
          </w:rPr>
          <m:t>t</m:t>
        </m:r>
        <m:r>
          <m:rPr>
            <m:sty m:val="p"/>
          </m:rPr>
          <w:rPr>
            <w:rFonts w:ascii="Cambria Math" w:hAnsi="Cambria Math"/>
          </w:rPr>
          <m:t>+1)=</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WR</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φ(t)</m:t>
                    </m:r>
                  </m:e>
                </m:d>
              </m:e>
            </m:func>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Pr>
          <w:rFonts w:eastAsiaTheme="minorEastAsia"/>
        </w:rPr>
        <w:tab/>
        <w:t>(7)</w:t>
      </w:r>
    </w:p>
    <w:p w14:paraId="6155EB4A" w14:textId="77777777" w:rsidR="00F626D0" w:rsidRPr="00AF6C0E" w:rsidDel="007B21B5" w:rsidRDefault="00F626D0" w:rsidP="00F626D0">
      <w:pPr>
        <w:pStyle w:val="LetranormalTFG"/>
        <w:rPr>
          <w:del w:id="931" w:author="David Vacas Miguel" w:date="2018-05-13T13:30:00Z"/>
        </w:rPr>
      </w:pPr>
      <m:oMath>
        <m:r>
          <w:rPr>
            <w:rFonts w:ascii="Cambria Math" w:hAnsi="Cambria Math"/>
          </w:rPr>
          <m:t>φ</m:t>
        </m:r>
        <m:r>
          <m:rPr>
            <m:sty m:val="p"/>
          </m:rPr>
          <w:rPr>
            <w:rFonts w:ascii="Cambria Math" w:hAnsi="Cambria Math"/>
          </w:rPr>
          <m:t>(</m:t>
        </m:r>
        <m:r>
          <w:rPr>
            <w:rFonts w:ascii="Cambria Math" w:hAnsi="Cambria Math"/>
          </w:rPr>
          <m:t>t</m:t>
        </m:r>
        <m:r>
          <m:rPr>
            <m:sty m:val="p"/>
          </m:rPr>
          <w:rPr>
            <w:rFonts w:ascii="Cambria Math" w:hAnsi="Cambria Math"/>
          </w:rPr>
          <m:t>+1)=</m:t>
        </m:r>
        <m:r>
          <w:rPr>
            <w:rFonts w:ascii="Cambria Math" w:hAnsi="Cambria Math"/>
          </w:rPr>
          <m:t>φ</m:t>
        </m:r>
        <m:d>
          <m:dPr>
            <m:ctrlPr>
              <w:rPr>
                <w:rFonts w:ascii="Cambria Math" w:hAnsi="Cambria Math"/>
              </w:rPr>
            </m:ctrlPr>
          </m:dPr>
          <m:e>
            <m:r>
              <w:rPr>
                <w:rFonts w:ascii="Cambria Math" w:hAnsi="Cambria Math"/>
              </w:rPr>
              <m:t>t</m:t>
            </m: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WR</m:t>
            </m:r>
          </m:num>
          <m:den>
            <m:r>
              <w:rPr>
                <w:rFonts w:ascii="Cambria Math" w:hAnsi="Cambria Math"/>
              </w:rPr>
              <m:t>WS</m:t>
            </m:r>
          </m:den>
        </m:f>
        <m:r>
          <m:rPr>
            <m:sty m:val="p"/>
          </m:rPr>
          <w:rPr>
            <w:rFonts w:ascii="Cambria Math" w:hAnsi="Cambria Math"/>
          </w:rPr>
          <m:t>∙∆</m:t>
        </m:r>
        <m:r>
          <w:rPr>
            <w:rFonts w:ascii="Cambria Math" w:hAnsi="Cambria Math"/>
          </w:rPr>
          <m:t>t</m:t>
        </m:r>
      </m:oMath>
      <w:r w:rsidR="00720FAE">
        <w:rPr>
          <w:rFonts w:eastAsiaTheme="minorEastAsia"/>
        </w:rPr>
        <w:tab/>
      </w:r>
    </w:p>
    <w:p w14:paraId="38306D52" w14:textId="77777777" w:rsidR="00F626D0" w:rsidDel="007B21B5" w:rsidRDefault="00F626D0" w:rsidP="00F626D0">
      <w:pPr>
        <w:pStyle w:val="LetranormalTFG"/>
        <w:rPr>
          <w:del w:id="932" w:author="David Vacas Miguel" w:date="2018-05-13T13:30:00Z"/>
        </w:rPr>
      </w:pPr>
    </w:p>
    <w:p w14:paraId="34DEAACC" w14:textId="66B0F5B3" w:rsidR="00F626D0" w:rsidDel="00160EF8" w:rsidRDefault="00F626D0">
      <w:pPr>
        <w:pStyle w:val="LetranormalTFG"/>
        <w:rPr>
          <w:del w:id="933" w:author="David Vacas Miguel" w:date="2018-04-02T18:06:00Z"/>
        </w:rPr>
      </w:pPr>
      <w:del w:id="934" w:author="David Vacas Miguel" w:date="2018-05-13T13:30:00Z">
        <w:r w:rsidDel="007B21B5">
          <w:delText>Estas últimas ecuaciones se utilizarán en el proyecto para el cálculo de la posición del robot y por lo tanto para el cálculo de la matriz model</w:delText>
        </w:r>
        <w:r w:rsidR="00D02998" w:rsidDel="007B21B5">
          <w:delText xml:space="preserve"> </w:delText>
        </w:r>
        <w:r w:rsidDel="007B21B5">
          <w:delText>mediante los métodos de la librería GLM que en este caso estos métodos realizan los mismos cálculos que los métodos de OpenGL: translate (para el cálculo de la matriz de translación, cuyo método en OpenGL seria glTranslate3f) y rotate (para el cálculo de la matriz de rotación, cuyo método en OpenGL seria glRotate3f).</w:delText>
        </w:r>
      </w:del>
    </w:p>
    <w:p w14:paraId="5D4B1CF0" w14:textId="77777777" w:rsidR="00A240FE" w:rsidDel="00160EF8" w:rsidRDefault="00A240FE">
      <w:pPr>
        <w:pStyle w:val="LetranormalTFG"/>
        <w:rPr>
          <w:del w:id="935" w:author="David Vacas Miguel" w:date="2018-04-02T18:06:00Z"/>
        </w:rPr>
      </w:pPr>
    </w:p>
    <w:p w14:paraId="25A2124F" w14:textId="77777777" w:rsidR="00BC3217" w:rsidRDefault="00BC3217">
      <w:pPr>
        <w:pStyle w:val="LetranormalTFG"/>
        <w:rPr>
          <w:rFonts w:ascii="Arial" w:eastAsiaTheme="majorEastAsia" w:hAnsi="Arial" w:cstheme="majorBidi"/>
          <w:sz w:val="36"/>
          <w:szCs w:val="32"/>
        </w:rPr>
        <w:pPrChange w:id="936" w:author="David Vacas Miguel" w:date="2018-04-02T18:06:00Z">
          <w:pPr/>
        </w:pPrChange>
      </w:pPr>
      <w:del w:id="937" w:author="David Vacas Miguel" w:date="2018-04-02T18:06:00Z">
        <w:r w:rsidDel="00160EF8">
          <w:br w:type="page"/>
        </w:r>
      </w:del>
    </w:p>
    <w:p w14:paraId="55A5227C" w14:textId="77777777" w:rsidR="00BC3217" w:rsidDel="00160EF8" w:rsidRDefault="00160EF8">
      <w:pPr>
        <w:pStyle w:val="TFGtitulo2"/>
        <w:rPr>
          <w:del w:id="938" w:author="David Vacas Miguel" w:date="2018-04-02T18:06:00Z"/>
        </w:rPr>
        <w:pPrChange w:id="939" w:author="David Vacas Miguel" w:date="2018-04-02T18:06:00Z">
          <w:pPr>
            <w:pStyle w:val="TFGtitulo2"/>
            <w:numPr>
              <w:numId w:val="13"/>
            </w:numPr>
            <w:ind w:left="720" w:hanging="360"/>
          </w:pPr>
        </w:pPrChange>
      </w:pPr>
      <w:bookmarkStart w:id="940" w:name="_Toc514081275"/>
      <w:ins w:id="941" w:author="David Vacas Miguel" w:date="2018-04-02T18:06:00Z">
        <w:r>
          <w:t xml:space="preserve">4. </w:t>
        </w:r>
      </w:ins>
      <w:r w:rsidR="00BC3217">
        <w:t>Navegación autónoma</w:t>
      </w:r>
      <w:bookmarkEnd w:id="940"/>
    </w:p>
    <w:p w14:paraId="3B28DB52" w14:textId="77777777" w:rsidR="001E4BD3" w:rsidRDefault="001E4BD3">
      <w:pPr>
        <w:pStyle w:val="TFGtitulo2"/>
        <w:pPrChange w:id="942" w:author="David Vacas Miguel" w:date="2018-04-02T18:06:00Z">
          <w:pPr>
            <w:pStyle w:val="LetranormalTFG"/>
          </w:pPr>
        </w:pPrChange>
      </w:pPr>
    </w:p>
    <w:p w14:paraId="29729E53" w14:textId="77777777" w:rsidR="008E23AC" w:rsidRDefault="008E23AC" w:rsidP="008E23AC">
      <w:pPr>
        <w:pStyle w:val="LetranormalTFG"/>
        <w:rPr>
          <w:ins w:id="943" w:author="David Vacas Miguel" w:date="2018-04-19T00:04:00Z"/>
        </w:rPr>
      </w:pPr>
      <w:ins w:id="944" w:author="David Vacas Miguel" w:date="2018-04-19T00:04:00Z">
        <w:r>
          <w:t xml:space="preserve">El robot sigue líneas que se ha implementado realiza su movimiento de manera autónoma, se coloca el robot sobre un fondo blanco con una línea negra que representa el circuito, como se muestra en la figura </w:t>
        </w:r>
      </w:ins>
      <w:ins w:id="945" w:author="David Vacas Miguel" w:date="2018-04-19T01:10:00Z">
        <w:r w:rsidR="00DC5F1F">
          <w:t>10</w:t>
        </w:r>
      </w:ins>
      <w:ins w:id="946" w:author="David Vacas Miguel" w:date="2018-04-19T00:04:00Z">
        <w:r>
          <w:t>, y este deberá recorrer el circuito sin salirse del mismo. Esto se puede realizar gracias a dos sensores que son implantados en la parte posterior del robot los cuales son responsables de la detección de la línea del circuito. En función de lo que estos sensores recojan (están sobre el circuito o no) el robot realizara cambios en la velocidad de sus ruedas resultando en un movimiento recto, rotatorio hacia la izquierda o rotatorio hacia la derecha.</w:t>
        </w:r>
      </w:ins>
    </w:p>
    <w:p w14:paraId="2D309F35" w14:textId="77777777" w:rsidR="008E23AC" w:rsidRDefault="008E23AC" w:rsidP="008E23AC">
      <w:pPr>
        <w:pStyle w:val="LetranormalTFG"/>
        <w:jc w:val="center"/>
        <w:rPr>
          <w:ins w:id="947" w:author="David Vacas Miguel" w:date="2018-04-19T00:04:00Z"/>
        </w:rPr>
      </w:pPr>
      <w:ins w:id="948" w:author="David Vacas Miguel" w:date="2018-04-19T00:04:00Z">
        <w:r>
          <w:rPr>
            <w:noProof/>
          </w:rPr>
          <mc:AlternateContent>
            <mc:Choice Requires="wpg">
              <w:drawing>
                <wp:inline distT="0" distB="0" distL="0" distR="0" wp14:anchorId="2A14509C" wp14:editId="68654869">
                  <wp:extent cx="2974340" cy="1778000"/>
                  <wp:effectExtent l="76200" t="19050" r="26035" b="22225"/>
                  <wp:docPr id="26" name="Grupo 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340" cy="1778000"/>
                            <a:chOff x="3463" y="5355"/>
                            <a:chExt cx="4617" cy="2760"/>
                          </a:xfrm>
                        </wpg:grpSpPr>
                        <wps:wsp>
                          <wps:cNvPr id="298"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299" name="Group 14"/>
                          <wpg:cNvGrpSpPr>
                            <a:grpSpLocks noChangeAspect="1"/>
                          </wpg:cNvGrpSpPr>
                          <wpg:grpSpPr bwMode="auto">
                            <a:xfrm rot="-6837568">
                              <a:off x="3464" y="7096"/>
                              <a:ext cx="511" cy="513"/>
                              <a:chOff x="3152" y="2976"/>
                              <a:chExt cx="204" cy="205"/>
                            </a:xfrm>
                          </wpg:grpSpPr>
                          <wps:wsp>
                            <wps:cNvPr id="300"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302"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303"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525853DB" id="Grupo 26"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">
                  <o:lock v:ext="edit" aspectratio="t"/>
                  <v:shape id="Freeform 13" o:spid="_x0000_s1027" style="position:absolute;left:3588;top:5355;width:4492;height:2760;visibility:visible;mso-wrap-style:square;v-text-anchor:top" coordsize="4492,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">
                    <o:lock v:ext="edit" aspectratio="t"/>
                    <v:line id="Line 15" o:spid="_x0000_s1029" style="position:absolute;visibility:visible;mso-wrap-style:square" from="3311,2999" to="3311,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o:lock v:ext="edit" aspectratio="t"/>
                    </v:line>
                    <v:rect id="Rectangle 16" o:spid="_x0000_s1030" style="position:absolute;left:3152;top:3022;width:204;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" fillcolor="red" strokeweight="1pt">
                      <o:lock v:ext="edit" aspectratio="t"/>
                    </v:rect>
                    <v:rect id="Rectangle 17" o:spid="_x0000_s1031" style="position:absolute;left:3266;top:2976;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" fillcolor="#bbe0e3" strokeweight="1pt">
                      <o:lock v:ext="edit" aspectratio="t"/>
                    </v:rect>
                    <v:rect id="Rectangle 18" o:spid="_x0000_s1032" style="position:absolute;left:3266;top:3158;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" fillcolor="#bbe0e3" strokeweight="1pt">
                      <o:lock v:ext="edit" aspectratio="t"/>
                    </v:rect>
                  </v:group>
                  <w10:anchorlock/>
                </v:group>
              </w:pict>
            </mc:Fallback>
          </mc:AlternateContent>
        </w:r>
      </w:ins>
    </w:p>
    <w:p w14:paraId="3D5891EA" w14:textId="77777777" w:rsidR="008E23AC" w:rsidRDefault="008E23AC" w:rsidP="008E23AC">
      <w:pPr>
        <w:pStyle w:val="LetranormalTFG"/>
        <w:jc w:val="center"/>
        <w:rPr>
          <w:ins w:id="949" w:author="David Vacas Miguel" w:date="2018-04-19T00:04:00Z"/>
        </w:rPr>
      </w:pPr>
      <w:ins w:id="950" w:author="David Vacas Miguel" w:date="2018-04-19T00:04:00Z">
        <w:r w:rsidRPr="00026EA0">
          <w:rPr>
            <w:b/>
          </w:rPr>
          <w:t xml:space="preserve">Figura </w:t>
        </w:r>
      </w:ins>
      <w:ins w:id="951" w:author="David Vacas Miguel" w:date="2018-04-19T01:10:00Z">
        <w:r w:rsidR="00DC5F1F">
          <w:rPr>
            <w:b/>
          </w:rPr>
          <w:t>10</w:t>
        </w:r>
      </w:ins>
      <w:ins w:id="952" w:author="David Vacas Miguel" w:date="2018-04-19T00:04:00Z">
        <w:r w:rsidRPr="00026EA0">
          <w:rPr>
            <w:b/>
          </w:rPr>
          <w:t>.</w:t>
        </w:r>
        <w:r>
          <w:t xml:space="preserve"> Colocación del robot en un circuito negro sobre fondo blanco.</w:t>
        </w:r>
      </w:ins>
    </w:p>
    <w:p w14:paraId="09E299CC" w14:textId="77777777" w:rsidR="008E23AC" w:rsidRDefault="008E23AC" w:rsidP="008E23AC">
      <w:pPr>
        <w:pStyle w:val="LetranormalTFG"/>
        <w:rPr>
          <w:ins w:id="953" w:author="David Vacas Miguel" w:date="2018-04-19T00:04:00Z"/>
        </w:rPr>
      </w:pPr>
      <w:ins w:id="954" w:author="David Vacas Miguel" w:date="2018-04-19T00:04:00Z">
        <w:r>
          <w:t xml:space="preserve">Los sensores que se implementan en este tipo de robots son sensores CNY70, los cuales se muestran en la Figura </w:t>
        </w:r>
      </w:ins>
      <w:ins w:id="955" w:author="David Vacas Miguel" w:date="2018-04-19T01:10:00Z">
        <w:r w:rsidR="00DC5F1F">
          <w:t>11</w:t>
        </w:r>
      </w:ins>
      <w:ins w:id="956" w:author="David Vacas Miguel" w:date="2018-04-19T00:04:00Z">
        <w:r>
          <w:t>.</w:t>
        </w:r>
      </w:ins>
    </w:p>
    <w:p w14:paraId="5532EE24" w14:textId="77777777" w:rsidR="008E23AC" w:rsidRDefault="008E23AC" w:rsidP="008E23AC">
      <w:pPr>
        <w:pStyle w:val="LetranormalTFG"/>
        <w:jc w:val="center"/>
        <w:rPr>
          <w:ins w:id="957" w:author="David Vacas Miguel" w:date="2018-04-19T00:04:00Z"/>
        </w:rPr>
      </w:pPr>
      <w:ins w:id="958" w:author="David Vacas Miguel" w:date="2018-04-19T00:04:00Z">
        <w:r>
          <w:rPr>
            <w:rFonts w:ascii="Century Schoolbook" w:hAnsi="Century Schoolbook"/>
            <w:noProof/>
            <w:lang w:eastAsia="es-ES"/>
          </w:rPr>
          <w:lastRenderedPageBreak/>
          <w:drawing>
            <wp:inline distT="0" distB="0" distL="0" distR="0" wp14:anchorId="1097D8E3" wp14:editId="2C682FCB">
              <wp:extent cx="1438275" cy="12477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38275" cy="1247775"/>
                      </a:xfrm>
                      <a:prstGeom prst="rect">
                        <a:avLst/>
                      </a:prstGeom>
                      <a:noFill/>
                      <a:ln>
                        <a:noFill/>
                      </a:ln>
                    </pic:spPr>
                  </pic:pic>
                </a:graphicData>
              </a:graphic>
            </wp:inline>
          </w:drawing>
        </w:r>
      </w:ins>
    </w:p>
    <w:p w14:paraId="1DE6BC6A" w14:textId="77777777" w:rsidR="008E23AC" w:rsidRDefault="008E23AC" w:rsidP="008E23AC">
      <w:pPr>
        <w:pStyle w:val="LetranormalTFG"/>
        <w:jc w:val="center"/>
        <w:rPr>
          <w:ins w:id="959" w:author="David Vacas Miguel" w:date="2018-04-19T00:04:00Z"/>
        </w:rPr>
      </w:pPr>
      <w:ins w:id="960" w:author="David Vacas Miguel" w:date="2018-04-19T00:04:00Z">
        <w:r w:rsidRPr="00026EA0">
          <w:rPr>
            <w:b/>
          </w:rPr>
          <w:t xml:space="preserve">Figura </w:t>
        </w:r>
      </w:ins>
      <w:ins w:id="961" w:author="David Vacas Miguel" w:date="2018-04-19T01:10:00Z">
        <w:r w:rsidR="00DC5F1F">
          <w:rPr>
            <w:b/>
          </w:rPr>
          <w:t>11</w:t>
        </w:r>
      </w:ins>
      <w:ins w:id="962" w:author="David Vacas Miguel" w:date="2018-04-19T00:04:00Z">
        <w:r w:rsidRPr="00026EA0">
          <w:rPr>
            <w:b/>
          </w:rPr>
          <w:t>.</w:t>
        </w:r>
        <w:r>
          <w:t xml:space="preserve"> Sensor CNY70.</w:t>
        </w:r>
      </w:ins>
    </w:p>
    <w:p w14:paraId="37D6E01C" w14:textId="77777777" w:rsidR="008E23AC" w:rsidRDefault="008E23AC" w:rsidP="008E23AC">
      <w:pPr>
        <w:pStyle w:val="LetranormalTFG"/>
        <w:rPr>
          <w:ins w:id="963" w:author="David Vacas Miguel" w:date="2018-04-19T00:04:00Z"/>
        </w:rPr>
      </w:pPr>
      <w:ins w:id="964" w:author="David Vacas Miguel" w:date="2018-04-19T00:04:00Z">
        <w:r>
          <w:t xml:space="preserve">Estos son sensores ópticos reflexivos de corto alcance basados en un diodo de emisión de luz infrarroja y un receptor formado por un fototransistor que ambos apuntan en la misma dirección, esta estructura de forma simplificada se puede observar en la figura </w:t>
        </w:r>
      </w:ins>
      <w:ins w:id="965" w:author="David Vacas Miguel" w:date="2018-04-19T01:10:00Z">
        <w:r w:rsidR="00DC5F1F">
          <w:t>12</w:t>
        </w:r>
      </w:ins>
      <w:ins w:id="966" w:author="David Vacas Miguel" w:date="2018-04-19T00:04:00Z">
        <w:r>
          <w:t xml:space="preserve">. Cuando el sensor se haya sobre una línea negra la luz es absorbida y el fototransistor envía una señal (ya sea alta o baja dependiendo del montaje del sensor), sin embargo, cuando se </w:t>
        </w:r>
        <w:r w:rsidRPr="00E65625">
          <w:t>haya</w:t>
        </w:r>
        <w:r>
          <w:t xml:space="preserve"> sobre fondo blanco la luz es reflejada y por lo tanto el fototransistor envía la señal contraria a la enviada al estar sobre negro.</w:t>
        </w:r>
      </w:ins>
    </w:p>
    <w:p w14:paraId="49607574" w14:textId="77777777" w:rsidR="008E23AC" w:rsidRDefault="008E23AC" w:rsidP="008E23AC">
      <w:pPr>
        <w:pStyle w:val="LetranormalTFG"/>
        <w:jc w:val="center"/>
        <w:rPr>
          <w:ins w:id="967" w:author="David Vacas Miguel" w:date="2018-04-19T00:04:00Z"/>
        </w:rPr>
      </w:pPr>
      <w:ins w:id="968" w:author="David Vacas Miguel" w:date="2018-04-19T00:04:00Z">
        <w:r>
          <w:rPr>
            <w:rFonts w:ascii="Century Schoolbook" w:hAnsi="Century Schoolbook"/>
            <w:noProof/>
            <w:lang w:eastAsia="es-ES"/>
          </w:rPr>
          <w:drawing>
            <wp:inline distT="0" distB="0" distL="0" distR="0" wp14:anchorId="33FE427B" wp14:editId="3C494A51">
              <wp:extent cx="2019300" cy="1209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19300" cy="1209675"/>
                      </a:xfrm>
                      <a:prstGeom prst="rect">
                        <a:avLst/>
                      </a:prstGeom>
                      <a:noFill/>
                      <a:ln>
                        <a:noFill/>
                      </a:ln>
                    </pic:spPr>
                  </pic:pic>
                </a:graphicData>
              </a:graphic>
            </wp:inline>
          </w:drawing>
        </w:r>
      </w:ins>
    </w:p>
    <w:p w14:paraId="1486B078" w14:textId="77777777" w:rsidR="008E23AC" w:rsidRDefault="008E23AC" w:rsidP="008E23AC">
      <w:pPr>
        <w:pStyle w:val="LetranormalTFG"/>
        <w:jc w:val="center"/>
        <w:rPr>
          <w:ins w:id="969" w:author="David Vacas Miguel" w:date="2018-04-19T00:04:00Z"/>
        </w:rPr>
      </w:pPr>
      <w:ins w:id="970" w:author="David Vacas Miguel" w:date="2018-04-19T00:04:00Z">
        <w:r w:rsidRPr="00026EA0">
          <w:rPr>
            <w:b/>
          </w:rPr>
          <w:t xml:space="preserve">Figura </w:t>
        </w:r>
      </w:ins>
      <w:ins w:id="971" w:author="David Vacas Miguel" w:date="2018-04-19T01:10:00Z">
        <w:r w:rsidR="00DC5F1F">
          <w:rPr>
            <w:b/>
          </w:rPr>
          <w:t>12</w:t>
        </w:r>
      </w:ins>
      <w:ins w:id="972" w:author="David Vacas Miguel" w:date="2018-04-19T00:04:00Z">
        <w:r w:rsidRPr="00026EA0">
          <w:rPr>
            <w:b/>
          </w:rPr>
          <w:t>.</w:t>
        </w:r>
        <w:r>
          <w:t xml:space="preserve"> Estructura simplificada del sensor CNY70.</w:t>
        </w:r>
      </w:ins>
    </w:p>
    <w:p w14:paraId="0E2CB075" w14:textId="77777777" w:rsidR="008E23AC" w:rsidRDefault="008E23AC" w:rsidP="008E23AC">
      <w:pPr>
        <w:pStyle w:val="LetranormalTFG"/>
        <w:rPr>
          <w:ins w:id="973" w:author="David Vacas Miguel" w:date="2018-04-19T00:04:00Z"/>
        </w:rPr>
      </w:pPr>
      <w:ins w:id="974" w:author="David Vacas Miguel" w:date="2018-04-19T00:04:00Z">
        <w:r>
          <w:t>La simulación de estos sensores se basa en el conocimiento de la posición de los sensores en todo momento y de los puntos que conforman el circuito, pudiendo así comprobar si cualquiera de los dos sensores está situado sobre el circuito.</w:t>
        </w:r>
      </w:ins>
    </w:p>
    <w:p w14:paraId="637A2935" w14:textId="77777777" w:rsidR="003D1245" w:rsidDel="008E23AC" w:rsidRDefault="003D1245" w:rsidP="001E4BD3">
      <w:pPr>
        <w:pStyle w:val="LetranormalTFG"/>
        <w:rPr>
          <w:ins w:id="975" w:author="Alberto Herrán González" w:date="2018-03-31T13:49:00Z"/>
          <w:del w:id="976" w:author="David Vacas Miguel" w:date="2018-04-19T00:04:00Z"/>
        </w:rPr>
      </w:pPr>
      <w:del w:id="977" w:author="David Vacas Miguel" w:date="2018-04-19T00:04:00Z">
        <w:r w:rsidDel="008E23AC">
          <w:delText>El robot sigue líneas que se ha implementado realiza su movimiento de manera autónoma, se coloca el robot sobre un fondo blanco con una línea negra que representa el circuito y este deberá recorrer el circuito sin salirse del mismo. Esto se puede realizar gracias a dos sensores que son implantados en la parte posterior del robot los cuales son responsables de la detección de la línea del circuito. En función de lo que estos sensores recojan (están sobre el circuito o no) el robot realizara cambios en la velocidad de sus ruedas resultando en un movimiento recto, rotatorio hacia la izquierda o rotatorio hacia la derecha.</w:delText>
        </w:r>
      </w:del>
    </w:p>
    <w:p w14:paraId="608BB2A4" w14:textId="77777777" w:rsidR="00DA53E2" w:rsidDel="008E23AC" w:rsidRDefault="00DA53E2" w:rsidP="001E4BD3">
      <w:pPr>
        <w:pStyle w:val="LetranormalTFG"/>
        <w:rPr>
          <w:del w:id="978" w:author="David Vacas Miguel" w:date="2018-04-19T00:04:00Z"/>
        </w:rPr>
      </w:pPr>
      <w:ins w:id="979" w:author="Alberto Herrán González" w:date="2018-03-31T13:49:00Z">
        <w:del w:id="980" w:author="David Vacas Miguel" w:date="2018-04-19T00:04:00Z">
          <w:r w:rsidDel="008E23AC">
            <w:rPr>
              <w:noProof/>
              <w:lang w:eastAsia="es-ES"/>
            </w:rPr>
            <mc:AlternateContent>
              <mc:Choice Requires="wpg">
                <w:drawing>
                  <wp:inline distT="0" distB="0" distL="0" distR="0" wp14:anchorId="62B4D2E6" wp14:editId="4E0BBAB7">
                    <wp:extent cx="2974421" cy="1778000"/>
                    <wp:effectExtent l="76200" t="19050" r="16510" b="0"/>
                    <wp:docPr id="8" name="Grupo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421" cy="1778000"/>
                              <a:chOff x="3463" y="5355"/>
                              <a:chExt cx="4617" cy="2760"/>
                            </a:xfrm>
                          </wpg:grpSpPr>
                          <wps:wsp>
                            <wps:cNvPr id="9"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10" name="Group 14"/>
                            <wpg:cNvGrpSpPr>
                              <a:grpSpLocks noChangeAspect="1"/>
                            </wpg:cNvGrpSpPr>
                            <wpg:grpSpPr bwMode="auto">
                              <a:xfrm rot="14762432">
                                <a:off x="3464" y="7096"/>
                                <a:ext cx="511" cy="513"/>
                                <a:chOff x="3152" y="2976"/>
                                <a:chExt cx="204" cy="205"/>
                              </a:xfrm>
                            </wpg:grpSpPr>
                            <wps:wsp>
                              <wps:cNvPr id="11"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13"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15"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59102CCD" id="Grupo 8"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">
                    <o:lock v:ext="edit" aspectratio="t"/>
                    <v:shape id="Freeform 13" o:spid="_x0000_s1027" style="position:absolute;left:3588;top:5355;width:4492;height:2760;visibility:visible;mso-wrap-style:square;v-text-anchor:top" coordsize="4492,2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GEMQA&#10;AADaAAAADwAAAGRycy9kb3ducmV2LnhtbESPQWsCMRSE74L/IbyCN83Wg9qtUbSoeCpUi7S3183r&#10;7tLNS5pEXfvrG0HwOMzMN8x03ppGnMiH2rKCx0EGgriwuuZSwft+3Z+ACBFZY2OZFFwowHzW7Uwx&#10;1/bMb3TaxVIkCIccFVQxulzKUFRkMAysI07et/UGY5K+lNrjOcFNI4dZNpIGa04LFTp6qaj42R2N&#10;gsPrcOJW/pO+ysN4sdysfj/+HCrVe2gXzyAitfEevrW3WsETXK+kG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1xhDEAAAA2gAAAA8AAAAAAAAAAAAAAAAAmAIAAGRycy9k&#10;b3ducmV2LnhtbFBLBQYAAAAABAAEAPUAAACJAw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JMlTMQAAADbAAAA&#10;DwAAAAAAAAAAAAAAAACqAgAAZHJzL2Rvd25yZXYueG1sUEsFBgAAAAAEAAQA+gAAAJsDAAAAAA==&#10;">
                      <o:lock v:ext="edit" aspectratio="t"/>
                      <v:line id="Line 15" o:spid="_x0000_s1029" style="position:absolute;visibility:visible;mso-wrap-style:square" from="3311,2999" to="3311,3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o:lock v:ext="edit" aspectratio="t"/>
                      </v:line>
                      <v:rect id="Rectangle 16" o:spid="_x0000_s1030" style="position:absolute;left:3152;top:3022;width:204;height: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qQr4A&#10;AADbAAAADwAAAGRycy9kb3ducmV2LnhtbERPy6rCMBDdX/AfwghuLpoqKFKNIoLorvhAt2MzttVm&#10;Upqo9e+NILibw3nOdN6YUjyodoVlBf1eBII4tbrgTMFhv+qOQTiPrLG0TApe5GA+a/1NMdb2yVt6&#10;7HwmQgi7GBXk3lexlC7NyaDr2Yo4cBdbG/QB1pnUNT5DuCnlIIpG0mDBoSHHipY5pbfd3Sg4nhOX&#10;LO7/17NPeH2yw9MY7VqpTrtZTEB4avxP/HVvdJg/gM8v4QA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FcakK+AAAA2wAAAA8AAAAAAAAAAAAAAAAAmAIAAGRycy9kb3ducmV2&#10;LnhtbFBLBQYAAAAABAAEAPUAAACDAwAAAAA=&#10;" fillcolor="red" strokeweight="1pt">
                        <o:lock v:ext="edit" aspectratio="t"/>
                      </v:rect>
                      <v:rect id="Rectangle 17" o:spid="_x0000_s1031" style="position:absolute;left:3266;top:2976;width:90;height: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scsEA&#10;AADbAAAADwAAAGRycy9kb3ducmV2LnhtbERPTUsDMRC9C/6HMAVvNlsLItumRQRRqD1sFb0Om2kS&#10;3UyWJG63/fWmUPA2j/c5y/XoOzFQTC6wgtm0AkHcBu3YKPh4f759AJEyssYuMCk4UoL16vpqibUO&#10;B25o2GUjSginGhXYnPtaytRa8pimoScu3D5Ej7nAaKSOeCjhvpN3VXUvPTouDRZ7erLU/ux+vYLt&#10;i4lvm8HYr+2nbxp9ct9ETqmbyfi4AJFpzP/ii/tVl/lzOP9SDp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P7HLBAAAA2wAAAA8AAAAAAAAAAAAAAAAAmAIAAGRycy9kb3du&#10;cmV2LnhtbFBLBQYAAAAABAAEAPUAAACGAwAAAAA=&#10;" fillcolor="#bbe0e3" strokeweight="1pt">
                        <o:lock v:ext="edit" aspectratio="t"/>
                      </v:rect>
                      <v:rect id="Rectangle 18" o:spid="_x0000_s1032" style="position:absolute;left:3266;top:3158;width:90;height: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RncEA&#10;AADbAAAADwAAAGRycy9kb3ducmV2LnhtbERPTUsDMRC9C/6HMAVvNluhItumRQRRqD1sFb0Om2kS&#10;3UyWJG63/fWmUPA2j/c5y/XoOzFQTC6wgtm0AkHcBu3YKPh4f759AJEyssYuMCk4UoL16vpqibUO&#10;B25o2GUjSginGhXYnPtaytRa8pimoScu3D5Ej7nAaKSOeCjhvpN3VXUvPTouDRZ7erLU/ux+vYLt&#10;i4lvm8HYr+2nbxp9ct9ETqmbyfi4AJFpzP/ii/tVl/lzOP9SDp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q0Z3BAAAA2wAAAA8AAAAAAAAAAAAAAAAAmAIAAGRycy9kb3du&#10;cmV2LnhtbFBLBQYAAAAABAAEAPUAAACGAwAAAAA=&#10;" fillcolor="#bbe0e3" strokeweight="1pt">
                        <o:lock v:ext="edit" aspectratio="t"/>
                      </v:rect>
                    </v:group>
                    <w10:anchorlock/>
                  </v:group>
                </w:pict>
              </mc:Fallback>
            </mc:AlternateContent>
          </w:r>
        </w:del>
      </w:ins>
    </w:p>
    <w:p w14:paraId="6A5115FE" w14:textId="77777777" w:rsidR="00A77454" w:rsidDel="008E23AC" w:rsidRDefault="003D1245" w:rsidP="001E4BD3">
      <w:pPr>
        <w:pStyle w:val="LetranormalTFG"/>
        <w:rPr>
          <w:del w:id="981" w:author="David Vacas Miguel" w:date="2018-04-19T00:04:00Z"/>
        </w:rPr>
      </w:pPr>
      <w:del w:id="982" w:author="David Vacas Miguel" w:date="2018-04-19T00:04:00Z">
        <w:r w:rsidDel="008E23AC">
          <w:delText xml:space="preserve">Los sensores que se implementan en este tipo de robots son sensores CNY70 los cuales son sensores ópticos reflexivos de corto alcance basados en un diodo de emisión de luz infrarroja y un receptor formado por un fototransistor que ambos apuntan en la misma dirección. Cuando el sensor se haya sobre una línea negra la luz es absorbida y el </w:delText>
        </w:r>
        <w:r w:rsidR="00796ED2" w:rsidDel="008E23AC">
          <w:delText>fototransistor</w:delText>
        </w:r>
        <w:r w:rsidDel="008E23AC">
          <w:delText xml:space="preserve"> </w:delText>
        </w:r>
        <w:r w:rsidR="00796ED2" w:rsidDel="008E23AC">
          <w:delText>envía una señal (ya sea alta o baja dependiendo del montaje del sensor), sin embargo cuando se haya sobre fondo blanco la luz es reflejada y por lo tanto el fototransistor envía la señal contraria a la enviada al estar sobre negro.</w:delText>
        </w:r>
      </w:del>
    </w:p>
    <w:p w14:paraId="43C59800" w14:textId="77777777" w:rsidR="00913D6B" w:rsidDel="008E23AC" w:rsidRDefault="00A77454" w:rsidP="001E4BD3">
      <w:pPr>
        <w:pStyle w:val="LetranormalTFG"/>
        <w:rPr>
          <w:ins w:id="983" w:author="Alberto Herrán González" w:date="2018-03-31T13:43:00Z"/>
          <w:del w:id="984" w:author="David Vacas Miguel" w:date="2018-04-19T00:04:00Z"/>
        </w:rPr>
      </w:pPr>
      <w:del w:id="985" w:author="David Vacas Miguel" w:date="2018-04-19T00:04:00Z">
        <w:r w:rsidDel="008E23AC">
          <w:delText>La simulación de estos sensores se basa en el conocimiento de la posición de los sensores en todo momento y de los puntos que conforman el circuito, pudiendo así comprobar si cualquiera de los dos sensores está situado sobre el circuito.</w:delText>
        </w:r>
      </w:del>
    </w:p>
    <w:p w14:paraId="0E6512F7" w14:textId="77777777" w:rsidR="00913D6B" w:rsidDel="008E23AC" w:rsidRDefault="00913D6B" w:rsidP="001E4BD3">
      <w:pPr>
        <w:pStyle w:val="LetranormalTFG"/>
        <w:rPr>
          <w:ins w:id="986" w:author="Alberto Herrán González" w:date="2018-03-31T13:44:00Z"/>
          <w:del w:id="987" w:author="David Vacas Miguel" w:date="2018-04-19T00:04:00Z"/>
        </w:rPr>
      </w:pPr>
    </w:p>
    <w:p w14:paraId="569554D6" w14:textId="77777777" w:rsidR="00913D6B" w:rsidDel="008E23AC" w:rsidRDefault="00913D6B" w:rsidP="001E4BD3">
      <w:pPr>
        <w:pStyle w:val="LetranormalTFG"/>
        <w:rPr>
          <w:ins w:id="988" w:author="Alberto Herrán González" w:date="2018-03-31T13:43:00Z"/>
          <w:del w:id="989" w:author="David Vacas Miguel" w:date="2018-04-19T00:04:00Z"/>
        </w:rPr>
      </w:pPr>
    </w:p>
    <w:p w14:paraId="39E47E0B" w14:textId="77777777" w:rsidR="00913D6B" w:rsidDel="008E23AC" w:rsidRDefault="00913D6B" w:rsidP="001E4BD3">
      <w:pPr>
        <w:pStyle w:val="LetranormalTFG"/>
        <w:rPr>
          <w:ins w:id="990" w:author="Alberto Herrán González" w:date="2018-03-31T13:44:00Z"/>
          <w:del w:id="991" w:author="David Vacas Miguel" w:date="2018-04-19T00:04:00Z"/>
        </w:rPr>
      </w:pPr>
    </w:p>
    <w:p w14:paraId="0DC43FD8" w14:textId="77777777" w:rsidR="00913D6B" w:rsidDel="008E23AC" w:rsidRDefault="00913D6B" w:rsidP="001E4BD3">
      <w:pPr>
        <w:pStyle w:val="LetranormalTFG"/>
        <w:rPr>
          <w:ins w:id="992" w:author="Alberto Herrán González" w:date="2018-03-31T13:43:00Z"/>
          <w:del w:id="993" w:author="David Vacas Miguel" w:date="2018-04-19T00:04:00Z"/>
        </w:rPr>
      </w:pPr>
      <w:ins w:id="994" w:author="Alberto Herrán González" w:date="2018-03-31T13:44:00Z">
        <w:del w:id="995" w:author="David Vacas Miguel" w:date="2018-04-19T00:04:00Z">
          <w:r w:rsidRPr="000E5D9F" w:rsidDel="008E23AC">
            <w:rPr>
              <w:rFonts w:ascii="Century Schoolbook" w:hAnsi="Century Schoolbook"/>
              <w:noProof/>
              <w:lang w:eastAsia="es-ES"/>
            </w:rPr>
            <w:drawing>
              <wp:inline distT="0" distB="0" distL="0" distR="0" wp14:anchorId="3306CD4E" wp14:editId="26FF0679">
                <wp:extent cx="1441056" cy="1249045"/>
                <wp:effectExtent l="0" t="0" r="698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5937" cy="1253275"/>
                        </a:xfrm>
                        <a:prstGeom prst="rect">
                          <a:avLst/>
                        </a:prstGeom>
                        <a:noFill/>
                        <a:ln>
                          <a:noFill/>
                        </a:ln>
                      </pic:spPr>
                    </pic:pic>
                  </a:graphicData>
                </a:graphic>
              </wp:inline>
            </w:drawing>
          </w:r>
        </w:del>
      </w:ins>
    </w:p>
    <w:p w14:paraId="3CD1FEC3" w14:textId="77777777" w:rsidR="00913D6B" w:rsidDel="008E23AC" w:rsidRDefault="00913D6B" w:rsidP="001E4BD3">
      <w:pPr>
        <w:pStyle w:val="LetranormalTFG"/>
        <w:rPr>
          <w:ins w:id="996" w:author="Alberto Herrán González" w:date="2018-03-31T13:45:00Z"/>
          <w:del w:id="997" w:author="David Vacas Miguel" w:date="2018-04-19T00:04:00Z"/>
        </w:rPr>
      </w:pPr>
    </w:p>
    <w:p w14:paraId="5F2748A5" w14:textId="77777777" w:rsidR="00913D6B" w:rsidDel="008E23AC" w:rsidRDefault="00913D6B" w:rsidP="001E4BD3">
      <w:pPr>
        <w:pStyle w:val="LetranormalTFG"/>
        <w:rPr>
          <w:ins w:id="998" w:author="Alberto Herrán González" w:date="2018-03-31T13:43:00Z"/>
          <w:del w:id="999" w:author="David Vacas Miguel" w:date="2018-04-19T00:04:00Z"/>
        </w:rPr>
      </w:pPr>
      <w:ins w:id="1000" w:author="Alberto Herrán González" w:date="2018-03-31T13:45:00Z">
        <w:del w:id="1001" w:author="David Vacas Miguel" w:date="2018-04-19T00:04:00Z">
          <w:r w:rsidRPr="000E5D9F" w:rsidDel="008E23AC">
            <w:rPr>
              <w:rFonts w:ascii="Century Schoolbook" w:hAnsi="Century Schoolbook"/>
              <w:noProof/>
              <w:lang w:eastAsia="es-ES"/>
            </w:rPr>
            <w:drawing>
              <wp:inline distT="0" distB="0" distL="0" distR="0" wp14:anchorId="20A82155" wp14:editId="6D137765">
                <wp:extent cx="2015891" cy="1206500"/>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18776" cy="1208226"/>
                        </a:xfrm>
                        <a:prstGeom prst="rect">
                          <a:avLst/>
                        </a:prstGeom>
                        <a:noFill/>
                        <a:ln>
                          <a:noFill/>
                        </a:ln>
                      </pic:spPr>
                    </pic:pic>
                  </a:graphicData>
                </a:graphic>
              </wp:inline>
            </w:drawing>
          </w:r>
        </w:del>
      </w:ins>
    </w:p>
    <w:p w14:paraId="011AB890" w14:textId="77777777" w:rsidR="00BC3217" w:rsidRDefault="00BC3217" w:rsidP="001E4BD3">
      <w:pPr>
        <w:pStyle w:val="LetranormalTFG"/>
        <w:rPr>
          <w:rFonts w:eastAsiaTheme="majorEastAsia" w:cstheme="majorBidi"/>
          <w:sz w:val="36"/>
          <w:szCs w:val="32"/>
        </w:rPr>
      </w:pPr>
      <w:r>
        <w:br w:type="page"/>
      </w:r>
    </w:p>
    <w:p w14:paraId="79271EE3" w14:textId="77777777" w:rsidR="00BC3217" w:rsidRDefault="00BC3217" w:rsidP="00BC3217">
      <w:pPr>
        <w:pStyle w:val="TituloTFG"/>
      </w:pPr>
      <w:bookmarkStart w:id="1002" w:name="_Toc514081276"/>
      <w:r>
        <w:lastRenderedPageBreak/>
        <w:t>Capítulo 3 Entorno tecnológico</w:t>
      </w:r>
      <w:bookmarkEnd w:id="1002"/>
    </w:p>
    <w:p w14:paraId="6CD8DB9B" w14:textId="1707FEB2" w:rsidR="00913D6B" w:rsidDel="00983833" w:rsidRDefault="00913D6B">
      <w:pPr>
        <w:pStyle w:val="LetranormalTFG"/>
        <w:rPr>
          <w:del w:id="1003" w:author="David Vacas Miguel" w:date="2018-05-13T17:00:00Z"/>
        </w:rPr>
      </w:pPr>
      <w:ins w:id="1004" w:author="Alberto Herrán González" w:date="2018-03-31T13:46:00Z">
        <w:r>
          <w:rPr>
            <w:rPrChange w:id="1005" w:author="Alberto Herrán González" w:date="2018-03-31T13:46:00Z">
              <w:rPr>
                <w:b/>
                <w:sz w:val="32"/>
              </w:rPr>
            </w:rPrChange>
          </w:rPr>
          <w:t xml:space="preserve">Para el desarrollo del trabajo se han utilizado </w:t>
        </w:r>
        <w:del w:id="1006" w:author="David Vacas Miguel" w:date="2018-05-13T16:43:00Z">
          <w:r w:rsidDel="00416750">
            <w:rPr>
              <w:rPrChange w:id="1007" w:author="Alberto Herrán González" w:date="2018-03-31T13:46:00Z">
                <w:rPr>
                  <w:b/>
                  <w:sz w:val="32"/>
                </w:rPr>
              </w:rPrChange>
            </w:rPr>
            <w:delText>direrentes</w:delText>
          </w:r>
        </w:del>
      </w:ins>
      <w:ins w:id="1008" w:author="David Vacas Miguel" w:date="2018-05-13T16:43:00Z">
        <w:r w:rsidR="00416750">
          <w:t>diferentes</w:t>
        </w:r>
      </w:ins>
      <w:ins w:id="1009" w:author="Alberto Herrán González" w:date="2018-03-31T13:46:00Z">
        <w:r>
          <w:rPr>
            <w:rPrChange w:id="1010" w:author="Alberto Herrán González" w:date="2018-03-31T13:46:00Z">
              <w:rPr>
                <w:b/>
                <w:sz w:val="32"/>
              </w:rPr>
            </w:rPrChange>
          </w:rPr>
          <w:t xml:space="preserve"> </w:t>
        </w:r>
        <w:del w:id="1011" w:author="David Vacas Miguel" w:date="2018-05-13T17:03:00Z">
          <w:r w:rsidDel="00F1385F">
            <w:rPr>
              <w:rPrChange w:id="1012" w:author="Alberto Herrán González" w:date="2018-03-31T13:46:00Z">
                <w:rPr>
                  <w:b/>
                  <w:sz w:val="32"/>
                </w:rPr>
              </w:rPrChange>
            </w:rPr>
            <w:delText>tecnolog</w:delText>
          </w:r>
        </w:del>
      </w:ins>
      <w:ins w:id="1013" w:author="Alberto Herrán González" w:date="2018-03-31T13:47:00Z">
        <w:del w:id="1014" w:author="David Vacas Miguel" w:date="2018-05-13T17:03:00Z">
          <w:r w:rsidDel="00F1385F">
            <w:delText>ías</w:delText>
          </w:r>
        </w:del>
      </w:ins>
      <w:ins w:id="1015" w:author="David Vacas Miguel" w:date="2018-05-13T17:03:00Z">
        <w:r w:rsidR="00F1385F">
          <w:t>tecnologías:</w:t>
        </w:r>
        <w:r w:rsidR="00F1385F" w:rsidDel="0037381C">
          <w:t xml:space="preserve"> </w:t>
        </w:r>
      </w:ins>
      <w:ins w:id="1016" w:author="Alberto Herrán González" w:date="2018-03-31T13:47:00Z">
        <w:del w:id="1017" w:author="David Vacas Miguel" w:date="2018-05-13T16:53:00Z">
          <w:r w:rsidDel="0037381C">
            <w:delText>, bla bla bla…</w:delText>
          </w:r>
        </w:del>
      </w:ins>
    </w:p>
    <w:p w14:paraId="05CFB3AE" w14:textId="77777777" w:rsidR="00983833" w:rsidRDefault="00983833">
      <w:pPr>
        <w:pStyle w:val="LetranormalTFG"/>
        <w:rPr>
          <w:ins w:id="1018" w:author="David Vacas Miguel" w:date="2018-05-13T17:00:00Z"/>
        </w:rPr>
        <w:pPrChange w:id="1019" w:author="Alberto Herrán González" w:date="2018-03-31T13:46:00Z">
          <w:pPr>
            <w:pStyle w:val="TFGtitulo2"/>
            <w:numPr>
              <w:numId w:val="14"/>
            </w:numPr>
            <w:ind w:left="360" w:hanging="360"/>
          </w:pPr>
        </w:pPrChange>
      </w:pPr>
    </w:p>
    <w:p w14:paraId="566DB953" w14:textId="77777777" w:rsidR="00913D6B" w:rsidDel="00983833" w:rsidRDefault="00913D6B">
      <w:pPr>
        <w:pStyle w:val="LetranormalTFG"/>
        <w:rPr>
          <w:ins w:id="1020" w:author="Alberto Herrán González" w:date="2018-03-31T13:47:00Z"/>
          <w:del w:id="1021" w:author="David Vacas Miguel" w:date="2018-05-13T17:00:00Z"/>
        </w:rPr>
        <w:pPrChange w:id="1022" w:author="Alberto Herrán González" w:date="2018-03-31T13:46:00Z">
          <w:pPr>
            <w:pStyle w:val="TFGtitulo2"/>
            <w:numPr>
              <w:numId w:val="14"/>
            </w:numPr>
            <w:ind w:left="360" w:hanging="360"/>
          </w:pPr>
        </w:pPrChange>
      </w:pPr>
    </w:p>
    <w:p w14:paraId="4A6B9445" w14:textId="454A5ED8" w:rsidR="00913D6B" w:rsidDel="00983833" w:rsidRDefault="00913D6B">
      <w:pPr>
        <w:pStyle w:val="LetranormalTFG"/>
        <w:rPr>
          <w:ins w:id="1023" w:author="Alberto Herrán González" w:date="2018-03-31T13:47:00Z"/>
          <w:del w:id="1024" w:author="David Vacas Miguel" w:date="2018-05-13T17:01:00Z"/>
        </w:rPr>
        <w:pPrChange w:id="1025" w:author="Alberto Herrán González" w:date="2018-03-31T13:46:00Z">
          <w:pPr>
            <w:pStyle w:val="TFGtitulo2"/>
            <w:numPr>
              <w:numId w:val="14"/>
            </w:numPr>
            <w:ind w:left="360" w:hanging="360"/>
          </w:pPr>
        </w:pPrChange>
      </w:pPr>
      <w:ins w:id="1026" w:author="Alberto Herrán González" w:date="2018-03-31T13:47:00Z">
        <w:r>
          <w:rPr>
            <w:noProof/>
            <w:lang w:eastAsia="es-ES"/>
          </w:rPr>
          <w:drawing>
            <wp:anchor distT="0" distB="0" distL="114300" distR="114300" simplePos="0" relativeHeight="251670528" behindDoc="0" locked="0" layoutInCell="1" allowOverlap="1" wp14:anchorId="1ED83C67" wp14:editId="52C0CFF9">
              <wp:simplePos x="0" y="0"/>
              <wp:positionH relativeFrom="column">
                <wp:posOffset>4445</wp:posOffset>
              </wp:positionH>
              <wp:positionV relativeFrom="paragraph">
                <wp:posOffset>-635</wp:posOffset>
              </wp:positionV>
              <wp:extent cx="933450" cy="933450"/>
              <wp:effectExtent l="0" t="0" r="0" b="0"/>
              <wp:wrapThrough wrapText="bothSides">
                <wp:wrapPolygon edited="0">
                  <wp:start x="0" y="0"/>
                  <wp:lineTo x="0" y="21159"/>
                  <wp:lineTo x="21159" y="21159"/>
                  <wp:lineTo x="21159" y="0"/>
                  <wp:lineTo x="0" y="0"/>
                </wp:wrapPolygon>
              </wp:wrapThrough>
              <wp:docPr id="19" name="Imagen 19"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anchor>
          </w:drawing>
        </w:r>
      </w:ins>
      <w:ins w:id="1027" w:author="Alberto Herrán González" w:date="2018-03-31T13:48:00Z">
        <w:del w:id="1028" w:author="David Vacas Miguel" w:date="2018-05-13T17:00:00Z">
          <w:r w:rsidDel="00983833">
            <w:delText>Logo C++</w:delText>
          </w:r>
        </w:del>
      </w:ins>
    </w:p>
    <w:p w14:paraId="1C240338" w14:textId="77777777" w:rsidR="00913D6B" w:rsidDel="00983833" w:rsidRDefault="00913D6B">
      <w:pPr>
        <w:pStyle w:val="LetranormalTFG"/>
        <w:rPr>
          <w:ins w:id="1029" w:author="Alberto Herrán González" w:date="2018-03-31T13:47:00Z"/>
          <w:del w:id="1030" w:author="David Vacas Miguel" w:date="2018-05-13T17:01:00Z"/>
        </w:rPr>
        <w:pPrChange w:id="1031" w:author="Alberto Herrán González" w:date="2018-03-31T13:46:00Z">
          <w:pPr>
            <w:pStyle w:val="TFGtitulo2"/>
            <w:numPr>
              <w:numId w:val="14"/>
            </w:numPr>
            <w:ind w:left="360" w:hanging="360"/>
          </w:pPr>
        </w:pPrChange>
      </w:pPr>
    </w:p>
    <w:p w14:paraId="2C9C4141" w14:textId="76028329" w:rsidR="00913D6B" w:rsidDel="00983833" w:rsidRDefault="00913D6B">
      <w:pPr>
        <w:pStyle w:val="LetranormalTFG"/>
        <w:rPr>
          <w:del w:id="1032" w:author="David Vacas Miguel" w:date="2018-05-13T17:01:00Z"/>
        </w:rPr>
      </w:pPr>
    </w:p>
    <w:p w14:paraId="20779FE2" w14:textId="77777777" w:rsidR="00983833" w:rsidRDefault="00983833">
      <w:pPr>
        <w:pStyle w:val="LetranormalTFG"/>
        <w:rPr>
          <w:ins w:id="1033" w:author="David Vacas Miguel" w:date="2018-05-13T17:01:00Z"/>
        </w:rPr>
      </w:pPr>
    </w:p>
    <w:p w14:paraId="5501F681" w14:textId="593FC76A" w:rsidR="00983833" w:rsidRDefault="00983833">
      <w:pPr>
        <w:pStyle w:val="LetranormalTFG"/>
        <w:rPr>
          <w:ins w:id="1034" w:author="David Vacas Miguel" w:date="2018-05-13T17:02:00Z"/>
        </w:rPr>
      </w:pPr>
      <w:ins w:id="1035" w:author="David Vacas Miguel" w:date="2018-05-13T17:02:00Z">
        <w:r>
          <w:t>Qt para la interacción con el usuario.</w:t>
        </w:r>
      </w:ins>
      <w:ins w:id="1036" w:author="Alberto Herrán González" w:date="2018-03-31T13:48:00Z">
        <w:del w:id="1037" w:author="David Vacas Miguel" w:date="2018-05-13T17:01:00Z">
          <w:r w:rsidR="00913D6B" w:rsidDel="00983833">
            <w:delText xml:space="preserve"> </w:delText>
          </w:r>
        </w:del>
      </w:ins>
    </w:p>
    <w:p w14:paraId="7ED22397" w14:textId="5D526DC1" w:rsidR="00983833" w:rsidRDefault="00983833">
      <w:pPr>
        <w:pStyle w:val="LetranormalTFG"/>
        <w:rPr>
          <w:ins w:id="1038" w:author="David Vacas Miguel" w:date="2018-05-13T17:01:00Z"/>
        </w:rPr>
      </w:pPr>
      <w:moveToRangeStart w:id="1039" w:author="Alberto Herrán González" w:date="2018-03-31T13:47:00Z" w:name="move510267391"/>
      <w:ins w:id="1040" w:author="Alberto Herrán González" w:date="2018-03-31T13:47:00Z">
        <w:r>
          <w:rPr>
            <w:noProof/>
            <w:lang w:eastAsia="es-ES"/>
          </w:rPr>
          <w:drawing>
            <wp:anchor distT="0" distB="0" distL="114300" distR="114300" simplePos="0" relativeHeight="251671552" behindDoc="0" locked="0" layoutInCell="1" allowOverlap="1" wp14:anchorId="44F0718C" wp14:editId="218A1445">
              <wp:simplePos x="0" y="0"/>
              <wp:positionH relativeFrom="column">
                <wp:posOffset>4445</wp:posOffset>
              </wp:positionH>
              <wp:positionV relativeFrom="paragraph">
                <wp:posOffset>212090</wp:posOffset>
              </wp:positionV>
              <wp:extent cx="1435100" cy="622300"/>
              <wp:effectExtent l="0" t="0" r="0" b="6350"/>
              <wp:wrapThrough wrapText="bothSides">
                <wp:wrapPolygon edited="0">
                  <wp:start x="5448" y="0"/>
                  <wp:lineTo x="2867" y="1322"/>
                  <wp:lineTo x="0" y="6612"/>
                  <wp:lineTo x="0" y="14547"/>
                  <wp:lineTo x="3727" y="21159"/>
                  <wp:lineTo x="5735" y="21159"/>
                  <wp:lineTo x="10609" y="21159"/>
                  <wp:lineTo x="10609" y="21159"/>
                  <wp:lineTo x="20644" y="17192"/>
                  <wp:lineTo x="21218" y="14547"/>
                  <wp:lineTo x="19211" y="10580"/>
                  <wp:lineTo x="19497" y="7273"/>
                  <wp:lineTo x="16917" y="3306"/>
                  <wp:lineTo x="10609" y="0"/>
                  <wp:lineTo x="5448" y="0"/>
                </wp:wrapPolygon>
              </wp:wrapThrough>
              <wp:docPr id="20" name="Imagen 20"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35100" cy="622300"/>
                      </a:xfrm>
                      <a:prstGeom prst="rect">
                        <a:avLst/>
                      </a:prstGeom>
                      <a:noFill/>
                      <a:ln>
                        <a:noFill/>
                      </a:ln>
                    </pic:spPr>
                  </pic:pic>
                </a:graphicData>
              </a:graphic>
            </wp:anchor>
          </w:drawing>
        </w:r>
      </w:ins>
      <w:moveToRangeEnd w:id="1039"/>
    </w:p>
    <w:p w14:paraId="01802027" w14:textId="79C88CDF" w:rsidR="00913D6B" w:rsidRDefault="00913D6B">
      <w:pPr>
        <w:pStyle w:val="LetranormalTFG"/>
        <w:rPr>
          <w:ins w:id="1041" w:author="David Vacas Miguel" w:date="2018-05-13T17:03:00Z"/>
          <w:noProof/>
          <w:lang w:eastAsia="es-ES"/>
        </w:rPr>
      </w:pPr>
      <w:ins w:id="1042" w:author="Alberto Herrán González" w:date="2018-03-31T13:48:00Z">
        <w:r>
          <w:t xml:space="preserve">  </w:t>
        </w:r>
      </w:ins>
      <w:ins w:id="1043" w:author="David Vacas Miguel" w:date="2018-05-13T17:02:00Z">
        <w:r w:rsidR="00983833">
          <w:t>OpenGL para implementar el cauce gráfico</w:t>
        </w:r>
      </w:ins>
      <w:ins w:id="1044" w:author="David Vacas Miguel" w:date="2018-05-13T17:03:00Z">
        <w:r w:rsidR="00F1385F">
          <w:rPr>
            <w:noProof/>
            <w:lang w:eastAsia="es-ES"/>
          </w:rPr>
          <w:t>.</w:t>
        </w:r>
      </w:ins>
      <w:moveToRangeStart w:id="1045" w:author="Alberto Herrán González" w:date="2018-03-31T13:48:00Z" w:name="move510267415"/>
      <w:moveTo w:id="1046" w:author="Alberto Herrán González" w:date="2018-03-31T13:48:00Z">
        <w:del w:id="1047" w:author="David Vacas Miguel" w:date="2018-05-13T17:00:00Z">
          <w:r w:rsidDel="00983833">
            <w:rPr>
              <w:noProof/>
              <w:lang w:eastAsia="es-ES"/>
            </w:rPr>
            <w:drawing>
              <wp:inline distT="0" distB="0" distL="0" distR="0" wp14:anchorId="71080BB6" wp14:editId="5CB63AD4">
                <wp:extent cx="1706314" cy="1066800"/>
                <wp:effectExtent l="0" t="0" r="8255" b="0"/>
                <wp:docPr id="21" name="Imagen 21"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12772" cy="1070838"/>
                        </a:xfrm>
                        <a:prstGeom prst="rect">
                          <a:avLst/>
                        </a:prstGeom>
                        <a:noFill/>
                        <a:ln>
                          <a:noFill/>
                        </a:ln>
                      </pic:spPr>
                    </pic:pic>
                  </a:graphicData>
                </a:graphic>
              </wp:inline>
            </w:drawing>
          </w:r>
        </w:del>
      </w:moveTo>
      <w:moveToRangeEnd w:id="1045"/>
    </w:p>
    <w:p w14:paraId="308D3FEA" w14:textId="196C0DCD" w:rsidR="00983833" w:rsidRDefault="00983833">
      <w:pPr>
        <w:pStyle w:val="LetranormalTFG"/>
        <w:rPr>
          <w:ins w:id="1048" w:author="David Vacas Miguel" w:date="2018-05-13T17:03:00Z"/>
        </w:rPr>
      </w:pPr>
      <w:ins w:id="1049" w:author="David Vacas Miguel" w:date="2018-05-13T17:00:00Z">
        <w:r>
          <w:rPr>
            <w:noProof/>
            <w:lang w:eastAsia="es-ES"/>
          </w:rPr>
          <w:drawing>
            <wp:anchor distT="0" distB="0" distL="114300" distR="114300" simplePos="0" relativeHeight="251672576" behindDoc="0" locked="0" layoutInCell="1" allowOverlap="1" wp14:anchorId="1F1EA679" wp14:editId="03F77413">
              <wp:simplePos x="0" y="0"/>
              <wp:positionH relativeFrom="column">
                <wp:posOffset>-43180</wp:posOffset>
              </wp:positionH>
              <wp:positionV relativeFrom="paragraph">
                <wp:posOffset>120650</wp:posOffset>
              </wp:positionV>
              <wp:extent cx="1487170" cy="958215"/>
              <wp:effectExtent l="0" t="0" r="0" b="0"/>
              <wp:wrapThrough wrapText="bothSides">
                <wp:wrapPolygon edited="0">
                  <wp:start x="0" y="0"/>
                  <wp:lineTo x="0" y="21042"/>
                  <wp:lineTo x="21305" y="21042"/>
                  <wp:lineTo x="21305" y="0"/>
                  <wp:lineTo x="0" y="0"/>
                </wp:wrapPolygon>
              </wp:wrapThrough>
              <wp:docPr id="306" name="Imagen 30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2840" t="10125"/>
                      <a:stretch/>
                    </pic:blipFill>
                    <pic:spPr bwMode="auto">
                      <a:xfrm>
                        <a:off x="0" y="0"/>
                        <a:ext cx="1487170" cy="9582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ins>
    </w:p>
    <w:p w14:paraId="6878AB9E" w14:textId="2DBF2047" w:rsidR="00983833" w:rsidRDefault="00983833">
      <w:pPr>
        <w:pStyle w:val="LetranormalTFG"/>
        <w:rPr>
          <w:ins w:id="1050" w:author="David Vacas Miguel" w:date="2018-05-13T18:33:00Z"/>
        </w:rPr>
      </w:pPr>
      <w:proofErr w:type="spellStart"/>
      <w:ins w:id="1051" w:author="David Vacas Miguel" w:date="2018-05-13T17:03:00Z">
        <w:r>
          <w:t>Glm</w:t>
        </w:r>
        <w:proofErr w:type="spellEnd"/>
        <w:r>
          <w:t xml:space="preserve"> para el cálculo de matrices</w:t>
        </w:r>
        <w:r w:rsidR="00F1385F">
          <w:t>.</w:t>
        </w:r>
      </w:ins>
    </w:p>
    <w:p w14:paraId="18461ED5" w14:textId="337E8F96" w:rsidR="00B72F56" w:rsidRDefault="002E4A2A">
      <w:pPr>
        <w:pStyle w:val="LetranormalTFG"/>
        <w:rPr>
          <w:ins w:id="1052" w:author="David Vacas Miguel" w:date="2018-05-13T18:33:00Z"/>
        </w:rPr>
      </w:pPr>
      <w:ins w:id="1053" w:author="David Vacas Miguel" w:date="2018-05-13T18:35:00Z">
        <w:r>
          <w:rPr>
            <w:noProof/>
          </w:rPr>
          <w:drawing>
            <wp:anchor distT="0" distB="0" distL="114300" distR="114300" simplePos="0" relativeHeight="251673600" behindDoc="0" locked="0" layoutInCell="1" allowOverlap="1" wp14:anchorId="1F4BDCFF" wp14:editId="6B63D64F">
              <wp:simplePos x="0" y="0"/>
              <wp:positionH relativeFrom="column">
                <wp:posOffset>-3810</wp:posOffset>
              </wp:positionH>
              <wp:positionV relativeFrom="paragraph">
                <wp:posOffset>303207</wp:posOffset>
              </wp:positionV>
              <wp:extent cx="1353820" cy="335915"/>
              <wp:effectExtent l="0" t="0" r="0" b="6985"/>
              <wp:wrapThrough wrapText="bothSides">
                <wp:wrapPolygon edited="0">
                  <wp:start x="0" y="0"/>
                  <wp:lineTo x="0" y="20824"/>
                  <wp:lineTo x="21276" y="20824"/>
                  <wp:lineTo x="21276" y="0"/>
                  <wp:lineTo x="0" y="0"/>
                </wp:wrapPolygon>
              </wp:wrapThrough>
              <wp:docPr id="311" name="Imagen 311" descr="F:\TFG\Git\TFG-RobotSiguelineas\Memoria\Imagenes\Freeglu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TFG\Git\TFG-RobotSiguelineas\Memoria\Imagenes\FreeglutIc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5382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4C693509" w14:textId="2ED4C461" w:rsidR="002E4A2A" w:rsidRDefault="002E4A2A">
      <w:pPr>
        <w:pStyle w:val="LetranormalTFG"/>
        <w:rPr>
          <w:ins w:id="1054" w:author="David Vacas Miguel" w:date="2018-05-13T17:15:00Z"/>
        </w:rPr>
      </w:pPr>
      <w:proofErr w:type="spellStart"/>
      <w:ins w:id="1055" w:author="David Vacas Miguel" w:date="2018-05-13T18:35:00Z">
        <w:r>
          <w:t>Freeglut</w:t>
        </w:r>
        <w:proofErr w:type="spellEnd"/>
        <w:r>
          <w:t xml:space="preserve"> para crear modelos 3D.</w:t>
        </w:r>
      </w:ins>
    </w:p>
    <w:p w14:paraId="3ABFA4C7" w14:textId="77777777" w:rsidR="00D73616" w:rsidDel="00D73616" w:rsidRDefault="00D73616">
      <w:pPr>
        <w:pStyle w:val="LetranormalTFG"/>
        <w:rPr>
          <w:ins w:id="1056" w:author="Alberto Herrán González" w:date="2018-03-31T13:47:00Z"/>
          <w:del w:id="1057" w:author="David Vacas Miguel" w:date="2018-05-13T17:19:00Z"/>
        </w:rPr>
        <w:pPrChange w:id="1058" w:author="Alberto Herrán González" w:date="2018-03-31T13:46:00Z">
          <w:pPr>
            <w:pStyle w:val="TFGtitulo2"/>
            <w:numPr>
              <w:numId w:val="14"/>
            </w:numPr>
            <w:ind w:left="360" w:hanging="360"/>
          </w:pPr>
        </w:pPrChange>
      </w:pPr>
    </w:p>
    <w:p w14:paraId="2B5E1ADD" w14:textId="0AE5A868" w:rsidR="00913D6B" w:rsidRPr="00FE3863" w:rsidRDefault="00913D6B">
      <w:pPr>
        <w:pStyle w:val="LetranormalTFG"/>
        <w:rPr>
          <w:ins w:id="1059" w:author="Alberto Herrán González" w:date="2018-03-31T13:46:00Z"/>
        </w:rPr>
        <w:pPrChange w:id="1060" w:author="Alberto Herrán González" w:date="2018-03-31T13:46:00Z">
          <w:pPr>
            <w:pStyle w:val="TFGtitulo2"/>
            <w:numPr>
              <w:numId w:val="14"/>
            </w:numPr>
            <w:ind w:left="360" w:hanging="360"/>
          </w:pPr>
        </w:pPrChange>
      </w:pPr>
    </w:p>
    <w:p w14:paraId="54394795" w14:textId="39B19F81" w:rsidR="00BC3217" w:rsidRDefault="00D73616" w:rsidP="00BC3217">
      <w:pPr>
        <w:pStyle w:val="TFGtitulo2"/>
        <w:numPr>
          <w:ilvl w:val="0"/>
          <w:numId w:val="14"/>
        </w:numPr>
      </w:pPr>
      <w:bookmarkStart w:id="1061" w:name="_Toc514081277"/>
      <w:ins w:id="1062" w:author="David Vacas Miguel" w:date="2018-05-13T17:20:00Z">
        <w:r>
          <w:t>OpenGL</w:t>
        </w:r>
      </w:ins>
      <w:bookmarkEnd w:id="1061"/>
      <w:del w:id="1063" w:author="David Vacas Miguel" w:date="2018-05-13T17:20:00Z">
        <w:r w:rsidR="00BC3217" w:rsidDel="00D73616">
          <w:delText>Qt</w:delText>
        </w:r>
      </w:del>
    </w:p>
    <w:p w14:paraId="347C066B" w14:textId="77777777" w:rsidR="008531E6" w:rsidDel="00913D6B" w:rsidRDefault="00F30AC4" w:rsidP="008531E6">
      <w:pPr>
        <w:pStyle w:val="LetranormalTFG"/>
        <w:rPr>
          <w:del w:id="1064" w:author="Alberto Herrán González" w:date="2018-03-31T13:47:00Z"/>
        </w:rPr>
      </w:pPr>
      <w:del w:id="1065" w:author="Alberto Herrán González" w:date="2018-03-31T13:47:00Z">
        <w:r w:rsidDel="00913D6B">
          <w:rPr>
            <w:noProof/>
            <w:lang w:eastAsia="es-ES"/>
          </w:rPr>
          <w:drawing>
            <wp:anchor distT="0" distB="0" distL="114300" distR="114300" simplePos="0" relativeHeight="251669504" behindDoc="0" locked="0" layoutInCell="1" allowOverlap="1" wp14:anchorId="55FBBEA4" wp14:editId="35CD7B6F">
              <wp:simplePos x="0" y="0"/>
              <wp:positionH relativeFrom="column">
                <wp:posOffset>130175</wp:posOffset>
              </wp:positionH>
              <wp:positionV relativeFrom="paragraph">
                <wp:posOffset>272415</wp:posOffset>
              </wp:positionV>
              <wp:extent cx="933450" cy="933450"/>
              <wp:effectExtent l="0" t="0" r="0" b="0"/>
              <wp:wrapSquare wrapText="bothSides"/>
              <wp:docPr id="288" name="Imagen 288"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del>
    </w:p>
    <w:p w14:paraId="150F0C98" w14:textId="6B017D0D" w:rsidR="00330B20" w:rsidDel="00D73616" w:rsidRDefault="00330B20" w:rsidP="00330B20">
      <w:pPr>
        <w:pStyle w:val="LetranormalTFG"/>
        <w:rPr>
          <w:del w:id="1066" w:author="David Vacas Miguel" w:date="2018-05-13T17:20:00Z"/>
        </w:rPr>
      </w:pPr>
      <w:del w:id="1067" w:author="David Vacas Miguel" w:date="2018-05-13T17:20:00Z">
        <w:r w:rsidDel="00D73616">
          <w:delText>Qt es un framework de desarrollo de aplicaciones multiplataforma para ordenador, embebido y móvil que en gran parte se suele utilizar para programas que utilicen interfaz gráfica.</w:delText>
        </w:r>
      </w:del>
    </w:p>
    <w:p w14:paraId="7D62CEE6" w14:textId="6D67EFAE" w:rsidR="00330B20" w:rsidDel="00D73616" w:rsidRDefault="00330B20" w:rsidP="00330B20">
      <w:pPr>
        <w:pStyle w:val="LetranormalTFG"/>
        <w:rPr>
          <w:del w:id="1068" w:author="David Vacas Miguel" w:date="2018-05-13T17:20:00Z"/>
        </w:rPr>
      </w:pPr>
      <w:del w:id="1069" w:author="David Vacas Miguel" w:date="2018-05-13T17:20:00Z">
        <w:r w:rsidDel="00D73616">
          <w:delText>Internamente se utiliza C++ con alguna extensión para funciones como Signals y Slots, por lo tanto, se utiliza orientación a objetos. Puesto que se utiliza C++,</w:delText>
        </w:r>
        <w:r w:rsidRPr="0062064E" w:rsidDel="00D73616">
          <w:delText xml:space="preserve"> </w:delText>
        </w:r>
        <w:r w:rsidDel="00D73616">
          <w:delText>en los proyectos se encontrarán archivos de 4 tipos:</w:delText>
        </w:r>
      </w:del>
    </w:p>
    <w:p w14:paraId="52A849C9" w14:textId="3426509C" w:rsidR="00330B20" w:rsidDel="00D73616" w:rsidRDefault="00330B20" w:rsidP="00330B20">
      <w:pPr>
        <w:pStyle w:val="LetranormalTFG"/>
        <w:numPr>
          <w:ilvl w:val="0"/>
          <w:numId w:val="8"/>
        </w:numPr>
        <w:rPr>
          <w:del w:id="1070" w:author="David Vacas Miguel" w:date="2018-05-13T17:20:00Z"/>
        </w:rPr>
      </w:pPr>
      <w:del w:id="1071" w:author="David Vacas Miguel" w:date="2018-05-13T17:20:00Z">
        <w:r w:rsidRPr="005C4F49" w:rsidDel="00D73616">
          <w:delText>.pro</w:delText>
        </w:r>
        <w:r w:rsidDel="00D73616">
          <w:delText>: Solo habrá un archivo .pro en el proyecto. Este archivo contiene toda la información necesaria para realizar la build de la aplicación.</w:delText>
        </w:r>
      </w:del>
    </w:p>
    <w:p w14:paraId="1D238428" w14:textId="13C549BA" w:rsidR="00330B20" w:rsidDel="00D73616" w:rsidRDefault="00330B20" w:rsidP="00330B20">
      <w:pPr>
        <w:pStyle w:val="LetranormalTFG"/>
        <w:numPr>
          <w:ilvl w:val="0"/>
          <w:numId w:val="8"/>
        </w:numPr>
        <w:rPr>
          <w:del w:id="1072" w:author="David Vacas Miguel" w:date="2018-05-13T17:20:00Z"/>
        </w:rPr>
      </w:pPr>
      <w:del w:id="1073" w:author="David Vacas Miguel" w:date="2018-05-13T17:20:00Z">
        <w:r w:rsidDel="00D73616">
          <w:delText xml:space="preserve">.h: Estos archivos incluyen la declaración de variables y las cabeceras de las funciones de la clase </w:delText>
        </w:r>
        <w:r w:rsidR="007D3477" w:rsidDel="00D73616">
          <w:delText>correspondiente, tanto pública como privada</w:delText>
        </w:r>
        <w:r w:rsidDel="00D73616">
          <w:delText>.</w:delText>
        </w:r>
      </w:del>
    </w:p>
    <w:p w14:paraId="7691A7BA" w14:textId="0C3ADBAC" w:rsidR="00330B20" w:rsidDel="00D73616" w:rsidRDefault="00330B20" w:rsidP="00330B20">
      <w:pPr>
        <w:pStyle w:val="LetranormalTFG"/>
        <w:numPr>
          <w:ilvl w:val="0"/>
          <w:numId w:val="8"/>
        </w:numPr>
        <w:rPr>
          <w:del w:id="1074" w:author="David Vacas Miguel" w:date="2018-05-13T17:20:00Z"/>
        </w:rPr>
      </w:pPr>
      <w:del w:id="1075" w:author="David Vacas Miguel" w:date="2018-05-13T17:20:00Z">
        <w:r w:rsidDel="00D73616">
          <w:delText xml:space="preserve">.cpp: Son los archivos en los cuales </w:delText>
        </w:r>
        <w:r w:rsidR="007D3477" w:rsidDel="00D73616">
          <w:delText xml:space="preserve">se sitúa </w:delText>
        </w:r>
        <w:r w:rsidDel="00D73616">
          <w:delText>el código fuente de la clase.</w:delText>
        </w:r>
      </w:del>
    </w:p>
    <w:p w14:paraId="4CDC896C" w14:textId="490A07C3" w:rsidR="00330B20" w:rsidDel="00D73616" w:rsidRDefault="00330B20" w:rsidP="00330B20">
      <w:pPr>
        <w:pStyle w:val="LetranormalTFG"/>
        <w:numPr>
          <w:ilvl w:val="0"/>
          <w:numId w:val="8"/>
        </w:numPr>
        <w:rPr>
          <w:del w:id="1076" w:author="David Vacas Miguel" w:date="2018-05-13T17:20:00Z"/>
        </w:rPr>
      </w:pPr>
      <w:del w:id="1077" w:author="David Vacas Miguel" w:date="2018-05-13T17:20:00Z">
        <w:r w:rsidDel="00D73616">
          <w:delText xml:space="preserve">.ui: Este archivo es el correspondiente a la interfaz gráfica. </w:delText>
        </w:r>
      </w:del>
    </w:p>
    <w:p w14:paraId="4390E201" w14:textId="307695C6" w:rsidR="00330B20" w:rsidDel="00D73616" w:rsidRDefault="00330B20" w:rsidP="00330B20">
      <w:pPr>
        <w:pStyle w:val="LetranormalTFG"/>
        <w:rPr>
          <w:del w:id="1078" w:author="David Vacas Miguel" w:date="2018-05-13T17:20:00Z"/>
        </w:rPr>
      </w:pPr>
      <w:del w:id="1079" w:author="David Vacas Miguel" w:date="2018-05-13T17:20:00Z">
        <w:r w:rsidDel="00D73616">
          <w:delText>Para el desarrollo de la interfaz gráfica se puede escribir en C++ utilizando el módulo Widget, además de esto, Qt tiene una herramienta gráfica llamada Qt Designer que es un generador de código basado en Widgets.</w:delText>
        </w:r>
      </w:del>
    </w:p>
    <w:p w14:paraId="283B1E2D" w14:textId="111CE9A4" w:rsidR="00330B20" w:rsidDel="00D73616" w:rsidRDefault="006771EE" w:rsidP="00330B20">
      <w:pPr>
        <w:pStyle w:val="LetranormalTFG"/>
        <w:rPr>
          <w:del w:id="1080" w:author="David Vacas Miguel" w:date="2018-05-13T17:20:00Z"/>
        </w:rPr>
      </w:pPr>
      <w:del w:id="1081" w:author="David Vacas Miguel" w:date="2018-05-13T17:20:00Z">
        <w:r w:rsidDel="00D73616">
          <w:delText>A continuación se muestra</w:delText>
        </w:r>
        <w:r w:rsidR="00330B20" w:rsidDel="00D73616">
          <w:delText xml:space="preserve"> el “Hello World” en qt para poder observar un ejemplo sencillo. La estructura se puede </w:delText>
        </w:r>
        <w:r w:rsidDel="00D73616">
          <w:delText>ver</w:delText>
        </w:r>
        <w:r w:rsidR="00330B20" w:rsidDel="00D73616">
          <w:delText xml:space="preserve"> en l</w:delText>
        </w:r>
        <w:r w:rsidR="003278DE" w:rsidDel="00D73616">
          <w:delText>a figura 1</w:delText>
        </w:r>
      </w:del>
      <w:del w:id="1082" w:author="David Vacas Miguel" w:date="2018-04-19T01:10:00Z">
        <w:r w:rsidR="003278DE" w:rsidDel="00DC5F1F">
          <w:delText>0</w:delText>
        </w:r>
      </w:del>
      <w:del w:id="1083" w:author="David Vacas Miguel" w:date="2018-05-13T17:20:00Z">
        <w:r w:rsidR="00330B20" w:rsidDel="00D73616">
          <w:delText>. Como se puede observar, main.cpp será el que inicialice el programa, y mainwindow será el que se encargue de contener el código para mostrar en la aplicación “Hello World”.</w:delText>
        </w:r>
      </w:del>
    </w:p>
    <w:p w14:paraId="7F0167B4" w14:textId="5DE74027" w:rsidR="00330B20" w:rsidDel="00D73616" w:rsidRDefault="00330B20" w:rsidP="00330B20">
      <w:pPr>
        <w:pStyle w:val="LetranormalTFG"/>
        <w:jc w:val="center"/>
        <w:rPr>
          <w:del w:id="1084" w:author="David Vacas Miguel" w:date="2018-05-13T17:20:00Z"/>
        </w:rPr>
      </w:pPr>
      <w:del w:id="1085" w:author="David Vacas Miguel" w:date="2018-05-13T17:20:00Z">
        <w:r w:rsidDel="00D73616">
          <w:rPr>
            <w:noProof/>
            <w:lang w:eastAsia="es-ES"/>
          </w:rPr>
          <w:drawing>
            <wp:inline distT="0" distB="0" distL="0" distR="0" wp14:anchorId="270533B5" wp14:editId="0D9D6D31">
              <wp:extent cx="2424269" cy="1924050"/>
              <wp:effectExtent l="0" t="0" r="0" b="0"/>
              <wp:docPr id="22" name="Imagen 22" descr="C:\Users\David\AppData\Local\Microsoft\Windows\INetCache\Content.Word\HelloWorld 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vid\AppData\Local\Microsoft\Windows\INetCache\Content.Word\HelloWorld estructur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95510" cy="1980591"/>
                      </a:xfrm>
                      <a:prstGeom prst="rect">
                        <a:avLst/>
                      </a:prstGeom>
                      <a:noFill/>
                      <a:ln>
                        <a:noFill/>
                      </a:ln>
                    </pic:spPr>
                  </pic:pic>
                </a:graphicData>
              </a:graphic>
            </wp:inline>
          </w:drawing>
        </w:r>
      </w:del>
    </w:p>
    <w:p w14:paraId="73F46FE7" w14:textId="0DEB4EA4" w:rsidR="00330B20" w:rsidDel="00D73616" w:rsidRDefault="003278DE" w:rsidP="00330B20">
      <w:pPr>
        <w:pStyle w:val="LetranormalTFG"/>
        <w:jc w:val="center"/>
        <w:rPr>
          <w:del w:id="1086" w:author="David Vacas Miguel" w:date="2018-05-13T17:20:00Z"/>
        </w:rPr>
      </w:pPr>
      <w:del w:id="1087" w:author="David Vacas Miguel" w:date="2018-05-13T17:20:00Z">
        <w:r w:rsidDel="00D73616">
          <w:rPr>
            <w:b/>
          </w:rPr>
          <w:delText>Figura 1</w:delText>
        </w:r>
      </w:del>
      <w:del w:id="1088" w:author="David Vacas Miguel" w:date="2018-04-19T01:10:00Z">
        <w:r w:rsidDel="00DC5F1F">
          <w:rPr>
            <w:b/>
          </w:rPr>
          <w:delText>0</w:delText>
        </w:r>
      </w:del>
      <w:del w:id="1089" w:author="David Vacas Miguel" w:date="2018-05-13T17:20:00Z">
        <w:r w:rsidR="00330B20" w:rsidRPr="004571B0" w:rsidDel="00D73616">
          <w:rPr>
            <w:b/>
          </w:rPr>
          <w:delText>.</w:delText>
        </w:r>
        <w:r w:rsidR="00330B20" w:rsidDel="00D73616">
          <w:delText xml:space="preserve"> Estructura “Hello World”.</w:delText>
        </w:r>
      </w:del>
    </w:p>
    <w:p w14:paraId="0375F984" w14:textId="17349484" w:rsidR="00330B20" w:rsidDel="00D73616" w:rsidRDefault="00330B20" w:rsidP="00330B20">
      <w:pPr>
        <w:pStyle w:val="LetranormalTFG"/>
        <w:jc w:val="left"/>
        <w:rPr>
          <w:del w:id="1090" w:author="David Vacas Miguel" w:date="2018-05-13T17:20:00Z"/>
        </w:rPr>
      </w:pPr>
    </w:p>
    <w:p w14:paraId="5FF1F586" w14:textId="3E2E0B55" w:rsidR="00330B20" w:rsidDel="00D73616" w:rsidRDefault="00330B20" w:rsidP="00330B20">
      <w:pPr>
        <w:pStyle w:val="LetranormalTFG"/>
        <w:jc w:val="left"/>
        <w:rPr>
          <w:del w:id="1091" w:author="David Vacas Miguel" w:date="2018-05-13T17:20:00Z"/>
        </w:rPr>
      </w:pPr>
      <w:del w:id="1092" w:author="David Vacas Miguel" w:date="2018-05-13T17:20:00Z">
        <w:r w:rsidDel="00D73616">
          <w:delText>El fichero HelloWorld.pro es el que contiene la configuración del proyecto.</w:delText>
        </w:r>
      </w:del>
    </w:p>
    <w:p w14:paraId="6064F4D6" w14:textId="70484650" w:rsidR="00330B20" w:rsidDel="00D73616" w:rsidRDefault="00330B20" w:rsidP="00330B20">
      <w:pPr>
        <w:pStyle w:val="LetranormalTFG"/>
        <w:jc w:val="left"/>
        <w:rPr>
          <w:del w:id="1093" w:author="David Vacas Miguel" w:date="2018-05-13T17:20:00Z"/>
        </w:rPr>
      </w:pPr>
      <w:del w:id="1094" w:author="David Vacas Miguel" w:date="2018-05-13T17:20:00Z">
        <w:r w:rsidDel="00D73616">
          <w:delText>En primer lugar, se crean dos widgets, un botón y un espacio de texto, en el fichero mainwindow.ui (se puede utilizar la herramienta Qt Designer</w:delText>
        </w:r>
        <w:r w:rsidR="003278DE" w:rsidDel="00D73616">
          <w:delText xml:space="preserve"> como se muestra en la figura 1</w:delText>
        </w:r>
      </w:del>
      <w:del w:id="1095" w:author="David Vacas Miguel" w:date="2018-04-19T01:10:00Z">
        <w:r w:rsidR="003278DE" w:rsidDel="00DC5F1F">
          <w:delText>1</w:delText>
        </w:r>
      </w:del>
      <w:del w:id="1096" w:author="David Vacas Miguel" w:date="2018-05-13T17:20:00Z">
        <w:r w:rsidDel="00D73616">
          <w:delText xml:space="preserve">) y se les nombra como </w:delText>
        </w:r>
        <w:r w:rsidR="006771EE" w:rsidDel="00D73616">
          <w:delText>se desee</w:delText>
        </w:r>
        <w:r w:rsidDel="00D73616">
          <w:delText>, en este caso el botón se llama “saluda” y el cuadro de texto “textEdit”.</w:delText>
        </w:r>
      </w:del>
    </w:p>
    <w:p w14:paraId="1C11A9CF" w14:textId="7D94BC28" w:rsidR="00330B20" w:rsidDel="00D73616" w:rsidRDefault="00330B20" w:rsidP="00330B20">
      <w:pPr>
        <w:pStyle w:val="LetranormalTFG"/>
        <w:jc w:val="center"/>
        <w:rPr>
          <w:del w:id="1097" w:author="David Vacas Miguel" w:date="2018-05-13T17:20:00Z"/>
        </w:rPr>
      </w:pPr>
      <w:del w:id="1098" w:author="David Vacas Miguel" w:date="2018-05-13T17:20:00Z">
        <w:r w:rsidDel="00D73616">
          <w:rPr>
            <w:noProof/>
            <w:lang w:eastAsia="es-ES"/>
          </w:rPr>
          <w:drawing>
            <wp:inline distT="0" distB="0" distL="0" distR="0" wp14:anchorId="6B729A62" wp14:editId="26999A8A">
              <wp:extent cx="5756910" cy="1924050"/>
              <wp:effectExtent l="0" t="0" r="0" b="0"/>
              <wp:docPr id="27" name="Imagen 27"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del>
    </w:p>
    <w:p w14:paraId="6CAC2B89" w14:textId="29AEB120" w:rsidR="00330B20" w:rsidDel="00D73616" w:rsidRDefault="003278DE" w:rsidP="00330B20">
      <w:pPr>
        <w:pStyle w:val="LetranormalTFG"/>
        <w:jc w:val="center"/>
        <w:rPr>
          <w:del w:id="1099" w:author="David Vacas Miguel" w:date="2018-05-13T17:20:00Z"/>
        </w:rPr>
      </w:pPr>
      <w:del w:id="1100" w:author="David Vacas Miguel" w:date="2018-05-13T17:20:00Z">
        <w:r w:rsidDel="00D73616">
          <w:rPr>
            <w:b/>
          </w:rPr>
          <w:delText>Figura 1</w:delText>
        </w:r>
      </w:del>
      <w:del w:id="1101" w:author="David Vacas Miguel" w:date="2018-04-19T01:10:00Z">
        <w:r w:rsidDel="00DC5F1F">
          <w:rPr>
            <w:b/>
          </w:rPr>
          <w:delText>1</w:delText>
        </w:r>
      </w:del>
      <w:del w:id="1102" w:author="David Vacas Miguel" w:date="2018-05-13T17:20:00Z">
        <w:r w:rsidR="00330B20" w:rsidRPr="004571B0" w:rsidDel="00D73616">
          <w:rPr>
            <w:b/>
          </w:rPr>
          <w:delText>.</w:delText>
        </w:r>
        <w:r w:rsidR="00330B20" w:rsidRPr="004571B0" w:rsidDel="00D73616">
          <w:delText xml:space="preserve"> </w:delText>
        </w:r>
        <w:r w:rsidR="00330B20" w:rsidDel="00D73616">
          <w:delText>Mainwindow.ui.</w:delText>
        </w:r>
      </w:del>
    </w:p>
    <w:p w14:paraId="240F0F99" w14:textId="7F2DA7C5" w:rsidR="00330B20" w:rsidDel="00D73616" w:rsidRDefault="00330B20" w:rsidP="00330B20">
      <w:pPr>
        <w:pStyle w:val="LetranormalTFG"/>
        <w:jc w:val="left"/>
        <w:rPr>
          <w:del w:id="1103" w:author="David Vacas Miguel" w:date="2018-05-13T17:20:00Z"/>
        </w:rPr>
      </w:pPr>
      <w:del w:id="1104" w:author="David Vacas Miguel" w:date="2018-05-13T17:20:00Z">
        <w:r w:rsidDel="00D73616">
          <w:delText xml:space="preserve">El fichero mainwindow.cpp contiene el método </w:delText>
        </w:r>
        <w:r w:rsidRPr="00BB472A" w:rsidDel="00D73616">
          <w:rPr>
            <w:i/>
          </w:rPr>
          <w:delText>on_saluda_clicked()</w:delText>
        </w:r>
        <w:r w:rsidDel="00D73616">
          <w:delText xml:space="preserve"> que se llamará cuando se pulse el botón “saluda”. Este contiene el código que accederá al cuadro de texto y escribirá en él “Hello World”, este método s</w:delText>
        </w:r>
        <w:r w:rsidR="003278DE" w:rsidDel="00D73616">
          <w:delText>e puede observar en la figura 1</w:delText>
        </w:r>
      </w:del>
      <w:del w:id="1105" w:author="David Vacas Miguel" w:date="2018-04-19T01:10:00Z">
        <w:r w:rsidR="003278DE" w:rsidDel="00DC5F1F">
          <w:delText>2</w:delText>
        </w:r>
      </w:del>
      <w:del w:id="1106" w:author="David Vacas Miguel" w:date="2018-05-13T17:20:00Z">
        <w:r w:rsidDel="00D73616">
          <w:delText>.</w:delText>
        </w:r>
      </w:del>
    </w:p>
    <w:p w14:paraId="70D6188D" w14:textId="631C352E" w:rsidR="00330B20" w:rsidDel="00D73616" w:rsidRDefault="00330B20" w:rsidP="00330B20">
      <w:pPr>
        <w:pStyle w:val="LetranormalTFG"/>
        <w:jc w:val="center"/>
        <w:rPr>
          <w:del w:id="1107" w:author="David Vacas Miguel" w:date="2018-05-13T17:20:00Z"/>
        </w:rPr>
      </w:pPr>
      <w:del w:id="1108" w:author="David Vacas Miguel" w:date="2018-05-13T17:20:00Z">
        <w:r w:rsidDel="00D73616">
          <w:rPr>
            <w:noProof/>
            <w:lang w:eastAsia="es-ES"/>
          </w:rPr>
          <w:drawing>
            <wp:inline distT="0" distB="0" distL="0" distR="0" wp14:anchorId="6DCA5A33" wp14:editId="06F34DF8">
              <wp:extent cx="3988962" cy="962025"/>
              <wp:effectExtent l="0" t="0" r="0" b="0"/>
              <wp:docPr id="28" name="Imagen 28" descr="C:\Users\David\AppData\Local\Microsoft\Windows\INetCache\Content.Word\HelloWorld onSaludaCli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vid\AppData\Local\Microsoft\Windows\INetCache\Content.Word\HelloWorld onSaludaClick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95399" cy="963577"/>
                      </a:xfrm>
                      <a:prstGeom prst="rect">
                        <a:avLst/>
                      </a:prstGeom>
                      <a:noFill/>
                      <a:ln>
                        <a:noFill/>
                      </a:ln>
                    </pic:spPr>
                  </pic:pic>
                </a:graphicData>
              </a:graphic>
            </wp:inline>
          </w:drawing>
        </w:r>
      </w:del>
    </w:p>
    <w:p w14:paraId="6078CD5C" w14:textId="3DE6A650" w:rsidR="00330B20" w:rsidDel="00D73616" w:rsidRDefault="003278DE" w:rsidP="00330B20">
      <w:pPr>
        <w:pStyle w:val="LetranormalTFG"/>
        <w:ind w:left="720"/>
        <w:jc w:val="center"/>
        <w:rPr>
          <w:del w:id="1109" w:author="David Vacas Miguel" w:date="2018-05-13T17:20:00Z"/>
        </w:rPr>
      </w:pPr>
      <w:del w:id="1110" w:author="David Vacas Miguel" w:date="2018-05-13T17:20:00Z">
        <w:r w:rsidDel="00D73616">
          <w:rPr>
            <w:b/>
          </w:rPr>
          <w:delText>Figura 1</w:delText>
        </w:r>
      </w:del>
      <w:del w:id="1111" w:author="David Vacas Miguel" w:date="2018-04-19T01:10:00Z">
        <w:r w:rsidDel="00DC5F1F">
          <w:rPr>
            <w:b/>
          </w:rPr>
          <w:delText>2</w:delText>
        </w:r>
      </w:del>
      <w:del w:id="1112" w:author="David Vacas Miguel" w:date="2018-05-13T17:20:00Z">
        <w:r w:rsidR="00330B20" w:rsidRPr="00414E34" w:rsidDel="00D73616">
          <w:rPr>
            <w:b/>
          </w:rPr>
          <w:delText>.</w:delText>
        </w:r>
        <w:r w:rsidR="00330B20" w:rsidDel="00D73616">
          <w:delText xml:space="preserve"> Método que escribirá “Hello World” al pulsar el botón.</w:delText>
        </w:r>
      </w:del>
    </w:p>
    <w:p w14:paraId="156B313E" w14:textId="60999856" w:rsidR="008531E6" w:rsidDel="00D73616" w:rsidRDefault="00330B20">
      <w:pPr>
        <w:pStyle w:val="LetranormalTFG"/>
        <w:rPr>
          <w:del w:id="1113" w:author="David Vacas Miguel" w:date="2018-04-19T00:32:00Z"/>
        </w:rPr>
      </w:pPr>
      <w:del w:id="1114" w:author="David Vacas Miguel" w:date="2018-05-13T17:20:00Z">
        <w:r w:rsidDel="00D73616">
          <w:delText>Solo se necesitará añadir la cabecera del método en mainWindow.h y el programa estará terminado.</w:delText>
        </w:r>
      </w:del>
    </w:p>
    <w:p w14:paraId="1EEDFE48" w14:textId="2B40E547" w:rsidR="00D73616" w:rsidRDefault="00D73616" w:rsidP="00330B20">
      <w:pPr>
        <w:pStyle w:val="LetranormalTFG"/>
        <w:rPr>
          <w:ins w:id="1115" w:author="David Vacas Miguel" w:date="2018-05-13T17:20:00Z"/>
        </w:rPr>
      </w:pPr>
    </w:p>
    <w:p w14:paraId="257A79FB" w14:textId="77777777" w:rsidR="00D73616" w:rsidRDefault="00D73616" w:rsidP="00D73616">
      <w:pPr>
        <w:pStyle w:val="LetranormalTFG"/>
        <w:rPr>
          <w:moveTo w:id="1116" w:author="David Vacas Miguel" w:date="2018-05-13T17:20:00Z"/>
        </w:rPr>
      </w:pPr>
      <w:moveToRangeStart w:id="1117" w:author="David Vacas Miguel" w:date="2018-05-13T17:20:00Z" w:name="move513995330"/>
      <w:moveTo w:id="1118" w:author="David Vacas Miguel" w:date="2018-05-13T17:20:00Z">
        <w:r>
          <w:t xml:space="preserve">Para poder implementar el cauce grafico existen diferentes </w:t>
        </w:r>
        <w:proofErr w:type="spellStart"/>
        <w:r>
          <w:t>APIs</w:t>
        </w:r>
        <w:proofErr w:type="spellEnd"/>
        <w:r>
          <w:t xml:space="preserve"> que se pueden utilizar como pueden ser Direct3D (para Windows), </w:t>
        </w:r>
        <w:proofErr w:type="spellStart"/>
        <w:r>
          <w:t>Mantle</w:t>
        </w:r>
        <w:proofErr w:type="spellEnd"/>
        <w:r>
          <w:t xml:space="preserve"> (para tarjetas AMD), </w:t>
        </w:r>
        <w:proofErr w:type="spellStart"/>
        <w:r>
          <w:t>Vulkan</w:t>
        </w:r>
        <w:proofErr w:type="spellEnd"/>
        <w:r>
          <w:t xml:space="preserve"> (basado en </w:t>
        </w:r>
        <w:proofErr w:type="spellStart"/>
        <w:r>
          <w:t>Mantle</w:t>
        </w:r>
        <w:proofErr w:type="spellEnd"/>
        <w:r>
          <w:t xml:space="preserve"> y multiplataforma) o OpenGL. Se decidió utilizar OpenGL puesto que es la librería más conocida, pública y multiplataforma, además es fácil integrarlo en la mayoría de los proyectos.</w:t>
        </w:r>
      </w:moveTo>
    </w:p>
    <w:p w14:paraId="66A648F4" w14:textId="77777777" w:rsidR="00D73616" w:rsidRDefault="00D73616" w:rsidP="00D73616">
      <w:pPr>
        <w:pStyle w:val="LetranormalTFG"/>
        <w:rPr>
          <w:moveTo w:id="1119" w:author="David Vacas Miguel" w:date="2018-05-13T17:20:00Z"/>
        </w:rPr>
      </w:pPr>
      <w:moveTo w:id="1120" w:author="David Vacas Miguel" w:date="2018-05-13T17:20:00Z">
        <w:r>
          <w:t>OpenGL es una API multilenguaje y multiplataforma que se utiliza para el desarrollo de aplicaciones en las que se utilicen gráficos 2D y 3D. Este te proporciona funciones con las cuales podrás realizar imágenes, animaciones, juegos, simulaciones, etc. OpenGL te permite realizar entre otras muchas cosas:</w:t>
        </w:r>
      </w:moveTo>
    </w:p>
    <w:p w14:paraId="1449B061" w14:textId="77777777" w:rsidR="00D73616" w:rsidRDefault="00D73616" w:rsidP="00D73616">
      <w:pPr>
        <w:pStyle w:val="LetranormalTFG"/>
        <w:numPr>
          <w:ilvl w:val="0"/>
          <w:numId w:val="25"/>
        </w:numPr>
        <w:rPr>
          <w:moveTo w:id="1121" w:author="David Vacas Miguel" w:date="2018-05-13T17:20:00Z"/>
        </w:rPr>
      </w:pPr>
      <w:moveTo w:id="1122" w:author="David Vacas Miguel" w:date="2018-05-13T17:20:00Z">
        <w:r>
          <w:t>Construir formas geométricas a partir de las primitivas que este te proporciona.</w:t>
        </w:r>
      </w:moveTo>
    </w:p>
    <w:p w14:paraId="6A0036C1" w14:textId="77777777" w:rsidR="00D73616" w:rsidRDefault="00D73616" w:rsidP="00D73616">
      <w:pPr>
        <w:pStyle w:val="LetranormalTFG"/>
        <w:numPr>
          <w:ilvl w:val="0"/>
          <w:numId w:val="25"/>
        </w:numPr>
        <w:rPr>
          <w:moveTo w:id="1123" w:author="David Vacas Miguel" w:date="2018-05-13T17:20:00Z"/>
        </w:rPr>
      </w:pPr>
      <w:moveTo w:id="1124" w:author="David Vacas Miguel" w:date="2018-05-13T17:20:00Z">
        <w:r>
          <w:t>Ubicar los objetos en la escena.</w:t>
        </w:r>
      </w:moveTo>
    </w:p>
    <w:p w14:paraId="254168D3" w14:textId="77777777" w:rsidR="00D73616" w:rsidRDefault="00D73616" w:rsidP="00D73616">
      <w:pPr>
        <w:pStyle w:val="LetranormalTFG"/>
        <w:numPr>
          <w:ilvl w:val="0"/>
          <w:numId w:val="25"/>
        </w:numPr>
        <w:rPr>
          <w:moveTo w:id="1125" w:author="David Vacas Miguel" w:date="2018-05-13T17:20:00Z"/>
        </w:rPr>
      </w:pPr>
      <w:moveTo w:id="1126" w:author="David Vacas Miguel" w:date="2018-05-13T17:20:00Z">
        <w:r>
          <w:t>Ubicar el punto desde el que se visualiza la escena.</w:t>
        </w:r>
      </w:moveTo>
    </w:p>
    <w:p w14:paraId="595F30E8" w14:textId="77777777" w:rsidR="00D73616" w:rsidRDefault="00D73616" w:rsidP="00D73616">
      <w:pPr>
        <w:pStyle w:val="LetranormalTFG"/>
        <w:numPr>
          <w:ilvl w:val="0"/>
          <w:numId w:val="25"/>
        </w:numPr>
        <w:rPr>
          <w:moveTo w:id="1127" w:author="David Vacas Miguel" w:date="2018-05-13T17:20:00Z"/>
        </w:rPr>
      </w:pPr>
      <w:moveTo w:id="1128" w:author="David Vacas Miguel" w:date="2018-05-13T17:20:00Z">
        <w:r>
          <w:t>Poner color o texturas.</w:t>
        </w:r>
      </w:moveTo>
    </w:p>
    <w:p w14:paraId="33E40E59" w14:textId="77777777" w:rsidR="00D73616" w:rsidRDefault="00D73616" w:rsidP="00D73616">
      <w:pPr>
        <w:pStyle w:val="LetranormalTFG"/>
        <w:numPr>
          <w:ilvl w:val="0"/>
          <w:numId w:val="25"/>
        </w:numPr>
        <w:rPr>
          <w:moveTo w:id="1129" w:author="David Vacas Miguel" w:date="2018-05-13T17:20:00Z"/>
        </w:rPr>
      </w:pPr>
      <w:moveTo w:id="1130" w:author="David Vacas Miguel" w:date="2018-05-13T17:20:00Z">
        <w:r>
          <w:lastRenderedPageBreak/>
          <w:t>Crear luces.</w:t>
        </w:r>
      </w:moveTo>
    </w:p>
    <w:p w14:paraId="4F072C8C" w14:textId="77777777" w:rsidR="00D73616" w:rsidRDefault="00D73616" w:rsidP="00D73616">
      <w:pPr>
        <w:pStyle w:val="LetranormalTFG"/>
        <w:numPr>
          <w:ilvl w:val="0"/>
          <w:numId w:val="25"/>
        </w:numPr>
        <w:rPr>
          <w:moveTo w:id="1131" w:author="David Vacas Miguel" w:date="2018-05-13T17:20:00Z"/>
        </w:rPr>
      </w:pPr>
      <w:moveTo w:id="1132" w:author="David Vacas Miguel" w:date="2018-05-13T17:20:00Z">
        <w:r>
          <w:t>Realizar la rasterización.</w:t>
        </w:r>
      </w:moveTo>
    </w:p>
    <w:p w14:paraId="6144C3E2" w14:textId="57658BF1" w:rsidR="00D73616" w:rsidRPr="004921E5" w:rsidDel="00D73616" w:rsidRDefault="00D73616" w:rsidP="00D73616">
      <w:pPr>
        <w:pStyle w:val="LetranormalTFG"/>
        <w:rPr>
          <w:del w:id="1133" w:author="David Vacas Miguel" w:date="2018-05-13T17:25:00Z"/>
          <w:moveTo w:id="1134" w:author="David Vacas Miguel" w:date="2018-05-13T17:20:00Z"/>
        </w:rPr>
      </w:pPr>
      <w:moveTo w:id="1135" w:author="David Vacas Miguel" w:date="2018-05-13T17:20:00Z">
        <w:del w:id="1136" w:author="David Vacas Miguel" w:date="2018-05-13T17:25:00Z">
          <w:r w:rsidDel="00D73616">
            <w:delText>Las funciones básicas y de mayor importancia que nos proporciona OpenGL con Qt son las siguientes:</w:delText>
          </w:r>
        </w:del>
      </w:moveTo>
    </w:p>
    <w:p w14:paraId="261BAAD1" w14:textId="0AE95BDC" w:rsidR="00D73616" w:rsidDel="00D73616" w:rsidRDefault="00D73616" w:rsidP="00D73616">
      <w:pPr>
        <w:pStyle w:val="LetranormalTFG"/>
        <w:numPr>
          <w:ilvl w:val="0"/>
          <w:numId w:val="25"/>
        </w:numPr>
        <w:rPr>
          <w:del w:id="1137" w:author="David Vacas Miguel" w:date="2018-05-13T17:25:00Z"/>
          <w:moveTo w:id="1138" w:author="David Vacas Miguel" w:date="2018-05-13T17:20:00Z"/>
        </w:rPr>
      </w:pPr>
      <w:moveTo w:id="1139" w:author="David Vacas Miguel" w:date="2018-05-13T17:20:00Z">
        <w:del w:id="1140" w:author="David Vacas Miguel" w:date="2018-05-13T17:25:00Z">
          <w:r w:rsidRPr="009D25A6" w:rsidDel="00D73616">
            <w:rPr>
              <w:b/>
            </w:rPr>
            <w:delText>initializeGL():</w:delText>
          </w:r>
          <w:r w:rsidDel="00D73616">
            <w:delText xml:space="preserve"> Esta función se ejecuta una sola vez y antes que las otras dos funciones. Por lo tanto, se utiliza para inicializar y configurar todo lo necesario para la utilización de OpenGL u otros.</w:delText>
          </w:r>
        </w:del>
      </w:moveTo>
    </w:p>
    <w:p w14:paraId="0E74D51E" w14:textId="19695FBE" w:rsidR="00D73616" w:rsidDel="00D73616" w:rsidRDefault="00D73616" w:rsidP="00D73616">
      <w:pPr>
        <w:pStyle w:val="LetranormalTFG"/>
        <w:numPr>
          <w:ilvl w:val="0"/>
          <w:numId w:val="25"/>
        </w:numPr>
        <w:rPr>
          <w:del w:id="1141" w:author="David Vacas Miguel" w:date="2018-05-13T17:25:00Z"/>
          <w:moveTo w:id="1142" w:author="David Vacas Miguel" w:date="2018-05-13T17:20:00Z"/>
        </w:rPr>
      </w:pPr>
      <w:moveTo w:id="1143" w:author="David Vacas Miguel" w:date="2018-05-13T17:20:00Z">
        <w:del w:id="1144" w:author="David Vacas Miguel" w:date="2018-05-13T17:25:00Z">
          <w:r w:rsidRPr="009D25A6" w:rsidDel="00D73616">
            <w:rPr>
              <w:b/>
            </w:rPr>
            <w:delText>paintGL():</w:delText>
          </w:r>
          <w:r w:rsidDel="00D73616">
            <w:delText xml:space="preserve"> Esta función es la que renderiza la escena de OpenGL y se llama siempre que el widget necesite ser actualizado. Además, este método será en el cual se modificará la posición de la cámara y la posición del robot, es decir, las matrices view y model. Gracias a los cambios en esta última matriz se realiza la animación de movimiento del robot.</w:delText>
          </w:r>
        </w:del>
      </w:moveTo>
    </w:p>
    <w:p w14:paraId="3320946D" w14:textId="5A17656B" w:rsidR="00D73616" w:rsidDel="00D73616" w:rsidRDefault="00D73616" w:rsidP="00D73616">
      <w:pPr>
        <w:pStyle w:val="LetranormalTFG"/>
        <w:numPr>
          <w:ilvl w:val="0"/>
          <w:numId w:val="25"/>
        </w:numPr>
        <w:rPr>
          <w:del w:id="1145" w:author="David Vacas Miguel" w:date="2018-05-13T17:25:00Z"/>
          <w:moveTo w:id="1146" w:author="David Vacas Miguel" w:date="2018-05-13T17:20:00Z"/>
        </w:rPr>
      </w:pPr>
      <w:moveTo w:id="1147" w:author="David Vacas Miguel" w:date="2018-05-13T17:20:00Z">
        <w:del w:id="1148" w:author="David Vacas Miguel" w:date="2018-05-13T17:25:00Z">
          <w:r w:rsidRPr="009D25A6" w:rsidDel="00D73616">
            <w:rPr>
              <w:b/>
            </w:rPr>
            <w:delText>resizeGL(int w, int h):</w:delText>
          </w:r>
          <w:r w:rsidDel="00D73616">
            <w:delText xml:space="preserve"> En este método se debe configurar el viewport (los parámetros de entrada w y h son el ancho y el alto respectivamente de la zona donde se podrá visualizar el código desarrollado en OpenGL), el tipo de vista (perspectiva u ortográfica), etc. Es llamado por primera vez cuando el widget se crea (siempre después de initializeGL) y siempre que el widget sea reescalado. Este método es el responsable de crear la matriz projection.</w:delText>
          </w:r>
        </w:del>
      </w:moveTo>
    </w:p>
    <w:p w14:paraId="03EAD9BE" w14:textId="77777777" w:rsidR="00D73616" w:rsidRPr="00293F11" w:rsidRDefault="00D73616" w:rsidP="00D73616">
      <w:pPr>
        <w:pStyle w:val="LetranormalTFG"/>
        <w:rPr>
          <w:moveTo w:id="1149" w:author="David Vacas Miguel" w:date="2018-05-13T17:20:00Z"/>
        </w:rPr>
      </w:pPr>
    </w:p>
    <w:p w14:paraId="63AFEDB7" w14:textId="77777777" w:rsidR="00D73616" w:rsidRDefault="00D73616" w:rsidP="00D73616">
      <w:pPr>
        <w:pStyle w:val="LetranormalTFG"/>
        <w:rPr>
          <w:moveTo w:id="1150" w:author="David Vacas Miguel" w:date="2018-05-13T17:20:00Z"/>
        </w:rPr>
      </w:pPr>
      <w:moveTo w:id="1151" w:author="David Vacas Miguel" w:date="2018-05-13T17:20:00Z">
        <w:r>
          <w:t>OpenGL tiene diferentes versiones que siguen pudiendo ser utilizadas hoy en día, a continuación, realizaré una muy breve explicación de las más relevantes:</w:t>
        </w:r>
      </w:moveTo>
    </w:p>
    <w:p w14:paraId="6F3F7F50" w14:textId="77777777" w:rsidR="00D73616" w:rsidRPr="000C5FC6" w:rsidRDefault="00D73616" w:rsidP="00D73616">
      <w:pPr>
        <w:pStyle w:val="LetranormalTFG"/>
        <w:numPr>
          <w:ilvl w:val="0"/>
          <w:numId w:val="25"/>
        </w:numPr>
        <w:rPr>
          <w:moveTo w:id="1152" w:author="David Vacas Miguel" w:date="2018-05-13T17:20:00Z"/>
          <w:u w:val="single"/>
        </w:rPr>
      </w:pPr>
      <w:moveTo w:id="1153" w:author="David Vacas Miguel" w:date="2018-05-13T17:20:00Z">
        <w:r w:rsidRPr="009D25A6">
          <w:rPr>
            <w:b/>
            <w:u w:val="single"/>
          </w:rPr>
          <w:t>OpenGL 1.X:</w:t>
        </w:r>
        <w:r>
          <w:t xml:space="preserve"> en las diferentes actualizaciones fueron haciendo extensiones al núcleo de la API.</w:t>
        </w:r>
      </w:moveTo>
    </w:p>
    <w:p w14:paraId="7204073C" w14:textId="77777777" w:rsidR="00D73616" w:rsidRDefault="00D73616" w:rsidP="00D73616">
      <w:pPr>
        <w:pStyle w:val="LetranormalTFG"/>
        <w:numPr>
          <w:ilvl w:val="0"/>
          <w:numId w:val="25"/>
        </w:numPr>
        <w:rPr>
          <w:moveTo w:id="1154" w:author="David Vacas Miguel" w:date="2018-05-13T17:20:00Z"/>
        </w:rPr>
      </w:pPr>
      <w:moveTo w:id="1155" w:author="David Vacas Miguel" w:date="2018-05-13T17:20:00Z">
        <w:r w:rsidRPr="009D25A6">
          <w:rPr>
            <w:b/>
            <w:u w:val="single"/>
          </w:rPr>
          <w:t>OpenGL 2.X:</w:t>
        </w:r>
        <w:r>
          <w:t xml:space="preserve"> se incorporó GLSL (OpenGL </w:t>
        </w:r>
        <w:proofErr w:type="spellStart"/>
        <w:r>
          <w:t>Shading</w:t>
        </w:r>
        <w:proofErr w:type="spellEnd"/>
        <w:r>
          <w:t xml:space="preserve"> </w:t>
        </w:r>
        <w:proofErr w:type="spellStart"/>
        <w:r>
          <w:t>Language</w:t>
        </w:r>
        <w:proofErr w:type="spellEnd"/>
        <w:r>
          <w:t>), con el cual se podía programar las etapas de transformación y rasterizado del cauce gráfico.</w:t>
        </w:r>
      </w:moveTo>
    </w:p>
    <w:p w14:paraId="1F968DA6" w14:textId="77777777" w:rsidR="00D73616" w:rsidRDefault="00D73616" w:rsidP="00D73616">
      <w:pPr>
        <w:pStyle w:val="LetranormalTFG"/>
        <w:numPr>
          <w:ilvl w:val="0"/>
          <w:numId w:val="25"/>
        </w:numPr>
        <w:rPr>
          <w:moveTo w:id="1156" w:author="David Vacas Miguel" w:date="2018-05-13T17:20:00Z"/>
        </w:rPr>
      </w:pPr>
      <w:moveTo w:id="1157" w:author="David Vacas Miguel" w:date="2018-05-13T17:20:00Z">
        <w:r w:rsidRPr="009D25A6">
          <w:rPr>
            <w:b/>
            <w:u w:val="single"/>
          </w:rPr>
          <w:t>OpenGL 3.X:</w:t>
        </w:r>
        <w:r>
          <w:t xml:space="preserve"> en la primera etapa (OpenGL 3.0) se nombra ciertas funciones como obsoletas, que serán marcadas para ser eliminadas en futuras versiones (la mayoría de ellas en la versión 3.1).</w:t>
        </w:r>
      </w:moveTo>
    </w:p>
    <w:p w14:paraId="6DC4CEBA" w14:textId="77777777" w:rsidR="00D73616" w:rsidRPr="0062064E" w:rsidRDefault="00D73616" w:rsidP="00D73616">
      <w:pPr>
        <w:pStyle w:val="LetranormalTFG"/>
        <w:numPr>
          <w:ilvl w:val="0"/>
          <w:numId w:val="25"/>
        </w:numPr>
        <w:rPr>
          <w:moveTo w:id="1158" w:author="David Vacas Miguel" w:date="2018-05-13T17:20:00Z"/>
        </w:rPr>
      </w:pPr>
      <w:moveTo w:id="1159" w:author="David Vacas Miguel" w:date="2018-05-13T17:20:00Z">
        <w:r w:rsidRPr="009D25A6">
          <w:rPr>
            <w:b/>
            <w:u w:val="single"/>
          </w:rPr>
          <w:t>OpenGL 4.X:</w:t>
        </w:r>
        <w:r>
          <w:t xml:space="preserve"> actualmente la última versión de OpenGL (4.6) lanzada este mismo año 2017. Se añaden una gran cantidad de funcionalidades.</w:t>
        </w:r>
      </w:moveTo>
    </w:p>
    <w:p w14:paraId="323BA2F7" w14:textId="77777777" w:rsidR="00D73616" w:rsidRDefault="00D73616">
      <w:pPr>
        <w:pStyle w:val="LetranormalTFG"/>
        <w:rPr>
          <w:moveTo w:id="1160" w:author="David Vacas Miguel" w:date="2018-05-13T17:20:00Z"/>
        </w:rPr>
        <w:pPrChange w:id="1161" w:author="David Vacas Miguel" w:date="2018-05-13T17:25:00Z">
          <w:pPr>
            <w:pStyle w:val="LetranormalTFG"/>
            <w:ind w:left="360"/>
          </w:pPr>
        </w:pPrChange>
      </w:pPr>
      <w:moveTo w:id="1162" w:author="David Vacas Miguel" w:date="2018-05-13T17:20:00Z">
        <w:r>
          <w:t>A pesar de esto OpenGL tiene un problema, no es fácil crear una interfaz con la que un usuario pueda interactuar, por ello y para solucionar este problema se utiliza Qt en este proyecto.</w:t>
        </w:r>
      </w:moveTo>
    </w:p>
    <w:p w14:paraId="62DA5690" w14:textId="77777777" w:rsidR="005273B0" w:rsidRDefault="005273B0" w:rsidP="005273B0">
      <w:pPr>
        <w:pStyle w:val="LetranormalTFG"/>
        <w:rPr>
          <w:ins w:id="1163" w:author="David Vacas Miguel" w:date="2018-05-13T17:39:00Z"/>
        </w:rPr>
      </w:pPr>
      <w:ins w:id="1164" w:author="David Vacas Miguel" w:date="2018-05-13T17:39:00Z">
        <w:r>
          <w:t>El cauce grafico es el conjunto de transformaciones y procesados de la imagen que se realiza a los elementos que definen la escena hasta llegar a la imagen resultante final. Actualmente la generación de estas imágenes sigue una serie de pasos ya definidos.</w:t>
        </w:r>
      </w:ins>
    </w:p>
    <w:p w14:paraId="6D37B21A" w14:textId="0DFF73E6" w:rsidR="005273B0" w:rsidRDefault="005273B0" w:rsidP="005273B0">
      <w:pPr>
        <w:pStyle w:val="LetranormalTFG"/>
        <w:rPr>
          <w:ins w:id="1165" w:author="David Vacas Miguel" w:date="2018-05-13T17:39:00Z"/>
        </w:rPr>
      </w:pPr>
      <w:ins w:id="1166" w:author="David Vacas Miguel" w:date="2018-05-13T17:39:00Z">
        <w:r>
          <w:t xml:space="preserve">El cauce grafico se divide en varios pasos o etapas que se conectan entre ellas, es decir la salida de la primera será la entrada de la segunda, y así sucesivamente. En la figura </w:t>
        </w:r>
      </w:ins>
      <w:ins w:id="1167" w:author="David Vacas Miguel" w:date="2018-05-13T17:40:00Z">
        <w:r w:rsidR="003904EC">
          <w:t>X</w:t>
        </w:r>
      </w:ins>
      <w:ins w:id="1168" w:author="David Vacas Miguel" w:date="2018-05-13T17:39:00Z">
        <w:r>
          <w:t xml:space="preserve"> podemos observar las diferentes etapas y como se conectan como hemos citado anteriormente.</w:t>
        </w:r>
      </w:ins>
    </w:p>
    <w:p w14:paraId="0CB87D98" w14:textId="77777777" w:rsidR="005273B0" w:rsidRDefault="005273B0" w:rsidP="005273B0">
      <w:pPr>
        <w:pStyle w:val="LetranormalTFG"/>
        <w:rPr>
          <w:ins w:id="1169" w:author="David Vacas Miguel" w:date="2018-05-13T17:39:00Z"/>
        </w:rPr>
      </w:pPr>
    </w:p>
    <w:p w14:paraId="1CB6E44C" w14:textId="46FA359F" w:rsidR="005273B0" w:rsidRDefault="005273B0" w:rsidP="005273B0">
      <w:pPr>
        <w:pStyle w:val="LetranormalTFG"/>
        <w:jc w:val="center"/>
        <w:rPr>
          <w:ins w:id="1170" w:author="David Vacas Miguel" w:date="2018-05-13T17:39:00Z"/>
        </w:rPr>
      </w:pPr>
      <w:ins w:id="1171" w:author="David Vacas Miguel" w:date="2018-05-13T17:39:00Z">
        <w:r>
          <w:rPr>
            <w:noProof/>
          </w:rPr>
          <w:lastRenderedPageBreak/>
          <w:drawing>
            <wp:inline distT="0" distB="0" distL="0" distR="0" wp14:anchorId="04A902BA" wp14:editId="58B23077">
              <wp:extent cx="5295900" cy="1733550"/>
              <wp:effectExtent l="0" t="0" r="0" b="0"/>
              <wp:docPr id="310" name="Imagen 310" descr="cauce grafico et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uce grafico etapa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95900" cy="1733550"/>
                      </a:xfrm>
                      <a:prstGeom prst="rect">
                        <a:avLst/>
                      </a:prstGeom>
                      <a:noFill/>
                      <a:ln>
                        <a:noFill/>
                      </a:ln>
                    </pic:spPr>
                  </pic:pic>
                </a:graphicData>
              </a:graphic>
            </wp:inline>
          </w:drawing>
        </w:r>
      </w:ins>
    </w:p>
    <w:p w14:paraId="2F60F44D" w14:textId="5C225010" w:rsidR="005273B0" w:rsidRDefault="005273B0" w:rsidP="005273B0">
      <w:pPr>
        <w:pStyle w:val="LetranormalTFG"/>
        <w:jc w:val="center"/>
        <w:rPr>
          <w:ins w:id="1172" w:author="David Vacas Miguel" w:date="2018-05-13T17:39:00Z"/>
        </w:rPr>
      </w:pPr>
      <w:ins w:id="1173" w:author="David Vacas Miguel" w:date="2018-05-13T17:39:00Z">
        <w:r>
          <w:rPr>
            <w:b/>
          </w:rPr>
          <w:t xml:space="preserve">Figura </w:t>
        </w:r>
      </w:ins>
      <w:ins w:id="1174" w:author="David Vacas Miguel" w:date="2018-05-13T17:40:00Z">
        <w:r w:rsidR="003904EC">
          <w:rPr>
            <w:b/>
          </w:rPr>
          <w:t>X</w:t>
        </w:r>
      </w:ins>
      <w:ins w:id="1175" w:author="David Vacas Miguel" w:date="2018-05-13T17:39:00Z">
        <w:r>
          <w:rPr>
            <w:b/>
          </w:rPr>
          <w:t xml:space="preserve">. </w:t>
        </w:r>
        <w:r>
          <w:t>Etapas del cauce gráfico.</w:t>
        </w:r>
      </w:ins>
    </w:p>
    <w:p w14:paraId="35890CC2" w14:textId="77777777" w:rsidR="005273B0" w:rsidRDefault="005273B0" w:rsidP="005273B0">
      <w:pPr>
        <w:pStyle w:val="LetranormalTFG"/>
        <w:jc w:val="center"/>
        <w:rPr>
          <w:ins w:id="1176" w:author="David Vacas Miguel" w:date="2018-05-13T17:39:00Z"/>
        </w:rPr>
      </w:pPr>
    </w:p>
    <w:p w14:paraId="65BB3FB2" w14:textId="444544CC" w:rsidR="005273B0" w:rsidRDefault="005273B0" w:rsidP="005273B0">
      <w:pPr>
        <w:pStyle w:val="LetranormalTFG"/>
        <w:rPr>
          <w:ins w:id="1177" w:author="David Vacas Miguel" w:date="2018-05-13T17:39:00Z"/>
        </w:rPr>
      </w:pPr>
      <w:ins w:id="1178" w:author="David Vacas Miguel" w:date="2018-05-13T17:39:00Z">
        <w:r>
          <w:t>Las tres etapas principales del cauce grafico son: transformación</w:t>
        </w:r>
      </w:ins>
      <w:ins w:id="1179" w:author="David Vacas Miguel" w:date="2018-05-13T17:40:00Z">
        <w:r w:rsidR="003904EC">
          <w:t>/geométrica</w:t>
        </w:r>
      </w:ins>
      <w:ins w:id="1180" w:author="David Vacas Miguel" w:date="2018-05-13T17:39:00Z">
        <w:r>
          <w:t>, rasterizado y sombreado.</w:t>
        </w:r>
      </w:ins>
    </w:p>
    <w:p w14:paraId="4C4CE3CD" w14:textId="68560C3B" w:rsidR="00BC3217" w:rsidRDefault="00D73616">
      <w:pPr>
        <w:pStyle w:val="LetranormalTFG"/>
        <w:rPr>
          <w:ins w:id="1181" w:author="David Vacas Miguel" w:date="2018-05-13T17:21:00Z"/>
        </w:rPr>
      </w:pPr>
      <w:moveTo w:id="1182" w:author="David Vacas Miguel" w:date="2018-05-13T17:20:00Z">
        <w:del w:id="1183" w:author="David Vacas Miguel" w:date="2018-05-13T17:26:00Z">
          <w:r w:rsidDel="00787E4F">
            <w:delText xml:space="preserve">La integración de estas herramientas (OpenGL y Qt) se realiza de forma muy sencilla puesto que Qt tiene la API de OpenGL y por lo tanto solo hace falta decirle al IDE que estés utilizando que vas a utilizar esas librerías incluyendo lo siguiente </w:delText>
          </w:r>
          <w:r w:rsidRPr="00444B8D" w:rsidDel="00787E4F">
            <w:delText>“#include &lt;QOpenGLWidget&gt;”</w:delText>
          </w:r>
          <w:r w:rsidDel="00787E4F">
            <w:delText>. Además en caso de que se esté utilizando como IDE Qt Creator se debe ir al fichero .ui y en el widget en el que se muestra la simulación, promoverle a la clase que tenga el código de la simulacion. En caso de utilizar librerías externas se debe incluir en el fichero .pro la palabra reservada LIBS seguido del path donde se encuentre la librería: LIBS += pathDeMiLibreria y en la clase en la que se utiliza realizar el include correspondiente.</w:delText>
          </w:r>
        </w:del>
      </w:moveTo>
      <w:moveToRangeEnd w:id="1117"/>
      <w:del w:id="1184" w:author="David Vacas Miguel" w:date="2018-04-19T00:32:00Z">
        <w:r w:rsidR="00BC3217" w:rsidDel="00DE1065">
          <w:br w:type="page"/>
        </w:r>
      </w:del>
    </w:p>
    <w:p w14:paraId="55BE0D92" w14:textId="321B436A" w:rsidR="00D73616" w:rsidRDefault="00D73616" w:rsidP="00D73616">
      <w:pPr>
        <w:pStyle w:val="TFGtitulo2"/>
        <w:numPr>
          <w:ilvl w:val="0"/>
          <w:numId w:val="14"/>
        </w:numPr>
        <w:rPr>
          <w:ins w:id="1185" w:author="David Vacas Miguel" w:date="2018-05-13T17:22:00Z"/>
        </w:rPr>
      </w:pPr>
      <w:bookmarkStart w:id="1186" w:name="_Toc514081278"/>
      <w:ins w:id="1187" w:author="David Vacas Miguel" w:date="2018-05-13T17:22:00Z">
        <w:r>
          <w:t>Etapa Geométrica</w:t>
        </w:r>
        <w:bookmarkEnd w:id="1186"/>
      </w:ins>
    </w:p>
    <w:p w14:paraId="288AB332" w14:textId="77777777" w:rsidR="00762C1C" w:rsidRDefault="00762C1C" w:rsidP="00D73616">
      <w:pPr>
        <w:pStyle w:val="LetranormalTFG"/>
        <w:rPr>
          <w:ins w:id="1188" w:author="David Vacas Miguel" w:date="2018-05-13T17:54:00Z"/>
        </w:rPr>
      </w:pPr>
    </w:p>
    <w:p w14:paraId="5AF61A04" w14:textId="19145088" w:rsidR="00D73616" w:rsidRDefault="00762C1C" w:rsidP="00D73616">
      <w:pPr>
        <w:pStyle w:val="LetranormalTFG"/>
        <w:rPr>
          <w:ins w:id="1189" w:author="David Vacas Miguel" w:date="2018-05-13T18:18:00Z"/>
        </w:rPr>
      </w:pPr>
      <w:ins w:id="1190" w:author="David Vacas Miguel" w:date="2018-05-13T17:53:00Z">
        <w:r>
          <w:t>En esta etapa se transforma las coordenadas de los vértices de los objetos de su sistema local a su proyección en 2D. Esto se realiza mediante cálculos de matrices en los que una vez se han realizado todos los cálculos se consiguen las coordenadas en la proyección.</w:t>
        </w:r>
      </w:ins>
      <w:ins w:id="1191" w:author="David Vacas Miguel" w:date="2018-05-13T18:11:00Z">
        <w:r w:rsidR="009318A1" w:rsidRPr="009318A1">
          <w:t xml:space="preserve"> </w:t>
        </w:r>
        <w:r w:rsidR="009318A1">
          <w:t>Si se quiere utilizar en 3D, las matrices que se utilizan para los cálculos son matrices 4x4.</w:t>
        </w:r>
      </w:ins>
      <w:ins w:id="1192" w:author="David Vacas Miguel" w:date="2018-05-13T18:12:00Z">
        <w:r w:rsidR="009318A1" w:rsidRPr="009318A1">
          <w:t xml:space="preserve"> </w:t>
        </w:r>
        <w:r w:rsidR="009318A1">
          <w:t xml:space="preserve">Para obtener las coordenadas donde se encuentra cada punto del objeto dentro de la escena es necesario calcular la matriz </w:t>
        </w:r>
        <w:proofErr w:type="spellStart"/>
        <w:r w:rsidR="009318A1">
          <w:t>model-view-projection</w:t>
        </w:r>
        <w:proofErr w:type="spellEnd"/>
        <w:r w:rsidR="009318A1">
          <w:t xml:space="preserve"> (MVP), como su nombre indica, esta matriz viene dada por la multiplicación de tres matrices distintas las cuales realizan cálculos para la obtención de diferentes funcionalidades</w:t>
        </w:r>
      </w:ins>
      <w:ins w:id="1193" w:author="David Vacas Miguel" w:date="2018-05-13T18:16:00Z">
        <w:r w:rsidR="009318A1">
          <w:t>, es decir, la ecuación que se implementa en esta eta</w:t>
        </w:r>
      </w:ins>
      <w:ins w:id="1194" w:author="David Vacas Miguel" w:date="2018-05-13T18:17:00Z">
        <w:r w:rsidR="009318A1">
          <w:t>pa es</w:t>
        </w:r>
      </w:ins>
    </w:p>
    <w:p w14:paraId="3B623E82" w14:textId="1507F4FA" w:rsidR="009318A1" w:rsidRDefault="009318A1" w:rsidP="00D73616">
      <w:pPr>
        <w:pStyle w:val="LetranormalTFG"/>
        <w:rPr>
          <w:ins w:id="1195" w:author="David Vacas Miguel" w:date="2018-05-13T18:18:00Z"/>
        </w:rPr>
      </w:pPr>
      <w:ins w:id="1196" w:author="David Vacas Miguel" w:date="2018-05-13T18:18:00Z">
        <w:r w:rsidRPr="009D25A6">
          <w:rPr>
            <w:position w:val="-14"/>
          </w:rPr>
          <w:object w:dxaOrig="3379" w:dyaOrig="380" w14:anchorId="33B2B981">
            <v:shape id="_x0000_i1037" type="#_x0000_t75" style="width:337.6pt;height:37.35pt" o:ole="">
              <v:imagedata r:id="rId46" o:title=""/>
            </v:shape>
            <o:OLEObject Type="Embed" ProgID="Equation.DSMT4" ShapeID="_x0000_i1037" DrawAspect="Content" ObjectID="_1587834173" r:id="rId47"/>
          </w:object>
        </w:r>
      </w:ins>
    </w:p>
    <w:p w14:paraId="6D4DCEE5" w14:textId="04EB87E9" w:rsidR="009318A1" w:rsidRDefault="009318A1" w:rsidP="00D73616">
      <w:pPr>
        <w:pStyle w:val="LetranormalTFG"/>
        <w:rPr>
          <w:ins w:id="1197" w:author="David Vacas Miguel" w:date="2018-05-13T18:37:00Z"/>
        </w:rPr>
      </w:pPr>
      <w:ins w:id="1198" w:author="David Vacas Miguel" w:date="2018-05-13T18:18:00Z">
        <w:r>
          <w:t xml:space="preserve">Donde </w:t>
        </w:r>
      </w:ins>
      <w:ins w:id="1199" w:author="David Vacas Miguel" w:date="2018-05-13T18:18:00Z">
        <w:r w:rsidRPr="009D25A6">
          <w:rPr>
            <w:position w:val="-6"/>
          </w:rPr>
          <w:object w:dxaOrig="240" w:dyaOrig="279" w14:anchorId="5B84D3F4">
            <v:shape id="_x0000_i1038" type="#_x0000_t75" style="width:12.25pt;height:14.25pt" o:ole="">
              <v:imagedata r:id="rId48" o:title=""/>
            </v:shape>
            <o:OLEObject Type="Embed" ProgID="Equation.DSMT4" ShapeID="_x0000_i1038" DrawAspect="Content" ObjectID="_1587834174" r:id="rId49"/>
          </w:object>
        </w:r>
      </w:ins>
      <w:ins w:id="1200" w:author="David Vacas Miguel" w:date="2018-05-13T18:18:00Z">
        <w:r>
          <w:t xml:space="preserve">es el vector de </w:t>
        </w:r>
      </w:ins>
      <w:ins w:id="1201" w:author="David Vacas Miguel" w:date="2018-05-13T18:19:00Z">
        <w:r>
          <w:t xml:space="preserve">posición resultante del objeto en cuestión y </w:t>
        </w:r>
      </w:ins>
      <w:ins w:id="1202" w:author="David Vacas Miguel" w:date="2018-05-13T18:19:00Z">
        <w:r w:rsidR="00F77DE6" w:rsidRPr="009D25A6">
          <w:rPr>
            <w:position w:val="-6"/>
          </w:rPr>
          <w:object w:dxaOrig="180" w:dyaOrig="220" w14:anchorId="049567E2">
            <v:shape id="_x0000_i1039" type="#_x0000_t75" style="width:8.85pt;height:10.85pt" o:ole="">
              <v:imagedata r:id="rId50" o:title=""/>
            </v:shape>
            <o:OLEObject Type="Embed" ProgID="Equation.DSMT4" ShapeID="_x0000_i1039" DrawAspect="Content" ObjectID="_1587834175" r:id="rId51"/>
          </w:object>
        </w:r>
      </w:ins>
      <w:ins w:id="1203" w:author="David Vacas Miguel" w:date="2018-05-13T18:19:00Z">
        <w:r>
          <w:t xml:space="preserve"> </w:t>
        </w:r>
        <w:r w:rsidR="009A1524">
          <w:t>el vector de c</w:t>
        </w:r>
      </w:ins>
      <w:ins w:id="1204" w:author="David Vacas Miguel" w:date="2018-05-13T18:20:00Z">
        <w:r w:rsidR="009A1524">
          <w:t>oordenadas en el instante anterior.</w:t>
        </w:r>
      </w:ins>
    </w:p>
    <w:p w14:paraId="41CA06F9" w14:textId="129FCE0F" w:rsidR="00F77DE6" w:rsidRDefault="00F77DE6">
      <w:pPr>
        <w:pStyle w:val="LetranormalTFG"/>
        <w:rPr>
          <w:ins w:id="1205" w:author="David Vacas Miguel" w:date="2018-05-14T12:18:00Z"/>
        </w:rPr>
      </w:pPr>
      <w:ins w:id="1206" w:author="David Vacas Miguel" w:date="2018-05-13T18:37:00Z">
        <w:r>
          <w:t>Para</w:t>
        </w:r>
      </w:ins>
      <w:ins w:id="1207" w:author="David Vacas Miguel" w:date="2018-05-13T18:44:00Z">
        <w:r w:rsidR="009C1EDB">
          <w:t xml:space="preserve"> la creación de</w:t>
        </w:r>
      </w:ins>
      <w:ins w:id="1208" w:author="David Vacas Miguel" w:date="2018-05-13T18:37:00Z">
        <w:r>
          <w:t xml:space="preserve"> los modelos 3D se utiliza la librería </w:t>
        </w:r>
        <w:proofErr w:type="spellStart"/>
        <w:r>
          <w:t>freeglut</w:t>
        </w:r>
      </w:ins>
      <w:proofErr w:type="spellEnd"/>
      <w:ins w:id="1209" w:author="David Vacas Miguel" w:date="2018-05-13T18:40:00Z">
        <w:r>
          <w:t>.</w:t>
        </w:r>
      </w:ins>
      <w:ins w:id="1210" w:author="David Vacas Miguel" w:date="2018-05-13T18:41:00Z">
        <w:r>
          <w:t xml:space="preserve"> Estos modelos son los que contienen </w:t>
        </w:r>
      </w:ins>
      <w:ins w:id="1211" w:author="David Vacas Miguel" w:date="2018-05-13T18:42:00Z">
        <w:r>
          <w:t xml:space="preserve">las coordenadas, es decir, cada vértice de los modelos es un vector de coordenadas </w:t>
        </w:r>
      </w:ins>
      <w:ins w:id="1212" w:author="David Vacas Miguel" w:date="2018-05-13T18:42:00Z">
        <w:r w:rsidRPr="009D25A6">
          <w:rPr>
            <w:position w:val="-6"/>
          </w:rPr>
          <w:object w:dxaOrig="180" w:dyaOrig="220" w14:anchorId="4B1B5498">
            <v:shape id="_x0000_i1040" type="#_x0000_t75" style="width:8.85pt;height:10.85pt" o:ole="">
              <v:imagedata r:id="rId50" o:title=""/>
            </v:shape>
            <o:OLEObject Type="Embed" ProgID="Equation.DSMT4" ShapeID="_x0000_i1040" DrawAspect="Content" ObjectID="_1587834176" r:id="rId52"/>
          </w:object>
        </w:r>
      </w:ins>
      <w:ins w:id="1213" w:author="David Vacas Miguel" w:date="2018-05-13T18:42:00Z">
        <w:r>
          <w:t>.</w:t>
        </w:r>
      </w:ins>
    </w:p>
    <w:p w14:paraId="3365E5B4" w14:textId="209A161D" w:rsidR="00E210A9" w:rsidRDefault="00E210A9" w:rsidP="002D7198">
      <w:pPr>
        <w:pStyle w:val="LetranormalTFG"/>
        <w:rPr>
          <w:ins w:id="1214" w:author="David Vacas Miguel" w:date="2018-05-14T12:30:00Z"/>
        </w:rPr>
      </w:pPr>
      <w:ins w:id="1215" w:author="David Vacas Miguel" w:date="2018-05-14T12:23:00Z">
        <w:r>
          <w:lastRenderedPageBreak/>
          <w:t xml:space="preserve">En lo referido a la matriz MVP, OpenGL no ofrece todo el control que se </w:t>
        </w:r>
      </w:ins>
      <w:ins w:id="1216" w:author="David Vacas Miguel" w:date="2018-05-14T12:24:00Z">
        <w:r>
          <w:t xml:space="preserve">desea, por ello se ha utilizado la librería GLM </w:t>
        </w:r>
      </w:ins>
      <w:ins w:id="1217" w:author="David Vacas Miguel" w:date="2018-05-14T12:25:00Z">
        <w:r>
          <w:t>para realizar los cálculos pertinentes sobre esta matriz. Se ha</w:t>
        </w:r>
        <w:r w:rsidRPr="00E210A9">
          <w:t xml:space="preserve"> </w:t>
        </w:r>
        <w:r>
          <w:t>optado por la utilización de GLM como librería para el cálculo de la matriz MVP puesto que es la librería recomendada por OpenGL y por lo tanto es la más apta para este funcionamiento.</w:t>
        </w:r>
      </w:ins>
      <w:ins w:id="1218" w:author="David Vacas Miguel" w:date="2018-05-14T12:28:00Z">
        <w:r>
          <w:t xml:space="preserve"> </w:t>
        </w:r>
      </w:ins>
      <w:ins w:id="1219" w:author="David Vacas Miguel" w:date="2018-05-14T12:30:00Z">
        <w:r w:rsidR="00803022">
          <w:t xml:space="preserve">A </w:t>
        </w:r>
      </w:ins>
      <w:ins w:id="1220" w:author="David Vacas Miguel" w:date="2018-05-14T12:31:00Z">
        <w:r w:rsidR="00803022">
          <w:t>continuación,</w:t>
        </w:r>
      </w:ins>
      <w:ins w:id="1221" w:author="David Vacas Miguel" w:date="2018-05-14T12:30:00Z">
        <w:r w:rsidR="00803022">
          <w:t xml:space="preserve"> se pasa a explicar las diferentes matrices por separado y las funciones utilizadas de la librería GLM en cada una de ellas.</w:t>
        </w:r>
      </w:ins>
    </w:p>
    <w:p w14:paraId="2D9337AA" w14:textId="4DF3B406" w:rsidR="00803022" w:rsidRPr="001309FF" w:rsidRDefault="00803022" w:rsidP="00803022">
      <w:pPr>
        <w:pStyle w:val="LetranormalTFG"/>
        <w:numPr>
          <w:ilvl w:val="0"/>
          <w:numId w:val="6"/>
        </w:numPr>
        <w:rPr>
          <w:ins w:id="1222" w:author="David Vacas Miguel" w:date="2018-05-14T12:31:00Z"/>
          <w:b/>
        </w:rPr>
      </w:pPr>
      <w:ins w:id="1223" w:author="David Vacas Miguel" w:date="2018-05-14T12:30:00Z">
        <w:r w:rsidRPr="00803022">
          <w:rPr>
            <w:b/>
            <w:i/>
            <w:rPrChange w:id="1224" w:author="David Vacas Miguel" w:date="2018-05-14T12:31:00Z">
              <w:rPr/>
            </w:rPrChange>
          </w:rPr>
          <w:t xml:space="preserve">(P) </w:t>
        </w:r>
      </w:ins>
      <w:proofErr w:type="spellStart"/>
      <w:ins w:id="1225" w:author="David Vacas Miguel" w:date="2018-05-14T12:31:00Z">
        <w:r w:rsidRPr="00803022">
          <w:rPr>
            <w:b/>
            <w:i/>
            <w:rPrChange w:id="1226" w:author="David Vacas Miguel" w:date="2018-05-14T12:31:00Z">
              <w:rPr/>
            </w:rPrChange>
          </w:rPr>
          <w:t>P</w:t>
        </w:r>
      </w:ins>
      <w:ins w:id="1227" w:author="David Vacas Miguel" w:date="2018-05-14T12:30:00Z">
        <w:r w:rsidRPr="00803022">
          <w:rPr>
            <w:b/>
            <w:i/>
            <w:rPrChange w:id="1228" w:author="David Vacas Miguel" w:date="2018-05-14T12:31:00Z">
              <w:rPr/>
            </w:rPrChange>
          </w:rPr>
          <w:t>rojection</w:t>
        </w:r>
      </w:ins>
      <w:proofErr w:type="spellEnd"/>
      <w:ins w:id="1229" w:author="David Vacas Miguel" w:date="2018-05-14T12:31:00Z">
        <w:r>
          <w:t xml:space="preserve">: </w:t>
        </w:r>
        <w:r w:rsidRPr="003E43F6">
          <w:t>Esta matriz defin</w:t>
        </w:r>
        <w:r>
          <w:t>e</w:t>
        </w:r>
        <w:r w:rsidRPr="003E43F6">
          <w:t xml:space="preserve"> como se realiza la proyección, poniendo en esta matriz si la proyección será </w:t>
        </w:r>
        <w:r>
          <w:t>en perspectiva u ortográfica</w:t>
        </w:r>
        <w:r w:rsidRPr="003E43F6">
          <w:t xml:space="preserve">. Además, permite realizar el </w:t>
        </w:r>
        <w:proofErr w:type="spellStart"/>
        <w:r w:rsidRPr="003E43F6">
          <w:t>clipping</w:t>
        </w:r>
        <w:proofErr w:type="spellEnd"/>
        <w:r w:rsidRPr="003E43F6">
          <w:t xml:space="preserve"> (desactivar la renderización) de los vértices que no son visibles.</w:t>
        </w:r>
      </w:ins>
    </w:p>
    <w:p w14:paraId="03CB2EAE" w14:textId="3D72C094" w:rsidR="00803022" w:rsidRDefault="00803022" w:rsidP="00803022">
      <w:pPr>
        <w:pStyle w:val="LetranormalTFG"/>
        <w:ind w:left="720"/>
        <w:rPr>
          <w:ins w:id="1230" w:author="David Vacas Miguel" w:date="2018-05-14T12:31:00Z"/>
        </w:rPr>
      </w:pPr>
      <w:ins w:id="1231" w:author="David Vacas Miguel" w:date="2018-05-14T12:31:00Z">
        <w:r>
          <w:t>La diferencia principal entre estos dos tipos de vistas (proyección y ortográfica) se basa en que la vista en perspectiva mantiene las dimensiones reales de los objetos si nos acercamos o nos alejamos de ellos, por lo que la vista en perspectiva se acerca más a la vista de una persona. En la figura X y X podemos observar como dos cámaras, una de cada tipo de vista, generan el plano de proyección a partir de los puntos de los objetos del espacio.</w:t>
        </w:r>
      </w:ins>
    </w:p>
    <w:p w14:paraId="24CA8C59" w14:textId="77777777" w:rsidR="00803022" w:rsidRDefault="00803022" w:rsidP="00803022">
      <w:pPr>
        <w:pStyle w:val="LetranormalTFG"/>
        <w:ind w:left="720"/>
        <w:rPr>
          <w:ins w:id="1232" w:author="David Vacas Miguel" w:date="2018-05-14T12:31:00Z"/>
        </w:rPr>
      </w:pPr>
    </w:p>
    <w:p w14:paraId="09770295" w14:textId="77777777" w:rsidR="00803022" w:rsidRDefault="00803022" w:rsidP="00803022">
      <w:pPr>
        <w:pStyle w:val="LetranormalTFG"/>
        <w:ind w:left="720"/>
        <w:rPr>
          <w:ins w:id="1233" w:author="David Vacas Miguel" w:date="2018-05-14T12:31:00Z"/>
        </w:rPr>
      </w:pPr>
      <w:ins w:id="1234" w:author="David Vacas Miguel" w:date="2018-05-14T12:31:00Z">
        <w:r>
          <w:rPr>
            <w:noProof/>
            <w:lang w:eastAsia="es-ES"/>
          </w:rPr>
          <w:drawing>
            <wp:inline distT="0" distB="0" distL="0" distR="0" wp14:anchorId="2B7F4364" wp14:editId="4C4915CA">
              <wp:extent cx="2466975" cy="1828800"/>
              <wp:effectExtent l="0" t="0" r="9525" b="0"/>
              <wp:docPr id="312" name="Imagen 312" descr="vistaPersp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istaPerspectiv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66975" cy="1828800"/>
                      </a:xfrm>
                      <a:prstGeom prst="rect">
                        <a:avLst/>
                      </a:prstGeom>
                      <a:noFill/>
                      <a:ln>
                        <a:noFill/>
                      </a:ln>
                    </pic:spPr>
                  </pic:pic>
                </a:graphicData>
              </a:graphic>
            </wp:inline>
          </w:drawing>
        </w:r>
        <w:r>
          <w:rPr>
            <w:noProof/>
            <w:lang w:eastAsia="es-ES"/>
          </w:rPr>
          <w:drawing>
            <wp:inline distT="0" distB="0" distL="0" distR="0" wp14:anchorId="2AD5C4A5" wp14:editId="65E5B4BF">
              <wp:extent cx="2743200" cy="1647825"/>
              <wp:effectExtent l="0" t="0" r="0" b="9525"/>
              <wp:docPr id="313" name="Imagen 313" descr="vistaOrtogra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istaOrtografic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3200" cy="1647825"/>
                      </a:xfrm>
                      <a:prstGeom prst="rect">
                        <a:avLst/>
                      </a:prstGeom>
                      <a:noFill/>
                      <a:ln>
                        <a:noFill/>
                      </a:ln>
                    </pic:spPr>
                  </pic:pic>
                </a:graphicData>
              </a:graphic>
            </wp:inline>
          </w:drawing>
        </w:r>
      </w:ins>
    </w:p>
    <w:p w14:paraId="35AAD636" w14:textId="4DB83141" w:rsidR="00803022" w:rsidRDefault="00803022" w:rsidP="00803022">
      <w:pPr>
        <w:pStyle w:val="LetranormalTFG"/>
        <w:ind w:left="720"/>
        <w:jc w:val="left"/>
        <w:rPr>
          <w:ins w:id="1235" w:author="David Vacas Miguel" w:date="2018-05-14T12:31:00Z"/>
        </w:rPr>
      </w:pPr>
      <w:ins w:id="1236" w:author="David Vacas Miguel" w:date="2018-05-14T12:31:00Z">
        <w:r>
          <w:rPr>
            <w:b/>
          </w:rPr>
          <w:t xml:space="preserve">            Figura X</w:t>
        </w:r>
        <w:r w:rsidRPr="004C4970">
          <w:rPr>
            <w:b/>
          </w:rPr>
          <w:t>.</w:t>
        </w:r>
        <w:r>
          <w:t xml:space="preserve"> Vista en perspectiva.</w:t>
        </w:r>
        <w:r>
          <w:tab/>
        </w:r>
        <w:r>
          <w:tab/>
          <w:t xml:space="preserve">  </w:t>
        </w:r>
        <w:r>
          <w:rPr>
            <w:b/>
          </w:rPr>
          <w:t>Figura X</w:t>
        </w:r>
        <w:r w:rsidRPr="004C4970">
          <w:rPr>
            <w:b/>
          </w:rPr>
          <w:t>.</w:t>
        </w:r>
        <w:r>
          <w:t xml:space="preserve"> Vista ortográfica.</w:t>
        </w:r>
      </w:ins>
    </w:p>
    <w:p w14:paraId="75E8A56A" w14:textId="77777777" w:rsidR="00803022" w:rsidRDefault="00803022" w:rsidP="00803022">
      <w:pPr>
        <w:pStyle w:val="LetranormalTFG"/>
        <w:ind w:left="720"/>
        <w:jc w:val="left"/>
        <w:rPr>
          <w:ins w:id="1237" w:author="David Vacas Miguel" w:date="2018-05-14T12:31:00Z"/>
        </w:rPr>
      </w:pPr>
    </w:p>
    <w:p w14:paraId="791EBE81" w14:textId="524F0849" w:rsidR="00803022" w:rsidRDefault="00803022" w:rsidP="00803022">
      <w:pPr>
        <w:pStyle w:val="LetranormalTFG"/>
        <w:ind w:left="720"/>
        <w:jc w:val="left"/>
        <w:rPr>
          <w:ins w:id="1238" w:author="David Vacas Miguel" w:date="2018-05-14T12:34:00Z"/>
        </w:rPr>
      </w:pPr>
      <w:ins w:id="1239" w:author="David Vacas Miguel" w:date="2018-05-14T12:31:00Z">
        <w:r>
          <w:t>Esto se debe a que en una vista ortográfica los puntos de los objetos se proyectan de forma perpendicular al plano de proyección, mientras que en la vista en perspectiva los puntos se dirigen al punto central de la cámara o centro de proyección.</w:t>
        </w:r>
      </w:ins>
    </w:p>
    <w:p w14:paraId="3CFDC9BD" w14:textId="332C0D19" w:rsidR="00803022" w:rsidRPr="00DB1975" w:rsidRDefault="00803022" w:rsidP="00803022">
      <w:pPr>
        <w:pStyle w:val="LetranormalTFG"/>
        <w:ind w:left="720"/>
        <w:jc w:val="left"/>
        <w:rPr>
          <w:ins w:id="1240" w:author="David Vacas Miguel" w:date="2018-05-14T12:31:00Z"/>
        </w:rPr>
      </w:pPr>
      <w:ins w:id="1241" w:author="David Vacas Miguel" w:date="2018-05-14T12:35:00Z">
        <w:r>
          <w:lastRenderedPageBreak/>
          <w:t xml:space="preserve">Las funciones de GLM que se utilizan en el </w:t>
        </w:r>
        <w:proofErr w:type="spellStart"/>
        <w:r>
          <w:t>calculo</w:t>
        </w:r>
        <w:proofErr w:type="spellEnd"/>
        <w:r>
          <w:t xml:space="preserve"> de esta matriz son </w:t>
        </w:r>
      </w:ins>
      <w:proofErr w:type="spellStart"/>
      <w:proofErr w:type="gramStart"/>
      <w:ins w:id="1242" w:author="David Vacas Miguel" w:date="2018-05-14T12:42:00Z">
        <w:r w:rsidR="00DB1975" w:rsidRPr="00DB1975">
          <w:rPr>
            <w:i/>
            <w:rPrChange w:id="1243" w:author="David Vacas Miguel" w:date="2018-05-14T12:43:00Z">
              <w:rPr/>
            </w:rPrChange>
          </w:rPr>
          <w:t>perspective</w:t>
        </w:r>
        <w:proofErr w:type="spellEnd"/>
        <w:r w:rsidR="00DB1975" w:rsidRPr="00DB1975">
          <w:rPr>
            <w:i/>
            <w:rPrChange w:id="1244" w:author="David Vacas Miguel" w:date="2018-05-14T12:43:00Z">
              <w:rPr/>
            </w:rPrChange>
          </w:rPr>
          <w:t>(</w:t>
        </w:r>
        <w:proofErr w:type="spellStart"/>
        <w:proofErr w:type="gramEnd"/>
        <w:r w:rsidR="00DB1975" w:rsidRPr="00DB1975">
          <w:rPr>
            <w:i/>
            <w:rPrChange w:id="1245" w:author="David Vacas Miguel" w:date="2018-05-14T12:43:00Z">
              <w:rPr/>
            </w:rPrChange>
          </w:rPr>
          <w:t>fov</w:t>
        </w:r>
        <w:proofErr w:type="spellEnd"/>
        <w:r w:rsidR="00DB1975" w:rsidRPr="00DB1975">
          <w:rPr>
            <w:i/>
            <w:rPrChange w:id="1246" w:author="David Vacas Miguel" w:date="2018-05-14T12:43:00Z">
              <w:rPr/>
            </w:rPrChange>
          </w:rPr>
          <w:t xml:space="preserve">, </w:t>
        </w:r>
        <w:proofErr w:type="spellStart"/>
        <w:r w:rsidR="00DB1975" w:rsidRPr="00DB1975">
          <w:rPr>
            <w:i/>
            <w:rPrChange w:id="1247" w:author="David Vacas Miguel" w:date="2018-05-14T12:43:00Z">
              <w:rPr/>
            </w:rPrChange>
          </w:rPr>
          <w:t>aspectRatio</w:t>
        </w:r>
      </w:ins>
      <w:proofErr w:type="spellEnd"/>
      <w:ins w:id="1248" w:author="David Vacas Miguel" w:date="2018-05-14T12:43:00Z">
        <w:r w:rsidR="00DB1975" w:rsidRPr="00DB1975">
          <w:rPr>
            <w:i/>
            <w:rPrChange w:id="1249" w:author="David Vacas Miguel" w:date="2018-05-14T12:43:00Z">
              <w:rPr/>
            </w:rPrChange>
          </w:rPr>
          <w:t xml:space="preserve">, </w:t>
        </w:r>
        <w:proofErr w:type="spellStart"/>
        <w:r w:rsidR="00DB1975" w:rsidRPr="00DB1975">
          <w:rPr>
            <w:i/>
            <w:rPrChange w:id="1250" w:author="David Vacas Miguel" w:date="2018-05-14T12:43:00Z">
              <w:rPr/>
            </w:rPrChange>
          </w:rPr>
          <w:t>near</w:t>
        </w:r>
        <w:proofErr w:type="spellEnd"/>
        <w:r w:rsidR="00DB1975" w:rsidRPr="00DB1975">
          <w:rPr>
            <w:i/>
            <w:rPrChange w:id="1251" w:author="David Vacas Miguel" w:date="2018-05-14T12:43:00Z">
              <w:rPr/>
            </w:rPrChange>
          </w:rPr>
          <w:t xml:space="preserve">, </w:t>
        </w:r>
        <w:proofErr w:type="spellStart"/>
        <w:r w:rsidR="00DB1975" w:rsidRPr="00DB1975">
          <w:rPr>
            <w:i/>
            <w:rPrChange w:id="1252" w:author="David Vacas Miguel" w:date="2018-05-14T12:43:00Z">
              <w:rPr/>
            </w:rPrChange>
          </w:rPr>
          <w:t>far</w:t>
        </w:r>
      </w:ins>
      <w:proofErr w:type="spellEnd"/>
      <w:ins w:id="1253" w:author="David Vacas Miguel" w:date="2018-05-14T12:42:00Z">
        <w:r w:rsidR="00DB1975" w:rsidRPr="00DB1975">
          <w:rPr>
            <w:i/>
            <w:rPrChange w:id="1254" w:author="David Vacas Miguel" w:date="2018-05-14T12:43:00Z">
              <w:rPr/>
            </w:rPrChange>
          </w:rPr>
          <w:t>)</w:t>
        </w:r>
      </w:ins>
      <w:ins w:id="1255" w:author="David Vacas Miguel" w:date="2018-05-14T12:43:00Z">
        <w:r w:rsidR="00DB1975">
          <w:t xml:space="preserve"> para el </w:t>
        </w:r>
        <w:proofErr w:type="spellStart"/>
        <w:r w:rsidR="00DB1975">
          <w:t>calculo</w:t>
        </w:r>
        <w:proofErr w:type="spellEnd"/>
        <w:r w:rsidR="00DB1975">
          <w:t xml:space="preserve"> de la matriz en perspectiva y </w:t>
        </w:r>
        <w:proofErr w:type="spellStart"/>
        <w:r w:rsidR="00DB1975" w:rsidRPr="00DB1975">
          <w:rPr>
            <w:i/>
            <w:rPrChange w:id="1256" w:author="David Vacas Miguel" w:date="2018-05-14T12:44:00Z">
              <w:rPr/>
            </w:rPrChange>
          </w:rPr>
          <w:t>ortho</w:t>
        </w:r>
        <w:proofErr w:type="spellEnd"/>
        <w:r w:rsidR="00DB1975" w:rsidRPr="00DB1975">
          <w:rPr>
            <w:i/>
            <w:rPrChange w:id="1257" w:author="David Vacas Miguel" w:date="2018-05-14T12:44:00Z">
              <w:rPr/>
            </w:rPrChange>
          </w:rPr>
          <w:t>(</w:t>
        </w:r>
        <w:proofErr w:type="spellStart"/>
        <w:r w:rsidR="00DB1975" w:rsidRPr="00DB1975">
          <w:rPr>
            <w:i/>
            <w:rPrChange w:id="1258" w:author="David Vacas Miguel" w:date="2018-05-14T12:44:00Z">
              <w:rPr/>
            </w:rPrChange>
          </w:rPr>
          <w:t>left,right,</w:t>
        </w:r>
      </w:ins>
      <w:ins w:id="1259" w:author="David Vacas Miguel" w:date="2018-05-14T12:44:00Z">
        <w:r w:rsidR="00DB1975" w:rsidRPr="00DB1975">
          <w:rPr>
            <w:i/>
            <w:rPrChange w:id="1260" w:author="David Vacas Miguel" w:date="2018-05-14T12:44:00Z">
              <w:rPr/>
            </w:rPrChange>
          </w:rPr>
          <w:t>bottom,top,near,far</w:t>
        </w:r>
      </w:ins>
      <w:proofErr w:type="spellEnd"/>
      <w:ins w:id="1261" w:author="David Vacas Miguel" w:date="2018-05-14T12:43:00Z">
        <w:r w:rsidR="00DB1975" w:rsidRPr="00DB1975">
          <w:rPr>
            <w:i/>
            <w:rPrChange w:id="1262" w:author="David Vacas Miguel" w:date="2018-05-14T12:44:00Z">
              <w:rPr/>
            </w:rPrChange>
          </w:rPr>
          <w:t>)</w:t>
        </w:r>
      </w:ins>
      <w:ins w:id="1263" w:author="David Vacas Miguel" w:date="2018-05-14T12:44:00Z">
        <w:r w:rsidR="00DB1975">
          <w:rPr>
            <w:i/>
          </w:rPr>
          <w:t xml:space="preserve"> </w:t>
        </w:r>
        <w:r w:rsidR="00DB1975">
          <w:t xml:space="preserve">para el </w:t>
        </w:r>
        <w:proofErr w:type="spellStart"/>
        <w:r w:rsidR="00DB1975">
          <w:t>calculo</w:t>
        </w:r>
        <w:proofErr w:type="spellEnd"/>
        <w:r w:rsidR="00DB1975">
          <w:t xml:space="preserve"> de la matriz en ortográfica.</w:t>
        </w:r>
      </w:ins>
    </w:p>
    <w:p w14:paraId="5A3B924C" w14:textId="76DCA053" w:rsidR="00803022" w:rsidRPr="00956F31" w:rsidRDefault="00DB1975" w:rsidP="00803022">
      <w:pPr>
        <w:pStyle w:val="LetranormalTFG"/>
        <w:numPr>
          <w:ilvl w:val="0"/>
          <w:numId w:val="26"/>
        </w:numPr>
        <w:rPr>
          <w:ins w:id="1264" w:author="David Vacas Miguel" w:date="2018-05-14T12:53:00Z"/>
          <w:b/>
          <w:i/>
          <w:rPrChange w:id="1265" w:author="David Vacas Miguel" w:date="2018-05-14T12:53:00Z">
            <w:rPr>
              <w:ins w:id="1266" w:author="David Vacas Miguel" w:date="2018-05-14T12:53:00Z"/>
            </w:rPr>
          </w:rPrChange>
        </w:rPr>
      </w:pPr>
      <w:ins w:id="1267" w:author="David Vacas Miguel" w:date="2018-05-14T12:49:00Z">
        <w:r w:rsidRPr="00DB1975">
          <w:rPr>
            <w:b/>
            <w:i/>
            <w:rPrChange w:id="1268" w:author="David Vacas Miguel" w:date="2018-05-14T12:49:00Z">
              <w:rPr/>
            </w:rPrChange>
          </w:rPr>
          <w:t>(V) View:</w:t>
        </w:r>
        <w:r>
          <w:rPr>
            <w:b/>
            <w:i/>
          </w:rPr>
          <w:t xml:space="preserve"> </w:t>
        </w:r>
      </w:ins>
      <w:ins w:id="1269" w:author="David Vacas Miguel" w:date="2018-05-14T12:50:00Z">
        <w:r>
          <w:t>Esta matriz hace las funciones de cámara, necesitando para poder usar esta matriz la posición, el punto hacia el que mira y la orientación de la cámara. Además, esta matriz no solo sitúa la cámara, sino que también realiza los cálculos para simular los movimientos que la cámara realizaría. Puesto que no se puede mover la cámara, lo que se realiza es mover el mundo en concordancia con esto, es decir se aplica al mundo la inversa del movimiento que la cámara realizaría, consiguiendo así el efecto de que la cámara se está moviendo. Por consiguiente, la posición de la cámara también es ilusoria puesto que la cámara siempre está en un punto fijo, pero como en el caso de querer mover la cámara, al decir que la posición de la cámara está en la posición X se está diciendo que el resto de los objetos que no son la cámara deben reposicionarse para que al usuario le parezca que la cámara ha tenido un movimiento hacia otro punto del espacio.</w:t>
        </w:r>
      </w:ins>
    </w:p>
    <w:p w14:paraId="08FF91DB" w14:textId="3CC8C78A" w:rsidR="00956F31" w:rsidRDefault="00956F31" w:rsidP="00956F31">
      <w:pPr>
        <w:pStyle w:val="LetranormalTFG"/>
        <w:ind w:left="720"/>
        <w:rPr>
          <w:ins w:id="1270" w:author="David Vacas Miguel" w:date="2018-05-14T13:04:00Z"/>
        </w:rPr>
      </w:pPr>
      <w:ins w:id="1271" w:author="David Vacas Miguel" w:date="2018-05-14T12:54:00Z">
        <w:r>
          <w:t xml:space="preserve">Las </w:t>
        </w:r>
      </w:ins>
      <w:ins w:id="1272" w:author="David Vacas Miguel" w:date="2018-05-14T13:05:00Z">
        <w:r w:rsidR="00944561">
          <w:t>función</w:t>
        </w:r>
      </w:ins>
      <w:ins w:id="1273" w:author="David Vacas Miguel" w:date="2018-05-14T12:54:00Z">
        <w:r>
          <w:t xml:space="preserve"> de </w:t>
        </w:r>
      </w:ins>
      <w:ins w:id="1274" w:author="David Vacas Miguel" w:date="2018-05-14T13:05:00Z">
        <w:r w:rsidR="00944561">
          <w:t>GLM</w:t>
        </w:r>
      </w:ins>
      <w:ins w:id="1275" w:author="David Vacas Miguel" w:date="2018-05-14T12:54:00Z">
        <w:r>
          <w:t xml:space="preserve"> que se utiliza para esta matriz </w:t>
        </w:r>
      </w:ins>
      <w:ins w:id="1276" w:author="David Vacas Miguel" w:date="2018-05-14T12:56:00Z">
        <w:r>
          <w:t xml:space="preserve">es </w:t>
        </w:r>
        <w:proofErr w:type="spellStart"/>
        <w:r w:rsidRPr="00956F31">
          <w:rPr>
            <w:i/>
            <w:rPrChange w:id="1277" w:author="David Vacas Miguel" w:date="2018-05-14T12:57:00Z">
              <w:rPr/>
            </w:rPrChange>
          </w:rPr>
          <w:t>lookAt</w:t>
        </w:r>
      </w:ins>
      <w:proofErr w:type="spellEnd"/>
      <w:ins w:id="1278" w:author="David Vacas Miguel" w:date="2018-05-14T12:58:00Z">
        <w:r>
          <w:rPr>
            <w:i/>
          </w:rPr>
          <w:t>(</w:t>
        </w:r>
        <w:proofErr w:type="spellStart"/>
        <w:proofErr w:type="gramStart"/>
        <w:r>
          <w:rPr>
            <w:i/>
          </w:rPr>
          <w:t>eye</w:t>
        </w:r>
      </w:ins>
      <w:ins w:id="1279" w:author="David Vacas Miguel" w:date="2018-05-14T12:57:00Z">
        <w:r w:rsidRPr="00956F31">
          <w:rPr>
            <w:i/>
            <w:rPrChange w:id="1280" w:author="David Vacas Miguel" w:date="2018-05-14T12:57:00Z">
              <w:rPr/>
            </w:rPrChange>
          </w:rPr>
          <w:t>,</w:t>
        </w:r>
      </w:ins>
      <w:ins w:id="1281" w:author="David Vacas Miguel" w:date="2018-05-14T12:58:00Z">
        <w:r>
          <w:rPr>
            <w:i/>
          </w:rPr>
          <w:t>center</w:t>
        </w:r>
      </w:ins>
      <w:proofErr w:type="gramEnd"/>
      <w:ins w:id="1282" w:author="David Vacas Miguel" w:date="2018-05-14T12:57:00Z">
        <w:r w:rsidRPr="00956F31">
          <w:rPr>
            <w:i/>
            <w:rPrChange w:id="1283" w:author="David Vacas Miguel" w:date="2018-05-14T12:57:00Z">
              <w:rPr/>
            </w:rPrChange>
          </w:rPr>
          <w:t>,up</w:t>
        </w:r>
      </w:ins>
      <w:proofErr w:type="spellEnd"/>
      <w:ins w:id="1284" w:author="David Vacas Miguel" w:date="2018-05-14T12:56:00Z">
        <w:r w:rsidRPr="00956F31">
          <w:rPr>
            <w:i/>
            <w:rPrChange w:id="1285" w:author="David Vacas Miguel" w:date="2018-05-14T12:57:00Z">
              <w:rPr/>
            </w:rPrChange>
          </w:rPr>
          <w:t>)</w:t>
        </w:r>
      </w:ins>
      <w:ins w:id="1286" w:author="David Vacas Miguel" w:date="2018-05-14T12:55:00Z">
        <w:r>
          <w:t xml:space="preserve"> </w:t>
        </w:r>
      </w:ins>
      <w:ins w:id="1287" w:author="David Vacas Miguel" w:date="2018-05-14T12:57:00Z">
        <w:r>
          <w:t xml:space="preserve">cuyos parámetros indican </w:t>
        </w:r>
      </w:ins>
      <w:proofErr w:type="spellStart"/>
      <w:ins w:id="1288" w:author="David Vacas Miguel" w:date="2018-05-14T12:58:00Z">
        <w:r>
          <w:rPr>
            <w:i/>
          </w:rPr>
          <w:t>eye</w:t>
        </w:r>
        <w:proofErr w:type="spellEnd"/>
        <w:r>
          <w:t xml:space="preserve"> la posición de la cámara, </w:t>
        </w:r>
        <w:r>
          <w:rPr>
            <w:i/>
          </w:rPr>
          <w:t xml:space="preserve">center </w:t>
        </w:r>
        <w:r>
          <w:t xml:space="preserve">el punto hacia </w:t>
        </w:r>
      </w:ins>
      <w:ins w:id="1289" w:author="David Vacas Miguel" w:date="2018-05-14T12:59:00Z">
        <w:r>
          <w:t xml:space="preserve">donde mira y </w:t>
        </w:r>
        <w:r>
          <w:rPr>
            <w:i/>
          </w:rPr>
          <w:t xml:space="preserve">up </w:t>
        </w:r>
      </w:ins>
      <w:ins w:id="1290" w:author="David Vacas Miguel" w:date="2018-05-14T13:01:00Z">
        <w:r>
          <w:t>la orientación.</w:t>
        </w:r>
      </w:ins>
    </w:p>
    <w:p w14:paraId="5D2A5D76" w14:textId="0DAA8C64" w:rsidR="00944561" w:rsidRDefault="00944561">
      <w:pPr>
        <w:pStyle w:val="LetranormalTFG"/>
        <w:ind w:left="720"/>
        <w:rPr>
          <w:ins w:id="1291" w:author="David Vacas Miguel" w:date="2018-05-14T13:03:00Z"/>
        </w:rPr>
        <w:pPrChange w:id="1292" w:author="David Vacas Miguel" w:date="2018-05-14T13:04:00Z">
          <w:pPr>
            <w:pStyle w:val="LetranormalTFG"/>
          </w:pPr>
        </w:pPrChange>
      </w:pPr>
      <w:ins w:id="1293" w:author="David Vacas Miguel" w:date="2018-05-14T13:05:00Z">
        <w:r>
          <w:t>A</w:t>
        </w:r>
      </w:ins>
      <w:ins w:id="1294" w:author="David Vacas Miguel" w:date="2018-05-14T13:03:00Z">
        <w:r>
          <w:t>l iniciarse</w:t>
        </w:r>
      </w:ins>
      <w:ins w:id="1295" w:author="David Vacas Miguel" w:date="2018-05-14T13:05:00Z">
        <w:r>
          <w:t xml:space="preserve"> esta aplicación</w:t>
        </w:r>
      </w:ins>
      <w:ins w:id="1296" w:author="David Vacas Miguel" w:date="2018-05-14T13:03:00Z">
        <w:r>
          <w:t xml:space="preserve"> se dibuja el circuito y se hace un cálculo para posicionar automáticamente la cámara sobre el mismo.</w:t>
        </w:r>
        <w:r w:rsidRPr="0031002A">
          <w:t xml:space="preserve"> </w:t>
        </w:r>
        <w:r>
          <w:t xml:space="preserve">Sabiendo que la cámara se sitúa mirando hacia y=0 y la parte de arriba de la cámara está situada hacia –z, como se muestra en la figura </w:t>
        </w:r>
      </w:ins>
      <w:ins w:id="1297" w:author="David Vacas Miguel" w:date="2018-05-14T13:05:00Z">
        <w:r>
          <w:t>X</w:t>
        </w:r>
      </w:ins>
      <w:ins w:id="1298" w:author="David Vacas Miguel" w:date="2018-05-14T13:03:00Z">
        <w:r>
          <w:t>, se buscan los puntos del circuito más externos, es decir, el punto situado más a la izquierda (x menor), más a la derecha (x mayor), más arriba (z mayor) y más abajo (z menor).</w:t>
        </w:r>
      </w:ins>
    </w:p>
    <w:p w14:paraId="3D5065CA" w14:textId="77777777" w:rsidR="00944561" w:rsidRDefault="00944561">
      <w:pPr>
        <w:pStyle w:val="LetranormalTFG"/>
        <w:ind w:left="1428"/>
        <w:jc w:val="center"/>
        <w:rPr>
          <w:ins w:id="1299" w:author="David Vacas Miguel" w:date="2018-05-14T13:03:00Z"/>
        </w:rPr>
        <w:pPrChange w:id="1300" w:author="David Vacas Miguel" w:date="2018-05-14T13:03:00Z">
          <w:pPr>
            <w:pStyle w:val="LetranormalTFG"/>
            <w:ind w:left="720"/>
            <w:jc w:val="center"/>
          </w:pPr>
        </w:pPrChange>
      </w:pPr>
      <w:ins w:id="1301" w:author="David Vacas Miguel" w:date="2018-05-14T13:03:00Z">
        <w:r>
          <w:rPr>
            <w:noProof/>
            <w:lang w:eastAsia="es-ES"/>
          </w:rPr>
          <w:lastRenderedPageBreak/>
          <w:drawing>
            <wp:inline distT="0" distB="0" distL="0" distR="0" wp14:anchorId="7719219C" wp14:editId="1A2B4D65">
              <wp:extent cx="4210050" cy="3476625"/>
              <wp:effectExtent l="0" t="0" r="0" b="9525"/>
              <wp:docPr id="316" name="Imagen 316" descr="PosicionCam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osicionCamra"/>
                      <pic:cNvPicPr>
                        <a:picLocks noChangeAspect="1" noChangeArrowheads="1"/>
                      </pic:cNvPicPr>
                    </pic:nvPicPr>
                    <pic:blipFill>
                      <a:blip r:embed="rId55">
                        <a:extLst>
                          <a:ext uri="{28A0092B-C50C-407E-A947-70E740481C1C}">
                            <a14:useLocalDpi xmlns:a14="http://schemas.microsoft.com/office/drawing/2010/main" val="0"/>
                          </a:ext>
                        </a:extLst>
                      </a:blip>
                      <a:srcRect l="32120" t="-249" r="-166" b="16170"/>
                      <a:stretch>
                        <a:fillRect/>
                      </a:stretch>
                    </pic:blipFill>
                    <pic:spPr bwMode="auto">
                      <a:xfrm>
                        <a:off x="0" y="0"/>
                        <a:ext cx="4210050" cy="3476625"/>
                      </a:xfrm>
                      <a:prstGeom prst="rect">
                        <a:avLst/>
                      </a:prstGeom>
                      <a:noFill/>
                      <a:ln>
                        <a:noFill/>
                      </a:ln>
                    </pic:spPr>
                  </pic:pic>
                </a:graphicData>
              </a:graphic>
            </wp:inline>
          </w:drawing>
        </w:r>
      </w:ins>
    </w:p>
    <w:p w14:paraId="505DBBC4" w14:textId="0752236A" w:rsidR="00944561" w:rsidRDefault="00944561">
      <w:pPr>
        <w:pStyle w:val="LetranormalTFG"/>
        <w:ind w:left="1428"/>
        <w:jc w:val="center"/>
        <w:rPr>
          <w:ins w:id="1302" w:author="David Vacas Miguel" w:date="2018-05-14T13:03:00Z"/>
        </w:rPr>
        <w:pPrChange w:id="1303" w:author="David Vacas Miguel" w:date="2018-05-14T13:03:00Z">
          <w:pPr>
            <w:pStyle w:val="LetranormalTFG"/>
            <w:ind w:left="720"/>
            <w:jc w:val="center"/>
          </w:pPr>
        </w:pPrChange>
      </w:pPr>
      <w:ins w:id="1304" w:author="David Vacas Miguel" w:date="2018-05-14T13:03:00Z">
        <w:r>
          <w:rPr>
            <w:b/>
          </w:rPr>
          <w:t xml:space="preserve">Figura </w:t>
        </w:r>
      </w:ins>
      <w:ins w:id="1305" w:author="David Vacas Miguel" w:date="2018-05-14T13:05:00Z">
        <w:r>
          <w:rPr>
            <w:b/>
          </w:rPr>
          <w:t>X</w:t>
        </w:r>
      </w:ins>
      <w:ins w:id="1306" w:author="David Vacas Miguel" w:date="2018-05-14T13:03:00Z">
        <w:r w:rsidRPr="007377EC">
          <w:rPr>
            <w:b/>
          </w:rPr>
          <w:t xml:space="preserve">. </w:t>
        </w:r>
        <w:r>
          <w:t>Posición y orientación de la cámara.</w:t>
        </w:r>
      </w:ins>
    </w:p>
    <w:p w14:paraId="36F92FB0" w14:textId="77777777" w:rsidR="00944561" w:rsidRDefault="00944561">
      <w:pPr>
        <w:pStyle w:val="LetranormalTFG"/>
        <w:ind w:left="1428"/>
        <w:rPr>
          <w:ins w:id="1307" w:author="David Vacas Miguel" w:date="2018-05-14T13:03:00Z"/>
          <w:u w:val="single"/>
        </w:rPr>
        <w:pPrChange w:id="1308" w:author="David Vacas Miguel" w:date="2018-05-14T13:03:00Z">
          <w:pPr>
            <w:pStyle w:val="LetranormalTFG"/>
            <w:ind w:left="720"/>
          </w:pPr>
        </w:pPrChange>
      </w:pPr>
    </w:p>
    <w:p w14:paraId="10A7327B" w14:textId="33AF3599" w:rsidR="00944561" w:rsidRDefault="00944561">
      <w:pPr>
        <w:pStyle w:val="LetranormalTFG"/>
        <w:ind w:left="708"/>
        <w:rPr>
          <w:ins w:id="1309" w:author="David Vacas Miguel" w:date="2018-05-14T13:03:00Z"/>
        </w:rPr>
        <w:pPrChange w:id="1310" w:author="David Vacas Miguel" w:date="2018-05-14T13:03:00Z">
          <w:pPr>
            <w:pStyle w:val="LetranormalTFG"/>
          </w:pPr>
        </w:pPrChange>
      </w:pPr>
      <w:ins w:id="1311" w:author="David Vacas Miguel" w:date="2018-05-14T13:03:00Z">
        <w:r>
          <w:t xml:space="preserve"> Una vez encontrados se crea un vector de 3 posiciones en el cual guardaremos la posición donde más adelante situaremos la cámara. En este vector se guarda en la primera posición (x) el punto intermedio entre el punto situado más a la izquierda y el punto situado más a la derecha, a la hora de guardar la posición 3 (z) se realiza exactamente lo mismo, pero con la parte superior e inferior, es decir se calcula y se guarda el punto medio entre el punto más superior y el punto más inferior. Para poder saber la altura a la que se debe situar la cámara para que pueda ver todo el circuito, primero se comprueba cual contiene una mayor distancia si el eje x (es decir el punto más a la derecha menos el punto más a la izquierda) o el eje z (es decir el punto más arriba menos el punto más abajo). Una vez obtenida la mayor distancia se calcula mediante trigonometría la altura necesaria, como se puede ver en la figura </w:t>
        </w:r>
      </w:ins>
      <w:ins w:id="1312" w:author="David Vacas Miguel" w:date="2018-05-14T13:05:00Z">
        <w:r>
          <w:t>X</w:t>
        </w:r>
      </w:ins>
      <w:ins w:id="1313" w:author="David Vacas Miguel" w:date="2018-05-14T13:03:00Z">
        <w:r>
          <w:t>.</w:t>
        </w:r>
      </w:ins>
    </w:p>
    <w:p w14:paraId="79484D5B" w14:textId="77777777" w:rsidR="00944561" w:rsidRDefault="00944561">
      <w:pPr>
        <w:pStyle w:val="LetranormalTFG"/>
        <w:ind w:left="1428"/>
        <w:jc w:val="center"/>
        <w:rPr>
          <w:ins w:id="1314" w:author="David Vacas Miguel" w:date="2018-05-14T13:03:00Z"/>
        </w:rPr>
        <w:pPrChange w:id="1315" w:author="David Vacas Miguel" w:date="2018-05-14T13:03:00Z">
          <w:pPr>
            <w:pStyle w:val="LetranormalTFG"/>
            <w:ind w:left="720"/>
            <w:jc w:val="center"/>
          </w:pPr>
        </w:pPrChange>
      </w:pPr>
      <w:ins w:id="1316" w:author="David Vacas Miguel" w:date="2018-05-14T13:03:00Z">
        <w:r>
          <w:rPr>
            <w:noProof/>
            <w:lang w:eastAsia="es-ES"/>
          </w:rPr>
          <w:lastRenderedPageBreak/>
          <w:drawing>
            <wp:inline distT="0" distB="0" distL="0" distR="0" wp14:anchorId="0A44C894" wp14:editId="0BCF81AD">
              <wp:extent cx="2924175" cy="3105150"/>
              <wp:effectExtent l="0" t="0" r="9525" b="0"/>
              <wp:docPr id="317" name="Imagen 317"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24175" cy="3105150"/>
                      </a:xfrm>
                      <a:prstGeom prst="rect">
                        <a:avLst/>
                      </a:prstGeom>
                      <a:noFill/>
                      <a:ln>
                        <a:noFill/>
                      </a:ln>
                    </pic:spPr>
                  </pic:pic>
                </a:graphicData>
              </a:graphic>
            </wp:inline>
          </w:drawing>
        </w:r>
      </w:ins>
    </w:p>
    <w:p w14:paraId="65CC907F" w14:textId="155B968C" w:rsidR="00944561" w:rsidRDefault="00944561">
      <w:pPr>
        <w:pStyle w:val="LetranormalTFG"/>
        <w:ind w:left="1428"/>
        <w:jc w:val="center"/>
        <w:rPr>
          <w:ins w:id="1317" w:author="David Vacas Miguel" w:date="2018-05-14T13:03:00Z"/>
        </w:rPr>
        <w:pPrChange w:id="1318" w:author="David Vacas Miguel" w:date="2018-05-14T13:03:00Z">
          <w:pPr>
            <w:pStyle w:val="LetranormalTFG"/>
            <w:ind w:left="720"/>
            <w:jc w:val="center"/>
          </w:pPr>
        </w:pPrChange>
      </w:pPr>
      <w:ins w:id="1319" w:author="David Vacas Miguel" w:date="2018-05-14T13:03:00Z">
        <w:r w:rsidRPr="004B65E2">
          <w:rPr>
            <w:b/>
          </w:rPr>
          <w:t xml:space="preserve">Figura </w:t>
        </w:r>
      </w:ins>
      <w:ins w:id="1320" w:author="David Vacas Miguel" w:date="2018-05-14T13:05:00Z">
        <w:r>
          <w:rPr>
            <w:b/>
          </w:rPr>
          <w:t>X</w:t>
        </w:r>
      </w:ins>
      <w:ins w:id="1321" w:author="David Vacas Miguel" w:date="2018-05-14T13:03:00Z">
        <w:r w:rsidRPr="004B65E2">
          <w:rPr>
            <w:b/>
          </w:rPr>
          <w:t>.</w:t>
        </w:r>
        <w:r>
          <w:t xml:space="preserve"> Trigonometría utilizada para el cálculo de la altura de la cámara.</w:t>
        </w:r>
      </w:ins>
    </w:p>
    <w:p w14:paraId="73D03C76" w14:textId="77777777" w:rsidR="00944561" w:rsidRDefault="00944561">
      <w:pPr>
        <w:pStyle w:val="LetranormalTFG"/>
        <w:ind w:left="708"/>
        <w:rPr>
          <w:ins w:id="1322" w:author="David Vacas Miguel" w:date="2018-05-14T13:03:00Z"/>
        </w:rPr>
        <w:pPrChange w:id="1323" w:author="David Vacas Miguel" w:date="2018-05-14T13:03:00Z">
          <w:pPr>
            <w:pStyle w:val="LetranormalTFG"/>
          </w:pPr>
        </w:pPrChange>
      </w:pPr>
    </w:p>
    <w:p w14:paraId="16AC8364" w14:textId="77777777" w:rsidR="00944561" w:rsidRDefault="00944561">
      <w:pPr>
        <w:pStyle w:val="LetranormalTFG"/>
        <w:ind w:left="708"/>
        <w:rPr>
          <w:ins w:id="1324" w:author="David Vacas Miguel" w:date="2018-05-14T13:03:00Z"/>
        </w:rPr>
        <w:pPrChange w:id="1325" w:author="David Vacas Miguel" w:date="2018-05-14T13:03:00Z">
          <w:pPr>
            <w:pStyle w:val="LetranormalTFG"/>
          </w:pPr>
        </w:pPrChange>
      </w:pPr>
      <w:ins w:id="1326" w:author="David Vacas Miguel" w:date="2018-05-14T13:03:00Z">
        <w:r>
          <w:t>Con esto la cámara se situará automáticamente en el centro de cualquier circuito que se introduzca y a una distancia a la cual se pueda ver el circuito completamente.</w:t>
        </w:r>
      </w:ins>
    </w:p>
    <w:p w14:paraId="102B69A7" w14:textId="75C9B3B2" w:rsidR="00D1470E" w:rsidRDefault="00944561" w:rsidP="00944561">
      <w:pPr>
        <w:pStyle w:val="LetranormalTFG"/>
        <w:ind w:left="708"/>
        <w:rPr>
          <w:ins w:id="1327" w:author="David Vacas Miguel" w:date="2018-05-14T13:08:00Z"/>
        </w:rPr>
      </w:pPr>
      <w:ins w:id="1328" w:author="David Vacas Miguel" w:date="2018-05-14T13:03:00Z">
        <w:r>
          <w:t>Una vez tenemos la posición de la cámara, dependiendo de que opción haya elegido el usuario se hacen los cálculos para la proyección en perspectiva u ortográfica, esto implica que se cambia también la posición de la cámara obtenida anteriormente.</w:t>
        </w:r>
        <w:r w:rsidRPr="007B34DD">
          <w:t xml:space="preserve"> </w:t>
        </w:r>
        <w:r>
          <w:t xml:space="preserve">En caso de que se opte por una visualización en ortográfica la cámara se situara justo encima del circuito, sin embargo, en caso de que se opte por una visualización en perspectiva se colocara la cámara a 45º respecto a la posición inicial (justo encima del circuito) para que sea posible observar los modelos 3D y la perspectiva de la imagen. Como añadido, se ha implementado la funcionalidad de </w:t>
        </w:r>
        <w:proofErr w:type="gramStart"/>
        <w:r>
          <w:t>zoom</w:t>
        </w:r>
        <w:proofErr w:type="gramEnd"/>
        <w:r>
          <w:t xml:space="preserve"> en ambas proyecciones el cual se puede utilizar con la rueda del ratón.</w:t>
        </w:r>
      </w:ins>
    </w:p>
    <w:p w14:paraId="55FFA39B" w14:textId="7AF7E0B0" w:rsidR="00FB5779" w:rsidRPr="000F30B1" w:rsidRDefault="00FB5779" w:rsidP="00FB5779">
      <w:pPr>
        <w:pStyle w:val="LetranormalTFG"/>
        <w:numPr>
          <w:ilvl w:val="0"/>
          <w:numId w:val="26"/>
        </w:numPr>
        <w:rPr>
          <w:ins w:id="1329" w:author="David Vacas Miguel" w:date="2018-05-14T13:25:00Z"/>
          <w:b/>
          <w:i/>
          <w:rPrChange w:id="1330" w:author="David Vacas Miguel" w:date="2018-05-14T13:25:00Z">
            <w:rPr>
              <w:ins w:id="1331" w:author="David Vacas Miguel" w:date="2018-05-14T13:25:00Z"/>
            </w:rPr>
          </w:rPrChange>
        </w:rPr>
      </w:pPr>
      <w:ins w:id="1332" w:author="David Vacas Miguel" w:date="2018-05-14T13:09:00Z">
        <w:r w:rsidRPr="00FB5779">
          <w:rPr>
            <w:b/>
            <w:i/>
            <w:rPrChange w:id="1333" w:author="David Vacas Miguel" w:date="2018-05-14T13:09:00Z">
              <w:rPr/>
            </w:rPrChange>
          </w:rPr>
          <w:t xml:space="preserve">(M) </w:t>
        </w:r>
        <w:proofErr w:type="spellStart"/>
        <w:r w:rsidRPr="00FB5779">
          <w:rPr>
            <w:b/>
            <w:i/>
            <w:rPrChange w:id="1334" w:author="David Vacas Miguel" w:date="2018-05-14T13:09:00Z">
              <w:rPr/>
            </w:rPrChange>
          </w:rPr>
          <w:t>Model</w:t>
        </w:r>
        <w:proofErr w:type="spellEnd"/>
        <w:r>
          <w:rPr>
            <w:b/>
            <w:i/>
          </w:rPr>
          <w:t>:</w:t>
        </w:r>
      </w:ins>
      <w:ins w:id="1335" w:author="David Vacas Miguel" w:date="2018-05-14T13:13:00Z">
        <w:r w:rsidR="007A1926">
          <w:t xml:space="preserve"> </w:t>
        </w:r>
      </w:ins>
      <w:ins w:id="1336" w:author="David Vacas Miguel" w:date="2018-05-14T13:16:00Z">
        <w:r w:rsidR="007A1926">
          <w:t xml:space="preserve">Esta matriz realiza una transformación de la posición en el modelo a la posición global. Normalmente es una combinación de tres posibles movimientos: trasladar, escalar y rotar. Cada uno de estos movimientos vienen dados por matrices, las cuales se multiplican unas sobre otras, comenzando </w:t>
        </w:r>
        <w:r w:rsidR="007A1926">
          <w:lastRenderedPageBreak/>
          <w:t xml:space="preserve">por la matriz identidad, dando así una única matriz que será la matriz </w:t>
        </w:r>
        <w:proofErr w:type="spellStart"/>
        <w:r w:rsidR="007A1926">
          <w:t>model</w:t>
        </w:r>
        <w:proofErr w:type="spellEnd"/>
        <w:r w:rsidR="007A1926">
          <w:t>.</w:t>
        </w:r>
      </w:ins>
      <w:ins w:id="1337" w:author="David Vacas Miguel" w:date="2018-05-14T13:17:00Z">
        <w:r w:rsidR="007A1926">
          <w:t xml:space="preserve"> En esta aplicación se utiliza la matriz de translación y la de rotación en Y. </w:t>
        </w:r>
      </w:ins>
      <w:ins w:id="1338" w:author="David Vacas Miguel" w:date="2018-05-14T13:18:00Z">
        <w:r w:rsidR="007A1926">
          <w:t xml:space="preserve">Las funciones de GLM son </w:t>
        </w:r>
      </w:ins>
      <w:proofErr w:type="spellStart"/>
      <w:ins w:id="1339" w:author="David Vacas Miguel" w:date="2018-05-14T13:19:00Z">
        <w:r w:rsidR="007A1926" w:rsidRPr="007A1926">
          <w:rPr>
            <w:i/>
            <w:rPrChange w:id="1340" w:author="David Vacas Miguel" w:date="2018-05-14T13:20:00Z">
              <w:rPr/>
            </w:rPrChange>
          </w:rPr>
          <w:t>translate</w:t>
        </w:r>
        <w:proofErr w:type="spellEnd"/>
        <w:r w:rsidR="007A1926" w:rsidRPr="007A1926">
          <w:rPr>
            <w:i/>
            <w:rPrChange w:id="1341" w:author="David Vacas Miguel" w:date="2018-05-14T13:20:00Z">
              <w:rPr/>
            </w:rPrChange>
          </w:rPr>
          <w:t>(</w:t>
        </w:r>
        <w:proofErr w:type="spellStart"/>
        <w:proofErr w:type="gramStart"/>
        <w:r w:rsidR="007A1926" w:rsidRPr="007A1926">
          <w:rPr>
            <w:i/>
            <w:rPrChange w:id="1342" w:author="David Vacas Miguel" w:date="2018-05-14T13:20:00Z">
              <w:rPr/>
            </w:rPrChange>
          </w:rPr>
          <w:t>m,v</w:t>
        </w:r>
        <w:proofErr w:type="spellEnd"/>
        <w:proofErr w:type="gramEnd"/>
        <w:r w:rsidR="007A1926" w:rsidRPr="007A1926">
          <w:rPr>
            <w:i/>
            <w:rPrChange w:id="1343" w:author="David Vacas Miguel" w:date="2018-05-14T13:20:00Z">
              <w:rPr/>
            </w:rPrChange>
          </w:rPr>
          <w:t>)</w:t>
        </w:r>
      </w:ins>
      <w:ins w:id="1344" w:author="David Vacas Miguel" w:date="2018-05-14T13:20:00Z">
        <w:r w:rsidR="007A1926">
          <w:t xml:space="preserve">, donde </w:t>
        </w:r>
        <w:r w:rsidR="007A1926" w:rsidRPr="007A1926">
          <w:rPr>
            <w:i/>
            <w:rPrChange w:id="1345" w:author="David Vacas Miguel" w:date="2018-05-14T13:20:00Z">
              <w:rPr/>
            </w:rPrChange>
          </w:rPr>
          <w:t>m</w:t>
        </w:r>
        <w:r w:rsidR="007A1926">
          <w:t xml:space="preserve"> es la matriz anterior y </w:t>
        </w:r>
        <w:r w:rsidR="007A1926">
          <w:rPr>
            <w:i/>
          </w:rPr>
          <w:t>v</w:t>
        </w:r>
        <w:r w:rsidR="007A1926">
          <w:t xml:space="preserve"> </w:t>
        </w:r>
      </w:ins>
      <w:ins w:id="1346" w:author="David Vacas Miguel" w:date="2018-05-14T13:21:00Z">
        <w:r w:rsidR="007A1926">
          <w:t>es el vector de tres posiciones (</w:t>
        </w:r>
        <w:proofErr w:type="spellStart"/>
        <w:r w:rsidR="007A1926">
          <w:t>x,y,z</w:t>
        </w:r>
        <w:proofErr w:type="spellEnd"/>
        <w:r w:rsidR="007A1926">
          <w:t xml:space="preserve">) que indica cuanto y hacia donde se mueve; y la </w:t>
        </w:r>
      </w:ins>
      <w:ins w:id="1347" w:author="David Vacas Miguel" w:date="2018-05-14T13:22:00Z">
        <w:r w:rsidR="007A1926">
          <w:t>función</w:t>
        </w:r>
      </w:ins>
      <w:ins w:id="1348" w:author="David Vacas Miguel" w:date="2018-05-14T13:21:00Z">
        <w:r w:rsidR="007A1926">
          <w:t xml:space="preserve"> </w:t>
        </w:r>
      </w:ins>
      <w:proofErr w:type="spellStart"/>
      <w:ins w:id="1349" w:author="David Vacas Miguel" w:date="2018-05-14T13:22:00Z">
        <w:r w:rsidR="007A1926">
          <w:rPr>
            <w:i/>
          </w:rPr>
          <w:t>rotate</w:t>
        </w:r>
        <w:proofErr w:type="spellEnd"/>
        <w:r w:rsidR="007A1926">
          <w:rPr>
            <w:i/>
          </w:rPr>
          <w:t>(</w:t>
        </w:r>
        <w:proofErr w:type="spellStart"/>
        <w:r w:rsidR="007A1926">
          <w:rPr>
            <w:i/>
          </w:rPr>
          <w:t>m,angle,axis</w:t>
        </w:r>
        <w:proofErr w:type="spellEnd"/>
        <w:r w:rsidR="007A1926">
          <w:rPr>
            <w:i/>
          </w:rPr>
          <w:t>)</w:t>
        </w:r>
        <w:r w:rsidR="007A1926">
          <w:t xml:space="preserve"> donde </w:t>
        </w:r>
        <w:r w:rsidR="007A1926">
          <w:rPr>
            <w:i/>
          </w:rPr>
          <w:t>m</w:t>
        </w:r>
        <w:r w:rsidR="007A1926">
          <w:t xml:space="preserve"> es la matriz anterior, </w:t>
        </w:r>
        <w:proofErr w:type="spellStart"/>
        <w:r w:rsidR="007A1926">
          <w:rPr>
            <w:i/>
          </w:rPr>
          <w:t>angle</w:t>
        </w:r>
        <w:proofErr w:type="spellEnd"/>
        <w:r w:rsidR="007A1926">
          <w:t xml:space="preserve"> es el</w:t>
        </w:r>
      </w:ins>
      <w:ins w:id="1350" w:author="David Vacas Miguel" w:date="2018-05-14T13:23:00Z">
        <w:r w:rsidR="000F30B1">
          <w:t xml:space="preserve"> ángulo </w:t>
        </w:r>
      </w:ins>
      <w:ins w:id="1351" w:author="David Vacas Miguel" w:date="2018-05-14T13:22:00Z">
        <w:r w:rsidR="007A1926">
          <w:t xml:space="preserve">que se rota y </w:t>
        </w:r>
        <w:r w:rsidR="007A1926">
          <w:rPr>
            <w:i/>
          </w:rPr>
          <w:t>axis</w:t>
        </w:r>
        <w:r w:rsidR="007A1926">
          <w:t xml:space="preserve"> e</w:t>
        </w:r>
      </w:ins>
      <w:ins w:id="1352" w:author="David Vacas Miguel" w:date="2018-05-14T13:23:00Z">
        <w:r w:rsidR="007A1926">
          <w:t xml:space="preserve">s un vector de tres posiciones que indica en que </w:t>
        </w:r>
        <w:r w:rsidR="000F30B1">
          <w:t>eje rota.</w:t>
        </w:r>
      </w:ins>
      <w:ins w:id="1353" w:author="David Vacas Miguel" w:date="2018-05-14T13:25:00Z">
        <w:r w:rsidR="000F30B1">
          <w:t xml:space="preserve"> </w:t>
        </w:r>
      </w:ins>
    </w:p>
    <w:p w14:paraId="1273AD43" w14:textId="249FC90C" w:rsidR="000F30B1" w:rsidRDefault="000F30B1" w:rsidP="000F30B1">
      <w:pPr>
        <w:pStyle w:val="LetranormalTFG"/>
        <w:ind w:left="720"/>
        <w:rPr>
          <w:ins w:id="1354" w:author="David Vacas Miguel" w:date="2018-05-14T13:31:00Z"/>
        </w:rPr>
      </w:pPr>
      <w:ins w:id="1355" w:author="David Vacas Miguel" w:date="2018-05-14T13:25:00Z">
        <w:r>
          <w:t>Las matrices</w:t>
        </w:r>
      </w:ins>
      <w:ins w:id="1356" w:author="David Vacas Miguel" w:date="2018-05-14T13:26:00Z">
        <w:r>
          <w:t xml:space="preserve"> específicas</w:t>
        </w:r>
      </w:ins>
      <w:ins w:id="1357" w:author="David Vacas Miguel" w:date="2018-05-14T13:25:00Z">
        <w:r>
          <w:t xml:space="preserve"> </w:t>
        </w:r>
      </w:ins>
      <w:ins w:id="1358" w:author="David Vacas Miguel" w:date="2018-05-14T13:26:00Z">
        <w:r>
          <w:t xml:space="preserve">que se utilizan en este proyecto se pueden observar en las figuras X y X. En la figura X se puede observar la matriz de translación en X y </w:t>
        </w:r>
      </w:ins>
      <w:ins w:id="1359" w:author="David Vacas Miguel" w:date="2018-05-14T13:27:00Z">
        <w:r>
          <w:t>Z que es donde se puede mover el robot.</w:t>
        </w:r>
      </w:ins>
    </w:p>
    <w:p w14:paraId="20F08E21" w14:textId="3D243682" w:rsidR="000F30B1" w:rsidRDefault="000F30B1" w:rsidP="000F30B1">
      <w:pPr>
        <w:pStyle w:val="LetranormalTFG"/>
        <w:ind w:left="720"/>
        <w:jc w:val="center"/>
        <w:rPr>
          <w:ins w:id="1360" w:author="David Vacas Miguel" w:date="2018-05-14T13:31:00Z"/>
        </w:rPr>
      </w:pPr>
      <w:ins w:id="1361" w:author="David Vacas Miguel" w:date="2018-05-14T13:31:00Z">
        <w:r w:rsidRPr="0096417D">
          <w:rPr>
            <w:position w:val="-66"/>
          </w:rPr>
          <w:object w:dxaOrig="1520" w:dyaOrig="1440" w14:anchorId="2E4BFC0E">
            <v:shape id="_x0000_i1041" type="#_x0000_t75" style="width:101.9pt;height:96.45pt" o:ole="">
              <v:imagedata r:id="rId57" o:title=""/>
            </v:shape>
            <o:OLEObject Type="Embed" ProgID="Equation.DSMT4" ShapeID="_x0000_i1041" DrawAspect="Content" ObjectID="_1587834177" r:id="rId58"/>
          </w:object>
        </w:r>
      </w:ins>
    </w:p>
    <w:p w14:paraId="314BDB04" w14:textId="4441A41B" w:rsidR="000F30B1" w:rsidRDefault="000F30B1">
      <w:pPr>
        <w:pStyle w:val="LetranormalTFG"/>
        <w:ind w:left="720"/>
        <w:jc w:val="center"/>
        <w:rPr>
          <w:ins w:id="1362" w:author="David Vacas Miguel" w:date="2018-05-14T13:27:00Z"/>
        </w:rPr>
        <w:pPrChange w:id="1363" w:author="David Vacas Miguel" w:date="2018-05-14T13:31:00Z">
          <w:pPr>
            <w:pStyle w:val="LetranormalTFG"/>
            <w:ind w:left="720"/>
          </w:pPr>
        </w:pPrChange>
      </w:pPr>
      <w:ins w:id="1364" w:author="David Vacas Miguel" w:date="2018-05-14T13:31:00Z">
        <w:r w:rsidRPr="000F30B1">
          <w:rPr>
            <w:b/>
            <w:rPrChange w:id="1365" w:author="David Vacas Miguel" w:date="2018-05-14T13:31:00Z">
              <w:rPr/>
            </w:rPrChange>
          </w:rPr>
          <w:t>Figura X.</w:t>
        </w:r>
        <w:r>
          <w:t xml:space="preserve"> Matriz de translación en X y Z.</w:t>
        </w:r>
      </w:ins>
    </w:p>
    <w:p w14:paraId="7C397525" w14:textId="25417D79" w:rsidR="000F30B1" w:rsidRDefault="000F30B1" w:rsidP="000F30B1">
      <w:pPr>
        <w:pStyle w:val="LetranormalTFG"/>
        <w:ind w:left="720"/>
        <w:rPr>
          <w:ins w:id="1366" w:author="David Vacas Miguel" w:date="2018-05-14T13:34:00Z"/>
        </w:rPr>
      </w:pPr>
      <w:ins w:id="1367" w:author="David Vacas Miguel" w:date="2018-05-14T13:27:00Z">
        <w:r>
          <w:t xml:space="preserve">En la figura X se puede ver la matriz de rotación en Y donde </w:t>
        </w:r>
      </w:ins>
      <w:ins w:id="1368" w:author="David Vacas Miguel" w:date="2018-05-14T13:28:00Z">
        <w:r w:rsidRPr="0096417D">
          <w:rPr>
            <w:position w:val="-10"/>
          </w:rPr>
          <w:object w:dxaOrig="220" w:dyaOrig="260" w14:anchorId="430CDD2F">
            <v:shape id="_x0000_i1042" type="#_x0000_t75" style="width:10.85pt;height:12.9pt" o:ole="">
              <v:imagedata r:id="rId59" o:title=""/>
            </v:shape>
            <o:OLEObject Type="Embed" ProgID="Equation.DSMT4" ShapeID="_x0000_i1042" DrawAspect="Content" ObjectID="_1587834178" r:id="rId60"/>
          </w:object>
        </w:r>
      </w:ins>
      <w:ins w:id="1369" w:author="David Vacas Miguel" w:date="2018-05-14T13:28:00Z">
        <w:r>
          <w:t xml:space="preserve"> representa el ángulo que rota el robot.</w:t>
        </w:r>
      </w:ins>
    </w:p>
    <w:p w14:paraId="5C774061" w14:textId="22DCCB3F" w:rsidR="000F30B1" w:rsidRDefault="00816475" w:rsidP="00816475">
      <w:pPr>
        <w:pStyle w:val="LetranormalTFG"/>
        <w:ind w:left="720"/>
        <w:jc w:val="center"/>
        <w:rPr>
          <w:ins w:id="1370" w:author="David Vacas Miguel" w:date="2018-05-14T13:34:00Z"/>
        </w:rPr>
      </w:pPr>
      <w:ins w:id="1371" w:author="David Vacas Miguel" w:date="2018-05-14T13:34:00Z">
        <w:r w:rsidRPr="0096417D">
          <w:rPr>
            <w:position w:val="-66"/>
          </w:rPr>
          <w:object w:dxaOrig="2320" w:dyaOrig="1440" w14:anchorId="5EC470BD">
            <v:shape id="_x0000_i1043" type="#_x0000_t75" style="width:151.45pt;height:93.75pt" o:ole="">
              <v:imagedata r:id="rId61" o:title=""/>
            </v:shape>
            <o:OLEObject Type="Embed" ProgID="Equation.DSMT4" ShapeID="_x0000_i1043" DrawAspect="Content" ObjectID="_1587834179" r:id="rId62"/>
          </w:object>
        </w:r>
      </w:ins>
    </w:p>
    <w:p w14:paraId="0B6E06BB" w14:textId="50467925" w:rsidR="00816475" w:rsidRDefault="00816475">
      <w:pPr>
        <w:pStyle w:val="LetranormalTFG"/>
        <w:ind w:left="720"/>
        <w:jc w:val="center"/>
        <w:rPr>
          <w:ins w:id="1372" w:author="David Vacas Miguel" w:date="2018-05-14T13:28:00Z"/>
        </w:rPr>
        <w:pPrChange w:id="1373" w:author="David Vacas Miguel" w:date="2018-05-14T13:34:00Z">
          <w:pPr>
            <w:pStyle w:val="LetranormalTFG"/>
            <w:ind w:left="720"/>
          </w:pPr>
        </w:pPrChange>
      </w:pPr>
      <w:ins w:id="1374" w:author="David Vacas Miguel" w:date="2018-05-14T13:34:00Z">
        <w:r w:rsidRPr="00816475">
          <w:rPr>
            <w:b/>
            <w:rPrChange w:id="1375" w:author="David Vacas Miguel" w:date="2018-05-14T13:35:00Z">
              <w:rPr/>
            </w:rPrChange>
          </w:rPr>
          <w:t>Figura X.</w:t>
        </w:r>
        <w:r>
          <w:t xml:space="preserve"> Matriz de rotación en Y con un ángulo </w:t>
        </w:r>
      </w:ins>
      <w:ins w:id="1376" w:author="David Vacas Miguel" w:date="2018-05-14T13:34:00Z">
        <w:r w:rsidRPr="0096417D">
          <w:rPr>
            <w:position w:val="-10"/>
          </w:rPr>
          <w:object w:dxaOrig="220" w:dyaOrig="260" w14:anchorId="180BB1C7">
            <v:shape id="_x0000_i1044" type="#_x0000_t75" style="width:10.85pt;height:12.9pt" o:ole="">
              <v:imagedata r:id="rId63" o:title=""/>
            </v:shape>
            <o:OLEObject Type="Embed" ProgID="Equation.DSMT4" ShapeID="_x0000_i1044" DrawAspect="Content" ObjectID="_1587834180" r:id="rId64"/>
          </w:object>
        </w:r>
      </w:ins>
      <w:ins w:id="1377" w:author="David Vacas Miguel" w:date="2018-05-14T13:34:00Z">
        <w:r>
          <w:t>.</w:t>
        </w:r>
      </w:ins>
    </w:p>
    <w:p w14:paraId="74F653CF" w14:textId="21E00A8E" w:rsidR="002D7198" w:rsidDel="00D2117E" w:rsidRDefault="000F30B1">
      <w:pPr>
        <w:pStyle w:val="LetranormalTFG"/>
        <w:rPr>
          <w:del w:id="1378" w:author="David Vacas Miguel" w:date="2018-05-14T13:35:00Z"/>
        </w:rPr>
      </w:pPr>
      <w:ins w:id="1379" w:author="David Vacas Miguel" w:date="2018-05-14T13:28:00Z">
        <w:r>
          <w:t xml:space="preserve">En ambas matrices </w:t>
        </w:r>
      </w:ins>
      <w:ins w:id="1380" w:author="David Vacas Miguel" w:date="2018-05-14T13:29:00Z">
        <w:r>
          <w:t xml:space="preserve">simplemente se debe sustituir las variables X,Y y </w:t>
        </w:r>
      </w:ins>
      <w:ins w:id="1381" w:author="David Vacas Miguel" w:date="2018-05-14T13:29:00Z">
        <w:r w:rsidRPr="0096417D">
          <w:rPr>
            <w:position w:val="-10"/>
          </w:rPr>
          <w:object w:dxaOrig="220" w:dyaOrig="260" w14:anchorId="255D361E">
            <v:shape id="_x0000_i1045" type="#_x0000_t75" style="width:10.85pt;height:12.9pt" o:ole="">
              <v:imagedata r:id="rId63" o:title=""/>
            </v:shape>
            <o:OLEObject Type="Embed" ProgID="Equation.DSMT4" ShapeID="_x0000_i1045" DrawAspect="Content" ObjectID="_1587834181" r:id="rId65"/>
          </w:object>
        </w:r>
      </w:ins>
      <w:ins w:id="1382" w:author="David Vacas Miguel" w:date="2018-05-14T13:29:00Z">
        <w:r>
          <w:t xml:space="preserve"> con los valores correspondientes y se obtienen las matrices que se utilizan en la matriz </w:t>
        </w:r>
        <w:proofErr w:type="spellStart"/>
        <w:r>
          <w:t>model</w:t>
        </w:r>
        <w:proofErr w:type="spellEnd"/>
        <w:r>
          <w:t>.</w:t>
        </w:r>
      </w:ins>
      <w:moveToRangeStart w:id="1383" w:author="David Vacas Miguel" w:date="2018-05-14T12:18:00Z" w:name="move514063649"/>
      <w:moveTo w:id="1384" w:author="David Vacas Miguel" w:date="2018-05-14T12:18:00Z">
        <w:del w:id="1385" w:author="David Vacas Miguel" w:date="2018-05-14T13:35:00Z">
          <w:r w:rsidR="002D7198" w:rsidDel="00D2117E">
            <w:delText xml:space="preserve">A pesar del control que ofrece OpenGL sobre el cauce gráfico, en esta aplicación se ha necesitado llegar más en detalle sobre la matriz MVP, siendo exactos en la matriz Model (M), puesto que se necesita tener en todo momento las coordenadas de los sensores del robot para realizar los cálculos sobre las colisiones de </w:delText>
          </w:r>
        </w:del>
        <w:del w:id="1386" w:author="David Vacas Miguel" w:date="2018-05-14T12:19:00Z">
          <w:r w:rsidR="002D7198" w:rsidDel="00E210A9">
            <w:delText>los mismos</w:delText>
          </w:r>
        </w:del>
        <w:del w:id="1387" w:author="David Vacas Miguel" w:date="2018-05-14T13:35:00Z">
          <w:r w:rsidR="002D7198" w:rsidDel="00D2117E">
            <w:delText xml:space="preserve"> con el circuito.</w:delText>
          </w:r>
        </w:del>
      </w:moveTo>
    </w:p>
    <w:p w14:paraId="2B01C034" w14:textId="77777777" w:rsidR="00D2117E" w:rsidRDefault="00D2117E">
      <w:pPr>
        <w:pStyle w:val="LetranormalTFG"/>
        <w:ind w:left="720"/>
        <w:rPr>
          <w:ins w:id="1388" w:author="David Vacas Miguel" w:date="2018-05-14T13:35:00Z"/>
          <w:moveTo w:id="1389" w:author="David Vacas Miguel" w:date="2018-05-14T12:18:00Z"/>
        </w:rPr>
        <w:pPrChange w:id="1390" w:author="David Vacas Miguel" w:date="2018-05-14T13:35:00Z">
          <w:pPr>
            <w:pStyle w:val="LetranormalTFG"/>
          </w:pPr>
        </w:pPrChange>
      </w:pPr>
    </w:p>
    <w:p w14:paraId="28FA218A" w14:textId="25F434E2" w:rsidR="002D7198" w:rsidDel="00D2117E" w:rsidRDefault="002D7198" w:rsidP="002D7198">
      <w:pPr>
        <w:pStyle w:val="LetranormalTFG"/>
        <w:rPr>
          <w:del w:id="1391" w:author="David Vacas Miguel" w:date="2018-05-14T13:35:00Z"/>
          <w:moveTo w:id="1392" w:author="David Vacas Miguel" w:date="2018-05-14T12:18:00Z"/>
        </w:rPr>
      </w:pPr>
      <w:moveTo w:id="1393" w:author="David Vacas Miguel" w:date="2018-05-14T12:18:00Z">
        <w:del w:id="1394" w:author="David Vacas Miguel" w:date="2018-05-14T13:35:00Z">
          <w:r w:rsidDel="00D2117E">
            <w:delText xml:space="preserve">Se ha </w:delText>
          </w:r>
          <w:bookmarkStart w:id="1395" w:name="_Hlk514064076"/>
          <w:r w:rsidDel="00D2117E">
            <w:delText xml:space="preserve">optado por la utilización de GLM como librería para el cálculo de la matriz MVP puesto que es la librería recomendada </w:delText>
          </w:r>
        </w:del>
        <w:del w:id="1396" w:author="David Vacas Miguel" w:date="2018-05-14T12:19:00Z">
          <w:r w:rsidDel="00E210A9">
            <w:delText>por  OpenGL</w:delText>
          </w:r>
        </w:del>
        <w:del w:id="1397" w:author="David Vacas Miguel" w:date="2018-05-14T13:35:00Z">
          <w:r w:rsidDel="00D2117E">
            <w:delText xml:space="preserve"> y por lo tanto es la más apta para este funcionamiento.</w:delText>
          </w:r>
          <w:bookmarkEnd w:id="1395"/>
        </w:del>
      </w:moveTo>
    </w:p>
    <w:p w14:paraId="1EE56FFF" w14:textId="3A84B2F8" w:rsidR="002D7198" w:rsidDel="00D2117E" w:rsidRDefault="002D7198" w:rsidP="002D7198">
      <w:pPr>
        <w:pStyle w:val="LetranormalTFG"/>
        <w:rPr>
          <w:del w:id="1398" w:author="David Vacas Miguel" w:date="2018-05-14T13:35:00Z"/>
          <w:moveTo w:id="1399" w:author="David Vacas Miguel" w:date="2018-05-14T12:18:00Z"/>
          <w:rFonts w:eastAsiaTheme="majorEastAsia" w:cstheme="majorBidi"/>
          <w:sz w:val="36"/>
          <w:szCs w:val="32"/>
        </w:rPr>
      </w:pPr>
      <w:moveTo w:id="1400" w:author="David Vacas Miguel" w:date="2018-05-14T12:18:00Z">
        <w:del w:id="1401" w:author="David Vacas Miguel" w:date="2018-05-14T13:35:00Z">
          <w:r w:rsidDel="00D2117E">
            <w:delText>En este proyecto GLM se utiliza</w:delText>
          </w:r>
        </w:del>
        <w:del w:id="1402" w:author="David Vacas Miguel" w:date="2018-05-14T12:19:00Z">
          <w:r w:rsidDel="00E210A9">
            <w:delText xml:space="preserve">, como se ha dicho anteriormente, </w:delText>
          </w:r>
        </w:del>
        <w:del w:id="1403" w:author="David Vacas Miguel" w:date="2018-05-14T13:35:00Z">
          <w:r w:rsidDel="00D2117E">
            <w:delText>para el cálculo de la matriz MVP. Esta matriz se incluirá en la pila proporcionada por OpenGL y este realiza los cálculos pertinentes. Gracias a esto, y puesto que tenemos control total sobre la matriz Model, se puede realizar los cálculos para obtener las coordenadas de los sensores.</w:delText>
          </w:r>
        </w:del>
      </w:moveTo>
    </w:p>
    <w:moveToRangeEnd w:id="1383"/>
    <w:p w14:paraId="17B0CEB2" w14:textId="77777777" w:rsidR="002D7198" w:rsidRDefault="002D7198">
      <w:pPr>
        <w:pStyle w:val="LetranormalTFG"/>
        <w:pPrChange w:id="1404" w:author="David Vacas Miguel" w:date="2018-05-13T17:22:00Z">
          <w:pPr/>
        </w:pPrChange>
      </w:pPr>
    </w:p>
    <w:p w14:paraId="3CCC05DE" w14:textId="2BE9D236" w:rsidR="00BC3217" w:rsidDel="00DE1065" w:rsidRDefault="00BC3217" w:rsidP="00BC3217">
      <w:pPr>
        <w:pStyle w:val="TFGtitulo2"/>
        <w:numPr>
          <w:ilvl w:val="0"/>
          <w:numId w:val="14"/>
        </w:numPr>
        <w:rPr>
          <w:del w:id="1405" w:author="David Vacas Miguel" w:date="2018-04-19T00:33:00Z"/>
        </w:rPr>
      </w:pPr>
      <w:del w:id="1406" w:author="David Vacas Miguel" w:date="2018-05-13T17:20:00Z">
        <w:r w:rsidDel="00D73616">
          <w:lastRenderedPageBreak/>
          <w:delText>OpenGL</w:delText>
        </w:r>
      </w:del>
      <w:bookmarkStart w:id="1407" w:name="_Toc514081279"/>
      <w:ins w:id="1408" w:author="David Vacas Miguel" w:date="2018-05-13T17:20:00Z">
        <w:r w:rsidR="00D73616">
          <w:t>Qt</w:t>
        </w:r>
      </w:ins>
      <w:bookmarkEnd w:id="1407"/>
    </w:p>
    <w:p w14:paraId="7A09D9AE" w14:textId="77777777" w:rsidR="006771EE" w:rsidDel="00DB6E6B" w:rsidRDefault="006771EE">
      <w:pPr>
        <w:pStyle w:val="TFGtitulo2"/>
        <w:numPr>
          <w:ilvl w:val="0"/>
          <w:numId w:val="14"/>
        </w:numPr>
        <w:rPr>
          <w:del w:id="1409" w:author="Alberto Herrán González" w:date="2018-03-31T13:48:00Z"/>
        </w:rPr>
        <w:pPrChange w:id="1410" w:author="David Vacas Miguel" w:date="2018-04-19T00:33:00Z">
          <w:pPr>
            <w:pStyle w:val="LetranormalTFG"/>
          </w:pPr>
        </w:pPrChange>
      </w:pPr>
      <w:bookmarkStart w:id="1411" w:name="_Toc513719144"/>
      <w:bookmarkStart w:id="1412" w:name="_Toc514081280"/>
      <w:bookmarkEnd w:id="1411"/>
      <w:bookmarkEnd w:id="1412"/>
    </w:p>
    <w:p w14:paraId="66F0E5B7" w14:textId="77777777" w:rsidR="00911EEA" w:rsidRDefault="00911EEA">
      <w:pPr>
        <w:pStyle w:val="TFGtitulo2"/>
        <w:numPr>
          <w:ilvl w:val="0"/>
          <w:numId w:val="14"/>
        </w:numPr>
        <w:pPrChange w:id="1413" w:author="David Vacas Miguel" w:date="2018-04-19T00:33:00Z">
          <w:pPr>
            <w:pStyle w:val="LetranormalTFG"/>
            <w:jc w:val="center"/>
          </w:pPr>
        </w:pPrChange>
      </w:pPr>
      <w:del w:id="1414" w:author="Alberto Herrán González" w:date="2018-03-31T13:47:00Z">
        <w:r w:rsidDel="00913D6B">
          <w:rPr>
            <w:noProof/>
            <w:lang w:eastAsia="es-ES"/>
          </w:rPr>
          <w:drawing>
            <wp:inline distT="0" distB="0" distL="0" distR="0" wp14:anchorId="4C35D592" wp14:editId="484F1DFA">
              <wp:extent cx="2524125" cy="1094902"/>
              <wp:effectExtent l="0" t="0" r="0" b="0"/>
              <wp:docPr id="289" name="Imagen 289"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48505" cy="1105478"/>
                      </a:xfrm>
                      <a:prstGeom prst="rect">
                        <a:avLst/>
                      </a:prstGeom>
                      <a:noFill/>
                      <a:ln>
                        <a:noFill/>
                      </a:ln>
                    </pic:spPr>
                  </pic:pic>
                </a:graphicData>
              </a:graphic>
            </wp:inline>
          </w:drawing>
        </w:r>
      </w:del>
      <w:bookmarkStart w:id="1415" w:name="_Toc514081281"/>
      <w:bookmarkEnd w:id="1415"/>
    </w:p>
    <w:p w14:paraId="3816A576" w14:textId="6F0F7621" w:rsidR="008C6BB1" w:rsidRDefault="00D64D29" w:rsidP="00D73616">
      <w:pPr>
        <w:pStyle w:val="LetranormalTFG"/>
        <w:rPr>
          <w:ins w:id="1416" w:author="David Vacas Miguel" w:date="2018-05-14T13:43:00Z"/>
        </w:rPr>
      </w:pPr>
      <w:ins w:id="1417" w:author="David Vacas Miguel" w:date="2018-05-14T13:44:00Z">
        <w:r>
          <w:t>OpenGL no puede crear ven</w:t>
        </w:r>
      </w:ins>
      <w:ins w:id="1418" w:author="David Vacas Miguel" w:date="2018-05-14T13:45:00Z">
        <w:r>
          <w:t xml:space="preserve">tanas y no </w:t>
        </w:r>
      </w:ins>
      <w:ins w:id="1419" w:author="David Vacas Miguel" w:date="2018-05-14T13:46:00Z">
        <w:r>
          <w:t xml:space="preserve">tiene una forma </w:t>
        </w:r>
      </w:ins>
      <w:ins w:id="1420" w:author="David Vacas Miguel" w:date="2018-05-14T13:47:00Z">
        <w:r>
          <w:t>sencilla de interactuar con el usuario por lo que es necesario cubrir estas necesidades con otro software.</w:t>
        </w:r>
      </w:ins>
      <w:ins w:id="1421" w:author="David Vacas Miguel" w:date="2018-05-14T13:48:00Z">
        <w:r>
          <w:t xml:space="preserve"> Algunos de </w:t>
        </w:r>
      </w:ins>
      <w:ins w:id="1422" w:author="David Vacas Miguel" w:date="2018-05-14T13:49:00Z">
        <w:r>
          <w:t>los diferentes softwares</w:t>
        </w:r>
      </w:ins>
      <w:ins w:id="1423" w:author="David Vacas Miguel" w:date="2018-05-14T13:48:00Z">
        <w:r>
          <w:t xml:space="preserve"> que pueden hacer esto son</w:t>
        </w:r>
      </w:ins>
      <w:ins w:id="1424" w:author="David Vacas Miguel" w:date="2018-05-14T13:50:00Z">
        <w:r>
          <w:t xml:space="preserve"> </w:t>
        </w:r>
        <w:proofErr w:type="spellStart"/>
        <w:r>
          <w:t>sdl</w:t>
        </w:r>
        <w:proofErr w:type="spellEnd"/>
        <w:r>
          <w:t xml:space="preserve"> y </w:t>
        </w:r>
        <w:proofErr w:type="spellStart"/>
        <w:r>
          <w:t>qt</w:t>
        </w:r>
        <w:proofErr w:type="spellEnd"/>
        <w:r>
          <w:t xml:space="preserve">. Se ha optado por </w:t>
        </w:r>
      </w:ins>
      <w:ins w:id="1425" w:author="David Vacas Miguel" w:date="2018-05-14T13:51:00Z">
        <w:r>
          <w:t>Q</w:t>
        </w:r>
      </w:ins>
      <w:ins w:id="1426" w:author="David Vacas Miguel" w:date="2018-05-14T13:50:00Z">
        <w:r>
          <w:t xml:space="preserve">t puesto que tiene una </w:t>
        </w:r>
      </w:ins>
      <w:ins w:id="1427" w:author="David Vacas Miguel" w:date="2018-05-14T13:51:00Z">
        <w:r>
          <w:t>interacción</w:t>
        </w:r>
      </w:ins>
      <w:ins w:id="1428" w:author="David Vacas Miguel" w:date="2018-05-14T13:50:00Z">
        <w:r>
          <w:t xml:space="preserve"> con el usuario </w:t>
        </w:r>
      </w:ins>
      <w:ins w:id="1429" w:author="David Vacas Miguel" w:date="2018-05-14T17:35:00Z">
        <w:r w:rsidR="00AE6ABC">
          <w:t>más</w:t>
        </w:r>
      </w:ins>
      <w:ins w:id="1430" w:author="David Vacas Miguel" w:date="2018-05-14T13:50:00Z">
        <w:r>
          <w:t xml:space="preserve"> sencilla y es fácil </w:t>
        </w:r>
      </w:ins>
      <w:ins w:id="1431" w:author="David Vacas Miguel" w:date="2018-05-14T13:51:00Z">
        <w:r>
          <w:t>incluir en un proyecto</w:t>
        </w:r>
      </w:ins>
      <w:ins w:id="1432" w:author="David Vacas Miguel" w:date="2018-05-14T13:52:00Z">
        <w:r>
          <w:t xml:space="preserve"> OpenGL</w:t>
        </w:r>
      </w:ins>
      <w:ins w:id="1433" w:author="David Vacas Miguel" w:date="2018-05-14T13:51:00Z">
        <w:r>
          <w:t>.</w:t>
        </w:r>
      </w:ins>
      <w:ins w:id="1434" w:author="David Vacas Miguel" w:date="2018-05-14T13:49:00Z">
        <w:r>
          <w:t xml:space="preserve"> </w:t>
        </w:r>
      </w:ins>
    </w:p>
    <w:p w14:paraId="7F760DBB" w14:textId="3D7B23BC" w:rsidR="00D73616" w:rsidRDefault="00D73616" w:rsidP="00D73616">
      <w:pPr>
        <w:pStyle w:val="LetranormalTFG"/>
        <w:rPr>
          <w:ins w:id="1435" w:author="David Vacas Miguel" w:date="2018-05-13T17:20:00Z"/>
        </w:rPr>
      </w:pPr>
      <w:ins w:id="1436" w:author="David Vacas Miguel" w:date="2018-05-13T17:20:00Z">
        <w:r>
          <w:t xml:space="preserve">Qt es un </w:t>
        </w:r>
        <w:proofErr w:type="spellStart"/>
        <w:r>
          <w:t>framework</w:t>
        </w:r>
        <w:proofErr w:type="spellEnd"/>
        <w:r>
          <w:t xml:space="preserve"> de desarrollo de aplicaciones multiplataforma para ordenador, embebido y móvil que en gran parte se suele utilizar para programas que utilicen interfaz gráfica.</w:t>
        </w:r>
      </w:ins>
    </w:p>
    <w:p w14:paraId="6EF9ADC0" w14:textId="77777777" w:rsidR="00D73616" w:rsidRDefault="00D73616" w:rsidP="00D73616">
      <w:pPr>
        <w:pStyle w:val="LetranormalTFG"/>
        <w:rPr>
          <w:ins w:id="1437" w:author="David Vacas Miguel" w:date="2018-05-13T17:20:00Z"/>
        </w:rPr>
      </w:pPr>
      <w:ins w:id="1438" w:author="David Vacas Miguel" w:date="2018-05-13T17:20:00Z">
        <w:r>
          <w:t xml:space="preserve">Internamente se utiliza C++ con alguna extensión para funciones como </w:t>
        </w:r>
        <w:proofErr w:type="spellStart"/>
        <w:r>
          <w:t>Signals</w:t>
        </w:r>
        <w:proofErr w:type="spellEnd"/>
        <w:r>
          <w:t xml:space="preserve"> y Slots, por lo tanto, se utiliza orientación a objetos. Puesto que se utiliza C++,</w:t>
        </w:r>
        <w:r w:rsidRPr="0062064E">
          <w:t xml:space="preserve"> </w:t>
        </w:r>
        <w:r>
          <w:t>en los proyectos se encontrarán archivos de 4 tipos:</w:t>
        </w:r>
      </w:ins>
    </w:p>
    <w:p w14:paraId="7B8B9176" w14:textId="77777777" w:rsidR="00D73616" w:rsidRDefault="00D73616" w:rsidP="00D73616">
      <w:pPr>
        <w:pStyle w:val="LetranormalTFG"/>
        <w:numPr>
          <w:ilvl w:val="0"/>
          <w:numId w:val="8"/>
        </w:numPr>
        <w:rPr>
          <w:ins w:id="1439" w:author="David Vacas Miguel" w:date="2018-05-13T17:20:00Z"/>
        </w:rPr>
      </w:pPr>
      <w:ins w:id="1440" w:author="David Vacas Miguel" w:date="2018-05-13T17:20:00Z">
        <w:r w:rsidRPr="005C4F49">
          <w:t>.pro</w:t>
        </w:r>
        <w:r>
          <w:t xml:space="preserve">: Solo habrá un archivo .pro en el proyecto. Este archivo contiene toda la información necesaria para realizar la </w:t>
        </w:r>
        <w:proofErr w:type="spellStart"/>
        <w:r>
          <w:t>build</w:t>
        </w:r>
        <w:proofErr w:type="spellEnd"/>
        <w:r>
          <w:t xml:space="preserve"> de la aplicación.</w:t>
        </w:r>
      </w:ins>
    </w:p>
    <w:p w14:paraId="34585FAB" w14:textId="77777777" w:rsidR="00D73616" w:rsidRDefault="00D73616" w:rsidP="00D73616">
      <w:pPr>
        <w:pStyle w:val="LetranormalTFG"/>
        <w:numPr>
          <w:ilvl w:val="0"/>
          <w:numId w:val="8"/>
        </w:numPr>
        <w:rPr>
          <w:ins w:id="1441" w:author="David Vacas Miguel" w:date="2018-05-13T17:20:00Z"/>
        </w:rPr>
      </w:pPr>
      <w:ins w:id="1442" w:author="David Vacas Miguel" w:date="2018-05-13T17:20:00Z">
        <w:r>
          <w:t>.h: Estos archivos incluyen la declaración de variables y las cabeceras de las funciones de la clase correspondiente, tanto pública como privada.</w:t>
        </w:r>
      </w:ins>
    </w:p>
    <w:p w14:paraId="3D5AEA14" w14:textId="77777777" w:rsidR="00D73616" w:rsidRDefault="00D73616" w:rsidP="00D73616">
      <w:pPr>
        <w:pStyle w:val="LetranormalTFG"/>
        <w:numPr>
          <w:ilvl w:val="0"/>
          <w:numId w:val="8"/>
        </w:numPr>
        <w:rPr>
          <w:ins w:id="1443" w:author="David Vacas Miguel" w:date="2018-05-13T17:20:00Z"/>
        </w:rPr>
      </w:pPr>
      <w:ins w:id="1444" w:author="David Vacas Miguel" w:date="2018-05-13T17:20:00Z">
        <w:r>
          <w:t>.</w:t>
        </w:r>
        <w:proofErr w:type="spellStart"/>
        <w:r>
          <w:t>cpp</w:t>
        </w:r>
        <w:proofErr w:type="spellEnd"/>
        <w:r>
          <w:t>: Son los archivos en los cuales se sitúa el código fuente de la clase.</w:t>
        </w:r>
      </w:ins>
    </w:p>
    <w:p w14:paraId="63D2DBA1" w14:textId="77777777" w:rsidR="00D73616" w:rsidRDefault="00D73616" w:rsidP="00D73616">
      <w:pPr>
        <w:pStyle w:val="LetranormalTFG"/>
        <w:numPr>
          <w:ilvl w:val="0"/>
          <w:numId w:val="8"/>
        </w:numPr>
        <w:rPr>
          <w:ins w:id="1445" w:author="David Vacas Miguel" w:date="2018-05-13T17:20:00Z"/>
        </w:rPr>
      </w:pPr>
      <w:ins w:id="1446" w:author="David Vacas Miguel" w:date="2018-05-13T17:20:00Z">
        <w:r>
          <w:t>.</w:t>
        </w:r>
        <w:proofErr w:type="spellStart"/>
        <w:r>
          <w:t>ui</w:t>
        </w:r>
        <w:proofErr w:type="spellEnd"/>
        <w:r>
          <w:t xml:space="preserve">: Este archivo es el correspondiente a la interfaz gráfica. </w:t>
        </w:r>
      </w:ins>
    </w:p>
    <w:p w14:paraId="2B408B94" w14:textId="1038E049" w:rsidR="00D73616" w:rsidRDefault="00D73616" w:rsidP="00D73616">
      <w:pPr>
        <w:pStyle w:val="LetranormalTFG"/>
        <w:rPr>
          <w:ins w:id="1447" w:author="David Vacas Miguel" w:date="2018-05-13T17:20:00Z"/>
        </w:rPr>
      </w:pPr>
      <w:ins w:id="1448" w:author="David Vacas Miguel" w:date="2018-05-13T17:20:00Z">
        <w:r>
          <w:t xml:space="preserve">Para el desarrollo de la interfaz gráfica se puede escribir en C++ utilizando el módulo Widget, además de esto, Qt tiene una herramienta gráfica llamada Qt </w:t>
        </w:r>
        <w:proofErr w:type="spellStart"/>
        <w:r>
          <w:t>Designer</w:t>
        </w:r>
        <w:proofErr w:type="spellEnd"/>
        <w:r>
          <w:t xml:space="preserve"> que es un generador de código basado en Widgets.</w:t>
        </w:r>
      </w:ins>
      <w:ins w:id="1449" w:author="David Vacas Miguel" w:date="2018-05-14T17:17:00Z">
        <w:r w:rsidR="005831F0">
          <w:t xml:space="preserve"> En la figura X se puede observar Qt </w:t>
        </w:r>
        <w:proofErr w:type="spellStart"/>
        <w:r w:rsidR="005831F0">
          <w:t>Designer</w:t>
        </w:r>
        <w:proofErr w:type="spellEnd"/>
        <w:r w:rsidR="005831F0">
          <w:t xml:space="preserve"> con widgets co</w:t>
        </w:r>
      </w:ins>
      <w:ins w:id="1450" w:author="David Vacas Miguel" w:date="2018-05-14T17:18:00Z">
        <w:r w:rsidR="005831F0">
          <w:t>locados</w:t>
        </w:r>
      </w:ins>
      <w:ins w:id="1451" w:author="David Vacas Miguel" w:date="2018-05-14T17:17:00Z">
        <w:r w:rsidR="005831F0">
          <w:t xml:space="preserve"> en una aplicación.</w:t>
        </w:r>
      </w:ins>
    </w:p>
    <w:p w14:paraId="410B4178" w14:textId="77777777" w:rsidR="00D73616" w:rsidRDefault="00D73616" w:rsidP="00D73616">
      <w:pPr>
        <w:pStyle w:val="LetranormalTFG"/>
        <w:jc w:val="center"/>
        <w:rPr>
          <w:ins w:id="1452" w:author="David Vacas Miguel" w:date="2018-05-13T17:20:00Z"/>
        </w:rPr>
      </w:pPr>
      <w:ins w:id="1453" w:author="David Vacas Miguel" w:date="2018-05-13T17:20:00Z">
        <w:r>
          <w:rPr>
            <w:noProof/>
            <w:lang w:eastAsia="es-ES"/>
          </w:rPr>
          <w:drawing>
            <wp:inline distT="0" distB="0" distL="0" distR="0" wp14:anchorId="76DB45D2" wp14:editId="551280E0">
              <wp:extent cx="5756910" cy="1924050"/>
              <wp:effectExtent l="0" t="0" r="0" b="0"/>
              <wp:docPr id="308" name="Imagen 308"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ins>
    </w:p>
    <w:p w14:paraId="67DB7ECB" w14:textId="498017E3" w:rsidR="00D73616" w:rsidRDefault="00D73616" w:rsidP="00D73616">
      <w:pPr>
        <w:pStyle w:val="LetranormalTFG"/>
        <w:jc w:val="center"/>
        <w:rPr>
          <w:ins w:id="1454" w:author="David Vacas Miguel" w:date="2018-05-14T17:18:00Z"/>
        </w:rPr>
      </w:pPr>
      <w:ins w:id="1455" w:author="David Vacas Miguel" w:date="2018-05-13T17:20:00Z">
        <w:r>
          <w:rPr>
            <w:b/>
          </w:rPr>
          <w:lastRenderedPageBreak/>
          <w:t xml:space="preserve">Figura </w:t>
        </w:r>
      </w:ins>
      <w:ins w:id="1456" w:author="David Vacas Miguel" w:date="2018-05-14T17:18:00Z">
        <w:r w:rsidR="005831F0">
          <w:rPr>
            <w:b/>
          </w:rPr>
          <w:t>X</w:t>
        </w:r>
      </w:ins>
      <w:ins w:id="1457" w:author="David Vacas Miguel" w:date="2018-05-13T17:20:00Z">
        <w:r w:rsidRPr="004571B0">
          <w:rPr>
            <w:b/>
          </w:rPr>
          <w:t>.</w:t>
        </w:r>
      </w:ins>
      <w:ins w:id="1458" w:author="David Vacas Miguel" w:date="2018-05-14T17:18:00Z">
        <w:r w:rsidR="005831F0">
          <w:rPr>
            <w:b/>
          </w:rPr>
          <w:t xml:space="preserve"> </w:t>
        </w:r>
        <w:r w:rsidR="005831F0">
          <w:t xml:space="preserve">Qt </w:t>
        </w:r>
        <w:proofErr w:type="spellStart"/>
        <w:r w:rsidR="005831F0">
          <w:t>Designer</w:t>
        </w:r>
      </w:ins>
      <w:proofErr w:type="spellEnd"/>
      <w:ins w:id="1459" w:author="David Vacas Miguel" w:date="2018-05-13T17:20:00Z">
        <w:r>
          <w:t>.</w:t>
        </w:r>
      </w:ins>
    </w:p>
    <w:p w14:paraId="522147B0" w14:textId="61C81E2D" w:rsidR="005831F0" w:rsidRDefault="005831F0" w:rsidP="005831F0">
      <w:pPr>
        <w:pStyle w:val="LetranormalTFG"/>
        <w:rPr>
          <w:ins w:id="1460" w:author="David Vacas Miguel" w:date="2018-05-14T17:18:00Z"/>
        </w:rPr>
      </w:pPr>
    </w:p>
    <w:p w14:paraId="4AC7058F" w14:textId="4E199994" w:rsidR="005831F0" w:rsidRDefault="005831F0" w:rsidP="005831F0">
      <w:pPr>
        <w:pStyle w:val="LetranormalTFG"/>
        <w:rPr>
          <w:ins w:id="1461" w:author="David Vacas Miguel" w:date="2018-05-14T17:21:00Z"/>
        </w:rPr>
      </w:pPr>
      <w:ins w:id="1462" w:author="David Vacas Miguel" w:date="2018-05-14T17:21:00Z">
        <w:r>
          <w:t xml:space="preserve">La integración de estas herramientas (OpenGL y Qt) se realiza de forma muy sencilla puesto que Qt tiene la API de OpenGL y por lo tanto solo hace falta decirle al IDE que estés utilizando que vas a utilizar esas librerías incluyendo lo siguiente </w:t>
        </w:r>
        <w:r w:rsidRPr="00444B8D">
          <w:t>“#</w:t>
        </w:r>
        <w:proofErr w:type="spellStart"/>
        <w:r w:rsidRPr="00444B8D">
          <w:t>include</w:t>
        </w:r>
        <w:proofErr w:type="spellEnd"/>
        <w:r w:rsidRPr="00444B8D">
          <w:t xml:space="preserve"> &lt;</w:t>
        </w:r>
        <w:proofErr w:type="spellStart"/>
        <w:r w:rsidRPr="00444B8D">
          <w:t>QOpenGLWidget</w:t>
        </w:r>
        <w:proofErr w:type="spellEnd"/>
        <w:r w:rsidRPr="00444B8D">
          <w:t>&gt;”</w:t>
        </w:r>
        <w:r>
          <w:t xml:space="preserve">. Además, en caso de que se esté utilizando como IDE Qt </w:t>
        </w:r>
        <w:proofErr w:type="spellStart"/>
        <w:r>
          <w:t>Creator</w:t>
        </w:r>
        <w:proofErr w:type="spellEnd"/>
        <w:r>
          <w:t xml:space="preserve"> se debe ir al fichero .</w:t>
        </w:r>
        <w:proofErr w:type="spellStart"/>
        <w:r>
          <w:t>ui</w:t>
        </w:r>
        <w:proofErr w:type="spellEnd"/>
        <w:r>
          <w:t xml:space="preserve"> y en el widget en el que se muestra la simulación, promoverle a la clase que tenga el código de la simulación. En caso de utilizar librerías externas se debe incluir en el fichero .pro la palabra reservada LIBS seguido del </w:t>
        </w:r>
        <w:proofErr w:type="spellStart"/>
        <w:r>
          <w:t>path</w:t>
        </w:r>
        <w:proofErr w:type="spellEnd"/>
        <w:r>
          <w:t xml:space="preserve"> donde se encuentre la librería: LIBS += </w:t>
        </w:r>
        <w:proofErr w:type="spellStart"/>
        <w:r>
          <w:t>pathDeMiLibreria</w:t>
        </w:r>
        <w:proofErr w:type="spellEnd"/>
        <w:r>
          <w:t xml:space="preserve"> y en la clase en la que se utiliza realizar el </w:t>
        </w:r>
        <w:proofErr w:type="spellStart"/>
        <w:r>
          <w:t>include</w:t>
        </w:r>
        <w:proofErr w:type="spellEnd"/>
        <w:r>
          <w:t xml:space="preserve"> correspondiente.</w:t>
        </w:r>
      </w:ins>
    </w:p>
    <w:p w14:paraId="7F8C3D52" w14:textId="77777777" w:rsidR="00126D69" w:rsidRPr="004921E5" w:rsidRDefault="00126D69" w:rsidP="00126D69">
      <w:pPr>
        <w:pStyle w:val="LetranormalTFG"/>
        <w:rPr>
          <w:ins w:id="1463" w:author="David Vacas Miguel" w:date="2018-05-14T17:25:00Z"/>
        </w:rPr>
      </w:pPr>
      <w:ins w:id="1464" w:author="David Vacas Miguel" w:date="2018-05-14T17:25:00Z">
        <w:r>
          <w:t>Las funciones básicas y de mayor importancia que nos proporciona OpenGL con Qt son las siguientes:</w:t>
        </w:r>
      </w:ins>
    </w:p>
    <w:p w14:paraId="42197876" w14:textId="77777777" w:rsidR="00126D69" w:rsidRDefault="00126D69" w:rsidP="00126D69">
      <w:pPr>
        <w:pStyle w:val="LetranormalTFG"/>
        <w:numPr>
          <w:ilvl w:val="0"/>
          <w:numId w:val="25"/>
        </w:numPr>
        <w:rPr>
          <w:ins w:id="1465" w:author="David Vacas Miguel" w:date="2018-05-14T17:25:00Z"/>
        </w:rPr>
      </w:pPr>
      <w:proofErr w:type="spellStart"/>
      <w:proofErr w:type="gramStart"/>
      <w:ins w:id="1466" w:author="David Vacas Miguel" w:date="2018-05-14T17:25:00Z">
        <w:r w:rsidRPr="009D25A6">
          <w:rPr>
            <w:b/>
          </w:rPr>
          <w:t>initializeGL</w:t>
        </w:r>
        <w:proofErr w:type="spellEnd"/>
        <w:r w:rsidRPr="009D25A6">
          <w:rPr>
            <w:b/>
          </w:rPr>
          <w:t>(</w:t>
        </w:r>
        <w:proofErr w:type="gramEnd"/>
        <w:r w:rsidRPr="009D25A6">
          <w:rPr>
            <w:b/>
          </w:rPr>
          <w:t>):</w:t>
        </w:r>
        <w:r>
          <w:t xml:space="preserve"> Esta función se ejecuta una sola vez y antes que las otras dos funciones. Por lo tanto, se utiliza para inicializar y configurar todo lo necesario para la utilización de OpenGL u otros.</w:t>
        </w:r>
      </w:ins>
    </w:p>
    <w:p w14:paraId="662F2281" w14:textId="77777777" w:rsidR="00126D69" w:rsidRDefault="00126D69" w:rsidP="00126D69">
      <w:pPr>
        <w:pStyle w:val="LetranormalTFG"/>
        <w:numPr>
          <w:ilvl w:val="0"/>
          <w:numId w:val="25"/>
        </w:numPr>
        <w:rPr>
          <w:ins w:id="1467" w:author="David Vacas Miguel" w:date="2018-05-14T17:25:00Z"/>
        </w:rPr>
      </w:pPr>
      <w:proofErr w:type="spellStart"/>
      <w:proofErr w:type="gramStart"/>
      <w:ins w:id="1468" w:author="David Vacas Miguel" w:date="2018-05-14T17:25:00Z">
        <w:r w:rsidRPr="009D25A6">
          <w:rPr>
            <w:b/>
          </w:rPr>
          <w:t>paintGL</w:t>
        </w:r>
        <w:proofErr w:type="spellEnd"/>
        <w:r w:rsidRPr="009D25A6">
          <w:rPr>
            <w:b/>
          </w:rPr>
          <w:t>(</w:t>
        </w:r>
        <w:proofErr w:type="gramEnd"/>
        <w:r w:rsidRPr="009D25A6">
          <w:rPr>
            <w:b/>
          </w:rPr>
          <w:t>):</w:t>
        </w:r>
        <w:r>
          <w:t xml:space="preserve"> Esta función es la que renderiza la escena de OpenGL y se llama siempre que el widget necesite ser actualizado. Además, este método será en el cual se modificará la posición de la cámara y la posición del robot, es decir, las matrices </w:t>
        </w:r>
        <w:proofErr w:type="spellStart"/>
        <w:r>
          <w:t>view</w:t>
        </w:r>
        <w:proofErr w:type="spellEnd"/>
        <w:r>
          <w:t xml:space="preserve"> y </w:t>
        </w:r>
        <w:proofErr w:type="spellStart"/>
        <w:r>
          <w:t>model</w:t>
        </w:r>
        <w:proofErr w:type="spellEnd"/>
        <w:r>
          <w:t>. Gracias a los cambios en esta última matriz se realiza la animación de movimiento del robot.</w:t>
        </w:r>
      </w:ins>
    </w:p>
    <w:p w14:paraId="394B8E53" w14:textId="77777777" w:rsidR="00126D69" w:rsidRDefault="00126D69" w:rsidP="00126D69">
      <w:pPr>
        <w:pStyle w:val="LetranormalTFG"/>
        <w:numPr>
          <w:ilvl w:val="0"/>
          <w:numId w:val="25"/>
        </w:numPr>
        <w:rPr>
          <w:ins w:id="1469" w:author="David Vacas Miguel" w:date="2018-05-14T17:25:00Z"/>
        </w:rPr>
      </w:pPr>
      <w:proofErr w:type="spellStart"/>
      <w:proofErr w:type="gramStart"/>
      <w:ins w:id="1470" w:author="David Vacas Miguel" w:date="2018-05-14T17:25:00Z">
        <w:r w:rsidRPr="009D25A6">
          <w:rPr>
            <w:b/>
          </w:rPr>
          <w:t>resizeGL</w:t>
        </w:r>
        <w:proofErr w:type="spellEnd"/>
        <w:r w:rsidRPr="009D25A6">
          <w:rPr>
            <w:b/>
          </w:rPr>
          <w:t>(</w:t>
        </w:r>
        <w:proofErr w:type="spellStart"/>
        <w:proofErr w:type="gramEnd"/>
        <w:r w:rsidRPr="009D25A6">
          <w:rPr>
            <w:b/>
          </w:rPr>
          <w:t>int</w:t>
        </w:r>
        <w:proofErr w:type="spellEnd"/>
        <w:r w:rsidRPr="009D25A6">
          <w:rPr>
            <w:b/>
          </w:rPr>
          <w:t xml:space="preserve"> w, </w:t>
        </w:r>
        <w:proofErr w:type="spellStart"/>
        <w:r w:rsidRPr="009D25A6">
          <w:rPr>
            <w:b/>
          </w:rPr>
          <w:t>int</w:t>
        </w:r>
        <w:proofErr w:type="spellEnd"/>
        <w:r w:rsidRPr="009D25A6">
          <w:rPr>
            <w:b/>
          </w:rPr>
          <w:t xml:space="preserve"> h):</w:t>
        </w:r>
        <w:r>
          <w:t xml:space="preserve"> En este método se debe configurar el </w:t>
        </w:r>
        <w:proofErr w:type="spellStart"/>
        <w:r>
          <w:t>viewport</w:t>
        </w:r>
        <w:proofErr w:type="spellEnd"/>
        <w:r>
          <w:t xml:space="preserve"> (los parámetros de entrada w y h son el ancho y el alto respectivamente de la zona donde se podrá visualizar el código desarrollado en OpenGL), el tipo de vista (perspectiva u ortográfica), etc. Es llamado por primera vez cuando el widget se crea (siempre después de </w:t>
        </w:r>
        <w:proofErr w:type="spellStart"/>
        <w:r>
          <w:t>initializeGL</w:t>
        </w:r>
        <w:proofErr w:type="spellEnd"/>
        <w:r>
          <w:t xml:space="preserve">) y siempre que el widget sea </w:t>
        </w:r>
        <w:proofErr w:type="spellStart"/>
        <w:r>
          <w:t>reescalado</w:t>
        </w:r>
        <w:proofErr w:type="spellEnd"/>
        <w:r>
          <w:t xml:space="preserve">. Este método es el responsable de crear la matriz </w:t>
        </w:r>
        <w:proofErr w:type="spellStart"/>
        <w:r>
          <w:t>projection</w:t>
        </w:r>
        <w:proofErr w:type="spellEnd"/>
        <w:r>
          <w:t>.</w:t>
        </w:r>
      </w:ins>
    </w:p>
    <w:p w14:paraId="553A8C1F" w14:textId="3E823F1B" w:rsidR="005831F0" w:rsidRDefault="00126D69" w:rsidP="005831F0">
      <w:pPr>
        <w:pStyle w:val="LetranormalTFG"/>
        <w:rPr>
          <w:ins w:id="1471" w:author="David Vacas Miguel" w:date="2018-05-13T17:20:00Z"/>
        </w:rPr>
        <w:pPrChange w:id="1472" w:author="David Vacas Miguel" w:date="2018-05-14T17:18:00Z">
          <w:pPr>
            <w:pStyle w:val="LetranormalTFG"/>
            <w:jc w:val="center"/>
          </w:pPr>
        </w:pPrChange>
      </w:pPr>
      <w:ins w:id="1473" w:author="David Vacas Miguel" w:date="2018-05-14T17:25:00Z">
        <w:r>
          <w:t xml:space="preserve">En cuanto a las funciones </w:t>
        </w:r>
      </w:ins>
      <w:ins w:id="1474" w:author="David Vacas Miguel" w:date="2018-05-14T17:26:00Z">
        <w:r>
          <w:t xml:space="preserve">relacionadas con la GUI se trata de las funciones típicas que </w:t>
        </w:r>
      </w:ins>
      <w:ins w:id="1475" w:author="David Vacas Miguel" w:date="2018-05-14T17:27:00Z">
        <w:r>
          <w:t>podrías</w:t>
        </w:r>
      </w:ins>
      <w:ins w:id="1476" w:author="David Vacas Miguel" w:date="2018-05-14T17:26:00Z">
        <w:r>
          <w:t xml:space="preserve"> encontrarte</w:t>
        </w:r>
      </w:ins>
      <w:ins w:id="1477" w:author="David Vacas Miguel" w:date="2018-05-14T17:27:00Z">
        <w:r>
          <w:t xml:space="preserve"> en otros software que incluyen interacción con el usuario</w:t>
        </w:r>
      </w:ins>
      <w:ins w:id="1478" w:author="David Vacas Miguel" w:date="2018-05-14T17:29:00Z">
        <w:r>
          <w:t>, por ejemplo la función que se</w:t>
        </w:r>
      </w:ins>
      <w:ins w:id="1479" w:author="David Vacas Miguel" w:date="2018-05-14T17:30:00Z">
        <w:r>
          <w:t xml:space="preserve"> ejecuta al pulsar un botón es </w:t>
        </w:r>
        <w:proofErr w:type="spellStart"/>
        <w:r>
          <w:t>on_nombredetuboton_</w:t>
        </w:r>
        <w:proofErr w:type="gramStart"/>
        <w:r>
          <w:t>clicked</w:t>
        </w:r>
        <w:proofErr w:type="spellEnd"/>
        <w:r>
          <w:t>(</w:t>
        </w:r>
        <w:proofErr w:type="gramEnd"/>
        <w:r>
          <w:t xml:space="preserve">). </w:t>
        </w:r>
      </w:ins>
      <w:ins w:id="1480" w:author="David Vacas Miguel" w:date="2018-05-14T17:31:00Z">
        <w:r>
          <w:t xml:space="preserve">Además cada </w:t>
        </w:r>
      </w:ins>
      <w:ins w:id="1481" w:author="David Vacas Miguel" w:date="2018-05-14T17:33:00Z">
        <w:r w:rsidR="00AE6ABC">
          <w:t xml:space="preserve">tipo de </w:t>
        </w:r>
      </w:ins>
      <w:ins w:id="1482" w:author="David Vacas Miguel" w:date="2018-05-14T17:31:00Z">
        <w:r>
          <w:t xml:space="preserve">widget tiene </w:t>
        </w:r>
      </w:ins>
      <w:ins w:id="1483" w:author="David Vacas Miguel" w:date="2018-05-14T17:33:00Z">
        <w:r w:rsidR="00AE6ABC">
          <w:t>métodos</w:t>
        </w:r>
      </w:ins>
      <w:ins w:id="1484" w:author="David Vacas Miguel" w:date="2018-05-14T17:31:00Z">
        <w:r>
          <w:t xml:space="preserve"> específicos, por ejemplo un campo de texto tiene el </w:t>
        </w:r>
      </w:ins>
      <w:ins w:id="1485" w:author="David Vacas Miguel" w:date="2018-05-14T17:33:00Z">
        <w:r w:rsidR="00AE6ABC">
          <w:t>método</w:t>
        </w:r>
      </w:ins>
      <w:ins w:id="1486" w:author="David Vacas Miguel" w:date="2018-05-14T17:32:00Z">
        <w:r w:rsidR="00AE6ABC">
          <w:t xml:space="preserve"> </w:t>
        </w:r>
        <w:proofErr w:type="spellStart"/>
        <w:proofErr w:type="gramStart"/>
        <w:r w:rsidR="00AE6ABC">
          <w:t>value</w:t>
        </w:r>
      </w:ins>
      <w:proofErr w:type="spellEnd"/>
      <w:ins w:id="1487" w:author="David Vacas Miguel" w:date="2018-05-14T17:33:00Z">
        <w:r w:rsidR="00AE6ABC">
          <w:t>(</w:t>
        </w:r>
        <w:proofErr w:type="gramEnd"/>
        <w:r w:rsidR="00AE6ABC">
          <w:t xml:space="preserve">) que devuelve el </w:t>
        </w:r>
        <w:r w:rsidR="00AE6ABC">
          <w:lastRenderedPageBreak/>
          <w:t xml:space="preserve">texto introducido en ese campo, otro ejemplo </w:t>
        </w:r>
      </w:ins>
      <w:ins w:id="1488" w:author="David Vacas Miguel" w:date="2018-05-14T17:34:00Z">
        <w:r w:rsidR="00AE6ABC">
          <w:t xml:space="preserve">se trata del widget </w:t>
        </w:r>
      </w:ins>
      <w:proofErr w:type="spellStart"/>
      <w:ins w:id="1489" w:author="David Vacas Miguel" w:date="2018-05-14T17:33:00Z">
        <w:r w:rsidR="00AE6ABC">
          <w:t>checkbox</w:t>
        </w:r>
        <w:proofErr w:type="spellEnd"/>
        <w:r w:rsidR="00AE6ABC">
          <w:t xml:space="preserve"> </w:t>
        </w:r>
      </w:ins>
      <w:ins w:id="1490" w:author="David Vacas Miguel" w:date="2018-05-14T17:34:00Z">
        <w:r w:rsidR="00AE6ABC">
          <w:t xml:space="preserve">el cual tiene el </w:t>
        </w:r>
      </w:ins>
      <w:ins w:id="1491" w:author="David Vacas Miguel" w:date="2018-05-14T17:36:00Z">
        <w:r w:rsidR="00AE6ABC">
          <w:t>método</w:t>
        </w:r>
      </w:ins>
      <w:ins w:id="1492" w:author="David Vacas Miguel" w:date="2018-05-14T17:34:00Z">
        <w:r w:rsidR="00AE6ABC">
          <w:t xml:space="preserve"> </w:t>
        </w:r>
        <w:proofErr w:type="spellStart"/>
        <w:r w:rsidR="00AE6ABC">
          <w:t>isChecked</w:t>
        </w:r>
        <w:proofErr w:type="spellEnd"/>
        <w:r w:rsidR="00AE6ABC">
          <w:t xml:space="preserve">() que devuelve si el </w:t>
        </w:r>
        <w:proofErr w:type="spellStart"/>
        <w:r w:rsidR="00AE6ABC">
          <w:t>checkbox</w:t>
        </w:r>
        <w:proofErr w:type="spellEnd"/>
        <w:r w:rsidR="00AE6ABC">
          <w:t xml:space="preserve"> </w:t>
        </w:r>
        <w:proofErr w:type="spellStart"/>
        <w:r w:rsidR="00AE6ABC">
          <w:t>esta</w:t>
        </w:r>
        <w:proofErr w:type="spellEnd"/>
        <w:r w:rsidR="00AE6ABC">
          <w:t xml:space="preserve"> </w:t>
        </w:r>
      </w:ins>
      <w:ins w:id="1493" w:author="David Vacas Miguel" w:date="2018-05-14T17:35:00Z">
        <w:r w:rsidR="00AE6ABC">
          <w:t xml:space="preserve">con un </w:t>
        </w:r>
        <w:proofErr w:type="spellStart"/>
        <w:r w:rsidR="00AE6ABC">
          <w:t>tick</w:t>
        </w:r>
        <w:proofErr w:type="spellEnd"/>
        <w:r w:rsidR="00AE6ABC">
          <w:t>.</w:t>
        </w:r>
      </w:ins>
      <w:ins w:id="1494" w:author="David Vacas Miguel" w:date="2018-05-14T17:33:00Z">
        <w:r w:rsidR="00AE6ABC">
          <w:t xml:space="preserve"> </w:t>
        </w:r>
      </w:ins>
    </w:p>
    <w:p w14:paraId="42A980E9" w14:textId="2D292BD2" w:rsidR="00F26411" w:rsidDel="006F3369" w:rsidRDefault="00F26411" w:rsidP="00D73616">
      <w:pPr>
        <w:pStyle w:val="LetranormalTFG"/>
        <w:rPr>
          <w:del w:id="1495" w:author="David Vacas Miguel" w:date="2018-05-14T13:57:00Z"/>
          <w:moveFrom w:id="1496" w:author="David Vacas Miguel" w:date="2018-05-13T17:20:00Z"/>
        </w:rPr>
      </w:pPr>
      <w:moveFromRangeStart w:id="1497" w:author="David Vacas Miguel" w:date="2018-05-13T17:20:00Z" w:name="move513995330"/>
      <w:moveFrom w:id="1498" w:author="David Vacas Miguel" w:date="2018-05-13T17:20:00Z">
        <w:del w:id="1499" w:author="David Vacas Miguel" w:date="2018-05-14T13:57:00Z">
          <w:r w:rsidDel="006F3369">
            <w:delText>Para poder implementar el cauce grafico existen diferentes APIs que se pueden utilizar como pueden ser Direct3D (para Windows), Mantle (para tarjetas AMD), Vulkan (basado en Mantle y multiplataforma) o OpenGL. Se decidió utilizar OpenGL puesto que es la librería más conocida, pública y multiplataforma, además es fácil integrarlo en la mayoría de los proyectos.</w:delText>
          </w:r>
          <w:bookmarkStart w:id="1500" w:name="_Toc514081282"/>
          <w:bookmarkEnd w:id="1500"/>
        </w:del>
      </w:moveFrom>
    </w:p>
    <w:p w14:paraId="7BC345E7" w14:textId="7BDCA281" w:rsidR="00F26411" w:rsidDel="006F3369" w:rsidRDefault="00F26411" w:rsidP="00F26411">
      <w:pPr>
        <w:pStyle w:val="LetranormalTFG"/>
        <w:rPr>
          <w:del w:id="1501" w:author="David Vacas Miguel" w:date="2018-05-14T13:57:00Z"/>
          <w:moveFrom w:id="1502" w:author="David Vacas Miguel" w:date="2018-05-13T17:20:00Z"/>
        </w:rPr>
      </w:pPr>
      <w:moveFrom w:id="1503" w:author="David Vacas Miguel" w:date="2018-05-13T17:20:00Z">
        <w:del w:id="1504" w:author="David Vacas Miguel" w:date="2018-05-14T13:57:00Z">
          <w:r w:rsidDel="006F3369">
            <w:delText>OpenGL es una API multilenguaje y multiplataforma que se utiliza para el desarrollo de aplicaciones en las que se utilicen gráficos 2D y 3D. Este te proporciona funciones con las cuales podrás realizar imágenes, animaciones, juegos, simulaciones, etc. OpenGL te permite realizar entre otras muchas cosas:</w:delText>
          </w:r>
          <w:bookmarkStart w:id="1505" w:name="_Toc514081283"/>
          <w:bookmarkEnd w:id="1505"/>
        </w:del>
      </w:moveFrom>
    </w:p>
    <w:p w14:paraId="0D5DB844" w14:textId="432D7D57" w:rsidR="00F26411" w:rsidDel="006F3369" w:rsidRDefault="00F26411">
      <w:pPr>
        <w:pStyle w:val="LetranormalTFG"/>
        <w:numPr>
          <w:ilvl w:val="0"/>
          <w:numId w:val="25"/>
        </w:numPr>
        <w:rPr>
          <w:del w:id="1506" w:author="David Vacas Miguel" w:date="2018-05-14T13:57:00Z"/>
          <w:moveFrom w:id="1507" w:author="David Vacas Miguel" w:date="2018-05-13T17:20:00Z"/>
        </w:rPr>
        <w:pPrChange w:id="1508" w:author="David Vacas Miguel" w:date="2018-04-19T00:31:00Z">
          <w:pPr>
            <w:pStyle w:val="LetranormalTFG"/>
            <w:numPr>
              <w:numId w:val="6"/>
            </w:numPr>
            <w:ind w:left="720" w:hanging="360"/>
          </w:pPr>
        </w:pPrChange>
      </w:pPr>
      <w:moveFrom w:id="1509" w:author="David Vacas Miguel" w:date="2018-05-13T17:20:00Z">
        <w:del w:id="1510" w:author="David Vacas Miguel" w:date="2018-05-14T13:57:00Z">
          <w:r w:rsidDel="006F3369">
            <w:delText>Construir formas geométricas a partir de las primitivas que este te proporciona.</w:delText>
          </w:r>
          <w:bookmarkStart w:id="1511" w:name="_Toc514081284"/>
          <w:bookmarkEnd w:id="1511"/>
        </w:del>
      </w:moveFrom>
    </w:p>
    <w:p w14:paraId="5F72BA3B" w14:textId="432E3897" w:rsidR="00F26411" w:rsidDel="006F3369" w:rsidRDefault="00F26411">
      <w:pPr>
        <w:pStyle w:val="LetranormalTFG"/>
        <w:numPr>
          <w:ilvl w:val="0"/>
          <w:numId w:val="25"/>
        </w:numPr>
        <w:rPr>
          <w:del w:id="1512" w:author="David Vacas Miguel" w:date="2018-05-14T13:57:00Z"/>
          <w:moveFrom w:id="1513" w:author="David Vacas Miguel" w:date="2018-05-13T17:20:00Z"/>
        </w:rPr>
        <w:pPrChange w:id="1514" w:author="David Vacas Miguel" w:date="2018-04-19T00:31:00Z">
          <w:pPr>
            <w:pStyle w:val="LetranormalTFG"/>
            <w:numPr>
              <w:numId w:val="6"/>
            </w:numPr>
            <w:ind w:left="720" w:hanging="360"/>
          </w:pPr>
        </w:pPrChange>
      </w:pPr>
      <w:moveFrom w:id="1515" w:author="David Vacas Miguel" w:date="2018-05-13T17:20:00Z">
        <w:del w:id="1516" w:author="David Vacas Miguel" w:date="2018-05-14T13:57:00Z">
          <w:r w:rsidDel="006F3369">
            <w:delText>Ubicar los objetos en la escena.</w:delText>
          </w:r>
          <w:bookmarkStart w:id="1517" w:name="_Toc514081285"/>
          <w:bookmarkEnd w:id="1517"/>
        </w:del>
      </w:moveFrom>
    </w:p>
    <w:p w14:paraId="4F5F45BF" w14:textId="5F3DC55B" w:rsidR="00F26411" w:rsidDel="006F3369" w:rsidRDefault="00F26411">
      <w:pPr>
        <w:pStyle w:val="LetranormalTFG"/>
        <w:numPr>
          <w:ilvl w:val="0"/>
          <w:numId w:val="25"/>
        </w:numPr>
        <w:rPr>
          <w:del w:id="1518" w:author="David Vacas Miguel" w:date="2018-05-14T13:57:00Z"/>
          <w:moveFrom w:id="1519" w:author="David Vacas Miguel" w:date="2018-05-13T17:20:00Z"/>
        </w:rPr>
        <w:pPrChange w:id="1520" w:author="David Vacas Miguel" w:date="2018-04-19T00:31:00Z">
          <w:pPr>
            <w:pStyle w:val="LetranormalTFG"/>
            <w:numPr>
              <w:numId w:val="6"/>
            </w:numPr>
            <w:ind w:left="720" w:hanging="360"/>
          </w:pPr>
        </w:pPrChange>
      </w:pPr>
      <w:moveFrom w:id="1521" w:author="David Vacas Miguel" w:date="2018-05-13T17:20:00Z">
        <w:del w:id="1522" w:author="David Vacas Miguel" w:date="2018-05-14T13:57:00Z">
          <w:r w:rsidDel="006F3369">
            <w:delText>Ubicar el punto desde el que se visualiza la escena.</w:delText>
          </w:r>
          <w:bookmarkStart w:id="1523" w:name="_Toc514081286"/>
          <w:bookmarkEnd w:id="1523"/>
        </w:del>
      </w:moveFrom>
    </w:p>
    <w:p w14:paraId="150381D6" w14:textId="5FC91F5B" w:rsidR="00F26411" w:rsidDel="006F3369" w:rsidRDefault="00F26411">
      <w:pPr>
        <w:pStyle w:val="LetranormalTFG"/>
        <w:numPr>
          <w:ilvl w:val="0"/>
          <w:numId w:val="25"/>
        </w:numPr>
        <w:rPr>
          <w:del w:id="1524" w:author="David Vacas Miguel" w:date="2018-05-14T13:57:00Z"/>
          <w:moveFrom w:id="1525" w:author="David Vacas Miguel" w:date="2018-05-13T17:20:00Z"/>
        </w:rPr>
        <w:pPrChange w:id="1526" w:author="David Vacas Miguel" w:date="2018-04-19T00:31:00Z">
          <w:pPr>
            <w:pStyle w:val="LetranormalTFG"/>
            <w:numPr>
              <w:numId w:val="6"/>
            </w:numPr>
            <w:ind w:left="720" w:hanging="360"/>
          </w:pPr>
        </w:pPrChange>
      </w:pPr>
      <w:moveFrom w:id="1527" w:author="David Vacas Miguel" w:date="2018-05-13T17:20:00Z">
        <w:del w:id="1528" w:author="David Vacas Miguel" w:date="2018-05-14T13:57:00Z">
          <w:r w:rsidDel="006F3369">
            <w:delText>Poner color o texturas.</w:delText>
          </w:r>
          <w:bookmarkStart w:id="1529" w:name="_Toc514081287"/>
          <w:bookmarkEnd w:id="1529"/>
        </w:del>
      </w:moveFrom>
    </w:p>
    <w:p w14:paraId="4298B33A" w14:textId="41C4C418" w:rsidR="00F26411" w:rsidDel="006F3369" w:rsidRDefault="00F26411">
      <w:pPr>
        <w:pStyle w:val="LetranormalTFG"/>
        <w:numPr>
          <w:ilvl w:val="0"/>
          <w:numId w:val="25"/>
        </w:numPr>
        <w:rPr>
          <w:del w:id="1530" w:author="David Vacas Miguel" w:date="2018-05-14T13:57:00Z"/>
          <w:moveFrom w:id="1531" w:author="David Vacas Miguel" w:date="2018-05-13T17:20:00Z"/>
        </w:rPr>
        <w:pPrChange w:id="1532" w:author="David Vacas Miguel" w:date="2018-04-19T00:31:00Z">
          <w:pPr>
            <w:pStyle w:val="LetranormalTFG"/>
            <w:numPr>
              <w:numId w:val="6"/>
            </w:numPr>
            <w:ind w:left="720" w:hanging="360"/>
          </w:pPr>
        </w:pPrChange>
      </w:pPr>
      <w:moveFrom w:id="1533" w:author="David Vacas Miguel" w:date="2018-05-13T17:20:00Z">
        <w:del w:id="1534" w:author="David Vacas Miguel" w:date="2018-05-14T13:57:00Z">
          <w:r w:rsidDel="006F3369">
            <w:delText>Crear luces.</w:delText>
          </w:r>
          <w:bookmarkStart w:id="1535" w:name="_Toc514081288"/>
          <w:bookmarkEnd w:id="1535"/>
        </w:del>
      </w:moveFrom>
    </w:p>
    <w:p w14:paraId="772092A8" w14:textId="34A3A4FC" w:rsidR="00F26411" w:rsidDel="006F3369" w:rsidRDefault="00F26411">
      <w:pPr>
        <w:pStyle w:val="LetranormalTFG"/>
        <w:numPr>
          <w:ilvl w:val="0"/>
          <w:numId w:val="25"/>
        </w:numPr>
        <w:rPr>
          <w:del w:id="1536" w:author="David Vacas Miguel" w:date="2018-05-14T13:57:00Z"/>
          <w:moveFrom w:id="1537" w:author="David Vacas Miguel" w:date="2018-05-13T17:20:00Z"/>
        </w:rPr>
        <w:pPrChange w:id="1538" w:author="David Vacas Miguel" w:date="2018-04-19T00:31:00Z">
          <w:pPr>
            <w:pStyle w:val="LetranormalTFG"/>
            <w:numPr>
              <w:numId w:val="6"/>
            </w:numPr>
            <w:ind w:left="720" w:hanging="360"/>
          </w:pPr>
        </w:pPrChange>
      </w:pPr>
      <w:moveFrom w:id="1539" w:author="David Vacas Miguel" w:date="2018-05-13T17:20:00Z">
        <w:del w:id="1540" w:author="David Vacas Miguel" w:date="2018-05-14T13:57:00Z">
          <w:r w:rsidDel="006F3369">
            <w:delText>Realizar la rasterización.</w:delText>
          </w:r>
          <w:bookmarkStart w:id="1541" w:name="_Toc514081289"/>
          <w:bookmarkEnd w:id="1541"/>
        </w:del>
      </w:moveFrom>
    </w:p>
    <w:p w14:paraId="37A72806" w14:textId="6E19A022" w:rsidR="00293F11" w:rsidRPr="004921E5" w:rsidDel="006F3369" w:rsidRDefault="00293F11">
      <w:pPr>
        <w:pStyle w:val="LetranormalTFG"/>
        <w:rPr>
          <w:ins w:id="1542" w:author="David Vacas Miguel [2]" w:date="2017-08-07T22:10:00Z"/>
          <w:del w:id="1543" w:author="David Vacas Miguel" w:date="2018-05-14T13:57:00Z"/>
          <w:moveFrom w:id="1544" w:author="David Vacas Miguel" w:date="2018-05-13T17:20:00Z"/>
        </w:rPr>
        <w:pPrChange w:id="1545" w:author="David Vacas Miguel [2]" w:date="2017-08-07T18:17:00Z">
          <w:pPr/>
        </w:pPrChange>
      </w:pPr>
      <w:moveFrom w:id="1546" w:author="David Vacas Miguel" w:date="2018-05-13T17:20:00Z">
        <w:del w:id="1547" w:author="David Vacas Miguel" w:date="2018-05-14T13:57:00Z">
          <w:r w:rsidDel="006F3369">
            <w:delText>Las funciones básicas y de mayor importancia que nos proporciona OpenGL con Qt son las siguientes:</w:delText>
          </w:r>
        </w:del>
        <w:bookmarkStart w:id="1548" w:name="_Toc514081290"/>
        <w:bookmarkEnd w:id="1548"/>
      </w:moveFrom>
    </w:p>
    <w:p w14:paraId="22B744B9" w14:textId="1F09B13F" w:rsidR="00293F11" w:rsidDel="006F3369" w:rsidRDefault="00293F11">
      <w:pPr>
        <w:pStyle w:val="LetranormalTFG"/>
        <w:numPr>
          <w:ilvl w:val="0"/>
          <w:numId w:val="25"/>
        </w:numPr>
        <w:rPr>
          <w:ins w:id="1549" w:author="David Vacas Miguel [2]" w:date="2017-08-07T22:10:00Z"/>
          <w:del w:id="1550" w:author="David Vacas Miguel" w:date="2018-05-14T13:57:00Z"/>
          <w:moveFrom w:id="1551" w:author="David Vacas Miguel" w:date="2018-05-13T17:20:00Z"/>
        </w:rPr>
        <w:pPrChange w:id="1552" w:author="David Vacas Miguel" w:date="2018-04-19T00:31:00Z">
          <w:pPr/>
        </w:pPrChange>
      </w:pPr>
      <w:moveFrom w:id="1553" w:author="David Vacas Miguel" w:date="2018-05-13T17:20:00Z">
        <w:ins w:id="1554" w:author="David Vacas Miguel [2]" w:date="2017-08-07T22:10:00Z">
          <w:del w:id="1555" w:author="David Vacas Miguel" w:date="2018-05-14T13:57:00Z">
            <w:r w:rsidRPr="00DE1065" w:rsidDel="006F3369">
              <w:rPr>
                <w:b/>
                <w:rPrChange w:id="1556" w:author="David Vacas Miguel" w:date="2018-04-19T00:34:00Z">
                  <w:rPr/>
                </w:rPrChange>
              </w:rPr>
              <w:delText>initializeGL</w:delText>
            </w:r>
          </w:del>
        </w:ins>
        <w:ins w:id="1557" w:author="David Vacas Miguel [2]" w:date="2017-08-07T22:11:00Z">
          <w:del w:id="1558" w:author="David Vacas Miguel" w:date="2018-05-14T13:57:00Z">
            <w:r w:rsidRPr="00DE1065" w:rsidDel="006F3369">
              <w:rPr>
                <w:b/>
                <w:rPrChange w:id="1559" w:author="David Vacas Miguel" w:date="2018-04-19T00:34:00Z">
                  <w:rPr/>
                </w:rPrChange>
              </w:rPr>
              <w:delText>()</w:delText>
            </w:r>
          </w:del>
        </w:ins>
        <w:ins w:id="1560" w:author="David Vacas Miguel [2]" w:date="2017-08-07T22:10:00Z">
          <w:del w:id="1561" w:author="David Vacas Miguel" w:date="2018-05-14T13:57:00Z">
            <w:r w:rsidRPr="00DE1065" w:rsidDel="006F3369">
              <w:rPr>
                <w:b/>
                <w:rPrChange w:id="1562" w:author="David Vacas Miguel" w:date="2018-04-19T00:34:00Z">
                  <w:rPr/>
                </w:rPrChange>
              </w:rPr>
              <w:delText>:</w:delText>
            </w:r>
            <w:r w:rsidDel="006F3369">
              <w:delText xml:space="preserve"> </w:delText>
            </w:r>
          </w:del>
        </w:ins>
        <w:ins w:id="1563" w:author="David Vacas Miguel [2]" w:date="2017-08-07T22:28:00Z">
          <w:del w:id="1564" w:author="David Vacas Miguel" w:date="2018-05-14T13:57:00Z">
            <w:r w:rsidDel="006F3369">
              <w:delText>Esta función se ejecuta</w:delText>
            </w:r>
          </w:del>
        </w:ins>
        <w:ins w:id="1565" w:author="David Vacas Miguel [2]" w:date="2017-08-07T22:29:00Z">
          <w:del w:id="1566" w:author="David Vacas Miguel" w:date="2018-05-14T13:57:00Z">
            <w:r w:rsidDel="006F3369">
              <w:delText xml:space="preserve"> una sola vez y</w:delText>
            </w:r>
          </w:del>
        </w:ins>
        <w:ins w:id="1567" w:author="David Vacas Miguel [2]" w:date="2017-08-07T22:28:00Z">
          <w:del w:id="1568" w:author="David Vacas Miguel" w:date="2018-05-14T13:57:00Z">
            <w:r w:rsidDel="006F3369">
              <w:delText xml:space="preserve"> </w:delText>
            </w:r>
          </w:del>
        </w:ins>
        <w:ins w:id="1569" w:author="David Vacas Miguel [2]" w:date="2017-08-07T22:53:00Z">
          <w:del w:id="1570" w:author="David Vacas Miguel" w:date="2018-05-14T13:57:00Z">
            <w:r w:rsidDel="006F3369">
              <w:delText>antes que las otras dos funciones</w:delText>
            </w:r>
          </w:del>
        </w:ins>
        <w:ins w:id="1571" w:author="David Vacas Miguel [2]" w:date="2017-08-07T22:30:00Z">
          <w:del w:id="1572" w:author="David Vacas Miguel" w:date="2018-05-14T13:57:00Z">
            <w:r w:rsidDel="006F3369">
              <w:delText xml:space="preserve">. Por lo </w:delText>
            </w:r>
          </w:del>
        </w:ins>
        <w:del w:id="1573" w:author="David Vacas Miguel" w:date="2018-05-14T13:57:00Z">
          <w:r w:rsidDel="006F3369">
            <w:delText>tanto,</w:delText>
          </w:r>
        </w:del>
        <w:ins w:id="1574" w:author="David Vacas Miguel [2]" w:date="2017-08-07T22:30:00Z">
          <w:del w:id="1575" w:author="David Vacas Miguel" w:date="2018-05-14T13:57:00Z">
            <w:r w:rsidDel="006F3369">
              <w:delText xml:space="preserve"> se utiliza para inicializar y configurar todo lo necesario para la </w:delText>
            </w:r>
          </w:del>
        </w:ins>
        <w:ins w:id="1576" w:author="David Vacas Miguel [2]" w:date="2017-08-07T22:31:00Z">
          <w:del w:id="1577" w:author="David Vacas Miguel" w:date="2018-05-14T13:57:00Z">
            <w:r w:rsidDel="006F3369">
              <w:delText>utilización</w:delText>
            </w:r>
          </w:del>
        </w:ins>
        <w:ins w:id="1578" w:author="David Vacas Miguel [2]" w:date="2017-08-07T22:30:00Z">
          <w:del w:id="1579" w:author="David Vacas Miguel" w:date="2018-05-14T13:57:00Z">
            <w:r w:rsidDel="006F3369">
              <w:delText xml:space="preserve"> </w:delText>
            </w:r>
          </w:del>
        </w:ins>
        <w:ins w:id="1580" w:author="David Vacas Miguel [2]" w:date="2017-08-07T22:31:00Z">
          <w:del w:id="1581" w:author="David Vacas Miguel" w:date="2018-05-14T13:57:00Z">
            <w:r w:rsidDel="006F3369">
              <w:delText>de OpenGL u otros.</w:delText>
            </w:r>
          </w:del>
        </w:ins>
        <w:bookmarkStart w:id="1582" w:name="_Toc514081291"/>
        <w:bookmarkEnd w:id="1582"/>
      </w:moveFrom>
    </w:p>
    <w:p w14:paraId="6BD43F2D" w14:textId="3EF5BAC1" w:rsidR="00293F11" w:rsidDel="006F3369" w:rsidRDefault="00293F11">
      <w:pPr>
        <w:pStyle w:val="LetranormalTFG"/>
        <w:numPr>
          <w:ilvl w:val="0"/>
          <w:numId w:val="25"/>
        </w:numPr>
        <w:rPr>
          <w:ins w:id="1583" w:author="David Vacas Miguel [2]" w:date="2017-08-07T22:10:00Z"/>
          <w:del w:id="1584" w:author="David Vacas Miguel" w:date="2018-05-14T13:57:00Z"/>
          <w:moveFrom w:id="1585" w:author="David Vacas Miguel" w:date="2018-05-13T17:20:00Z"/>
        </w:rPr>
        <w:pPrChange w:id="1586" w:author="David Vacas Miguel" w:date="2018-04-19T00:31:00Z">
          <w:pPr/>
        </w:pPrChange>
      </w:pPr>
      <w:moveFrom w:id="1587" w:author="David Vacas Miguel" w:date="2018-05-13T17:20:00Z">
        <w:ins w:id="1588" w:author="David Vacas Miguel [2]" w:date="2017-08-07T22:10:00Z">
          <w:del w:id="1589" w:author="David Vacas Miguel" w:date="2018-05-14T13:57:00Z">
            <w:r w:rsidRPr="00DE1065" w:rsidDel="006F3369">
              <w:rPr>
                <w:b/>
                <w:rPrChange w:id="1590" w:author="David Vacas Miguel" w:date="2018-04-19T00:34:00Z">
                  <w:rPr/>
                </w:rPrChange>
              </w:rPr>
              <w:delText>paintGL</w:delText>
            </w:r>
          </w:del>
        </w:ins>
        <w:ins w:id="1591" w:author="David Vacas Miguel [2]" w:date="2017-08-07T22:11:00Z">
          <w:del w:id="1592" w:author="David Vacas Miguel" w:date="2018-05-14T13:57:00Z">
            <w:r w:rsidRPr="00DE1065" w:rsidDel="006F3369">
              <w:rPr>
                <w:b/>
                <w:rPrChange w:id="1593" w:author="David Vacas Miguel" w:date="2018-04-19T00:34:00Z">
                  <w:rPr/>
                </w:rPrChange>
              </w:rPr>
              <w:delText>()</w:delText>
            </w:r>
          </w:del>
        </w:ins>
        <w:ins w:id="1594" w:author="David Vacas Miguel [2]" w:date="2017-08-07T22:10:00Z">
          <w:del w:id="1595" w:author="David Vacas Miguel" w:date="2018-05-14T13:57:00Z">
            <w:r w:rsidRPr="00DE1065" w:rsidDel="006F3369">
              <w:rPr>
                <w:b/>
                <w:rPrChange w:id="1596" w:author="David Vacas Miguel" w:date="2018-04-19T00:34:00Z">
                  <w:rPr/>
                </w:rPrChange>
              </w:rPr>
              <w:delText>:</w:delText>
            </w:r>
          </w:del>
        </w:ins>
        <w:ins w:id="1597" w:author="David Vacas Miguel [2]" w:date="2017-08-08T11:50:00Z">
          <w:del w:id="1598" w:author="David Vacas Miguel" w:date="2018-05-14T13:57:00Z">
            <w:r w:rsidDel="006F3369">
              <w:delText xml:space="preserve"> Esta función es la que renderiza la escena de</w:delText>
            </w:r>
          </w:del>
        </w:ins>
        <w:ins w:id="1599" w:author="David Vacas Miguel [2]" w:date="2017-08-08T11:51:00Z">
          <w:del w:id="1600" w:author="David Vacas Miguel" w:date="2018-05-14T13:57:00Z">
            <w:r w:rsidDel="006F3369">
              <w:delText xml:space="preserve"> </w:delText>
            </w:r>
          </w:del>
        </w:ins>
        <w:ins w:id="1601" w:author="David Vacas Miguel [2]" w:date="2017-08-08T11:50:00Z">
          <w:del w:id="1602" w:author="David Vacas Miguel" w:date="2018-05-14T13:57:00Z">
            <w:r w:rsidDel="006F3369">
              <w:delText>OpenGL</w:delText>
            </w:r>
          </w:del>
        </w:ins>
        <w:ins w:id="1603" w:author="David Vacas Miguel [2]" w:date="2017-08-08T11:51:00Z">
          <w:del w:id="1604" w:author="David Vacas Miguel" w:date="2018-05-14T13:57:00Z">
            <w:r w:rsidDel="006F3369">
              <w:delText xml:space="preserve"> y se llama siempre que el widget necesite ser actualizado</w:delText>
            </w:r>
          </w:del>
        </w:ins>
        <w:ins w:id="1605" w:author="David Vacas Miguel [2]" w:date="2017-08-08T11:52:00Z">
          <w:del w:id="1606" w:author="David Vacas Miguel" w:date="2018-05-14T13:57:00Z">
            <w:r w:rsidDel="006F3369">
              <w:delText>.</w:delText>
            </w:r>
          </w:del>
        </w:ins>
        <w:del w:id="1607" w:author="David Vacas Miguel" w:date="2018-05-14T13:57:00Z">
          <w:r w:rsidDel="006F3369">
            <w:delText xml:space="preserve"> Además, este método será en el cual se modificará la posición de la cámara y la posición del robot, es decir, las matrices view y model. Gracias a los cambios en esta última matriz se realiza la animación de movimiento del robot.</w:delText>
          </w:r>
        </w:del>
        <w:bookmarkStart w:id="1608" w:name="_Toc514081292"/>
        <w:bookmarkEnd w:id="1608"/>
      </w:moveFrom>
    </w:p>
    <w:p w14:paraId="4888969C" w14:textId="4203987D" w:rsidR="00293F11" w:rsidDel="006F3369" w:rsidRDefault="00293F11">
      <w:pPr>
        <w:pStyle w:val="LetranormalTFG"/>
        <w:numPr>
          <w:ilvl w:val="0"/>
          <w:numId w:val="25"/>
        </w:numPr>
        <w:rPr>
          <w:del w:id="1609" w:author="David Vacas Miguel" w:date="2018-05-14T13:57:00Z"/>
          <w:moveFrom w:id="1610" w:author="David Vacas Miguel" w:date="2018-05-13T17:20:00Z"/>
        </w:rPr>
        <w:pPrChange w:id="1611" w:author="David Vacas Miguel" w:date="2018-04-19T00:31:00Z">
          <w:pPr>
            <w:pStyle w:val="LetranormalTFG"/>
            <w:numPr>
              <w:numId w:val="6"/>
            </w:numPr>
            <w:ind w:left="720" w:hanging="360"/>
          </w:pPr>
        </w:pPrChange>
      </w:pPr>
      <w:moveFrom w:id="1612" w:author="David Vacas Miguel" w:date="2018-05-13T17:20:00Z">
        <w:ins w:id="1613" w:author="David Vacas Miguel [2]" w:date="2017-08-07T22:10:00Z">
          <w:del w:id="1614" w:author="David Vacas Miguel" w:date="2018-05-14T13:57:00Z">
            <w:r w:rsidRPr="00DE1065" w:rsidDel="006F3369">
              <w:rPr>
                <w:b/>
                <w:rPrChange w:id="1615" w:author="David Vacas Miguel" w:date="2018-04-19T00:34:00Z">
                  <w:rPr/>
                </w:rPrChange>
              </w:rPr>
              <w:delText>resizeGL</w:delText>
            </w:r>
          </w:del>
        </w:ins>
        <w:ins w:id="1616" w:author="David Vacas Miguel [2]" w:date="2017-08-07T22:11:00Z">
          <w:del w:id="1617" w:author="David Vacas Miguel" w:date="2018-05-14T13:57:00Z">
            <w:r w:rsidRPr="00DE1065" w:rsidDel="006F3369">
              <w:rPr>
                <w:b/>
                <w:rPrChange w:id="1618" w:author="David Vacas Miguel" w:date="2018-04-19T00:34:00Z">
                  <w:rPr/>
                </w:rPrChange>
              </w:rPr>
              <w:delText>(int w, int h)</w:delText>
            </w:r>
          </w:del>
        </w:ins>
        <w:ins w:id="1619" w:author="David Vacas Miguel [2]" w:date="2017-08-07T22:10:00Z">
          <w:del w:id="1620" w:author="David Vacas Miguel" w:date="2018-05-14T13:57:00Z">
            <w:r w:rsidRPr="00DE1065" w:rsidDel="006F3369">
              <w:rPr>
                <w:b/>
                <w:rPrChange w:id="1621" w:author="David Vacas Miguel" w:date="2018-04-19T00:34:00Z">
                  <w:rPr/>
                </w:rPrChange>
              </w:rPr>
              <w:delText>:</w:delText>
            </w:r>
          </w:del>
        </w:ins>
        <w:ins w:id="1622" w:author="David Vacas Miguel [2]" w:date="2017-08-08T11:53:00Z">
          <w:del w:id="1623" w:author="David Vacas Miguel" w:date="2018-05-14T13:57:00Z">
            <w:r w:rsidDel="006F3369">
              <w:delText xml:space="preserve"> En este método se debe configurar el viewport</w:delText>
            </w:r>
          </w:del>
        </w:ins>
        <w:del w:id="1624" w:author="David Vacas Miguel" w:date="2018-05-14T13:57:00Z">
          <w:r w:rsidDel="006F3369">
            <w:delText xml:space="preserve"> (los parámetros de entrada w y h son el ancho y el alto respectivamente de la zona donde se podrá visualizar el código desarrollado en OpenGL)</w:delText>
          </w:r>
        </w:del>
        <w:ins w:id="1625" w:author="David Vacas Miguel [2]" w:date="2017-08-08T11:53:00Z">
          <w:del w:id="1626" w:author="David Vacas Miguel" w:date="2018-05-14T13:57:00Z">
            <w:r w:rsidDel="006F3369">
              <w:delText>, el tipo de vista (</w:delText>
            </w:r>
          </w:del>
        </w:ins>
        <w:del w:id="1627" w:author="David Vacas Miguel" w:date="2018-05-14T13:57:00Z">
          <w:r w:rsidDel="006F3369">
            <w:delText>perspectiva</w:delText>
          </w:r>
        </w:del>
        <w:ins w:id="1628" w:author="David Vacas Miguel [2]" w:date="2017-08-08T11:53:00Z">
          <w:del w:id="1629" w:author="David Vacas Miguel" w:date="2018-05-14T13:57:00Z">
            <w:r w:rsidDel="006F3369">
              <w:delText xml:space="preserve"> </w:delText>
            </w:r>
          </w:del>
        </w:ins>
        <w:del w:id="1630" w:author="David Vacas Miguel" w:date="2018-05-14T13:57:00Z">
          <w:r w:rsidDel="006F3369">
            <w:delText>u</w:delText>
          </w:r>
        </w:del>
        <w:ins w:id="1631" w:author="David Vacas Miguel [2]" w:date="2017-08-08T11:53:00Z">
          <w:del w:id="1632" w:author="David Vacas Miguel" w:date="2018-05-14T13:57:00Z">
            <w:r w:rsidDel="006F3369">
              <w:delText xml:space="preserve"> </w:delText>
            </w:r>
          </w:del>
        </w:ins>
        <w:del w:id="1633" w:author="David Vacas Miguel" w:date="2018-05-14T13:57:00Z">
          <w:r w:rsidDel="006F3369">
            <w:delText>ortográfica</w:delText>
          </w:r>
        </w:del>
        <w:ins w:id="1634" w:author="David Vacas Miguel [2]" w:date="2017-08-08T11:53:00Z">
          <w:del w:id="1635" w:author="David Vacas Miguel" w:date="2018-05-14T13:57:00Z">
            <w:r w:rsidDel="006F3369">
              <w:delText>), etc. Es llamado por primera vez cuando el widget se crea (</w:delText>
            </w:r>
          </w:del>
        </w:ins>
        <w:ins w:id="1636" w:author="David Vacas Miguel [2]" w:date="2017-08-08T11:55:00Z">
          <w:del w:id="1637" w:author="David Vacas Miguel" w:date="2018-05-14T13:57:00Z">
            <w:r w:rsidDel="006F3369">
              <w:delText>siempre después de initializeGL</w:delText>
            </w:r>
          </w:del>
        </w:ins>
        <w:ins w:id="1638" w:author="David Vacas Miguel [2]" w:date="2017-08-08T11:53:00Z">
          <w:del w:id="1639" w:author="David Vacas Miguel" w:date="2018-05-14T13:57:00Z">
            <w:r w:rsidDel="006F3369">
              <w:delText>)</w:delText>
            </w:r>
          </w:del>
        </w:ins>
        <w:ins w:id="1640" w:author="David Vacas Miguel [2]" w:date="2017-08-08T11:55:00Z">
          <w:del w:id="1641" w:author="David Vacas Miguel" w:date="2018-05-14T13:57:00Z">
            <w:r w:rsidDel="006F3369">
              <w:delText xml:space="preserve"> y siempre que el widget sea reescalado.</w:delText>
            </w:r>
          </w:del>
        </w:ins>
        <w:del w:id="1642" w:author="David Vacas Miguel" w:date="2018-05-14T13:57:00Z">
          <w:r w:rsidDel="006F3369">
            <w:delText xml:space="preserve"> Este método es el responsable de crear la matriz projection.</w:delText>
          </w:r>
          <w:bookmarkStart w:id="1643" w:name="_Toc514081293"/>
          <w:bookmarkEnd w:id="1643"/>
        </w:del>
      </w:moveFrom>
    </w:p>
    <w:p w14:paraId="3B06C2DA" w14:textId="1EFDBD5E" w:rsidR="00293F11" w:rsidRPr="00293F11" w:rsidDel="006F3369" w:rsidRDefault="00293F11" w:rsidP="00293F11">
      <w:pPr>
        <w:pStyle w:val="LetranormalTFG"/>
        <w:rPr>
          <w:del w:id="1644" w:author="David Vacas Miguel" w:date="2018-05-14T13:57:00Z"/>
          <w:moveFrom w:id="1645" w:author="David Vacas Miguel" w:date="2018-05-13T17:20:00Z"/>
        </w:rPr>
      </w:pPr>
      <w:bookmarkStart w:id="1646" w:name="_Toc514081294"/>
      <w:bookmarkEnd w:id="1646"/>
    </w:p>
    <w:p w14:paraId="0D6DF96B" w14:textId="07567D58" w:rsidR="00F26411" w:rsidDel="006F3369" w:rsidRDefault="00F26411" w:rsidP="00F26411">
      <w:pPr>
        <w:pStyle w:val="LetranormalTFG"/>
        <w:rPr>
          <w:del w:id="1647" w:author="David Vacas Miguel" w:date="2018-05-14T13:57:00Z"/>
          <w:moveFrom w:id="1648" w:author="David Vacas Miguel" w:date="2018-05-13T17:20:00Z"/>
        </w:rPr>
      </w:pPr>
      <w:moveFrom w:id="1649" w:author="David Vacas Miguel" w:date="2018-05-13T17:20:00Z">
        <w:del w:id="1650" w:author="David Vacas Miguel" w:date="2018-05-14T13:57:00Z">
          <w:r w:rsidDel="006F3369">
            <w:delText>OpenGL tiene diferentes versiones que siguen pudiendo ser utilizadas hoy en día, a continuación, realizaré una muy breve explicación de las más relevantes:</w:delText>
          </w:r>
          <w:bookmarkStart w:id="1651" w:name="_Toc514081295"/>
          <w:bookmarkEnd w:id="1651"/>
        </w:del>
      </w:moveFrom>
    </w:p>
    <w:p w14:paraId="4F0637A4" w14:textId="3DDE9117" w:rsidR="00F26411" w:rsidRPr="000C5FC6" w:rsidDel="006F3369" w:rsidRDefault="00F26411">
      <w:pPr>
        <w:pStyle w:val="LetranormalTFG"/>
        <w:numPr>
          <w:ilvl w:val="0"/>
          <w:numId w:val="25"/>
        </w:numPr>
        <w:rPr>
          <w:del w:id="1652" w:author="David Vacas Miguel" w:date="2018-05-14T13:57:00Z"/>
          <w:moveFrom w:id="1653" w:author="David Vacas Miguel" w:date="2018-05-13T17:20:00Z"/>
          <w:u w:val="single"/>
        </w:rPr>
        <w:pPrChange w:id="1654" w:author="David Vacas Miguel" w:date="2018-04-19T00:31:00Z">
          <w:pPr>
            <w:pStyle w:val="LetranormalTFG"/>
            <w:numPr>
              <w:numId w:val="6"/>
            </w:numPr>
            <w:ind w:left="720" w:hanging="360"/>
          </w:pPr>
        </w:pPrChange>
      </w:pPr>
      <w:moveFrom w:id="1655" w:author="David Vacas Miguel" w:date="2018-05-13T17:20:00Z">
        <w:del w:id="1656" w:author="David Vacas Miguel" w:date="2018-05-14T13:57:00Z">
          <w:r w:rsidRPr="00DE1065" w:rsidDel="006F3369">
            <w:rPr>
              <w:b/>
              <w:u w:val="single"/>
              <w:rPrChange w:id="1657" w:author="David Vacas Miguel" w:date="2018-04-19T00:34:00Z">
                <w:rPr>
                  <w:u w:val="single"/>
                </w:rPr>
              </w:rPrChange>
            </w:rPr>
            <w:delText>OpenGL 1.X:</w:delText>
          </w:r>
          <w:r w:rsidDel="006F3369">
            <w:delText xml:space="preserve"> en las diferentes actualizaciones fueron haciendo extensiones al núcleo de la API.</w:delText>
          </w:r>
          <w:bookmarkStart w:id="1658" w:name="_Toc514081296"/>
          <w:bookmarkEnd w:id="1658"/>
        </w:del>
      </w:moveFrom>
    </w:p>
    <w:p w14:paraId="3C916A24" w14:textId="6E1D8FF5" w:rsidR="00F26411" w:rsidDel="006F3369" w:rsidRDefault="00F26411">
      <w:pPr>
        <w:pStyle w:val="LetranormalTFG"/>
        <w:numPr>
          <w:ilvl w:val="0"/>
          <w:numId w:val="25"/>
        </w:numPr>
        <w:rPr>
          <w:del w:id="1659" w:author="David Vacas Miguel" w:date="2018-05-14T13:57:00Z"/>
          <w:moveFrom w:id="1660" w:author="David Vacas Miguel" w:date="2018-05-13T17:20:00Z"/>
        </w:rPr>
        <w:pPrChange w:id="1661" w:author="David Vacas Miguel" w:date="2018-04-19T00:31:00Z">
          <w:pPr>
            <w:pStyle w:val="LetranormalTFG"/>
            <w:numPr>
              <w:numId w:val="6"/>
            </w:numPr>
            <w:ind w:left="720" w:hanging="360"/>
          </w:pPr>
        </w:pPrChange>
      </w:pPr>
      <w:moveFrom w:id="1662" w:author="David Vacas Miguel" w:date="2018-05-13T17:20:00Z">
        <w:del w:id="1663" w:author="David Vacas Miguel" w:date="2018-05-14T13:57:00Z">
          <w:r w:rsidRPr="00DE1065" w:rsidDel="006F3369">
            <w:rPr>
              <w:b/>
              <w:u w:val="single"/>
              <w:rPrChange w:id="1664" w:author="David Vacas Miguel" w:date="2018-04-19T00:34:00Z">
                <w:rPr>
                  <w:u w:val="single"/>
                </w:rPr>
              </w:rPrChange>
            </w:rPr>
            <w:delText>OpenGL 2.X:</w:delText>
          </w:r>
          <w:r w:rsidDel="006F3369">
            <w:delText xml:space="preserve"> se incorporó GLSL (OpenGL Shading Language), con el cual se podía programar las etapas de transformación y rasterizado del cauce gráfico.</w:delText>
          </w:r>
          <w:bookmarkStart w:id="1665" w:name="_Toc514081297"/>
          <w:bookmarkEnd w:id="1665"/>
        </w:del>
      </w:moveFrom>
    </w:p>
    <w:p w14:paraId="31A1BF92" w14:textId="240D64BB" w:rsidR="00F26411" w:rsidDel="006F3369" w:rsidRDefault="00F26411">
      <w:pPr>
        <w:pStyle w:val="LetranormalTFG"/>
        <w:numPr>
          <w:ilvl w:val="0"/>
          <w:numId w:val="25"/>
        </w:numPr>
        <w:rPr>
          <w:del w:id="1666" w:author="David Vacas Miguel" w:date="2018-05-14T13:57:00Z"/>
          <w:moveFrom w:id="1667" w:author="David Vacas Miguel" w:date="2018-05-13T17:20:00Z"/>
        </w:rPr>
        <w:pPrChange w:id="1668" w:author="David Vacas Miguel" w:date="2018-04-19T00:31:00Z">
          <w:pPr>
            <w:pStyle w:val="LetranormalTFG"/>
            <w:numPr>
              <w:numId w:val="6"/>
            </w:numPr>
            <w:ind w:left="720" w:hanging="360"/>
          </w:pPr>
        </w:pPrChange>
      </w:pPr>
      <w:moveFrom w:id="1669" w:author="David Vacas Miguel" w:date="2018-05-13T17:20:00Z">
        <w:del w:id="1670" w:author="David Vacas Miguel" w:date="2018-05-14T13:57:00Z">
          <w:r w:rsidRPr="00DE1065" w:rsidDel="006F3369">
            <w:rPr>
              <w:b/>
              <w:u w:val="single"/>
              <w:rPrChange w:id="1671" w:author="David Vacas Miguel" w:date="2018-04-19T00:34:00Z">
                <w:rPr>
                  <w:u w:val="single"/>
                </w:rPr>
              </w:rPrChange>
            </w:rPr>
            <w:delText>OpenGL 3.X:</w:delText>
          </w:r>
          <w:r w:rsidDel="006F3369">
            <w:delText xml:space="preserve"> en la primera etapa (OpenGL 3.0) se nombra ciertas funciones como obsoletas, que serán marcadas para ser eliminadas en futuras versiones (la mayoría de ellas en la versión 3.1).</w:delText>
          </w:r>
          <w:bookmarkStart w:id="1672" w:name="_Toc514081298"/>
          <w:bookmarkEnd w:id="1672"/>
        </w:del>
      </w:moveFrom>
    </w:p>
    <w:p w14:paraId="253F0B5F" w14:textId="23C41CB2" w:rsidR="00F26411" w:rsidRPr="0062064E" w:rsidDel="006F3369" w:rsidRDefault="00F26411">
      <w:pPr>
        <w:pStyle w:val="LetranormalTFG"/>
        <w:numPr>
          <w:ilvl w:val="0"/>
          <w:numId w:val="25"/>
        </w:numPr>
        <w:rPr>
          <w:del w:id="1673" w:author="David Vacas Miguel" w:date="2018-05-14T13:57:00Z"/>
          <w:moveFrom w:id="1674" w:author="David Vacas Miguel" w:date="2018-05-13T17:20:00Z"/>
        </w:rPr>
        <w:pPrChange w:id="1675" w:author="David Vacas Miguel" w:date="2018-04-19T00:31:00Z">
          <w:pPr>
            <w:pStyle w:val="LetranormalTFG"/>
            <w:numPr>
              <w:numId w:val="6"/>
            </w:numPr>
            <w:ind w:left="720" w:hanging="360"/>
          </w:pPr>
        </w:pPrChange>
      </w:pPr>
      <w:moveFrom w:id="1676" w:author="David Vacas Miguel" w:date="2018-05-13T17:20:00Z">
        <w:del w:id="1677" w:author="David Vacas Miguel" w:date="2018-05-14T13:57:00Z">
          <w:r w:rsidRPr="00DE1065" w:rsidDel="006F3369">
            <w:rPr>
              <w:b/>
              <w:u w:val="single"/>
              <w:rPrChange w:id="1678" w:author="David Vacas Miguel" w:date="2018-04-19T00:34:00Z">
                <w:rPr>
                  <w:u w:val="single"/>
                </w:rPr>
              </w:rPrChange>
            </w:rPr>
            <w:delText>OpenGL 4.X:</w:delText>
          </w:r>
          <w:r w:rsidDel="006F3369">
            <w:delText xml:space="preserve"> actualmente la última versión de OpenGL (4.6) lanzada este mismo año 2017. Se añaden una gran cantidad de funcionalidades.</w:delText>
          </w:r>
          <w:bookmarkStart w:id="1679" w:name="_Toc514081299"/>
          <w:bookmarkEnd w:id="1679"/>
        </w:del>
      </w:moveFrom>
    </w:p>
    <w:p w14:paraId="7EA4125A" w14:textId="13880445" w:rsidR="00F26411" w:rsidDel="006F3369" w:rsidRDefault="00F26411" w:rsidP="00F26411">
      <w:pPr>
        <w:pStyle w:val="LetranormalTFG"/>
        <w:ind w:left="360"/>
        <w:rPr>
          <w:del w:id="1680" w:author="David Vacas Miguel" w:date="2018-05-14T13:57:00Z"/>
          <w:moveFrom w:id="1681" w:author="David Vacas Miguel" w:date="2018-05-13T17:20:00Z"/>
        </w:rPr>
      </w:pPr>
      <w:moveFrom w:id="1682" w:author="David Vacas Miguel" w:date="2018-05-13T17:20:00Z">
        <w:del w:id="1683" w:author="David Vacas Miguel" w:date="2018-05-14T13:57:00Z">
          <w:r w:rsidDel="006F3369">
            <w:delText>A pesar de esto OpenGL tiene un problema, no es fácil crear una interfaz con la que un usuario pueda interactuar, por ello y para solucionar este problema se utiliza Qt en este proyecto.</w:delText>
          </w:r>
          <w:bookmarkStart w:id="1684" w:name="_Toc514081300"/>
          <w:bookmarkEnd w:id="1684"/>
        </w:del>
      </w:moveFrom>
    </w:p>
    <w:p w14:paraId="7760F48A" w14:textId="18C1264A" w:rsidR="00F26411" w:rsidDel="006F3369" w:rsidRDefault="00F26411" w:rsidP="00F26411">
      <w:pPr>
        <w:pStyle w:val="LetranormalTFG"/>
        <w:ind w:left="360"/>
        <w:rPr>
          <w:del w:id="1685" w:author="David Vacas Miguel" w:date="2018-05-14T13:57:00Z"/>
          <w:moveFrom w:id="1686" w:author="David Vacas Miguel" w:date="2018-05-13T17:20:00Z"/>
        </w:rPr>
      </w:pPr>
      <w:moveFrom w:id="1687" w:author="David Vacas Miguel" w:date="2018-05-13T17:20:00Z">
        <w:del w:id="1688" w:author="David Vacas Miguel" w:date="2018-05-14T13:57:00Z">
          <w:r w:rsidDel="006F3369">
            <w:delText>La integración de esta</w:delText>
          </w:r>
          <w:r w:rsidR="001472E9" w:rsidDel="006F3369">
            <w:delText>s</w:delText>
          </w:r>
          <w:r w:rsidDel="006F3369">
            <w:delText xml:space="preserve"> herramienta</w:delText>
          </w:r>
          <w:r w:rsidR="001472E9" w:rsidDel="006F3369">
            <w:delText>s (OpenGL y Qt)</w:delText>
          </w:r>
          <w:r w:rsidDel="006F3369">
            <w:delText xml:space="preserve"> se realiza de forma muy sencilla puesto que Qt tiene la API de OpenGL y por lo tanto solo hace falta decirle al IDE que estés utilizando que vas a utilizar esas librerías incluyendo lo siguiente </w:delText>
          </w:r>
          <w:r w:rsidRPr="00444B8D" w:rsidDel="006F3369">
            <w:delText>“#include &lt;QOpenGLWidget&gt;”</w:delText>
          </w:r>
          <w:r w:rsidDel="006F3369">
            <w:delText>.</w:delText>
          </w:r>
          <w:r w:rsidR="001472E9" w:rsidDel="006F3369">
            <w:delText xml:space="preserve"> Además en caso de que se esté utilizando como IDE Qt Crea</w:delText>
          </w:r>
          <w:r w:rsidR="003F5DD6" w:rsidDel="006F3369">
            <w:delText>tor se debe ir al fichero .ui y en el widget en el que se muestra la simulación, promoverle a la clase que tenga el código de la simulacion.</w:delText>
          </w:r>
          <w:r w:rsidR="005458C3" w:rsidDel="006F3369">
            <w:delText xml:space="preserve"> En caso de utilizar librerías externas se debe incluir en el fichero .pro la palabra reservada LIBS seguido del path donde se encuentre la librería</w:delText>
          </w:r>
          <w:r w:rsidR="00DE2E8A" w:rsidDel="006F3369">
            <w:delText>:</w:delText>
          </w:r>
          <w:r w:rsidR="005458C3" w:rsidDel="006F3369">
            <w:delText xml:space="preserve"> LIBS += pathDeMiLibreria</w:delText>
          </w:r>
          <w:r w:rsidR="003F5DD6" w:rsidDel="006F3369">
            <w:delText xml:space="preserve"> y en la clase en la que se utiliza realizar el include correspondiente.</w:delText>
          </w:r>
          <w:bookmarkStart w:id="1689" w:name="_Toc514081301"/>
          <w:bookmarkEnd w:id="1689"/>
        </w:del>
      </w:moveFrom>
    </w:p>
    <w:p w14:paraId="5D92370F" w14:textId="77777777" w:rsidR="00BC3217" w:rsidDel="00DE1065" w:rsidRDefault="00BC3217" w:rsidP="006771EE">
      <w:pPr>
        <w:pStyle w:val="LetranormalTFG"/>
        <w:rPr>
          <w:del w:id="1690" w:author="David Vacas Miguel" w:date="2018-04-19T00:34:00Z"/>
          <w:rFonts w:eastAsiaTheme="majorEastAsia" w:cstheme="majorBidi"/>
          <w:sz w:val="36"/>
          <w:szCs w:val="32"/>
        </w:rPr>
      </w:pPr>
      <w:bookmarkStart w:id="1691" w:name="_Toc514081302"/>
      <w:bookmarkEnd w:id="1691"/>
      <w:moveFromRangeEnd w:id="1497"/>
    </w:p>
    <w:p w14:paraId="4D572E10" w14:textId="77777777" w:rsidR="00911EEA" w:rsidDel="002D7198" w:rsidRDefault="00911EEA">
      <w:pPr>
        <w:pStyle w:val="LetranormalTFG"/>
        <w:ind w:left="360"/>
        <w:rPr>
          <w:del w:id="1692" w:author="David Vacas Miguel" w:date="2018-05-14T12:18:00Z"/>
          <w:rFonts w:ascii="Arial" w:eastAsiaTheme="majorEastAsia" w:hAnsi="Arial" w:cstheme="majorBidi"/>
          <w:sz w:val="36"/>
          <w:szCs w:val="32"/>
        </w:rPr>
        <w:pPrChange w:id="1693" w:author="David Vacas Miguel" w:date="2018-04-19T00:34:00Z">
          <w:pPr/>
        </w:pPrChange>
      </w:pPr>
      <w:del w:id="1694" w:author="David Vacas Miguel" w:date="2018-04-19T00:34:00Z">
        <w:r w:rsidDel="00DE1065">
          <w:br w:type="page"/>
        </w:r>
      </w:del>
    </w:p>
    <w:p w14:paraId="248F0012" w14:textId="77777777" w:rsidR="00BC3217" w:rsidDel="00DE1065" w:rsidRDefault="00BC3217">
      <w:pPr>
        <w:pStyle w:val="TFGtitulo2"/>
        <w:rPr>
          <w:del w:id="1695" w:author="David Vacas Miguel" w:date="2018-04-19T00:34:00Z"/>
        </w:rPr>
        <w:pPrChange w:id="1696" w:author="David Vacas Miguel" w:date="2018-05-14T12:18:00Z">
          <w:pPr>
            <w:pStyle w:val="TFGtitulo2"/>
            <w:numPr>
              <w:numId w:val="14"/>
            </w:numPr>
            <w:ind w:left="360" w:hanging="360"/>
          </w:pPr>
        </w:pPrChange>
      </w:pPr>
      <w:del w:id="1697" w:author="David Vacas Miguel" w:date="2018-05-14T12:18:00Z">
        <w:r w:rsidDel="002D7198">
          <w:delText>GLM</w:delText>
        </w:r>
      </w:del>
      <w:bookmarkStart w:id="1698" w:name="_Toc514081303"/>
      <w:bookmarkEnd w:id="1698"/>
    </w:p>
    <w:p w14:paraId="1D02675E" w14:textId="01EDC133" w:rsidR="00630C94" w:rsidDel="006F3369" w:rsidRDefault="00911EEA">
      <w:pPr>
        <w:pStyle w:val="LetranormalTFG"/>
        <w:ind w:left="360"/>
        <w:rPr>
          <w:del w:id="1699" w:author="David Vacas Miguel" w:date="2018-05-14T13:57:00Z"/>
        </w:rPr>
        <w:pPrChange w:id="1700" w:author="David Vacas Miguel" w:date="2018-05-14T12:18:00Z">
          <w:pPr>
            <w:pStyle w:val="LetranormalTFG"/>
            <w:jc w:val="center"/>
          </w:pPr>
        </w:pPrChange>
      </w:pPr>
      <w:moveFromRangeStart w:id="1701" w:author="Alberto Herrán González" w:date="2018-03-31T13:48:00Z" w:name="move510267415"/>
      <w:moveFrom w:id="1702" w:author="Alberto Herrán González" w:date="2018-03-31T13:48:00Z">
        <w:del w:id="1703" w:author="David Vacas Miguel" w:date="2018-05-14T13:57:00Z">
          <w:r w:rsidDel="006F3369">
            <w:rPr>
              <w:noProof/>
              <w:lang w:eastAsia="es-ES"/>
            </w:rPr>
            <w:drawing>
              <wp:inline distT="0" distB="0" distL="0" distR="0" wp14:anchorId="1E3DD4CB" wp14:editId="45192279">
                <wp:extent cx="1706314" cy="1066800"/>
                <wp:effectExtent l="0" t="0" r="8255" b="0"/>
                <wp:docPr id="296" name="Imagen 29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12772" cy="1070838"/>
                        </a:xfrm>
                        <a:prstGeom prst="rect">
                          <a:avLst/>
                        </a:prstGeom>
                        <a:noFill/>
                        <a:ln>
                          <a:noFill/>
                        </a:ln>
                      </pic:spPr>
                    </pic:pic>
                  </a:graphicData>
                </a:graphic>
              </wp:inline>
            </w:drawing>
          </w:r>
        </w:del>
      </w:moveFrom>
      <w:bookmarkStart w:id="1704" w:name="_Toc514081304"/>
      <w:bookmarkEnd w:id="1704"/>
      <w:moveFromRangeEnd w:id="1701"/>
    </w:p>
    <w:p w14:paraId="004436CD" w14:textId="41CC6137" w:rsidR="006B668E" w:rsidDel="002D7198" w:rsidRDefault="006B668E" w:rsidP="00630C94">
      <w:pPr>
        <w:pStyle w:val="LetranormalTFG"/>
        <w:rPr>
          <w:moveFrom w:id="1705" w:author="David Vacas Miguel" w:date="2018-05-14T12:18:00Z"/>
        </w:rPr>
      </w:pPr>
      <w:moveFromRangeStart w:id="1706" w:author="David Vacas Miguel" w:date="2018-05-14T12:18:00Z" w:name="move514063649"/>
      <w:moveFrom w:id="1707" w:author="David Vacas Miguel" w:date="2018-05-14T12:18:00Z">
        <w:r w:rsidDel="002D7198">
          <w:t xml:space="preserve">A pesar del control que ofrece OpenGL sobre el cauce gráfico, en esta aplicación se ha necesitado llegar más en detalle sobre la matriz MVP, siendo exactos en la matriz Model (M), puesto que se necesita tener en todo momento las coordenadas de los sensores del robot para realizar los cálculos sobre </w:t>
        </w:r>
        <w:r w:rsidR="00540C1D" w:rsidDel="002D7198">
          <w:t>las colisiones de los mismos con el circuito</w:t>
        </w:r>
        <w:r w:rsidDel="002D7198">
          <w:t>.</w:t>
        </w:r>
        <w:bookmarkStart w:id="1708" w:name="_Toc514081305"/>
        <w:bookmarkEnd w:id="1708"/>
      </w:moveFrom>
    </w:p>
    <w:p w14:paraId="53F70C0C" w14:textId="415093C2" w:rsidR="00957059" w:rsidDel="002D7198" w:rsidRDefault="006B668E" w:rsidP="00630C94">
      <w:pPr>
        <w:pStyle w:val="LetranormalTFG"/>
        <w:rPr>
          <w:moveFrom w:id="1709" w:author="David Vacas Miguel" w:date="2018-05-14T12:18:00Z"/>
        </w:rPr>
      </w:pPr>
      <w:moveFrom w:id="1710" w:author="David Vacas Miguel" w:date="2018-05-14T12:18:00Z">
        <w:r w:rsidDel="002D7198">
          <w:t xml:space="preserve">Se ha optado por la utilización de GLM como librería para el </w:t>
        </w:r>
        <w:r w:rsidR="00540C1D" w:rsidDel="002D7198">
          <w:t>cálculo</w:t>
        </w:r>
        <w:r w:rsidR="00BE1911" w:rsidDel="002D7198">
          <w:t xml:space="preserve"> de la matriz MVP puesto que </w:t>
        </w:r>
        <w:r w:rsidDel="002D7198">
          <w:t>es la librería</w:t>
        </w:r>
        <w:r w:rsidR="00BE1911" w:rsidDel="002D7198">
          <w:t xml:space="preserve"> </w:t>
        </w:r>
        <w:r w:rsidDel="002D7198">
          <w:t>recom</w:t>
        </w:r>
        <w:r w:rsidR="00BE1911" w:rsidDel="002D7198">
          <w:t>endada por  OpenGL</w:t>
        </w:r>
        <w:r w:rsidDel="002D7198">
          <w:t xml:space="preserve"> y por lo tanto </w:t>
        </w:r>
        <w:r w:rsidR="00540C1D" w:rsidDel="002D7198">
          <w:t>es la más apta para este funcionamiento.</w:t>
        </w:r>
        <w:bookmarkStart w:id="1711" w:name="_Toc514081306"/>
        <w:bookmarkEnd w:id="1711"/>
      </w:moveFrom>
    </w:p>
    <w:p w14:paraId="4795FD54" w14:textId="6767F2AA" w:rsidR="00BC3217" w:rsidDel="002D7198" w:rsidRDefault="00957059" w:rsidP="00630C94">
      <w:pPr>
        <w:pStyle w:val="LetranormalTFG"/>
        <w:rPr>
          <w:moveFrom w:id="1712" w:author="David Vacas Miguel" w:date="2018-05-14T12:18:00Z"/>
          <w:rFonts w:eastAsiaTheme="majorEastAsia" w:cstheme="majorBidi"/>
          <w:sz w:val="36"/>
          <w:szCs w:val="32"/>
        </w:rPr>
      </w:pPr>
      <w:moveFrom w:id="1713" w:author="David Vacas Miguel" w:date="2018-05-14T12:18:00Z">
        <w:r w:rsidDel="002D7198">
          <w:t xml:space="preserve">En este proyecto GLM se utiliza, como se ha dicho anteriormente, para el </w:t>
        </w:r>
        <w:r w:rsidR="00D271F1" w:rsidDel="002D7198">
          <w:t>cálculo</w:t>
        </w:r>
        <w:r w:rsidDel="002D7198">
          <w:t xml:space="preserve"> de la matriz MVP</w:t>
        </w:r>
        <w:r w:rsidR="00D271F1" w:rsidDel="002D7198">
          <w:t>. Esta matriz se incluirá en la pila proporcionada por OpenGL y este realiza los cálculos pertinentes.</w:t>
        </w:r>
        <w:r w:rsidR="00BE1911" w:rsidDel="002D7198">
          <w:t xml:space="preserve"> Gracias a esto</w:t>
        </w:r>
        <w:r w:rsidR="00D271F1" w:rsidDel="002D7198">
          <w:t>, y puesto que tenemos control total sobre la matriz Model, se puede realizar los cálculos para obtener las coordenadas de los sensores.</w:t>
        </w:r>
        <w:r w:rsidR="00BC3217" w:rsidDel="00DE1065">
          <w:br w:type="page"/>
        </w:r>
        <w:bookmarkStart w:id="1714" w:name="_Toc514081307"/>
        <w:bookmarkEnd w:id="1714"/>
      </w:moveFrom>
    </w:p>
    <w:p w14:paraId="602466FD" w14:textId="77777777" w:rsidR="00AD5F04" w:rsidDel="00DE1065" w:rsidRDefault="00BE1911" w:rsidP="00BC3217">
      <w:pPr>
        <w:pStyle w:val="TFGtitulo2"/>
        <w:numPr>
          <w:ilvl w:val="0"/>
          <w:numId w:val="14"/>
        </w:numPr>
        <w:rPr>
          <w:del w:id="1715" w:author="David Vacas Miguel" w:date="2018-04-19T00:35:00Z"/>
        </w:rPr>
      </w:pPr>
      <w:bookmarkStart w:id="1716" w:name="_Toc514081308"/>
      <w:moveFromRangeEnd w:id="1706"/>
      <w:r>
        <w:t>Metodología ágil</w:t>
      </w:r>
      <w:bookmarkEnd w:id="1716"/>
    </w:p>
    <w:p w14:paraId="6F8FF231" w14:textId="77777777" w:rsidR="00BE1911" w:rsidRDefault="00BE1911">
      <w:pPr>
        <w:pStyle w:val="TFGtitulo2"/>
        <w:numPr>
          <w:ilvl w:val="0"/>
          <w:numId w:val="14"/>
        </w:numPr>
        <w:pPrChange w:id="1717" w:author="David Vacas Miguel" w:date="2018-04-19T00:35:00Z">
          <w:pPr>
            <w:pStyle w:val="LetranormalTFG"/>
          </w:pPr>
        </w:pPrChange>
      </w:pPr>
      <w:bookmarkStart w:id="1718" w:name="_Toc514081309"/>
      <w:bookmarkEnd w:id="1718"/>
    </w:p>
    <w:p w14:paraId="004B2C6E" w14:textId="77777777" w:rsidR="0065793C" w:rsidRDefault="00BE1911" w:rsidP="00BE1911">
      <w:pPr>
        <w:pStyle w:val="LetranormalTFG"/>
      </w:pPr>
      <w:r>
        <w:t>Durante el desarrollo de la aplicación se utilizado herramientas utilizadas habitualmente en proyectos en los que se aplica metodología ágil. Estas herramientas han sido</w:t>
      </w:r>
      <w:r w:rsidR="0065793C">
        <w:t>:</w:t>
      </w:r>
    </w:p>
    <w:p w14:paraId="5EF4175B" w14:textId="77777777" w:rsidR="0065793C" w:rsidRPr="0065793C" w:rsidRDefault="00BE1911">
      <w:pPr>
        <w:pStyle w:val="LetranormalTFG"/>
        <w:numPr>
          <w:ilvl w:val="0"/>
          <w:numId w:val="25"/>
        </w:numPr>
        <w:rPr>
          <w:rFonts w:eastAsiaTheme="majorEastAsia" w:cstheme="majorBidi"/>
          <w:sz w:val="36"/>
          <w:szCs w:val="32"/>
        </w:rPr>
        <w:pPrChange w:id="1719" w:author="David Vacas Miguel" w:date="2018-04-19T00:31:00Z">
          <w:pPr>
            <w:pStyle w:val="LetranormalTFG"/>
            <w:numPr>
              <w:numId w:val="6"/>
            </w:numPr>
            <w:ind w:left="720" w:hanging="360"/>
          </w:pPr>
        </w:pPrChange>
      </w:pPr>
      <w:r>
        <w:t xml:space="preserve"> </w:t>
      </w:r>
      <w:r w:rsidRPr="00DE1065">
        <w:rPr>
          <w:b/>
          <w:rPrChange w:id="1720" w:author="David Vacas Miguel" w:date="2018-04-19T00:35:00Z">
            <w:rPr/>
          </w:rPrChange>
        </w:rPr>
        <w:t>Trello</w:t>
      </w:r>
      <w:r>
        <w:t xml:space="preserve"> como tablero de tareas, </w:t>
      </w:r>
      <w:r w:rsidR="0065793C">
        <w:t>este se divide</w:t>
      </w:r>
      <w:r>
        <w:t xml:space="preserve"> en</w:t>
      </w:r>
      <w:r w:rsidR="0065793C">
        <w:t xml:space="preserve"> las columnas habituales (</w:t>
      </w:r>
      <w:proofErr w:type="spellStart"/>
      <w:r w:rsidR="0065793C">
        <w:t>Product</w:t>
      </w:r>
      <w:proofErr w:type="spellEnd"/>
      <w:r w:rsidR="0065793C">
        <w:t xml:space="preserve"> backlog, </w:t>
      </w:r>
      <w:proofErr w:type="spellStart"/>
      <w:r w:rsidR="0065793C">
        <w:t>To</w:t>
      </w:r>
      <w:proofErr w:type="spellEnd"/>
      <w:r w:rsidR="0065793C">
        <w:t xml:space="preserve"> Do, </w:t>
      </w:r>
      <w:proofErr w:type="spellStart"/>
      <w:r w:rsidR="0065793C">
        <w:t>Doing</w:t>
      </w:r>
      <w:proofErr w:type="spellEnd"/>
      <w:r w:rsidR="0065793C">
        <w:t xml:space="preserve">, Done). A su vez cada tarea tiene asignada una dificultad representada mediante colores. Las tareas no tienen asignadas personas puesto que hay una sola persona encargada de este tablero. </w:t>
      </w:r>
      <w:r w:rsidR="006F3C94">
        <w:t>A pesar de no ser relevante para la organización de un equipo y la división de tareas, puesto que solo se trata de una persona, ha resultado muy útil para no perder la visión de proyecto. Todo es</w:t>
      </w:r>
      <w:r w:rsidR="003278DE">
        <w:t>to se puede ver en la figura 1</w:t>
      </w:r>
      <w:del w:id="1721" w:author="David Vacas Miguel" w:date="2018-04-19T01:11:00Z">
        <w:r w:rsidR="003278DE" w:rsidDel="00DC5F1F">
          <w:delText>3</w:delText>
        </w:r>
      </w:del>
      <w:ins w:id="1722" w:author="David Vacas Miguel" w:date="2018-04-19T01:11:00Z">
        <w:r w:rsidR="00DC5F1F">
          <w:t>6</w:t>
        </w:r>
      </w:ins>
      <w:r w:rsidR="0065793C">
        <w:t>.</w:t>
      </w:r>
    </w:p>
    <w:p w14:paraId="5530DC05" w14:textId="77777777" w:rsidR="0065793C" w:rsidRDefault="005831F0" w:rsidP="0065793C">
      <w:pPr>
        <w:pStyle w:val="LetranormalTFG"/>
        <w:ind w:left="360"/>
      </w:pPr>
      <w:r>
        <w:pict w14:anchorId="267BD60F">
          <v:shape id="_x0000_i1046" type="#_x0000_t75" style="width:453.05pt;height:134.5pt">
            <v:imagedata r:id="rId67" o:title="Trello"/>
          </v:shape>
        </w:pict>
      </w:r>
    </w:p>
    <w:p w14:paraId="4E758B80" w14:textId="77777777" w:rsidR="006F3C94" w:rsidRDefault="003278DE" w:rsidP="0065793C">
      <w:pPr>
        <w:pStyle w:val="LetranormalTFG"/>
        <w:ind w:left="360"/>
        <w:jc w:val="center"/>
      </w:pPr>
      <w:r>
        <w:rPr>
          <w:b/>
        </w:rPr>
        <w:t>Figura 1</w:t>
      </w:r>
      <w:del w:id="1723" w:author="David Vacas Miguel" w:date="2018-04-19T01:11:00Z">
        <w:r w:rsidDel="00DC5F1F">
          <w:rPr>
            <w:b/>
          </w:rPr>
          <w:delText>3</w:delText>
        </w:r>
      </w:del>
      <w:ins w:id="1724" w:author="David Vacas Miguel" w:date="2018-04-19T01:11:00Z">
        <w:r w:rsidR="00DC5F1F">
          <w:rPr>
            <w:b/>
          </w:rPr>
          <w:t>6</w:t>
        </w:r>
      </w:ins>
      <w:r w:rsidR="0065793C" w:rsidRPr="0065793C">
        <w:rPr>
          <w:b/>
        </w:rPr>
        <w:t xml:space="preserve">: </w:t>
      </w:r>
      <w:r w:rsidR="0065793C">
        <w:t xml:space="preserve">Trello del proyecto </w:t>
      </w:r>
      <w:proofErr w:type="spellStart"/>
      <w:r w:rsidR="0065793C">
        <w:t>Simulacion</w:t>
      </w:r>
      <w:proofErr w:type="spellEnd"/>
      <w:r w:rsidR="0065793C">
        <w:t xml:space="preserve"> de un robot </w:t>
      </w:r>
      <w:proofErr w:type="spellStart"/>
      <w:r w:rsidR="0065793C">
        <w:t>siguelineas</w:t>
      </w:r>
      <w:proofErr w:type="spellEnd"/>
      <w:r w:rsidR="0065793C">
        <w:t>.</w:t>
      </w:r>
    </w:p>
    <w:p w14:paraId="0E75859E" w14:textId="77777777" w:rsidR="0065793C" w:rsidRPr="006F3C94" w:rsidRDefault="006F3C94" w:rsidP="006F3C94">
      <w:pPr>
        <w:rPr>
          <w:rFonts w:ascii="Arial" w:hAnsi="Arial" w:cs="Times New Roman"/>
          <w:sz w:val="24"/>
        </w:rPr>
      </w:pPr>
      <w:del w:id="1725" w:author="David Vacas Miguel" w:date="2018-04-19T00:35:00Z">
        <w:r w:rsidDel="00DE1065">
          <w:br w:type="page"/>
        </w:r>
      </w:del>
    </w:p>
    <w:p w14:paraId="4D93C940" w14:textId="77777777" w:rsidR="00585D74" w:rsidRPr="00585D74" w:rsidRDefault="0065793C">
      <w:pPr>
        <w:pStyle w:val="LetranormalTFG"/>
        <w:numPr>
          <w:ilvl w:val="0"/>
          <w:numId w:val="25"/>
        </w:numPr>
        <w:rPr>
          <w:rFonts w:eastAsiaTheme="majorEastAsia" w:cstheme="majorBidi"/>
          <w:sz w:val="36"/>
          <w:szCs w:val="32"/>
        </w:rPr>
        <w:pPrChange w:id="1726" w:author="David Vacas Miguel" w:date="2018-04-19T00:31:00Z">
          <w:pPr>
            <w:pStyle w:val="LetranormalTFG"/>
            <w:numPr>
              <w:numId w:val="6"/>
            </w:numPr>
            <w:ind w:left="720" w:hanging="360"/>
          </w:pPr>
        </w:pPrChange>
      </w:pPr>
      <w:r w:rsidRPr="00DE1065">
        <w:rPr>
          <w:b/>
          <w:rPrChange w:id="1727" w:author="David Vacas Miguel" w:date="2018-04-19T00:35:00Z">
            <w:rPr/>
          </w:rPrChange>
        </w:rPr>
        <w:t>Git</w:t>
      </w:r>
      <w:r>
        <w:t xml:space="preserve"> como repositorio y control de versiones (utilizado concretamente </w:t>
      </w:r>
      <w:proofErr w:type="spellStart"/>
      <w:r>
        <w:t>Github</w:t>
      </w:r>
      <w:proofErr w:type="spellEnd"/>
      <w:r>
        <w:t xml:space="preserve">). Sobre este repositorio se ha ido subiendo </w:t>
      </w:r>
      <w:del w:id="1728" w:author="David Vacas Miguel" w:date="2018-04-19T00:35:00Z">
        <w:r w:rsidDel="00DE1065">
          <w:delText>los  diferentes</w:delText>
        </w:r>
      </w:del>
      <w:ins w:id="1729" w:author="David Vacas Miguel" w:date="2018-04-19T00:35:00Z">
        <w:r w:rsidR="00DE1065">
          <w:t>los diferentes</w:t>
        </w:r>
      </w:ins>
      <w:r>
        <w:t xml:space="preserve"> incrementos de funcionalidad de la aplicación de forma periódica y que gracias a él se ha podido realizar un control de versiones. Se puede observar el repositorio</w:t>
      </w:r>
      <w:r w:rsidR="00585D74">
        <w:t xml:space="preserve"> desde la aplicación de </w:t>
      </w:r>
      <w:del w:id="1730" w:author="David Vacas Miguel" w:date="2018-04-19T00:35:00Z">
        <w:r w:rsidR="00585D74" w:rsidDel="00DE1065">
          <w:delText>windows</w:delText>
        </w:r>
      </w:del>
      <w:ins w:id="1731" w:author="David Vacas Miguel" w:date="2018-04-19T00:35:00Z">
        <w:r w:rsidR="00DE1065">
          <w:t>Windows</w:t>
        </w:r>
      </w:ins>
      <w:r w:rsidR="003278DE">
        <w:t xml:space="preserve"> en la figura 1</w:t>
      </w:r>
      <w:del w:id="1732" w:author="David Vacas Miguel" w:date="2018-04-19T01:11:00Z">
        <w:r w:rsidR="003278DE" w:rsidDel="00DC5F1F">
          <w:delText>4</w:delText>
        </w:r>
      </w:del>
      <w:ins w:id="1733" w:author="David Vacas Miguel" w:date="2018-04-19T01:11:00Z">
        <w:r w:rsidR="00DC5F1F">
          <w:t>7</w:t>
        </w:r>
      </w:ins>
      <w:r>
        <w:t>.</w:t>
      </w:r>
    </w:p>
    <w:p w14:paraId="399C87B3" w14:textId="77777777" w:rsidR="00585D74" w:rsidRDefault="00585D74" w:rsidP="00585D74">
      <w:pPr>
        <w:pStyle w:val="LetranormalTFG"/>
        <w:ind w:left="720"/>
        <w:jc w:val="center"/>
        <w:rPr>
          <w:rFonts w:eastAsiaTheme="majorEastAsia" w:cstheme="majorBidi"/>
          <w:sz w:val="36"/>
          <w:szCs w:val="32"/>
        </w:rPr>
      </w:pPr>
      <w:r>
        <w:rPr>
          <w:noProof/>
          <w:lang w:eastAsia="es-ES"/>
        </w:rPr>
        <w:lastRenderedPageBreak/>
        <w:drawing>
          <wp:inline distT="0" distB="0" distL="0" distR="0" wp14:anchorId="77CFC168" wp14:editId="783BA951">
            <wp:extent cx="5068146" cy="2781300"/>
            <wp:effectExtent l="0" t="0" r="0" b="0"/>
            <wp:docPr id="29" name="Imagen 29" descr="C:\Users\David\AppData\Local\Microsoft\Windows\INetCache\Content.Word\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avid\AppData\Local\Microsoft\Windows\INetCache\Content.Word\Github.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15689" cy="2807391"/>
                    </a:xfrm>
                    <a:prstGeom prst="rect">
                      <a:avLst/>
                    </a:prstGeom>
                    <a:noFill/>
                    <a:ln>
                      <a:noFill/>
                    </a:ln>
                  </pic:spPr>
                </pic:pic>
              </a:graphicData>
            </a:graphic>
          </wp:inline>
        </w:drawing>
      </w:r>
    </w:p>
    <w:p w14:paraId="450EA3A3" w14:textId="77777777" w:rsidR="00585D74" w:rsidRDefault="003278DE" w:rsidP="00585D74">
      <w:pPr>
        <w:pStyle w:val="LetranormalTFG"/>
        <w:jc w:val="center"/>
      </w:pPr>
      <w:r>
        <w:rPr>
          <w:b/>
        </w:rPr>
        <w:t>Figura 1</w:t>
      </w:r>
      <w:del w:id="1734" w:author="David Vacas Miguel" w:date="2018-04-19T01:11:00Z">
        <w:r w:rsidDel="00DC5F1F">
          <w:rPr>
            <w:b/>
          </w:rPr>
          <w:delText>4</w:delText>
        </w:r>
      </w:del>
      <w:ins w:id="1735" w:author="David Vacas Miguel" w:date="2018-04-19T01:11:00Z">
        <w:r w:rsidR="00DC5F1F">
          <w:rPr>
            <w:b/>
          </w:rPr>
          <w:t>7</w:t>
        </w:r>
      </w:ins>
      <w:r w:rsidR="00585D74" w:rsidRPr="00585D74">
        <w:rPr>
          <w:b/>
        </w:rPr>
        <w:t>:</w:t>
      </w:r>
      <w:r w:rsidR="00585D74" w:rsidRPr="00585D74">
        <w:t xml:space="preserve"> </w:t>
      </w:r>
      <w:r w:rsidR="00585D74">
        <w:t xml:space="preserve">Repositorio en </w:t>
      </w:r>
      <w:proofErr w:type="spellStart"/>
      <w:r w:rsidR="00585D74">
        <w:t>Github</w:t>
      </w:r>
      <w:proofErr w:type="spellEnd"/>
      <w:r w:rsidR="00585D74">
        <w:t xml:space="preserve"> desde la aplicación</w:t>
      </w:r>
    </w:p>
    <w:p w14:paraId="5DA8743D" w14:textId="77777777" w:rsidR="00585D74" w:rsidRPr="00585D74" w:rsidRDefault="00585D74" w:rsidP="00585D74">
      <w:pPr>
        <w:pStyle w:val="LetranormalTFG"/>
        <w:jc w:val="center"/>
      </w:pPr>
      <w:r>
        <w:t xml:space="preserve"> de escritorio de Windows.</w:t>
      </w:r>
    </w:p>
    <w:p w14:paraId="228021B4" w14:textId="77777777" w:rsidR="00AD5F04" w:rsidRDefault="00AD5F04" w:rsidP="00585D74">
      <w:pPr>
        <w:pStyle w:val="LetranormalTFG"/>
        <w:ind w:left="360"/>
        <w:rPr>
          <w:rFonts w:eastAsiaTheme="majorEastAsia" w:cstheme="majorBidi"/>
          <w:sz w:val="36"/>
          <w:szCs w:val="32"/>
        </w:rPr>
      </w:pPr>
      <w:r>
        <w:br w:type="page"/>
      </w:r>
    </w:p>
    <w:p w14:paraId="2899AC31" w14:textId="03B9D414" w:rsidR="00BC3217" w:rsidRDefault="00AD5F04" w:rsidP="00AD5F04">
      <w:pPr>
        <w:pStyle w:val="TituloTFG"/>
        <w:rPr>
          <w:ins w:id="1736" w:author="David Vacas Miguel" w:date="2018-05-14T17:37:00Z"/>
        </w:rPr>
      </w:pPr>
      <w:bookmarkStart w:id="1737" w:name="_Toc514081310"/>
      <w:r>
        <w:lastRenderedPageBreak/>
        <w:t>Capítulo 4 Descripción de la aplicación</w:t>
      </w:r>
      <w:bookmarkEnd w:id="1737"/>
    </w:p>
    <w:p w14:paraId="09166D53" w14:textId="77777777" w:rsidR="007339EC" w:rsidRDefault="007339EC" w:rsidP="00AE6ABC">
      <w:pPr>
        <w:pStyle w:val="LetranormalTFG"/>
        <w:rPr>
          <w:ins w:id="1738" w:author="David Vacas Miguel" w:date="2018-05-14T18:01:00Z"/>
        </w:rPr>
      </w:pPr>
    </w:p>
    <w:p w14:paraId="0B09A643" w14:textId="1223F90F" w:rsidR="00AE6ABC" w:rsidRDefault="0069274C" w:rsidP="00AE6ABC">
      <w:pPr>
        <w:pStyle w:val="LetranormalTFG"/>
        <w:rPr>
          <w:ins w:id="1739" w:author="David Vacas Miguel" w:date="2018-05-14T18:00:00Z"/>
        </w:rPr>
      </w:pPr>
      <w:ins w:id="1740" w:author="David Vacas Miguel" w:date="2018-05-14T17:59:00Z">
        <w:r>
          <w:rPr>
            <w:noProof/>
          </w:rPr>
          <w:drawing>
            <wp:inline distT="0" distB="0" distL="0" distR="0" wp14:anchorId="27E3A295" wp14:editId="58B13F40">
              <wp:extent cx="5753735" cy="3787140"/>
              <wp:effectExtent l="0" t="0" r="0" b="381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3735" cy="3787140"/>
                      </a:xfrm>
                      <a:prstGeom prst="rect">
                        <a:avLst/>
                      </a:prstGeom>
                      <a:noFill/>
                      <a:ln>
                        <a:noFill/>
                      </a:ln>
                    </pic:spPr>
                  </pic:pic>
                </a:graphicData>
              </a:graphic>
            </wp:inline>
          </w:drawing>
        </w:r>
      </w:ins>
    </w:p>
    <w:p w14:paraId="54C761AF" w14:textId="2C3B83C0" w:rsidR="007339EC" w:rsidRDefault="007339EC" w:rsidP="007339EC">
      <w:pPr>
        <w:pStyle w:val="LetranormalTFG"/>
        <w:jc w:val="center"/>
        <w:rPr>
          <w:ins w:id="1741" w:author="David Vacas Miguel" w:date="2018-05-14T18:00:00Z"/>
        </w:rPr>
      </w:pPr>
      <w:ins w:id="1742" w:author="David Vacas Miguel" w:date="2018-05-14T18:00:00Z">
        <w:r w:rsidRPr="007339EC">
          <w:rPr>
            <w:b/>
            <w:rPrChange w:id="1743" w:author="David Vacas Miguel" w:date="2018-05-14T18:00:00Z">
              <w:rPr/>
            </w:rPrChange>
          </w:rPr>
          <w:t>Figura X.</w:t>
        </w:r>
        <w:r>
          <w:t xml:space="preserve"> Vista completa de la aplicación.</w:t>
        </w:r>
      </w:ins>
    </w:p>
    <w:p w14:paraId="6CE7C2AB" w14:textId="77777777" w:rsidR="007339EC" w:rsidRDefault="007339EC" w:rsidP="007339EC">
      <w:pPr>
        <w:pStyle w:val="LetranormalTFG"/>
        <w:rPr>
          <w:ins w:id="1744" w:author="David Vacas Miguel" w:date="2018-05-14T18:00:00Z"/>
        </w:rPr>
      </w:pPr>
    </w:p>
    <w:p w14:paraId="023A2F8D" w14:textId="5B2F2730" w:rsidR="007339EC" w:rsidRDefault="007339EC" w:rsidP="007339EC">
      <w:pPr>
        <w:pStyle w:val="LetranormalTFG"/>
        <w:pPrChange w:id="1745" w:author="David Vacas Miguel" w:date="2018-05-14T18:00:00Z">
          <w:pPr>
            <w:pStyle w:val="TituloTFG"/>
          </w:pPr>
        </w:pPrChange>
      </w:pPr>
      <w:ins w:id="1746" w:author="David Vacas Miguel" w:date="2018-05-14T18:00:00Z">
        <w:r>
          <w:t xml:space="preserve">Como se puede observar en la </w:t>
        </w:r>
      </w:ins>
      <w:ins w:id="1747" w:author="David Vacas Miguel" w:date="2018-05-14T18:01:00Z">
        <w:r>
          <w:t>figura X,</w:t>
        </w:r>
      </w:ins>
      <w:ins w:id="1748" w:author="David Vacas Miguel" w:date="2018-05-14T18:02:00Z">
        <w:r>
          <w:t xml:space="preserve"> la aplicación se puede dividir en dos zonas: izquierda y derecha. En la zona de la izquierda se muestra la </w:t>
        </w:r>
      </w:ins>
      <w:ins w:id="1749" w:author="David Vacas Miguel" w:date="2018-05-14T18:03:00Z">
        <w:r>
          <w:t xml:space="preserve">simulación del robot en 3D, mientras que en la zona de la derecha se </w:t>
        </w:r>
      </w:ins>
      <w:ins w:id="1750" w:author="David Vacas Miguel" w:date="2018-05-14T18:04:00Z">
        <w:r>
          <w:t>sitúan</w:t>
        </w:r>
      </w:ins>
      <w:ins w:id="1751" w:author="David Vacas Miguel" w:date="2018-05-14T18:03:00Z">
        <w:r>
          <w:t xml:space="preserve"> los controles de usuario</w:t>
        </w:r>
      </w:ins>
      <w:ins w:id="1752" w:author="David Vacas Miguel" w:date="2018-05-14T18:04:00Z">
        <w:r>
          <w:t>.</w:t>
        </w:r>
      </w:ins>
    </w:p>
    <w:p w14:paraId="2A6F9750" w14:textId="77777777" w:rsidR="0031002A" w:rsidDel="00DE1065" w:rsidRDefault="00AD5F04">
      <w:pPr>
        <w:pStyle w:val="TFGtitulo2"/>
        <w:numPr>
          <w:ilvl w:val="0"/>
          <w:numId w:val="15"/>
        </w:numPr>
        <w:rPr>
          <w:del w:id="1753" w:author="David Vacas Miguel" w:date="2018-04-19T00:35:00Z"/>
        </w:rPr>
        <w:pPrChange w:id="1754" w:author="David Vacas Miguel [2]" w:date="2017-08-07T18:16:00Z">
          <w:pPr/>
        </w:pPrChange>
      </w:pPr>
      <w:bookmarkStart w:id="1755" w:name="_Toc514081311"/>
      <w:r>
        <w:t xml:space="preserve">Zona izquierda: </w:t>
      </w:r>
      <w:proofErr w:type="spellStart"/>
      <w:r>
        <w:t>Viewport</w:t>
      </w:r>
      <w:bookmarkEnd w:id="1755"/>
      <w:proofErr w:type="spellEnd"/>
    </w:p>
    <w:p w14:paraId="160CA4CB" w14:textId="77777777" w:rsidR="0031002A" w:rsidRDefault="0031002A">
      <w:pPr>
        <w:pStyle w:val="TFGtitulo2"/>
        <w:numPr>
          <w:ilvl w:val="0"/>
          <w:numId w:val="15"/>
        </w:numPr>
        <w:pPrChange w:id="1756" w:author="David Vacas Miguel" w:date="2018-04-19T00:35:00Z">
          <w:pPr>
            <w:pStyle w:val="LetranormalTFG"/>
          </w:pPr>
        </w:pPrChange>
      </w:pPr>
      <w:bookmarkStart w:id="1757" w:name="_Toc514081312"/>
      <w:bookmarkEnd w:id="1757"/>
    </w:p>
    <w:p w14:paraId="7E1AB338" w14:textId="5C15F8E7" w:rsidR="0031002A" w:rsidDel="007339EC" w:rsidRDefault="0031002A" w:rsidP="007B34DD">
      <w:pPr>
        <w:pStyle w:val="LetranormalTFG"/>
        <w:rPr>
          <w:del w:id="1758" w:author="David Vacas Miguel" w:date="2018-05-14T18:05:00Z"/>
        </w:rPr>
      </w:pPr>
      <w:r>
        <w:t xml:space="preserve">En la parte izquierda de la aplicación se puede observar una pantalla en blanco, el </w:t>
      </w:r>
      <w:proofErr w:type="spellStart"/>
      <w:r>
        <w:t>viewport</w:t>
      </w:r>
      <w:proofErr w:type="spellEnd"/>
      <w:r>
        <w:t>, sobre esta se m</w:t>
      </w:r>
      <w:ins w:id="1759" w:author="David Vacas Miguel" w:date="2018-05-14T17:37:00Z">
        <w:r w:rsidR="00AE6ABC">
          <w:t>uestra</w:t>
        </w:r>
      </w:ins>
      <w:del w:id="1760" w:author="David Vacas Miguel" w:date="2018-05-14T17:37:00Z">
        <w:r w:rsidDel="00AE6ABC">
          <w:delText>ostrara</w:delText>
        </w:r>
      </w:del>
      <w:r>
        <w:t xml:space="preserve"> la simulación del robot una vez ingresados los datos </w:t>
      </w:r>
      <w:del w:id="1761" w:author="David Vacas Miguel" w:date="2018-05-14T18:05:00Z">
        <w:r w:rsidDel="007339EC">
          <w:delText>del mismo</w:delText>
        </w:r>
      </w:del>
      <w:ins w:id="1762" w:author="David Vacas Miguel" w:date="2018-05-14T18:05:00Z">
        <w:r w:rsidR="007339EC">
          <w:t>de este</w:t>
        </w:r>
      </w:ins>
      <w:r>
        <w:t>.</w:t>
      </w:r>
    </w:p>
    <w:p w14:paraId="51FA9A19" w14:textId="77777777" w:rsidR="007339EC" w:rsidRDefault="007339EC" w:rsidP="0031002A">
      <w:pPr>
        <w:pStyle w:val="LetranormalTFG"/>
        <w:rPr>
          <w:ins w:id="1763" w:author="David Vacas Miguel" w:date="2018-05-14T18:09:00Z"/>
        </w:rPr>
      </w:pPr>
    </w:p>
    <w:p w14:paraId="615A6361" w14:textId="36BB223F" w:rsidR="0031002A" w:rsidDel="007F5B63" w:rsidRDefault="007339EC" w:rsidP="007B34DD">
      <w:pPr>
        <w:pStyle w:val="LetranormalTFG"/>
        <w:rPr>
          <w:del w:id="1764" w:author="David Vacas Miguel" w:date="2018-05-14T13:02:00Z"/>
        </w:rPr>
      </w:pPr>
      <w:ins w:id="1765" w:author="David Vacas Miguel" w:date="2018-05-14T18:09:00Z">
        <w:r>
          <w:t>En esta zona se puede</w:t>
        </w:r>
        <w:r w:rsidR="007F5B63">
          <w:t xml:space="preserve"> observar la </w:t>
        </w:r>
      </w:ins>
      <w:ins w:id="1766" w:author="David Vacas Miguel" w:date="2018-05-14T18:10:00Z">
        <w:r w:rsidR="007F5B63">
          <w:t>simulación</w:t>
        </w:r>
      </w:ins>
      <w:ins w:id="1767" w:author="David Vacas Miguel" w:date="2018-05-14T18:09:00Z">
        <w:r w:rsidR="007F5B63">
          <w:t xml:space="preserve"> de la aplicación</w:t>
        </w:r>
      </w:ins>
      <w:ins w:id="1768" w:author="David Vacas Miguel" w:date="2018-05-14T18:10:00Z">
        <w:r w:rsidR="007F5B63">
          <w:t>, en función de lo escogido en la zona derecha,</w:t>
        </w:r>
      </w:ins>
      <w:ins w:id="1769" w:author="David Vacas Miguel" w:date="2018-05-14T18:09:00Z">
        <w:r w:rsidR="007F5B63">
          <w:t xml:space="preserve"> tanto en perspectiva</w:t>
        </w:r>
      </w:ins>
      <w:ins w:id="1770" w:author="David Vacas Miguel" w:date="2018-05-14T18:10:00Z">
        <w:r w:rsidR="007F5B63">
          <w:t>, ver figura X, como en ortográfica, ver figura X.</w:t>
        </w:r>
      </w:ins>
      <w:del w:id="1771" w:author="David Vacas Miguel" w:date="2018-05-14T13:02:00Z">
        <w:r w:rsidR="0031002A" w:rsidDel="00D1470E">
          <w:delText>Al iniciarse se dibuja el circuito y se hace un cálculo para posicionar automáticamente la cámara sobre el mismo.</w:delText>
        </w:r>
        <w:r w:rsidR="0031002A" w:rsidRPr="0031002A" w:rsidDel="00D1470E">
          <w:delText xml:space="preserve"> </w:delText>
        </w:r>
        <w:r w:rsidR="0031002A" w:rsidDel="00D1470E">
          <w:delText xml:space="preserve">Sabiendo que la cámara se sitúa mirando hacia y=0 y la parte de arriba de la cámara está situada hacia –z, como se muestra en la figura </w:delText>
        </w:r>
        <w:r w:rsidR="003278DE" w:rsidDel="00D1470E">
          <w:delText>1</w:delText>
        </w:r>
      </w:del>
      <w:del w:id="1772" w:author="David Vacas Miguel" w:date="2018-04-19T01:11:00Z">
        <w:r w:rsidR="003278DE" w:rsidDel="00DC5F1F">
          <w:delText>5</w:delText>
        </w:r>
      </w:del>
      <w:del w:id="1773" w:author="David Vacas Miguel" w:date="2018-05-14T13:02:00Z">
        <w:r w:rsidR="0031002A" w:rsidDel="00D1470E">
          <w:delText>, se buscan los puntos del circuito más externos, es decir, el punto situado más a la izquierda (x menor), más a la derecha (x mayor), más arriba (z mayor) y más abajo (z menor).</w:delText>
        </w:r>
      </w:del>
    </w:p>
    <w:p w14:paraId="441DA0D4" w14:textId="77777777" w:rsidR="007F5B63" w:rsidRDefault="007F5B63" w:rsidP="0031002A">
      <w:pPr>
        <w:pStyle w:val="LetranormalTFG"/>
        <w:rPr>
          <w:ins w:id="1774" w:author="David Vacas Miguel" w:date="2018-05-14T18:11:00Z"/>
        </w:rPr>
      </w:pPr>
    </w:p>
    <w:p w14:paraId="468B5EC2" w14:textId="77777777" w:rsidR="007F5B63" w:rsidRDefault="007F5B63" w:rsidP="007B34DD">
      <w:pPr>
        <w:pStyle w:val="LetranormalTFG"/>
        <w:rPr>
          <w:ins w:id="1775" w:author="David Vacas Miguel" w:date="2018-05-14T18:11:00Z"/>
          <w:noProof/>
        </w:rPr>
      </w:pPr>
    </w:p>
    <w:p w14:paraId="6FC6A883" w14:textId="77777777" w:rsidR="007F5B63" w:rsidRDefault="007F5B63" w:rsidP="007B34DD">
      <w:pPr>
        <w:pStyle w:val="LetranormalTFG"/>
        <w:rPr>
          <w:ins w:id="1776" w:author="David Vacas Miguel" w:date="2018-05-14T18:11:00Z"/>
          <w:noProof/>
        </w:rPr>
      </w:pPr>
    </w:p>
    <w:p w14:paraId="63A359C7" w14:textId="410702B8" w:rsidR="0031002A" w:rsidDel="007F5B63" w:rsidRDefault="007F5B63" w:rsidP="007F5B63">
      <w:pPr>
        <w:pStyle w:val="LetranormalTFG"/>
        <w:rPr>
          <w:del w:id="1777" w:author="David Vacas Miguel" w:date="2018-05-14T13:02:00Z"/>
        </w:rPr>
        <w:pPrChange w:id="1778" w:author="David Vacas Miguel" w:date="2018-05-14T18:13:00Z">
          <w:pPr>
            <w:pStyle w:val="LetranormalTFG"/>
          </w:pPr>
        </w:pPrChange>
      </w:pPr>
      <w:ins w:id="1779" w:author="David Vacas Miguel" w:date="2018-05-14T18:11:00Z">
        <w:r>
          <w:rPr>
            <w:noProof/>
          </w:rPr>
          <w:drawing>
            <wp:inline distT="0" distB="0" distL="0" distR="0" wp14:anchorId="3562E15D" wp14:editId="0C125587">
              <wp:extent cx="2820838" cy="1940944"/>
              <wp:effectExtent l="0" t="0" r="0" b="254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69">
                        <a:extLst>
                          <a:ext uri="{28A0092B-C50C-407E-A947-70E740481C1C}">
                            <a14:useLocalDpi xmlns:a14="http://schemas.microsoft.com/office/drawing/2010/main" val="0"/>
                          </a:ext>
                        </a:extLst>
                      </a:blip>
                      <a:srcRect l="8247" t="30296" r="42722" b="18448"/>
                      <a:stretch/>
                    </pic:blipFill>
                    <pic:spPr bwMode="auto">
                      <a:xfrm>
                        <a:off x="0" y="0"/>
                        <a:ext cx="2821120" cy="1941138"/>
                      </a:xfrm>
                      <a:prstGeom prst="rect">
                        <a:avLst/>
                      </a:prstGeom>
                      <a:noFill/>
                      <a:ln>
                        <a:noFill/>
                      </a:ln>
                      <a:extLst>
                        <a:ext uri="{53640926-AAD7-44D8-BBD7-CCE9431645EC}">
                          <a14:shadowObscured xmlns:a14="http://schemas.microsoft.com/office/drawing/2010/main"/>
                        </a:ext>
                      </a:extLst>
                    </pic:spPr>
                  </pic:pic>
                </a:graphicData>
              </a:graphic>
            </wp:inline>
          </w:drawing>
        </w:r>
      </w:ins>
      <w:ins w:id="1780" w:author="David Vacas Miguel" w:date="2018-05-14T18:13:00Z">
        <w:r>
          <w:tab/>
        </w:r>
      </w:ins>
      <w:ins w:id="1781" w:author="David Vacas Miguel" w:date="2018-05-14T18:11:00Z">
        <w:r>
          <w:rPr>
            <w:noProof/>
          </w:rPr>
          <w:drawing>
            <wp:inline distT="0" distB="0" distL="0" distR="0" wp14:anchorId="6FC8F9FE" wp14:editId="0C2B773E">
              <wp:extent cx="2294627" cy="2303253"/>
              <wp:effectExtent l="0" t="0" r="0" b="190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70">
                        <a:extLst>
                          <a:ext uri="{28A0092B-C50C-407E-A947-70E740481C1C}">
                            <a14:useLocalDpi xmlns:a14="http://schemas.microsoft.com/office/drawing/2010/main" val="0"/>
                          </a:ext>
                        </a:extLst>
                      </a:blip>
                      <a:srcRect l="13193" t="20001" r="46922" b="19307"/>
                      <a:stretch/>
                    </pic:blipFill>
                    <pic:spPr bwMode="auto">
                      <a:xfrm>
                        <a:off x="0" y="0"/>
                        <a:ext cx="2294880" cy="2303507"/>
                      </a:xfrm>
                      <a:prstGeom prst="rect">
                        <a:avLst/>
                      </a:prstGeom>
                      <a:noFill/>
                      <a:ln>
                        <a:noFill/>
                      </a:ln>
                      <a:extLst>
                        <a:ext uri="{53640926-AAD7-44D8-BBD7-CCE9431645EC}">
                          <a14:shadowObscured xmlns:a14="http://schemas.microsoft.com/office/drawing/2010/main"/>
                        </a:ext>
                      </a:extLst>
                    </pic:spPr>
                  </pic:pic>
                </a:graphicData>
              </a:graphic>
            </wp:inline>
          </w:drawing>
        </w:r>
      </w:ins>
      <w:del w:id="1782" w:author="David Vacas Miguel" w:date="2018-05-14T13:02:00Z">
        <w:r w:rsidR="0031002A" w:rsidDel="00D1470E">
          <w:rPr>
            <w:noProof/>
            <w:lang w:eastAsia="es-ES"/>
          </w:rPr>
          <w:drawing>
            <wp:inline distT="0" distB="0" distL="0" distR="0" wp14:anchorId="23DB700E" wp14:editId="346684A8">
              <wp:extent cx="4210050" cy="3476625"/>
              <wp:effectExtent l="0" t="0" r="0" b="9525"/>
              <wp:docPr id="290" name="Imagen 290" descr="PosicionCam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osicionCamra"/>
                      <pic:cNvPicPr>
                        <a:picLocks noChangeAspect="1" noChangeArrowheads="1"/>
                      </pic:cNvPicPr>
                    </pic:nvPicPr>
                    <pic:blipFill>
                      <a:blip r:embed="rId55">
                        <a:extLst>
                          <a:ext uri="{28A0092B-C50C-407E-A947-70E740481C1C}">
                            <a14:useLocalDpi xmlns:a14="http://schemas.microsoft.com/office/drawing/2010/main" val="0"/>
                          </a:ext>
                        </a:extLst>
                      </a:blip>
                      <a:srcRect l="32120" t="-249" r="-166" b="16170"/>
                      <a:stretch>
                        <a:fillRect/>
                      </a:stretch>
                    </pic:blipFill>
                    <pic:spPr bwMode="auto">
                      <a:xfrm>
                        <a:off x="0" y="0"/>
                        <a:ext cx="4210050" cy="3476625"/>
                      </a:xfrm>
                      <a:prstGeom prst="rect">
                        <a:avLst/>
                      </a:prstGeom>
                      <a:noFill/>
                      <a:ln>
                        <a:noFill/>
                      </a:ln>
                    </pic:spPr>
                  </pic:pic>
                </a:graphicData>
              </a:graphic>
            </wp:inline>
          </w:drawing>
        </w:r>
      </w:del>
    </w:p>
    <w:p w14:paraId="2551B44F" w14:textId="77777777" w:rsidR="007F5B63" w:rsidRDefault="007F5B63" w:rsidP="007F5B63">
      <w:pPr>
        <w:pStyle w:val="LetranormalTFG"/>
        <w:rPr>
          <w:ins w:id="1783" w:author="David Vacas Miguel" w:date="2018-05-14T18:11:00Z"/>
        </w:rPr>
        <w:pPrChange w:id="1784" w:author="David Vacas Miguel" w:date="2018-05-14T18:13:00Z">
          <w:pPr>
            <w:pStyle w:val="LetranormalTFG"/>
            <w:ind w:left="720"/>
            <w:jc w:val="center"/>
          </w:pPr>
        </w:pPrChange>
      </w:pPr>
    </w:p>
    <w:p w14:paraId="0CB80375" w14:textId="45279715" w:rsidR="0031002A" w:rsidDel="00D1470E" w:rsidRDefault="007F5B63" w:rsidP="007F5B63">
      <w:pPr>
        <w:pStyle w:val="LetranormalTFG"/>
        <w:ind w:left="708"/>
        <w:rPr>
          <w:del w:id="1785" w:author="David Vacas Miguel" w:date="2018-05-14T13:02:00Z"/>
        </w:rPr>
        <w:pPrChange w:id="1786" w:author="David Vacas Miguel" w:date="2018-05-14T18:13:00Z">
          <w:pPr>
            <w:pStyle w:val="LetranormalTFG"/>
            <w:ind w:left="720"/>
            <w:jc w:val="center"/>
          </w:pPr>
        </w:pPrChange>
      </w:pPr>
      <w:ins w:id="1787" w:author="David Vacas Miguel" w:date="2018-05-14T18:12:00Z">
        <w:r>
          <w:rPr>
            <w:b/>
          </w:rPr>
          <w:t>Figura X.</w:t>
        </w:r>
        <w:r>
          <w:t xml:space="preserve"> Vista en perspectiva. </w:t>
        </w:r>
        <w:r>
          <w:tab/>
        </w:r>
        <w:r>
          <w:tab/>
        </w:r>
      </w:ins>
      <w:ins w:id="1788" w:author="David Vacas Miguel" w:date="2018-05-14T18:13:00Z">
        <w:r>
          <w:t xml:space="preserve">    </w:t>
        </w:r>
      </w:ins>
      <w:ins w:id="1789" w:author="David Vacas Miguel" w:date="2018-05-14T18:12:00Z">
        <w:r w:rsidRPr="007F5B63">
          <w:rPr>
            <w:b/>
            <w:rPrChange w:id="1790" w:author="David Vacas Miguel" w:date="2018-05-14T18:12:00Z">
              <w:rPr/>
            </w:rPrChange>
          </w:rPr>
          <w:t>Figura X.</w:t>
        </w:r>
        <w:r>
          <w:t xml:space="preserve"> Vista en ortográfica.</w:t>
        </w:r>
      </w:ins>
      <w:del w:id="1791" w:author="David Vacas Miguel" w:date="2018-05-14T13:02:00Z">
        <w:r w:rsidR="0031002A" w:rsidDel="00D1470E">
          <w:rPr>
            <w:b/>
          </w:rPr>
          <w:delText xml:space="preserve">Figura </w:delText>
        </w:r>
        <w:r w:rsidR="003278DE" w:rsidDel="00D1470E">
          <w:rPr>
            <w:b/>
          </w:rPr>
          <w:delText>1</w:delText>
        </w:r>
      </w:del>
      <w:del w:id="1792" w:author="David Vacas Miguel" w:date="2018-04-19T01:11:00Z">
        <w:r w:rsidR="003278DE" w:rsidDel="00DC5F1F">
          <w:rPr>
            <w:b/>
          </w:rPr>
          <w:delText>5</w:delText>
        </w:r>
      </w:del>
      <w:del w:id="1793" w:author="David Vacas Miguel" w:date="2018-05-14T13:02:00Z">
        <w:r w:rsidR="0031002A" w:rsidRPr="007377EC" w:rsidDel="00D1470E">
          <w:rPr>
            <w:b/>
          </w:rPr>
          <w:delText xml:space="preserve">. </w:delText>
        </w:r>
        <w:r w:rsidR="0031002A" w:rsidDel="00D1470E">
          <w:delText>Posición y orientación de la cámara.</w:delText>
        </w:r>
      </w:del>
    </w:p>
    <w:p w14:paraId="0A696305" w14:textId="1DF2076A" w:rsidR="0031002A" w:rsidDel="00D1470E" w:rsidRDefault="0031002A" w:rsidP="007F5B63">
      <w:pPr>
        <w:pStyle w:val="LetranormalTFG"/>
        <w:ind w:left="708"/>
        <w:rPr>
          <w:del w:id="1794" w:author="David Vacas Miguel" w:date="2018-05-14T13:02:00Z"/>
          <w:u w:val="single"/>
        </w:rPr>
        <w:pPrChange w:id="1795" w:author="David Vacas Miguel" w:date="2018-05-14T18:13:00Z">
          <w:pPr>
            <w:pStyle w:val="LetranormalTFG"/>
            <w:ind w:left="720"/>
          </w:pPr>
        </w:pPrChange>
      </w:pPr>
    </w:p>
    <w:p w14:paraId="08085D2F" w14:textId="1AB587EF" w:rsidR="0031002A" w:rsidDel="00D1470E" w:rsidRDefault="0031002A" w:rsidP="007F5B63">
      <w:pPr>
        <w:pStyle w:val="LetranormalTFG"/>
        <w:ind w:left="708"/>
        <w:rPr>
          <w:del w:id="1796" w:author="David Vacas Miguel" w:date="2018-05-14T13:02:00Z"/>
        </w:rPr>
        <w:pPrChange w:id="1797" w:author="David Vacas Miguel" w:date="2018-05-14T18:13:00Z">
          <w:pPr>
            <w:pStyle w:val="LetranormalTFG"/>
          </w:pPr>
        </w:pPrChange>
      </w:pPr>
      <w:del w:id="1798" w:author="David Vacas Miguel" w:date="2018-05-14T13:02:00Z">
        <w:r w:rsidDel="00D1470E">
          <w:delText xml:space="preserve"> Una vez encontrados se crea un vector de 3 posiciones en el cual guardaremos la posición donde más adelante situaremos la cámara. En este vector se guarda en la primera posición (x) el punto intermedio entre el punto situado más a la izquierda y el punto situado más a la derecha, a la hora de guardar la posición 3 (z) se realiza exactamente lo mismo, pero con la parte superior e inferior, es decir se calcula y se guarda el punto medio entre el punto más superior y el punto más inferior. Para poder saber la altura a la que se debe situar la cámara para que pueda ver todo el circuito, primero se comprueba cual contiene una mayor distancia si el eje x (es decir el punto más a la derecha menos el punto más a la izquierda) o el eje z (es decir el punto más arriba menos el punto más abajo). Una vez obtenida la mayor distancia se calcula mediante trigonometría la altura necesaria, como se puede ver en la figura </w:delText>
        </w:r>
        <w:r w:rsidR="003278DE" w:rsidDel="00D1470E">
          <w:delText>1</w:delText>
        </w:r>
      </w:del>
      <w:del w:id="1799" w:author="David Vacas Miguel" w:date="2018-04-19T01:11:00Z">
        <w:r w:rsidR="003278DE" w:rsidDel="00DC5F1F">
          <w:delText>6</w:delText>
        </w:r>
      </w:del>
      <w:del w:id="1800" w:author="David Vacas Miguel" w:date="2018-05-14T13:02:00Z">
        <w:r w:rsidDel="00D1470E">
          <w:delText>.</w:delText>
        </w:r>
      </w:del>
    </w:p>
    <w:p w14:paraId="43EB878D" w14:textId="2AC915F5" w:rsidR="0031002A" w:rsidDel="00D1470E" w:rsidRDefault="0031002A" w:rsidP="007F5B63">
      <w:pPr>
        <w:pStyle w:val="LetranormalTFG"/>
        <w:ind w:left="708"/>
        <w:rPr>
          <w:del w:id="1801" w:author="David Vacas Miguel" w:date="2018-05-14T13:02:00Z"/>
        </w:rPr>
        <w:pPrChange w:id="1802" w:author="David Vacas Miguel" w:date="2018-05-14T18:13:00Z">
          <w:pPr>
            <w:pStyle w:val="LetranormalTFG"/>
            <w:ind w:left="720"/>
            <w:jc w:val="center"/>
          </w:pPr>
        </w:pPrChange>
      </w:pPr>
      <w:del w:id="1803" w:author="David Vacas Miguel" w:date="2018-05-14T13:02:00Z">
        <w:r w:rsidDel="00D1470E">
          <w:rPr>
            <w:noProof/>
            <w:lang w:eastAsia="es-ES"/>
          </w:rPr>
          <w:drawing>
            <wp:inline distT="0" distB="0" distL="0" distR="0" wp14:anchorId="5BFBE404" wp14:editId="69675620">
              <wp:extent cx="2924175" cy="3105150"/>
              <wp:effectExtent l="0" t="0" r="9525" b="0"/>
              <wp:docPr id="291" name="Imagen 291"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24175" cy="3105150"/>
                      </a:xfrm>
                      <a:prstGeom prst="rect">
                        <a:avLst/>
                      </a:prstGeom>
                      <a:noFill/>
                      <a:ln>
                        <a:noFill/>
                      </a:ln>
                    </pic:spPr>
                  </pic:pic>
                </a:graphicData>
              </a:graphic>
            </wp:inline>
          </w:drawing>
        </w:r>
      </w:del>
    </w:p>
    <w:p w14:paraId="3DBBFDE5" w14:textId="258B2B91" w:rsidR="0031002A" w:rsidDel="00D1470E" w:rsidRDefault="0031002A" w:rsidP="007F5B63">
      <w:pPr>
        <w:pStyle w:val="LetranormalTFG"/>
        <w:ind w:left="708"/>
        <w:rPr>
          <w:del w:id="1804" w:author="David Vacas Miguel" w:date="2018-05-14T13:02:00Z"/>
        </w:rPr>
        <w:pPrChange w:id="1805" w:author="David Vacas Miguel" w:date="2018-05-14T18:13:00Z">
          <w:pPr>
            <w:pStyle w:val="LetranormalTFG"/>
            <w:ind w:left="720"/>
            <w:jc w:val="center"/>
          </w:pPr>
        </w:pPrChange>
      </w:pPr>
      <w:del w:id="1806" w:author="David Vacas Miguel" w:date="2018-05-14T13:02:00Z">
        <w:r w:rsidRPr="004B65E2" w:rsidDel="00D1470E">
          <w:rPr>
            <w:b/>
          </w:rPr>
          <w:delText xml:space="preserve">Figura </w:delText>
        </w:r>
        <w:r w:rsidR="003278DE" w:rsidDel="00D1470E">
          <w:rPr>
            <w:b/>
          </w:rPr>
          <w:delText>1</w:delText>
        </w:r>
      </w:del>
      <w:del w:id="1807" w:author="David Vacas Miguel" w:date="2018-04-19T01:11:00Z">
        <w:r w:rsidR="003278DE" w:rsidDel="00DC5F1F">
          <w:rPr>
            <w:b/>
          </w:rPr>
          <w:delText>6</w:delText>
        </w:r>
      </w:del>
      <w:del w:id="1808" w:author="David Vacas Miguel" w:date="2018-05-14T13:02:00Z">
        <w:r w:rsidRPr="004B65E2" w:rsidDel="00D1470E">
          <w:rPr>
            <w:b/>
          </w:rPr>
          <w:delText>.</w:delText>
        </w:r>
        <w:r w:rsidDel="00D1470E">
          <w:delText xml:space="preserve"> Trigonometría utilizada para el cálculo de la altura de la cámara.</w:delText>
        </w:r>
      </w:del>
    </w:p>
    <w:p w14:paraId="70081394" w14:textId="6713141E" w:rsidR="0031002A" w:rsidDel="00D1470E" w:rsidRDefault="0031002A" w:rsidP="007F5B63">
      <w:pPr>
        <w:pStyle w:val="LetranormalTFG"/>
        <w:ind w:left="708"/>
        <w:rPr>
          <w:del w:id="1809" w:author="David Vacas Miguel" w:date="2018-05-14T13:02:00Z"/>
        </w:rPr>
        <w:pPrChange w:id="1810" w:author="David Vacas Miguel" w:date="2018-05-14T18:13:00Z">
          <w:pPr>
            <w:pStyle w:val="LetranormalTFG"/>
          </w:pPr>
        </w:pPrChange>
      </w:pPr>
    </w:p>
    <w:p w14:paraId="00E4095C" w14:textId="772D2353" w:rsidR="0031002A" w:rsidDel="00D1470E" w:rsidRDefault="0031002A" w:rsidP="007F5B63">
      <w:pPr>
        <w:pStyle w:val="LetranormalTFG"/>
        <w:ind w:left="708"/>
        <w:rPr>
          <w:del w:id="1811" w:author="David Vacas Miguel" w:date="2018-05-14T13:02:00Z"/>
        </w:rPr>
        <w:pPrChange w:id="1812" w:author="David Vacas Miguel" w:date="2018-05-14T18:13:00Z">
          <w:pPr>
            <w:pStyle w:val="LetranormalTFG"/>
          </w:pPr>
        </w:pPrChange>
      </w:pPr>
      <w:del w:id="1813" w:author="David Vacas Miguel" w:date="2018-05-14T13:02:00Z">
        <w:r w:rsidDel="00D1470E">
          <w:delText>Con esto la cámara se situará automáticamente en el centro de cualquier circuito que se introduzca y a una distancia a la cual se pueda ver el circuito completamente.</w:delText>
        </w:r>
      </w:del>
    </w:p>
    <w:p w14:paraId="4747B3D0" w14:textId="5BAF8B6C" w:rsidR="007B34DD" w:rsidRDefault="007B34DD" w:rsidP="007F5B63">
      <w:pPr>
        <w:pStyle w:val="LetranormalTFG"/>
        <w:ind w:left="708"/>
        <w:pPrChange w:id="1814" w:author="David Vacas Miguel" w:date="2018-05-14T18:13:00Z">
          <w:pPr>
            <w:pStyle w:val="LetranormalTFG"/>
          </w:pPr>
        </w:pPrChange>
      </w:pPr>
      <w:del w:id="1815" w:author="David Vacas Miguel" w:date="2018-05-14T13:02:00Z">
        <w:r w:rsidDel="00D1470E">
          <w:delText>Una vez tenemos la posición de la cámara, dependiendo de que opción haya elegido el usuario se hacen los cálculos para la proyección en perspectiva u ortográfica, esto implica que se cambia también la posición de la cámara obtenida anteriormente.</w:delText>
        </w:r>
        <w:r w:rsidRPr="007B34DD" w:rsidDel="00D1470E">
          <w:delText xml:space="preserve"> </w:delText>
        </w:r>
        <w:r w:rsidDel="00D1470E">
          <w:delText>En caso de que se opte por una visualización en ortográfica la cámara se situara justo encima del circuito, sin embargo, en caso de que se opte por una visualización en perspectiva se colocara la cámara a 45º respecto a la posición inicial (justo encima del circuito)</w:delText>
        </w:r>
        <w:r w:rsidR="001F436E" w:rsidDel="00D1470E">
          <w:delText xml:space="preserve"> para que sea posible observar los modelos 3D y la perspectiva de la imagen</w:delText>
        </w:r>
        <w:r w:rsidDel="00D1470E">
          <w:delText>.</w:delText>
        </w:r>
        <w:r w:rsidR="001F436E" w:rsidDel="00D1470E">
          <w:delText xml:space="preserve"> Como añadido, se ha implementado la funcionalidad de zoom en ambas proyecciones el cual se puede utilizar con la rueda del ratón.</w:delText>
        </w:r>
      </w:del>
    </w:p>
    <w:p w14:paraId="24C9FE8B" w14:textId="54A4F61E" w:rsidR="001F436E" w:rsidRDefault="001F436E" w:rsidP="007B34DD">
      <w:pPr>
        <w:pStyle w:val="LetranormalTFG"/>
      </w:pPr>
      <w:del w:id="1816" w:author="David Vacas Miguel" w:date="2018-05-14T18:06:00Z">
        <w:r w:rsidDel="007339EC">
          <w:delText>Una vez realizado esto se pasa a la</w:delText>
        </w:r>
      </w:del>
      <w:ins w:id="1817" w:author="David Vacas Miguel" w:date="2018-05-14T18:06:00Z">
        <w:r w:rsidR="007339EC">
          <w:t>En el</w:t>
        </w:r>
      </w:ins>
      <w:r>
        <w:t xml:space="preserve"> </w:t>
      </w:r>
      <w:del w:id="1818" w:author="David Vacas Miguel" w:date="2018-05-14T18:06:00Z">
        <w:r w:rsidDel="007339EC">
          <w:delText xml:space="preserve">fase en </w:delText>
        </w:r>
      </w:del>
      <w:r>
        <w:t xml:space="preserve">bucle </w:t>
      </w:r>
      <w:ins w:id="1819" w:author="David Vacas Miguel" w:date="2018-05-14T18:06:00Z">
        <w:r w:rsidR="007339EC">
          <w:t xml:space="preserve">de la aplicación se realizan </w:t>
        </w:r>
      </w:ins>
      <w:del w:id="1820" w:author="David Vacas Miguel" w:date="2018-05-14T18:06:00Z">
        <w:r w:rsidDel="007339EC">
          <w:delText xml:space="preserve">de </w:delText>
        </w:r>
      </w:del>
      <w:r>
        <w:t>los cálculos de la posición y el dibujado del robot. Dependiendo de los parámetros introducidos en la parte derecha de la aplicación el robot dibujado será acorde a las mismas. Los cálculos necesarios son, el cálculo de la posición del robot, el cálculo de las coordenadas de los sensores y el algoritmo que determina si los sensores del robot están tocando alguna parte del circuito.</w:t>
      </w:r>
    </w:p>
    <w:p w14:paraId="7436E07A" w14:textId="06196AF8" w:rsidR="00293F11" w:rsidRDefault="001F436E" w:rsidP="001F436E">
      <w:pPr>
        <w:pStyle w:val="LetranormalTFG"/>
      </w:pPr>
      <w:del w:id="1821" w:author="David Vacas Miguel" w:date="2018-05-14T18:07:00Z">
        <w:r w:rsidDel="007339EC">
          <w:delText>Además</w:delText>
        </w:r>
      </w:del>
      <w:ins w:id="1822" w:author="David Vacas Miguel" w:date="2018-05-14T18:07:00Z">
        <w:r w:rsidR="007339EC">
          <w:t>Además,</w:t>
        </w:r>
      </w:ins>
      <w:r>
        <w:t xml:space="preserve"> s</w:t>
      </w:r>
      <w:r w:rsidR="00293F11">
        <w:t xml:space="preserve">e muestra en todo momento el recorrido que el robot ha llevado durante esa ejecución, con lo que se da un mejor </w:t>
      </w:r>
      <w:proofErr w:type="spellStart"/>
      <w:r w:rsidR="00293F11">
        <w:t>feedback</w:t>
      </w:r>
      <w:proofErr w:type="spellEnd"/>
      <w:r w:rsidR="00293F11">
        <w:t xml:space="preserve"> al usuario.</w:t>
      </w:r>
    </w:p>
    <w:p w14:paraId="784E9B2F" w14:textId="20CCBC13" w:rsidR="001F436E" w:rsidDel="001C194B" w:rsidRDefault="001F436E">
      <w:pPr>
        <w:pStyle w:val="LetranormalTFG"/>
        <w:rPr>
          <w:del w:id="1823" w:author="David Vacas Miguel" w:date="2018-04-19T00:36:00Z"/>
        </w:rPr>
      </w:pPr>
      <w:r w:rsidRPr="001F436E">
        <w:t xml:space="preserve">Esta zona </w:t>
      </w:r>
      <w:r w:rsidR="00BE7DC7">
        <w:t xml:space="preserve">también </w:t>
      </w:r>
      <w:r w:rsidRPr="001F436E">
        <w:t xml:space="preserve">se aprovecha para mostrar todos los parámetros geométricos del robot sobre una imagen </w:t>
      </w:r>
      <w:del w:id="1824" w:author="David Vacas Miguel" w:date="2018-05-14T18:08:00Z">
        <w:r w:rsidRPr="001F436E" w:rsidDel="007339EC">
          <w:delText>del mismo</w:delText>
        </w:r>
      </w:del>
      <w:ins w:id="1825" w:author="David Vacas Miguel" w:date="2018-05-14T18:08:00Z">
        <w:r w:rsidR="007339EC" w:rsidRPr="001F436E">
          <w:t>de este</w:t>
        </w:r>
      </w:ins>
      <w:ins w:id="1826" w:author="David Vacas Miguel" w:date="2018-05-14T18:14:00Z">
        <w:r w:rsidR="001C194B">
          <w:t xml:space="preserve"> como se muestra en la figura X</w:t>
        </w:r>
      </w:ins>
      <w:r w:rsidRPr="001F436E">
        <w:t>.</w:t>
      </w:r>
      <w:r>
        <w:t xml:space="preserve"> Esta imagen se puede activar y desactivar en todo momento desde la zona derecha de la aplicación.</w:t>
      </w:r>
      <w:r w:rsidR="009C64DF">
        <w:t xml:space="preserve"> Se explica</w:t>
      </w:r>
      <w:del w:id="1827" w:author="David Vacas Miguel" w:date="2018-04-19T00:36:00Z">
        <w:r w:rsidR="009C64DF" w:rsidDel="00DE1065">
          <w:delText>ra</w:delText>
        </w:r>
      </w:del>
      <w:r w:rsidR="009C64DF">
        <w:t xml:space="preserve"> con mayor detenimiento en el siguiente apartado.</w:t>
      </w:r>
    </w:p>
    <w:p w14:paraId="6957E94F" w14:textId="77777777" w:rsidR="001C194B" w:rsidRPr="001F436E" w:rsidRDefault="001C194B" w:rsidP="001F436E">
      <w:pPr>
        <w:pStyle w:val="LetranormalTFG"/>
        <w:rPr>
          <w:ins w:id="1828" w:author="David Vacas Miguel" w:date="2018-05-14T18:14:00Z"/>
        </w:rPr>
      </w:pPr>
    </w:p>
    <w:p w14:paraId="7AA44571" w14:textId="467A1FE1" w:rsidR="00293F11" w:rsidDel="001C194B" w:rsidRDefault="001C194B">
      <w:pPr>
        <w:pStyle w:val="LetranormalTFG"/>
        <w:rPr>
          <w:del w:id="1829" w:author="David Vacas Miguel" w:date="2018-04-19T00:36:00Z"/>
        </w:rPr>
      </w:pPr>
      <w:ins w:id="1830" w:author="David Vacas Miguel" w:date="2018-05-14T18:14:00Z">
        <w:r>
          <w:rPr>
            <w:noProof/>
          </w:rPr>
          <w:lastRenderedPageBreak/>
          <w:drawing>
            <wp:inline distT="0" distB="0" distL="0" distR="0" wp14:anchorId="27BBFE28" wp14:editId="2B0B5DEF">
              <wp:extent cx="5753735" cy="3804285"/>
              <wp:effectExtent l="0" t="0" r="0" b="5715"/>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735" cy="3804285"/>
                      </a:xfrm>
                      <a:prstGeom prst="rect">
                        <a:avLst/>
                      </a:prstGeom>
                      <a:noFill/>
                      <a:ln>
                        <a:noFill/>
                      </a:ln>
                    </pic:spPr>
                  </pic:pic>
                </a:graphicData>
              </a:graphic>
            </wp:inline>
          </w:drawing>
        </w:r>
      </w:ins>
    </w:p>
    <w:p w14:paraId="5625DADF" w14:textId="77777777" w:rsidR="001C194B" w:rsidRPr="001C194B" w:rsidRDefault="001C194B" w:rsidP="00293F11">
      <w:pPr>
        <w:pStyle w:val="LetranormalTFG"/>
        <w:rPr>
          <w:ins w:id="1831" w:author="David Vacas Miguel" w:date="2018-05-14T18:14:00Z"/>
          <w:b/>
          <w:rPrChange w:id="1832" w:author="David Vacas Miguel" w:date="2018-05-14T18:14:00Z">
            <w:rPr>
              <w:ins w:id="1833" w:author="David Vacas Miguel" w:date="2018-05-14T18:14:00Z"/>
            </w:rPr>
          </w:rPrChange>
        </w:rPr>
      </w:pPr>
    </w:p>
    <w:p w14:paraId="0B090B7F" w14:textId="76A4E1BD" w:rsidR="00AD5F04" w:rsidRPr="001C194B" w:rsidRDefault="001C194B" w:rsidP="001C194B">
      <w:pPr>
        <w:pStyle w:val="LetranormalTFG"/>
        <w:jc w:val="center"/>
        <w:rPr>
          <w:rFonts w:ascii="Arial" w:eastAsiaTheme="majorEastAsia" w:hAnsi="Arial" w:cstheme="majorBidi"/>
          <w:b/>
          <w:sz w:val="36"/>
          <w:szCs w:val="32"/>
          <w:rPrChange w:id="1834" w:author="David Vacas Miguel" w:date="2018-05-14T18:14:00Z">
            <w:rPr>
              <w:rFonts w:ascii="Arial" w:eastAsiaTheme="majorEastAsia" w:hAnsi="Arial" w:cstheme="majorBidi"/>
              <w:sz w:val="36"/>
              <w:szCs w:val="32"/>
            </w:rPr>
          </w:rPrChange>
        </w:rPr>
        <w:pPrChange w:id="1835" w:author="David Vacas Miguel" w:date="2018-05-14T18:15:00Z">
          <w:pPr/>
        </w:pPrChange>
      </w:pPr>
      <w:ins w:id="1836" w:author="David Vacas Miguel" w:date="2018-05-14T18:14:00Z">
        <w:r w:rsidRPr="001C194B">
          <w:rPr>
            <w:b/>
            <w:rPrChange w:id="1837" w:author="David Vacas Miguel" w:date="2018-05-14T18:14:00Z">
              <w:rPr/>
            </w:rPrChange>
          </w:rPr>
          <w:t>Figura X.</w:t>
        </w:r>
      </w:ins>
      <w:ins w:id="1838" w:author="David Vacas Miguel" w:date="2018-05-14T18:15:00Z">
        <w:r>
          <w:rPr>
            <w:b/>
          </w:rPr>
          <w:t xml:space="preserve"> </w:t>
        </w:r>
        <w:r>
          <w:t>Aplicación con imagen de datos geométricos activa.</w:t>
        </w:r>
      </w:ins>
      <w:del w:id="1839" w:author="David Vacas Miguel" w:date="2018-04-19T00:36:00Z">
        <w:r w:rsidR="00AD5F04" w:rsidRPr="001C194B" w:rsidDel="00DE1065">
          <w:rPr>
            <w:b/>
            <w:rPrChange w:id="1840" w:author="David Vacas Miguel" w:date="2018-05-14T18:14:00Z">
              <w:rPr/>
            </w:rPrChange>
          </w:rPr>
          <w:br w:type="page"/>
        </w:r>
      </w:del>
    </w:p>
    <w:p w14:paraId="750ABBF5" w14:textId="77777777" w:rsidR="00AD5F04" w:rsidDel="00DE1065" w:rsidRDefault="00AD5F04" w:rsidP="00AD5F04">
      <w:pPr>
        <w:pStyle w:val="TFGtitulo2"/>
        <w:numPr>
          <w:ilvl w:val="0"/>
          <w:numId w:val="15"/>
        </w:numPr>
        <w:rPr>
          <w:del w:id="1841" w:author="David Vacas Miguel" w:date="2018-04-19T00:36:00Z"/>
        </w:rPr>
      </w:pPr>
      <w:bookmarkStart w:id="1842" w:name="_Toc514081313"/>
      <w:r>
        <w:t>Zona derecha: Campos de entrada de datos</w:t>
      </w:r>
      <w:bookmarkEnd w:id="1842"/>
    </w:p>
    <w:p w14:paraId="37D9A861" w14:textId="77777777" w:rsidR="00C936C0" w:rsidRDefault="00C936C0">
      <w:pPr>
        <w:pStyle w:val="TFGtitulo2"/>
        <w:numPr>
          <w:ilvl w:val="0"/>
          <w:numId w:val="15"/>
        </w:numPr>
        <w:pPrChange w:id="1843" w:author="David Vacas Miguel" w:date="2018-04-19T00:36:00Z">
          <w:pPr>
            <w:pStyle w:val="LetranormalTFG"/>
          </w:pPr>
        </w:pPrChange>
      </w:pPr>
      <w:bookmarkStart w:id="1844" w:name="_Toc514081314"/>
      <w:bookmarkEnd w:id="1844"/>
    </w:p>
    <w:p w14:paraId="341D6D2D" w14:textId="6AC355CD" w:rsidR="00C936C0" w:rsidRDefault="00C936C0" w:rsidP="00C936C0">
      <w:pPr>
        <w:pStyle w:val="LetranormalTFG"/>
        <w:rPr>
          <w:ins w:id="1845" w:author="David Vacas Miguel" w:date="2018-05-14T18:31:00Z"/>
        </w:rPr>
      </w:pPr>
      <w:r>
        <w:t>La zona derecha de la aplicación se centra en la recogida de datos del usuario</w:t>
      </w:r>
      <w:ins w:id="1846" w:author="David Vacas Miguel" w:date="2018-05-14T18:20:00Z">
        <w:r w:rsidR="00B13C53">
          <w:t>.</w:t>
        </w:r>
      </w:ins>
      <w:del w:id="1847" w:author="David Vacas Miguel" w:date="2018-05-14T18:20:00Z">
        <w:r w:rsidDel="00B13C53">
          <w:delText xml:space="preserve"> que a continuación se pasa a explicar y el porqué de las decisiones tomadas.</w:delText>
        </w:r>
      </w:del>
    </w:p>
    <w:p w14:paraId="4E9F698F" w14:textId="69AD8C4B" w:rsidR="0078359E" w:rsidRDefault="0078359E" w:rsidP="00C936C0">
      <w:pPr>
        <w:pStyle w:val="LetranormalTFG"/>
        <w:rPr>
          <w:ins w:id="1848" w:author="David Vacas Miguel" w:date="2018-05-14T18:21:00Z"/>
        </w:rPr>
      </w:pPr>
      <w:ins w:id="1849" w:author="David Vacas Miguel" w:date="2018-05-14T18:32:00Z">
        <w:r>
          <w:t xml:space="preserve">Para un mejor entendimiento </w:t>
        </w:r>
      </w:ins>
      <w:ins w:id="1850" w:author="David Vacas Miguel" w:date="2018-05-14T18:35:00Z">
        <w:r>
          <w:t>de los widgets</w:t>
        </w:r>
      </w:ins>
      <w:ins w:id="1851" w:author="David Vacas Miguel" w:date="2018-05-14T18:33:00Z">
        <w:r>
          <w:t xml:space="preserve"> de </w:t>
        </w:r>
      </w:ins>
      <w:ins w:id="1852" w:author="David Vacas Miguel" w:date="2018-05-14T18:34:00Z">
        <w:r>
          <w:t>interacción</w:t>
        </w:r>
      </w:ins>
      <w:ins w:id="1853" w:author="David Vacas Miguel" w:date="2018-05-14T18:33:00Z">
        <w:r>
          <w:t xml:space="preserve"> con el usuario, se ha añadido abreviaturas a cada uno de ellos y la posibilidad de </w:t>
        </w:r>
      </w:ins>
      <w:ins w:id="1854" w:author="David Vacas Miguel" w:date="2018-05-14T18:34:00Z">
        <w:r>
          <w:t>superponer una imagen con las referencias visuales sobre el robot, mas tarde se explica en mas detalle. En la figura X, se muestra esta imagen y una tabla de abreviaturas que explican el significado de cada una de ellas.</w:t>
        </w:r>
      </w:ins>
    </w:p>
    <w:p w14:paraId="15FDCE30" w14:textId="62BF964D" w:rsidR="00B13C53" w:rsidRDefault="0078359E" w:rsidP="00B13C53">
      <w:pPr>
        <w:pStyle w:val="LetranormalTFG"/>
        <w:jc w:val="left"/>
        <w:rPr>
          <w:ins w:id="1855" w:author="David Vacas Miguel" w:date="2018-05-14T18:22:00Z"/>
          <w:b/>
        </w:rPr>
      </w:pPr>
      <w:ins w:id="1856" w:author="David Vacas Miguel" w:date="2018-05-14T18:21:00Z">
        <w:r>
          <w:rPr>
            <w:b/>
            <w:noProof/>
            <w:lang w:eastAsia="es-ES"/>
          </w:rPr>
          <w:lastRenderedPageBreak/>
          <w:drawing>
            <wp:anchor distT="0" distB="0" distL="114300" distR="114300" simplePos="0" relativeHeight="251674624" behindDoc="0" locked="0" layoutInCell="1" allowOverlap="1" wp14:anchorId="4692A3E9" wp14:editId="5F746DF8">
              <wp:simplePos x="0" y="0"/>
              <wp:positionH relativeFrom="column">
                <wp:posOffset>-3283</wp:posOffset>
              </wp:positionH>
              <wp:positionV relativeFrom="paragraph">
                <wp:posOffset>410</wp:posOffset>
              </wp:positionV>
              <wp:extent cx="2950234" cy="3966292"/>
              <wp:effectExtent l="0" t="0" r="2540" b="0"/>
              <wp:wrapSquare wrapText="bothSides"/>
              <wp:docPr id="318" name="Imagen 318" descr="imagenReferencia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nReferenciaRobot"/>
                      <pic:cNvPicPr>
                        <a:picLocks noChangeAspect="1" noChangeArrowheads="1"/>
                      </pic:cNvPicPr>
                    </pic:nvPicPr>
                    <pic:blipFill rotWithShape="1">
                      <a:blip r:embed="rId72">
                        <a:extLst>
                          <a:ext uri="{28A0092B-C50C-407E-A947-70E740481C1C}">
                            <a14:useLocalDpi xmlns:a14="http://schemas.microsoft.com/office/drawing/2010/main" val="0"/>
                          </a:ext>
                        </a:extLst>
                      </a:blip>
                      <a:srcRect t="1128"/>
                      <a:stretch/>
                    </pic:blipFill>
                    <pic:spPr bwMode="auto">
                      <a:xfrm>
                        <a:off x="0" y="0"/>
                        <a:ext cx="2951623" cy="3968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tbl>
      <w:tblPr>
        <w:tblStyle w:val="Tablaconcuadrculaclara"/>
        <w:tblpPr w:leftFromText="141" w:rightFromText="141" w:vertAnchor="text" w:horzAnchor="page" w:tblpX="6250" w:tblpY="16"/>
        <w:tblW w:w="0" w:type="auto"/>
        <w:tblLook w:val="04A0" w:firstRow="1" w:lastRow="0" w:firstColumn="1" w:lastColumn="0" w:noHBand="0" w:noVBand="1"/>
      </w:tblPr>
      <w:tblGrid>
        <w:gridCol w:w="870"/>
        <w:gridCol w:w="2850"/>
        <w:tblGridChange w:id="1857">
          <w:tblGrid>
            <w:gridCol w:w="870"/>
            <w:gridCol w:w="2850"/>
          </w:tblGrid>
        </w:tblGridChange>
      </w:tblGrid>
      <w:tr w:rsidR="0078359E" w14:paraId="2A2A45C8" w14:textId="77777777" w:rsidTr="0078359E">
        <w:trPr>
          <w:trHeight w:val="345"/>
          <w:ins w:id="1858" w:author="David Vacas Miguel" w:date="2018-05-14T18:35:00Z"/>
        </w:trPr>
        <w:tc>
          <w:tcPr>
            <w:tcW w:w="870" w:type="dxa"/>
          </w:tcPr>
          <w:p w14:paraId="076E4775" w14:textId="77777777" w:rsidR="0078359E" w:rsidRPr="003B1B09" w:rsidRDefault="0078359E" w:rsidP="0078359E">
            <w:pPr>
              <w:pStyle w:val="LetranormalTFG"/>
              <w:jc w:val="center"/>
              <w:rPr>
                <w:ins w:id="1859" w:author="David Vacas Miguel" w:date="2018-05-14T18:35:00Z"/>
                <w:b/>
              </w:rPr>
            </w:pPr>
            <w:ins w:id="1860" w:author="David Vacas Miguel" w:date="2018-05-14T18:35:00Z">
              <w:r w:rsidRPr="003B1B09">
                <w:rPr>
                  <w:b/>
                </w:rPr>
                <w:t>WR</w:t>
              </w:r>
            </w:ins>
          </w:p>
        </w:tc>
        <w:tc>
          <w:tcPr>
            <w:tcW w:w="2850" w:type="dxa"/>
          </w:tcPr>
          <w:p w14:paraId="2CB801D0" w14:textId="77777777" w:rsidR="0078359E" w:rsidRDefault="0078359E" w:rsidP="0078359E">
            <w:pPr>
              <w:pStyle w:val="LetranormalTFG"/>
              <w:rPr>
                <w:ins w:id="1861" w:author="David Vacas Miguel" w:date="2018-05-14T18:35:00Z"/>
              </w:rPr>
            </w:pPr>
            <w:ins w:id="1862" w:author="David Vacas Miguel" w:date="2018-05-14T18:35:00Z">
              <w:r>
                <w:t>Radio de las ruedas</w:t>
              </w:r>
            </w:ins>
          </w:p>
        </w:tc>
      </w:tr>
      <w:tr w:rsidR="0078359E" w14:paraId="48E6F228" w14:textId="77777777" w:rsidTr="0078359E">
        <w:trPr>
          <w:trHeight w:val="358"/>
          <w:ins w:id="1863" w:author="David Vacas Miguel" w:date="2018-05-14T18:35:00Z"/>
        </w:trPr>
        <w:tc>
          <w:tcPr>
            <w:tcW w:w="870" w:type="dxa"/>
          </w:tcPr>
          <w:p w14:paraId="32C3CC7E" w14:textId="77777777" w:rsidR="0078359E" w:rsidRPr="003B1B09" w:rsidRDefault="0078359E" w:rsidP="0078359E">
            <w:pPr>
              <w:pStyle w:val="LetranormalTFG"/>
              <w:jc w:val="center"/>
              <w:rPr>
                <w:ins w:id="1864" w:author="David Vacas Miguel" w:date="2018-05-14T18:35:00Z"/>
                <w:b/>
              </w:rPr>
            </w:pPr>
            <w:ins w:id="1865" w:author="David Vacas Miguel" w:date="2018-05-14T18:35:00Z">
              <w:r w:rsidRPr="003B1B09">
                <w:rPr>
                  <w:b/>
                </w:rPr>
                <w:t>WS</w:t>
              </w:r>
            </w:ins>
          </w:p>
        </w:tc>
        <w:tc>
          <w:tcPr>
            <w:tcW w:w="2850" w:type="dxa"/>
          </w:tcPr>
          <w:p w14:paraId="1C88D884" w14:textId="77777777" w:rsidR="0078359E" w:rsidRDefault="0078359E" w:rsidP="0078359E">
            <w:pPr>
              <w:pStyle w:val="LetranormalTFG"/>
              <w:rPr>
                <w:ins w:id="1866" w:author="David Vacas Miguel" w:date="2018-05-14T18:35:00Z"/>
              </w:rPr>
            </w:pPr>
            <w:ins w:id="1867" w:author="David Vacas Miguel" w:date="2018-05-14T18:35:00Z">
              <w:r>
                <w:t>Separación entre las ruedas</w:t>
              </w:r>
            </w:ins>
          </w:p>
        </w:tc>
      </w:tr>
      <w:tr w:rsidR="0078359E" w14:paraId="4476994D" w14:textId="77777777" w:rsidTr="0078359E">
        <w:trPr>
          <w:trHeight w:val="691"/>
          <w:ins w:id="1868" w:author="David Vacas Miguel" w:date="2018-05-14T18:35:00Z"/>
        </w:trPr>
        <w:tc>
          <w:tcPr>
            <w:tcW w:w="870" w:type="dxa"/>
          </w:tcPr>
          <w:p w14:paraId="5EE4B6D4" w14:textId="77777777" w:rsidR="0078359E" w:rsidRPr="003B1B09" w:rsidRDefault="0078359E" w:rsidP="0078359E">
            <w:pPr>
              <w:pStyle w:val="LetranormalTFG"/>
              <w:jc w:val="center"/>
              <w:rPr>
                <w:ins w:id="1869" w:author="David Vacas Miguel" w:date="2018-05-14T18:35:00Z"/>
                <w:b/>
              </w:rPr>
            </w:pPr>
            <w:ins w:id="1870" w:author="David Vacas Miguel" w:date="2018-05-14T18:35:00Z">
              <w:r w:rsidRPr="003B1B09">
                <w:rPr>
                  <w:b/>
                </w:rPr>
                <w:t>WD</w:t>
              </w:r>
            </w:ins>
          </w:p>
        </w:tc>
        <w:tc>
          <w:tcPr>
            <w:tcW w:w="2850" w:type="dxa"/>
          </w:tcPr>
          <w:p w14:paraId="0746DC1B" w14:textId="77777777" w:rsidR="0078359E" w:rsidRDefault="0078359E" w:rsidP="0078359E">
            <w:pPr>
              <w:pStyle w:val="LetranormalTFG"/>
              <w:rPr>
                <w:ins w:id="1871" w:author="David Vacas Miguel" w:date="2018-05-14T18:35:00Z"/>
              </w:rPr>
            </w:pPr>
            <w:ins w:id="1872" w:author="David Vacas Miguel" w:date="2018-05-14T18:35:00Z">
              <w:r>
                <w:t>Distancia desde el borde del robot a las ruedas</w:t>
              </w:r>
            </w:ins>
          </w:p>
        </w:tc>
      </w:tr>
      <w:tr w:rsidR="0078359E" w14:paraId="63EF6B5C" w14:textId="77777777" w:rsidTr="0078359E">
        <w:trPr>
          <w:trHeight w:val="358"/>
          <w:ins w:id="1873" w:author="David Vacas Miguel" w:date="2018-05-14T18:35:00Z"/>
        </w:trPr>
        <w:tc>
          <w:tcPr>
            <w:tcW w:w="870" w:type="dxa"/>
          </w:tcPr>
          <w:p w14:paraId="14E4003C" w14:textId="77777777" w:rsidR="0078359E" w:rsidRPr="003B1B09" w:rsidRDefault="0078359E" w:rsidP="0078359E">
            <w:pPr>
              <w:pStyle w:val="LetranormalTFG"/>
              <w:jc w:val="center"/>
              <w:rPr>
                <w:ins w:id="1874" w:author="David Vacas Miguel" w:date="2018-05-14T18:35:00Z"/>
                <w:b/>
              </w:rPr>
            </w:pPr>
            <w:ins w:id="1875" w:author="David Vacas Miguel" w:date="2018-05-14T18:35:00Z">
              <w:r w:rsidRPr="003B1B09">
                <w:rPr>
                  <w:b/>
                </w:rPr>
                <w:t>L</w:t>
              </w:r>
            </w:ins>
          </w:p>
        </w:tc>
        <w:tc>
          <w:tcPr>
            <w:tcW w:w="2850" w:type="dxa"/>
          </w:tcPr>
          <w:p w14:paraId="09E9A86F" w14:textId="77777777" w:rsidR="0078359E" w:rsidRDefault="0078359E" w:rsidP="0078359E">
            <w:pPr>
              <w:pStyle w:val="LetranormalTFG"/>
              <w:rPr>
                <w:ins w:id="1876" w:author="David Vacas Miguel" w:date="2018-05-14T18:35:00Z"/>
              </w:rPr>
            </w:pPr>
            <w:ins w:id="1877" w:author="David Vacas Miguel" w:date="2018-05-14T18:35:00Z">
              <w:r>
                <w:t>Largo del robot</w:t>
              </w:r>
            </w:ins>
          </w:p>
        </w:tc>
      </w:tr>
      <w:tr w:rsidR="0078359E" w14:paraId="0C0DED75" w14:textId="77777777" w:rsidTr="0078359E">
        <w:trPr>
          <w:trHeight w:val="345"/>
          <w:ins w:id="1878" w:author="David Vacas Miguel" w:date="2018-05-14T18:35:00Z"/>
        </w:trPr>
        <w:tc>
          <w:tcPr>
            <w:tcW w:w="870" w:type="dxa"/>
          </w:tcPr>
          <w:p w14:paraId="72F69BBC" w14:textId="77777777" w:rsidR="0078359E" w:rsidRPr="003B1B09" w:rsidRDefault="0078359E" w:rsidP="0078359E">
            <w:pPr>
              <w:pStyle w:val="LetranormalTFG"/>
              <w:jc w:val="center"/>
              <w:rPr>
                <w:ins w:id="1879" w:author="David Vacas Miguel" w:date="2018-05-14T18:35:00Z"/>
                <w:b/>
              </w:rPr>
            </w:pPr>
            <w:ins w:id="1880" w:author="David Vacas Miguel" w:date="2018-05-14T18:35:00Z">
              <w:r w:rsidRPr="003B1B09">
                <w:rPr>
                  <w:b/>
                </w:rPr>
                <w:t>A</w:t>
              </w:r>
            </w:ins>
          </w:p>
        </w:tc>
        <w:tc>
          <w:tcPr>
            <w:tcW w:w="2850" w:type="dxa"/>
          </w:tcPr>
          <w:p w14:paraId="79C16A0A" w14:textId="77777777" w:rsidR="0078359E" w:rsidRDefault="0078359E" w:rsidP="0078359E">
            <w:pPr>
              <w:pStyle w:val="LetranormalTFG"/>
              <w:rPr>
                <w:ins w:id="1881" w:author="David Vacas Miguel" w:date="2018-05-14T18:35:00Z"/>
              </w:rPr>
            </w:pPr>
            <w:ins w:id="1882" w:author="David Vacas Miguel" w:date="2018-05-14T18:35:00Z">
              <w:r>
                <w:t>Ancho del robot</w:t>
              </w:r>
            </w:ins>
          </w:p>
        </w:tc>
      </w:tr>
      <w:tr w:rsidR="0078359E" w14:paraId="7C75A784" w14:textId="77777777" w:rsidTr="0078359E">
        <w:trPr>
          <w:trHeight w:val="704"/>
          <w:ins w:id="1883" w:author="David Vacas Miguel" w:date="2018-05-14T18:35:00Z"/>
        </w:trPr>
        <w:tc>
          <w:tcPr>
            <w:tcW w:w="870" w:type="dxa"/>
          </w:tcPr>
          <w:p w14:paraId="0D5B63AB" w14:textId="77777777" w:rsidR="0078359E" w:rsidRPr="003B1B09" w:rsidRDefault="0078359E" w:rsidP="0078359E">
            <w:pPr>
              <w:pStyle w:val="LetranormalTFG"/>
              <w:jc w:val="center"/>
              <w:rPr>
                <w:ins w:id="1884" w:author="David Vacas Miguel" w:date="2018-05-14T18:35:00Z"/>
                <w:b/>
              </w:rPr>
            </w:pPr>
            <w:ins w:id="1885" w:author="David Vacas Miguel" w:date="2018-05-14T18:35:00Z">
              <w:r w:rsidRPr="003B1B09">
                <w:rPr>
                  <w:b/>
                </w:rPr>
                <w:t>SD</w:t>
              </w:r>
            </w:ins>
          </w:p>
        </w:tc>
        <w:tc>
          <w:tcPr>
            <w:tcW w:w="2850" w:type="dxa"/>
          </w:tcPr>
          <w:p w14:paraId="060B5983" w14:textId="77777777" w:rsidR="0078359E" w:rsidRDefault="0078359E" w:rsidP="0078359E">
            <w:pPr>
              <w:pStyle w:val="LetranormalTFG"/>
              <w:rPr>
                <w:ins w:id="1886" w:author="David Vacas Miguel" w:date="2018-05-14T18:35:00Z"/>
              </w:rPr>
            </w:pPr>
            <w:ins w:id="1887" w:author="David Vacas Miguel" w:date="2018-05-14T18:35:00Z">
              <w:r>
                <w:t>Distancia desde el borde del robot a los sensores</w:t>
              </w:r>
            </w:ins>
          </w:p>
        </w:tc>
      </w:tr>
      <w:tr w:rsidR="0078359E" w14:paraId="39372F0A" w14:textId="77777777" w:rsidTr="0078359E">
        <w:trPr>
          <w:trHeight w:val="429"/>
          <w:ins w:id="1888" w:author="David Vacas Miguel" w:date="2018-05-14T18:35:00Z"/>
        </w:trPr>
        <w:tc>
          <w:tcPr>
            <w:tcW w:w="870" w:type="dxa"/>
          </w:tcPr>
          <w:p w14:paraId="48A8643F" w14:textId="77777777" w:rsidR="0078359E" w:rsidRPr="003B1B09" w:rsidRDefault="0078359E" w:rsidP="0078359E">
            <w:pPr>
              <w:pStyle w:val="LetranormalTFG"/>
              <w:jc w:val="center"/>
              <w:rPr>
                <w:ins w:id="1889" w:author="David Vacas Miguel" w:date="2018-05-14T18:35:00Z"/>
                <w:b/>
              </w:rPr>
            </w:pPr>
            <w:ins w:id="1890" w:author="David Vacas Miguel" w:date="2018-05-14T18:35:00Z">
              <w:r w:rsidRPr="003B1B09">
                <w:rPr>
                  <w:b/>
                </w:rPr>
                <w:t>SS</w:t>
              </w:r>
            </w:ins>
          </w:p>
        </w:tc>
        <w:tc>
          <w:tcPr>
            <w:tcW w:w="2850" w:type="dxa"/>
          </w:tcPr>
          <w:p w14:paraId="7F1A90EF" w14:textId="77777777" w:rsidR="0078359E" w:rsidRDefault="0078359E" w:rsidP="0078359E">
            <w:pPr>
              <w:pStyle w:val="LetranormalTFG"/>
              <w:rPr>
                <w:ins w:id="1891" w:author="David Vacas Miguel" w:date="2018-05-14T18:35:00Z"/>
              </w:rPr>
            </w:pPr>
            <w:ins w:id="1892" w:author="David Vacas Miguel" w:date="2018-05-14T18:35:00Z">
              <w:r>
                <w:t>Separación entre los sensores</w:t>
              </w:r>
            </w:ins>
          </w:p>
        </w:tc>
      </w:tr>
    </w:tbl>
    <w:p w14:paraId="1F713027" w14:textId="36C7470F" w:rsidR="00B13C53" w:rsidRDefault="00B13C53" w:rsidP="00B13C53">
      <w:pPr>
        <w:pStyle w:val="LetranormalTFG"/>
        <w:jc w:val="left"/>
        <w:rPr>
          <w:ins w:id="1893" w:author="David Vacas Miguel" w:date="2018-05-14T18:21:00Z"/>
          <w:b/>
        </w:rPr>
        <w:pPrChange w:id="1894" w:author="David Vacas Miguel" w:date="2018-05-14T18:22:00Z">
          <w:pPr>
            <w:pStyle w:val="LetranormalTFG"/>
            <w:jc w:val="center"/>
          </w:pPr>
        </w:pPrChange>
      </w:pPr>
    </w:p>
    <w:p w14:paraId="47ABBDD9" w14:textId="77777777" w:rsidR="00B13C53" w:rsidRDefault="00B13C53" w:rsidP="00B13C53">
      <w:pPr>
        <w:pStyle w:val="LetranormalTFG"/>
        <w:jc w:val="center"/>
        <w:rPr>
          <w:ins w:id="1895" w:author="David Vacas Miguel" w:date="2018-05-14T18:23:00Z"/>
          <w:b/>
        </w:rPr>
      </w:pPr>
    </w:p>
    <w:p w14:paraId="49D3A4B5" w14:textId="77777777" w:rsidR="00B13C53" w:rsidRDefault="00B13C53" w:rsidP="00B13C53">
      <w:pPr>
        <w:pStyle w:val="LetranormalTFG"/>
        <w:jc w:val="center"/>
        <w:rPr>
          <w:ins w:id="1896" w:author="David Vacas Miguel" w:date="2018-05-14T18:23:00Z"/>
          <w:b/>
        </w:rPr>
      </w:pPr>
    </w:p>
    <w:p w14:paraId="7C76FF86" w14:textId="77777777" w:rsidR="00B13C53" w:rsidRDefault="00B13C53" w:rsidP="00B13C53">
      <w:pPr>
        <w:pStyle w:val="LetranormalTFG"/>
        <w:jc w:val="center"/>
        <w:rPr>
          <w:ins w:id="1897" w:author="David Vacas Miguel" w:date="2018-05-14T18:23:00Z"/>
          <w:b/>
        </w:rPr>
      </w:pPr>
    </w:p>
    <w:p w14:paraId="32553C70" w14:textId="77777777" w:rsidR="00B13C53" w:rsidRDefault="00B13C53" w:rsidP="00B13C53">
      <w:pPr>
        <w:pStyle w:val="LetranormalTFG"/>
        <w:jc w:val="center"/>
        <w:rPr>
          <w:ins w:id="1898" w:author="David Vacas Miguel" w:date="2018-05-14T18:23:00Z"/>
          <w:b/>
        </w:rPr>
      </w:pPr>
    </w:p>
    <w:p w14:paraId="0FE71134" w14:textId="77777777" w:rsidR="00B13C53" w:rsidRDefault="00B13C53" w:rsidP="00B13C53">
      <w:pPr>
        <w:pStyle w:val="LetranormalTFG"/>
        <w:jc w:val="center"/>
        <w:rPr>
          <w:ins w:id="1899" w:author="David Vacas Miguel" w:date="2018-05-14T18:23:00Z"/>
          <w:b/>
        </w:rPr>
      </w:pPr>
    </w:p>
    <w:p w14:paraId="3F56C587" w14:textId="77777777" w:rsidR="00B13C53" w:rsidRDefault="00B13C53" w:rsidP="00B13C53">
      <w:pPr>
        <w:pStyle w:val="LetranormalTFG"/>
        <w:jc w:val="center"/>
        <w:rPr>
          <w:ins w:id="1900" w:author="David Vacas Miguel" w:date="2018-05-14T18:23:00Z"/>
          <w:b/>
        </w:rPr>
      </w:pPr>
    </w:p>
    <w:p w14:paraId="243E2677" w14:textId="77777777" w:rsidR="00B13C53" w:rsidRDefault="00B13C53" w:rsidP="00B13C53">
      <w:pPr>
        <w:pStyle w:val="LetranormalTFG"/>
        <w:jc w:val="center"/>
        <w:rPr>
          <w:ins w:id="1901" w:author="David Vacas Miguel" w:date="2018-05-14T18:23:00Z"/>
          <w:b/>
        </w:rPr>
      </w:pPr>
    </w:p>
    <w:p w14:paraId="326AFFD6" w14:textId="77777777" w:rsidR="00B13C53" w:rsidRDefault="00B13C53" w:rsidP="00B13C53">
      <w:pPr>
        <w:pStyle w:val="LetranormalTFG"/>
        <w:jc w:val="center"/>
        <w:rPr>
          <w:ins w:id="1902" w:author="David Vacas Miguel" w:date="2018-05-14T18:23:00Z"/>
          <w:b/>
        </w:rPr>
      </w:pPr>
    </w:p>
    <w:p w14:paraId="77825F7E" w14:textId="77777777" w:rsidR="00B13C53" w:rsidRDefault="00B13C53" w:rsidP="00B13C53">
      <w:pPr>
        <w:pStyle w:val="LetranormalTFG"/>
        <w:jc w:val="center"/>
        <w:rPr>
          <w:ins w:id="1903" w:author="David Vacas Miguel" w:date="2018-05-14T18:23:00Z"/>
          <w:b/>
        </w:rPr>
      </w:pPr>
    </w:p>
    <w:p w14:paraId="2595F4A0" w14:textId="77777777" w:rsidR="00B13C53" w:rsidRDefault="00B13C53" w:rsidP="00B13C53">
      <w:pPr>
        <w:pStyle w:val="LetranormalTFG"/>
        <w:jc w:val="center"/>
        <w:rPr>
          <w:ins w:id="1904" w:author="David Vacas Miguel" w:date="2018-05-14T18:23:00Z"/>
          <w:b/>
        </w:rPr>
      </w:pPr>
    </w:p>
    <w:p w14:paraId="54511B56" w14:textId="5434EEFE" w:rsidR="00B13C53" w:rsidRDefault="00B13C53" w:rsidP="00B13C53">
      <w:pPr>
        <w:pStyle w:val="LetranormalTFG"/>
        <w:jc w:val="center"/>
        <w:rPr>
          <w:ins w:id="1905" w:author="David Vacas Miguel" w:date="2018-05-14T18:21:00Z"/>
        </w:rPr>
      </w:pPr>
      <w:ins w:id="1906" w:author="David Vacas Miguel" w:date="2018-05-14T18:21:00Z">
        <w:r>
          <w:rPr>
            <w:b/>
          </w:rPr>
          <w:t xml:space="preserve">Figura </w:t>
        </w:r>
      </w:ins>
      <w:ins w:id="1907" w:author="David Vacas Miguel" w:date="2018-05-14T18:26:00Z">
        <w:r>
          <w:rPr>
            <w:b/>
          </w:rPr>
          <w:t>X</w:t>
        </w:r>
      </w:ins>
      <w:ins w:id="1908" w:author="David Vacas Miguel" w:date="2018-05-14T18:21:00Z">
        <w:r>
          <w:rPr>
            <w:b/>
          </w:rPr>
          <w:t>.</w:t>
        </w:r>
        <w:r>
          <w:t xml:space="preserve"> </w:t>
        </w:r>
      </w:ins>
      <w:ins w:id="1909" w:author="David Vacas Miguel" w:date="2018-05-14T18:30:00Z">
        <w:r>
          <w:t>Imagen</w:t>
        </w:r>
        <w:r w:rsidR="0078359E">
          <w:t xml:space="preserve"> de referencia sobre datos geométricos del robot</w:t>
        </w:r>
        <w:r>
          <w:t xml:space="preserve"> </w:t>
        </w:r>
        <w:r w:rsidR="0078359E">
          <w:t>y tabla de abreviaturas</w:t>
        </w:r>
      </w:ins>
      <w:ins w:id="1910" w:author="David Vacas Miguel" w:date="2018-05-14T18:21:00Z">
        <w:r>
          <w:t>.</w:t>
        </w:r>
      </w:ins>
    </w:p>
    <w:p w14:paraId="32D48EA5" w14:textId="77777777" w:rsidR="00B13C53" w:rsidRDefault="00B13C53" w:rsidP="00C936C0">
      <w:pPr>
        <w:pStyle w:val="LetranormalTFG"/>
      </w:pPr>
    </w:p>
    <w:p w14:paraId="67F22C50" w14:textId="4111C8D5" w:rsidR="00C936C0" w:rsidRDefault="00C936C0" w:rsidP="00C936C0">
      <w:pPr>
        <w:pStyle w:val="LetranormalTFG"/>
      </w:pPr>
      <w:del w:id="1911" w:author="David Vacas Miguel" w:date="2018-05-14T18:19:00Z">
        <w:r w:rsidDel="0013337C">
          <w:delText xml:space="preserve">El archivo que contiene toda la información sobre la interfaz y sus widgets es “MainWindow.ui”. </w:delText>
        </w:r>
      </w:del>
      <w:r>
        <w:t>Para comenzar se decidió que la parte donde se realiza la simulación ocupara cerca del 75% de la aplicación puesto que es la parte más importante, el lugar donde más tiempo se estará observando y donde más detalles hay que fijarse</w:t>
      </w:r>
      <w:r w:rsidR="007174D3">
        <w:t>, la comentada en el punto anterior</w:t>
      </w:r>
      <w:r>
        <w:t>.</w:t>
      </w:r>
    </w:p>
    <w:p w14:paraId="509AF884" w14:textId="77777777" w:rsidR="00C936C0" w:rsidRDefault="00C936C0" w:rsidP="00C936C0">
      <w:pPr>
        <w:pStyle w:val="LetranormalTFG"/>
      </w:pPr>
      <w:r>
        <w:t xml:space="preserve">Una vez entrada en la parte de interacción con el usuario se decidió que estuviera a la derecha por similitud a la mayor parte de aplicaciones encontradas y por lo tanto que le resultara más natural al usuario el acceso a esta. Además, todas las </w:t>
      </w:r>
      <w:proofErr w:type="spellStart"/>
      <w:r>
        <w:t>labels</w:t>
      </w:r>
      <w:proofErr w:type="spellEnd"/>
      <w:r>
        <w:t xml:space="preserve"> estarán en inglés puesto que este es el idioma más hablado y por tanto dota a la aplicación de una mayor usabilidad.</w:t>
      </w:r>
    </w:p>
    <w:p w14:paraId="643CB8AB" w14:textId="77777777" w:rsidR="00C936C0" w:rsidRDefault="00C936C0" w:rsidP="00C936C0">
      <w:pPr>
        <w:pStyle w:val="LetranormalTFG"/>
      </w:pPr>
      <w:r>
        <w:t xml:space="preserve">A continuación, se decidió por incluir los inputs en grupos de conceptos similares, como el grupo de las ruedas, el de los sensores y el del tamaño del robot. En el caso de las ruedas se decidió por utilizar tres inputs con sus respectivos </w:t>
      </w:r>
      <w:proofErr w:type="spellStart"/>
      <w:r>
        <w:t>labels</w:t>
      </w:r>
      <w:proofErr w:type="spellEnd"/>
      <w:r>
        <w:t xml:space="preserve"> en diferentes </w:t>
      </w:r>
      <w:r>
        <w:lastRenderedPageBreak/>
        <w:t xml:space="preserve">niveles, como se observa en la figura </w:t>
      </w:r>
      <w:ins w:id="1912" w:author="David Vacas Miguel" w:date="2018-04-19T01:12:00Z">
        <w:r w:rsidR="00DC5F1F">
          <w:t>20</w:t>
        </w:r>
      </w:ins>
      <w:del w:id="1913" w:author="David Vacas Miguel" w:date="2018-04-19T01:12:00Z">
        <w:r w:rsidR="003278DE" w:rsidDel="00DC5F1F">
          <w:delText>1</w:delText>
        </w:r>
      </w:del>
      <w:del w:id="1914" w:author="David Vacas Miguel" w:date="2018-04-19T01:11:00Z">
        <w:r w:rsidR="003278DE" w:rsidDel="00DC5F1F">
          <w:delText>7</w:delText>
        </w:r>
      </w:del>
      <w:r>
        <w:t xml:space="preserve">, puesto que la unión de los 3 parámetros de las ruedas en un mismo nivel no resultaba fácil de visualizar. </w:t>
      </w:r>
    </w:p>
    <w:p w14:paraId="0885545D" w14:textId="77777777" w:rsidR="00C936C0" w:rsidRDefault="00C936C0" w:rsidP="00C936C0">
      <w:pPr>
        <w:pStyle w:val="LetranormalTFG"/>
      </w:pPr>
    </w:p>
    <w:p w14:paraId="7E0217E6" w14:textId="77777777" w:rsidR="00C936C0" w:rsidRDefault="00C936C0" w:rsidP="00C936C0">
      <w:pPr>
        <w:pStyle w:val="LetranormalTFG"/>
        <w:jc w:val="center"/>
      </w:pPr>
      <w:r>
        <w:rPr>
          <w:noProof/>
          <w:lang w:eastAsia="es-ES"/>
        </w:rPr>
        <w:drawing>
          <wp:inline distT="0" distB="0" distL="0" distR="0" wp14:anchorId="3C600050" wp14:editId="49F8CC1D">
            <wp:extent cx="3905250" cy="1343025"/>
            <wp:effectExtent l="0" t="0" r="0" b="9525"/>
            <wp:docPr id="295" name="Imagen 295" descr="uiRue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uiRueda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05250" cy="1343025"/>
                    </a:xfrm>
                    <a:prstGeom prst="rect">
                      <a:avLst/>
                    </a:prstGeom>
                    <a:noFill/>
                    <a:ln>
                      <a:noFill/>
                    </a:ln>
                  </pic:spPr>
                </pic:pic>
              </a:graphicData>
            </a:graphic>
          </wp:inline>
        </w:drawing>
      </w:r>
    </w:p>
    <w:p w14:paraId="315BC186" w14:textId="77777777" w:rsidR="00C936C0" w:rsidRDefault="00C936C0" w:rsidP="00C936C0">
      <w:pPr>
        <w:pStyle w:val="LetranormalTFG"/>
        <w:jc w:val="center"/>
      </w:pPr>
      <w:r>
        <w:rPr>
          <w:b/>
        </w:rPr>
        <w:t xml:space="preserve">Figura </w:t>
      </w:r>
      <w:del w:id="1915" w:author="David Vacas Miguel" w:date="2018-04-19T01:12:00Z">
        <w:r w:rsidR="003278DE" w:rsidDel="00DC5F1F">
          <w:rPr>
            <w:b/>
          </w:rPr>
          <w:delText>17</w:delText>
        </w:r>
      </w:del>
      <w:ins w:id="1916" w:author="David Vacas Miguel" w:date="2018-04-19T01:12:00Z">
        <w:r w:rsidR="00DC5F1F">
          <w:rPr>
            <w:b/>
          </w:rPr>
          <w:t>20</w:t>
        </w:r>
      </w:ins>
      <w:r w:rsidRPr="00CA26A8">
        <w:rPr>
          <w:b/>
        </w:rPr>
        <w:t>.</w:t>
      </w:r>
      <w:r>
        <w:t xml:space="preserve"> Paquete de ruedas en tres niveles.</w:t>
      </w:r>
    </w:p>
    <w:p w14:paraId="281C0BF8" w14:textId="77777777" w:rsidR="00C936C0" w:rsidRDefault="00C936C0" w:rsidP="00C936C0">
      <w:pPr>
        <w:pStyle w:val="LetranormalTFG"/>
      </w:pPr>
    </w:p>
    <w:p w14:paraId="5703FE36" w14:textId="77777777" w:rsidR="00C936C0" w:rsidRDefault="00C936C0" w:rsidP="00C936C0">
      <w:pPr>
        <w:pStyle w:val="LetranormalTFG"/>
      </w:pPr>
      <w:r>
        <w:t>Después de las ruedas viene un parámetro que comparten las ruedas y el robot, que es la distancia a la que se sitúan las ruedas desde el extremo superior del robot. Por lo tanto, este parámetro debía estar situado entre los parámetros de las ruedas y los del robot.</w:t>
      </w:r>
    </w:p>
    <w:p w14:paraId="4F3C44A5" w14:textId="77777777" w:rsidR="00C936C0" w:rsidRDefault="00C936C0" w:rsidP="00C936C0">
      <w:pPr>
        <w:pStyle w:val="LetranormalTFG"/>
      </w:pPr>
      <w:r>
        <w:t xml:space="preserve">Al contrario que para las ruedas, para el tamaño del robot y los parámetros de los sensores, se agruparon en 2 en un mismo nivel puesto que así se asimila a simple vista que esos parámetros están relacionados, como se ve en la figura </w:t>
      </w:r>
      <w:del w:id="1917" w:author="David Vacas Miguel" w:date="2018-04-19T01:12:00Z">
        <w:r w:rsidR="003278DE" w:rsidDel="00DC5F1F">
          <w:delText>18</w:delText>
        </w:r>
      </w:del>
      <w:ins w:id="1918" w:author="David Vacas Miguel" w:date="2018-04-19T01:12:00Z">
        <w:r w:rsidR="00DC5F1F">
          <w:t>21</w:t>
        </w:r>
      </w:ins>
      <w:r>
        <w:t>.</w:t>
      </w:r>
    </w:p>
    <w:p w14:paraId="56223E6A" w14:textId="77777777" w:rsidR="00C936C0" w:rsidRDefault="00C936C0" w:rsidP="00C936C0">
      <w:pPr>
        <w:pStyle w:val="LetranormalTFG"/>
      </w:pPr>
    </w:p>
    <w:p w14:paraId="7AC1457E" w14:textId="77777777" w:rsidR="00C936C0" w:rsidRDefault="00C936C0" w:rsidP="00C936C0">
      <w:pPr>
        <w:pStyle w:val="LetranormalTFG"/>
        <w:jc w:val="center"/>
      </w:pPr>
      <w:r>
        <w:rPr>
          <w:noProof/>
          <w:lang w:eastAsia="es-ES"/>
        </w:rPr>
        <w:drawing>
          <wp:inline distT="0" distB="0" distL="0" distR="0" wp14:anchorId="68BB4036" wp14:editId="729B42FD">
            <wp:extent cx="3933825" cy="504825"/>
            <wp:effectExtent l="0" t="0" r="9525" b="9525"/>
            <wp:docPr id="294" name="Imagen 294" descr="ui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uiRobo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33825" cy="504825"/>
                    </a:xfrm>
                    <a:prstGeom prst="rect">
                      <a:avLst/>
                    </a:prstGeom>
                    <a:noFill/>
                    <a:ln>
                      <a:noFill/>
                    </a:ln>
                  </pic:spPr>
                </pic:pic>
              </a:graphicData>
            </a:graphic>
          </wp:inline>
        </w:drawing>
      </w:r>
    </w:p>
    <w:p w14:paraId="6393DC92" w14:textId="77777777" w:rsidR="00C936C0" w:rsidRDefault="00C936C0" w:rsidP="00C936C0">
      <w:pPr>
        <w:pStyle w:val="LetranormalTFG"/>
        <w:jc w:val="center"/>
      </w:pPr>
      <w:r>
        <w:rPr>
          <w:b/>
        </w:rPr>
        <w:t xml:space="preserve">Figura </w:t>
      </w:r>
      <w:del w:id="1919" w:author="David Vacas Miguel" w:date="2018-04-19T01:12:00Z">
        <w:r w:rsidR="003278DE" w:rsidDel="00DC5F1F">
          <w:rPr>
            <w:b/>
          </w:rPr>
          <w:delText>18</w:delText>
        </w:r>
      </w:del>
      <w:ins w:id="1920" w:author="David Vacas Miguel" w:date="2018-04-19T01:12:00Z">
        <w:r w:rsidR="00DC5F1F">
          <w:rPr>
            <w:b/>
          </w:rPr>
          <w:t>21</w:t>
        </w:r>
      </w:ins>
      <w:r w:rsidRPr="00CA26A8">
        <w:rPr>
          <w:b/>
        </w:rPr>
        <w:t>.</w:t>
      </w:r>
      <w:r>
        <w:t xml:space="preserve"> Paquete de dimensiones del robot en un nivel</w:t>
      </w:r>
    </w:p>
    <w:p w14:paraId="3A81B929" w14:textId="77777777" w:rsidR="00C936C0" w:rsidRDefault="00C936C0" w:rsidP="00C936C0">
      <w:pPr>
        <w:pStyle w:val="LetranormalTFG"/>
        <w:jc w:val="center"/>
      </w:pPr>
    </w:p>
    <w:p w14:paraId="2C15FA14" w14:textId="77777777" w:rsidR="0043586D" w:rsidRDefault="00C936C0" w:rsidP="00C936C0">
      <w:pPr>
        <w:pStyle w:val="LetranormalTFG"/>
        <w:rPr>
          <w:ins w:id="1921" w:author="David Vacas Miguel" w:date="2018-05-14T18:42:00Z"/>
        </w:rPr>
      </w:pPr>
      <w:r>
        <w:t xml:space="preserve">Hasta aquí están los parámetros de entrada necesarios para la simulación del robot (a excepción del circuito). Por tanto, ahora deberían entrar las opciones de la aplicación que no son directamente relevantes para la simulación de la aplicación, en primer lugar, puedes encontrar </w:t>
      </w:r>
      <w:proofErr w:type="gramStart"/>
      <w:r>
        <w:t>dos radio</w:t>
      </w:r>
      <w:proofErr w:type="gramEnd"/>
      <w:r>
        <w:t xml:space="preserve"> </w:t>
      </w:r>
      <w:proofErr w:type="spellStart"/>
      <w:r>
        <w:t>buttons</w:t>
      </w:r>
      <w:proofErr w:type="spellEnd"/>
      <w:r>
        <w:t xml:space="preserve"> que deciden si el usuario desea la vista perspectiva u ortográfica</w:t>
      </w:r>
      <w:ins w:id="1922" w:author="David Vacas Miguel" w:date="2018-05-14T18:40:00Z">
        <w:r w:rsidR="009C288A">
          <w:t>, como se puede observar en la figura X</w:t>
        </w:r>
      </w:ins>
      <w:r>
        <w:t>.</w:t>
      </w:r>
    </w:p>
    <w:p w14:paraId="475E4CE7" w14:textId="77777777" w:rsidR="003037FF" w:rsidRDefault="003037FF" w:rsidP="005A5145">
      <w:pPr>
        <w:pStyle w:val="LetranormalTFG"/>
        <w:jc w:val="center"/>
        <w:rPr>
          <w:ins w:id="1923" w:author="David Vacas Miguel" w:date="2018-05-14T19:01:00Z"/>
          <w:noProof/>
        </w:rPr>
      </w:pPr>
    </w:p>
    <w:p w14:paraId="5E8C9570" w14:textId="0E0DED89" w:rsidR="005A5145" w:rsidRDefault="005A5145" w:rsidP="005A5145">
      <w:pPr>
        <w:pStyle w:val="LetranormalTFG"/>
        <w:jc w:val="center"/>
        <w:rPr>
          <w:ins w:id="1924" w:author="David Vacas Miguel" w:date="2018-05-14T19:01:00Z"/>
          <w:noProof/>
        </w:rPr>
      </w:pPr>
      <w:ins w:id="1925" w:author="David Vacas Miguel" w:date="2018-05-14T19:00:00Z">
        <w:r>
          <w:rPr>
            <w:noProof/>
          </w:rPr>
          <w:lastRenderedPageBreak/>
          <w:drawing>
            <wp:inline distT="0" distB="0" distL="0" distR="0" wp14:anchorId="0B52510D" wp14:editId="60089E2C">
              <wp:extent cx="2575059" cy="189782"/>
              <wp:effectExtent l="0" t="0" r="0" b="127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71">
                        <a:extLst>
                          <a:ext uri="{28A0092B-C50C-407E-A947-70E740481C1C}">
                            <a14:useLocalDpi xmlns:a14="http://schemas.microsoft.com/office/drawing/2010/main" val="0"/>
                          </a:ext>
                        </a:extLst>
                      </a:blip>
                      <a:srcRect l="63718" t="41940" r="10941" b="55235"/>
                      <a:stretch/>
                    </pic:blipFill>
                    <pic:spPr bwMode="auto">
                      <a:xfrm>
                        <a:off x="0" y="0"/>
                        <a:ext cx="2736659" cy="201692"/>
                      </a:xfrm>
                      <a:prstGeom prst="rect">
                        <a:avLst/>
                      </a:prstGeom>
                      <a:noFill/>
                      <a:ln>
                        <a:noFill/>
                      </a:ln>
                      <a:extLst>
                        <a:ext uri="{53640926-AAD7-44D8-BBD7-CCE9431645EC}">
                          <a14:shadowObscured xmlns:a14="http://schemas.microsoft.com/office/drawing/2010/main"/>
                        </a:ext>
                      </a:extLst>
                    </pic:spPr>
                  </pic:pic>
                </a:graphicData>
              </a:graphic>
            </wp:inline>
          </w:drawing>
        </w:r>
      </w:ins>
    </w:p>
    <w:p w14:paraId="64802A6D" w14:textId="07B9133C" w:rsidR="003037FF" w:rsidRDefault="003037FF" w:rsidP="005A5145">
      <w:pPr>
        <w:pStyle w:val="LetranormalTFG"/>
        <w:jc w:val="center"/>
        <w:rPr>
          <w:ins w:id="1926" w:author="David Vacas Miguel" w:date="2018-05-14T19:01:00Z"/>
          <w:noProof/>
        </w:rPr>
      </w:pPr>
      <w:ins w:id="1927" w:author="David Vacas Miguel" w:date="2018-05-14T19:01:00Z">
        <w:r w:rsidRPr="003037FF">
          <w:rPr>
            <w:b/>
            <w:noProof/>
            <w:rPrChange w:id="1928" w:author="David Vacas Miguel" w:date="2018-05-14T19:01:00Z">
              <w:rPr>
                <w:noProof/>
              </w:rPr>
            </w:rPrChange>
          </w:rPr>
          <w:t>Figura X.</w:t>
        </w:r>
        <w:r>
          <w:rPr>
            <w:noProof/>
          </w:rPr>
          <w:t xml:space="preserve"> Radio buttons para elegir tipo de proyección.</w:t>
        </w:r>
      </w:ins>
    </w:p>
    <w:p w14:paraId="6223AC0D" w14:textId="77777777" w:rsidR="003037FF" w:rsidRDefault="003037FF" w:rsidP="005A5145">
      <w:pPr>
        <w:pStyle w:val="LetranormalTFG"/>
        <w:jc w:val="center"/>
        <w:rPr>
          <w:ins w:id="1929" w:author="David Vacas Miguel" w:date="2018-05-14T19:00:00Z"/>
          <w:noProof/>
        </w:rPr>
        <w:pPrChange w:id="1930" w:author="David Vacas Miguel" w:date="2018-05-14T19:00:00Z">
          <w:pPr>
            <w:pStyle w:val="LetranormalTFG"/>
          </w:pPr>
        </w:pPrChange>
      </w:pPr>
    </w:p>
    <w:p w14:paraId="1DA937DB" w14:textId="752B0601" w:rsidR="00536A97" w:rsidRDefault="00C936C0" w:rsidP="00C936C0">
      <w:pPr>
        <w:pStyle w:val="LetranormalTFG"/>
        <w:rPr>
          <w:ins w:id="1931" w:author="David Vacas Miguel" w:date="2018-04-19T00:51:00Z"/>
        </w:rPr>
      </w:pPr>
      <w:del w:id="1932" w:author="David Vacas Miguel" w:date="2018-05-14T18:42:00Z">
        <w:r w:rsidDel="0043586D">
          <w:delText xml:space="preserve"> </w:delText>
        </w:r>
      </w:del>
      <w:r>
        <w:t>Esta opción está colocada aquí puesto que a pesar de que todavía queda introducir el circuito, si se pusiera detrás del input para el circuito esta opción sería poco visible y podría ignorarse, mientras que viniendo de opciones de tamaño reducido se ve claramente.</w:t>
      </w:r>
      <w:ins w:id="1933" w:author="David Vacas Miguel" w:date="2018-04-19T00:44:00Z">
        <w:r w:rsidR="00536A97">
          <w:t xml:space="preserve"> En la figura </w:t>
        </w:r>
      </w:ins>
      <w:ins w:id="1934" w:author="David Vacas Miguel" w:date="2018-05-14T18:41:00Z">
        <w:r w:rsidR="0043586D">
          <w:t>X</w:t>
        </w:r>
      </w:ins>
      <w:ins w:id="1935" w:author="David Vacas Miguel" w:date="2018-04-19T00:44:00Z">
        <w:r w:rsidR="00536A97">
          <w:t xml:space="preserve"> se puede observar </w:t>
        </w:r>
      </w:ins>
      <w:ins w:id="1936" w:author="David Vacas Miguel" w:date="2018-05-14T18:40:00Z">
        <w:r w:rsidR="0043586D">
          <w:t>cómo</w:t>
        </w:r>
      </w:ins>
      <w:ins w:id="1937" w:author="David Vacas Miguel" w:date="2018-04-19T00:47:00Z">
        <w:r w:rsidR="00536A97">
          <w:t xml:space="preserve"> se v</w:t>
        </w:r>
      </w:ins>
      <w:ins w:id="1938" w:author="David Vacas Miguel" w:date="2018-04-19T00:50:00Z">
        <w:r w:rsidR="00536A97">
          <w:t>isualiza</w:t>
        </w:r>
      </w:ins>
      <w:ins w:id="1939" w:author="David Vacas Miguel" w:date="2018-04-19T00:47:00Z">
        <w:r w:rsidR="00536A97">
          <w:t xml:space="preserve"> con vista en perspectiva, </w:t>
        </w:r>
      </w:ins>
      <w:ins w:id="1940" w:author="David Vacas Miguel" w:date="2018-04-19T00:51:00Z">
        <w:r w:rsidR="00536A97">
          <w:t>la vista ortográfica se puede observar en la figura</w:t>
        </w:r>
      </w:ins>
      <w:ins w:id="1941" w:author="David Vacas Miguel" w:date="2018-04-19T00:47:00Z">
        <w:r w:rsidR="00536A97">
          <w:t xml:space="preserve"> </w:t>
        </w:r>
      </w:ins>
      <w:ins w:id="1942" w:author="David Vacas Miguel" w:date="2018-05-14T18:41:00Z">
        <w:r w:rsidR="0043586D">
          <w:t>X</w:t>
        </w:r>
      </w:ins>
      <w:ins w:id="1943" w:author="David Vacas Miguel" w:date="2018-04-19T00:51:00Z">
        <w:r w:rsidR="00536A97">
          <w:t>.</w:t>
        </w:r>
      </w:ins>
    </w:p>
    <w:p w14:paraId="0144B779" w14:textId="487D6D9B" w:rsidR="00C936C0" w:rsidDel="0043586D" w:rsidRDefault="00C936C0">
      <w:pPr>
        <w:pStyle w:val="LetranormalTFG"/>
        <w:jc w:val="center"/>
        <w:rPr>
          <w:del w:id="1944" w:author="David Vacas Miguel" w:date="2018-05-14T18:41:00Z"/>
        </w:rPr>
        <w:pPrChange w:id="1945" w:author="David Vacas Miguel" w:date="2018-04-19T00:51:00Z">
          <w:pPr>
            <w:pStyle w:val="LetranormalTFG"/>
          </w:pPr>
        </w:pPrChange>
      </w:pPr>
    </w:p>
    <w:p w14:paraId="443F596D" w14:textId="37B11EDB" w:rsidR="00C936C0" w:rsidRDefault="00C936C0" w:rsidP="00C936C0">
      <w:pPr>
        <w:pStyle w:val="LetranormalTFG"/>
        <w:rPr>
          <w:ins w:id="1946" w:author="David Vacas Miguel" w:date="2018-05-14T18:42:00Z"/>
        </w:rPr>
      </w:pPr>
      <w:r>
        <w:t xml:space="preserve">El último input se trata de un cuadro de texto editable en el que se debe introducir el </w:t>
      </w:r>
      <w:proofErr w:type="spellStart"/>
      <w:r>
        <w:t>path</w:t>
      </w:r>
      <w:proofErr w:type="spellEnd"/>
      <w:r>
        <w:t xml:space="preserve"> del circuito que se desea utilizar</w:t>
      </w:r>
      <w:ins w:id="1947" w:author="David Vacas Miguel" w:date="2018-05-14T18:42:00Z">
        <w:r w:rsidR="0043586D">
          <w:t>, ver figura X</w:t>
        </w:r>
      </w:ins>
      <w:r>
        <w:t>.</w:t>
      </w:r>
    </w:p>
    <w:p w14:paraId="6BD877A0" w14:textId="77777777" w:rsidR="003037FF" w:rsidRDefault="003037FF" w:rsidP="00C936C0">
      <w:pPr>
        <w:pStyle w:val="LetranormalTFG"/>
        <w:rPr>
          <w:ins w:id="1948" w:author="David Vacas Miguel" w:date="2018-05-14T19:02:00Z"/>
          <w:noProof/>
        </w:rPr>
      </w:pPr>
    </w:p>
    <w:p w14:paraId="20F97933" w14:textId="6A723134" w:rsidR="0043586D" w:rsidDel="003037FF" w:rsidRDefault="003037FF" w:rsidP="003037FF">
      <w:pPr>
        <w:pStyle w:val="LetranormalTFG"/>
        <w:jc w:val="center"/>
        <w:rPr>
          <w:del w:id="1949" w:author="David Vacas Miguel" w:date="2018-05-14T19:02:00Z"/>
        </w:rPr>
        <w:pPrChange w:id="1950" w:author="David Vacas Miguel" w:date="2018-05-14T19:03:00Z">
          <w:pPr>
            <w:pStyle w:val="LetranormalTFG"/>
          </w:pPr>
        </w:pPrChange>
      </w:pPr>
      <w:ins w:id="1951" w:author="David Vacas Miguel" w:date="2018-05-14T19:02:00Z">
        <w:r>
          <w:rPr>
            <w:noProof/>
          </w:rPr>
          <w:drawing>
            <wp:inline distT="0" distB="0" distL="0" distR="0" wp14:anchorId="4B2C551C" wp14:editId="38C41947">
              <wp:extent cx="2905131" cy="1570007"/>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71">
                        <a:extLst>
                          <a:ext uri="{28A0092B-C50C-407E-A947-70E740481C1C}">
                            <a14:useLocalDpi xmlns:a14="http://schemas.microsoft.com/office/drawing/2010/main" val="0"/>
                          </a:ext>
                        </a:extLst>
                      </a:blip>
                      <a:srcRect l="63719" t="44898" r="1044" b="26301"/>
                      <a:stretch/>
                    </pic:blipFill>
                    <pic:spPr bwMode="auto">
                      <a:xfrm>
                        <a:off x="0" y="0"/>
                        <a:ext cx="2929320" cy="1583079"/>
                      </a:xfrm>
                      <a:prstGeom prst="rect">
                        <a:avLst/>
                      </a:prstGeom>
                      <a:noFill/>
                      <a:ln>
                        <a:noFill/>
                      </a:ln>
                      <a:extLst>
                        <a:ext uri="{53640926-AAD7-44D8-BBD7-CCE9431645EC}">
                          <a14:shadowObscured xmlns:a14="http://schemas.microsoft.com/office/drawing/2010/main"/>
                        </a:ext>
                      </a:extLst>
                    </pic:spPr>
                  </pic:pic>
                </a:graphicData>
              </a:graphic>
            </wp:inline>
          </w:drawing>
        </w:r>
      </w:ins>
    </w:p>
    <w:p w14:paraId="39D6904D" w14:textId="776AAFD6" w:rsidR="003037FF" w:rsidRDefault="003037FF" w:rsidP="003037FF">
      <w:pPr>
        <w:pStyle w:val="LetranormalTFG"/>
        <w:jc w:val="center"/>
        <w:rPr>
          <w:ins w:id="1952" w:author="David Vacas Miguel" w:date="2018-05-14T19:02:00Z"/>
        </w:rPr>
        <w:pPrChange w:id="1953" w:author="David Vacas Miguel" w:date="2018-05-14T19:03:00Z">
          <w:pPr>
            <w:pStyle w:val="LetranormalTFG"/>
          </w:pPr>
        </w:pPrChange>
      </w:pPr>
    </w:p>
    <w:p w14:paraId="52E8AB16" w14:textId="560A988D" w:rsidR="003037FF" w:rsidRDefault="003037FF" w:rsidP="003037FF">
      <w:pPr>
        <w:pStyle w:val="LetranormalTFG"/>
        <w:jc w:val="center"/>
        <w:rPr>
          <w:ins w:id="1954" w:author="David Vacas Miguel" w:date="2018-05-14T19:04:00Z"/>
        </w:rPr>
      </w:pPr>
      <w:ins w:id="1955" w:author="David Vacas Miguel" w:date="2018-05-14T19:02:00Z">
        <w:r w:rsidRPr="003037FF">
          <w:rPr>
            <w:b/>
            <w:rPrChange w:id="1956" w:author="David Vacas Miguel" w:date="2018-05-14T19:02:00Z">
              <w:rPr/>
            </w:rPrChange>
          </w:rPr>
          <w:t>Figura X.</w:t>
        </w:r>
        <w:r>
          <w:rPr>
            <w:b/>
          </w:rPr>
          <w:t xml:space="preserve"> </w:t>
        </w:r>
        <w:r>
          <w:t>Campo de texto donde se debe i</w:t>
        </w:r>
      </w:ins>
      <w:ins w:id="1957" w:author="David Vacas Miguel" w:date="2018-05-14T19:03:00Z">
        <w:r>
          <w:t xml:space="preserve">ntroducir el </w:t>
        </w:r>
        <w:proofErr w:type="spellStart"/>
        <w:r>
          <w:t>path</w:t>
        </w:r>
        <w:proofErr w:type="spellEnd"/>
        <w:r>
          <w:t xml:space="preserve"> del circuito.</w:t>
        </w:r>
      </w:ins>
    </w:p>
    <w:p w14:paraId="6F8B384E" w14:textId="77777777" w:rsidR="003037FF" w:rsidRPr="003037FF" w:rsidRDefault="003037FF" w:rsidP="003037FF">
      <w:pPr>
        <w:pStyle w:val="LetranormalTFG"/>
        <w:jc w:val="center"/>
        <w:rPr>
          <w:ins w:id="1958" w:author="David Vacas Miguel" w:date="2018-05-14T19:02:00Z"/>
          <w:rPrChange w:id="1959" w:author="David Vacas Miguel" w:date="2018-05-14T19:02:00Z">
            <w:rPr>
              <w:ins w:id="1960" w:author="David Vacas Miguel" w:date="2018-05-14T19:02:00Z"/>
            </w:rPr>
          </w:rPrChange>
        </w:rPr>
        <w:pPrChange w:id="1961" w:author="David Vacas Miguel" w:date="2018-05-14T19:03:00Z">
          <w:pPr>
            <w:pStyle w:val="LetranormalTFG"/>
          </w:pPr>
        </w:pPrChange>
      </w:pPr>
    </w:p>
    <w:p w14:paraId="4D56747A" w14:textId="372C2378" w:rsidR="00C936C0" w:rsidRDefault="00C936C0" w:rsidP="00C936C0">
      <w:pPr>
        <w:pStyle w:val="LetranormalTFG"/>
        <w:rPr>
          <w:b/>
        </w:rPr>
      </w:pPr>
      <w:r>
        <w:t xml:space="preserve">A continuación, se sitúa un </w:t>
      </w:r>
      <w:proofErr w:type="spellStart"/>
      <w:r>
        <w:t>checkbox</w:t>
      </w:r>
      <w:proofErr w:type="spellEnd"/>
      <w:r>
        <w:t xml:space="preserve"> que activa y desactiva </w:t>
      </w:r>
      <w:del w:id="1962" w:author="David Vacas Miguel" w:date="2018-05-14T18:42:00Z">
        <w:r w:rsidDel="0043586D">
          <w:delText xml:space="preserve">una </w:delText>
        </w:r>
      </w:del>
      <w:ins w:id="1963" w:author="David Vacas Miguel" w:date="2018-05-14T18:42:00Z">
        <w:r w:rsidR="0043586D">
          <w:t>la</w:t>
        </w:r>
        <w:r w:rsidR="0043586D">
          <w:t xml:space="preserve"> </w:t>
        </w:r>
      </w:ins>
      <w:r>
        <w:t xml:space="preserve">imagen de referencia que tiene las indicaciones y las medidas del robot para que el usuario sepa exactamente qué es lo que </w:t>
      </w:r>
      <w:r w:rsidR="007174D3">
        <w:t>está</w:t>
      </w:r>
      <w:r>
        <w:t xml:space="preserve"> modificando en todo momento.</w:t>
      </w:r>
      <w:del w:id="1964" w:author="David Vacas Miguel" w:date="2018-05-14T18:42:00Z">
        <w:r w:rsidDel="0043586D">
          <w:delText xml:space="preserve"> Además, en cada input de los anteriores se ha añadido la abreviatura al final para mayor entendimiento del usuario.</w:delText>
        </w:r>
      </w:del>
      <w:r>
        <w:t xml:space="preserve"> Se puede observar la imagen que se da como referencia al usuario en la figura </w:t>
      </w:r>
      <w:del w:id="1965" w:author="David Vacas Miguel" w:date="2018-04-19T01:12:00Z">
        <w:r w:rsidR="003278DE" w:rsidDel="00DC5F1F">
          <w:delText>19</w:delText>
        </w:r>
      </w:del>
      <w:ins w:id="1966" w:author="David Vacas Miguel" w:date="2018-05-14T18:42:00Z">
        <w:r w:rsidR="0043586D">
          <w:t>X</w:t>
        </w:r>
      </w:ins>
      <w:r>
        <w:t>.</w:t>
      </w:r>
    </w:p>
    <w:p w14:paraId="08BF5560" w14:textId="2DCF9385" w:rsidR="00C936C0" w:rsidDel="0043586D" w:rsidRDefault="00C936C0" w:rsidP="00C936C0">
      <w:pPr>
        <w:pStyle w:val="LetranormalTFG"/>
        <w:jc w:val="center"/>
        <w:rPr>
          <w:del w:id="1967" w:author="David Vacas Miguel" w:date="2018-05-14T18:43:00Z"/>
          <w:b/>
        </w:rPr>
      </w:pPr>
      <w:del w:id="1968" w:author="David Vacas Miguel" w:date="2018-05-14T18:43:00Z">
        <w:r w:rsidDel="0043586D">
          <w:rPr>
            <w:b/>
            <w:noProof/>
            <w:lang w:eastAsia="es-ES"/>
          </w:rPr>
          <w:drawing>
            <wp:inline distT="0" distB="0" distL="0" distR="0" wp14:anchorId="1508EA56" wp14:editId="12129E91">
              <wp:extent cx="3152775" cy="4286250"/>
              <wp:effectExtent l="0" t="0" r="9525" b="0"/>
              <wp:docPr id="293" name="Imagen 293" descr="imagenReferencia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nReferenciaRobo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52775" cy="4286250"/>
                      </a:xfrm>
                      <a:prstGeom prst="rect">
                        <a:avLst/>
                      </a:prstGeom>
                      <a:noFill/>
                      <a:ln>
                        <a:noFill/>
                      </a:ln>
                    </pic:spPr>
                  </pic:pic>
                </a:graphicData>
              </a:graphic>
            </wp:inline>
          </w:drawing>
        </w:r>
      </w:del>
    </w:p>
    <w:p w14:paraId="2F3AEA51" w14:textId="1F5B4887" w:rsidR="00C936C0" w:rsidDel="0043586D" w:rsidRDefault="00C936C0" w:rsidP="00C936C0">
      <w:pPr>
        <w:pStyle w:val="LetranormalTFG"/>
        <w:jc w:val="center"/>
        <w:rPr>
          <w:del w:id="1969" w:author="David Vacas Miguel" w:date="2018-05-14T18:43:00Z"/>
        </w:rPr>
      </w:pPr>
      <w:del w:id="1970" w:author="David Vacas Miguel" w:date="2018-05-14T18:43:00Z">
        <w:r w:rsidDel="0043586D">
          <w:rPr>
            <w:b/>
          </w:rPr>
          <w:delText xml:space="preserve">Figura </w:delText>
        </w:r>
      </w:del>
      <w:del w:id="1971" w:author="David Vacas Miguel" w:date="2018-04-19T01:12:00Z">
        <w:r w:rsidR="003278DE" w:rsidDel="00DC5F1F">
          <w:rPr>
            <w:b/>
          </w:rPr>
          <w:delText>19</w:delText>
        </w:r>
      </w:del>
      <w:del w:id="1972" w:author="David Vacas Miguel" w:date="2018-05-14T18:43:00Z">
        <w:r w:rsidDel="0043586D">
          <w:rPr>
            <w:b/>
          </w:rPr>
          <w:delText>.</w:delText>
        </w:r>
        <w:r w:rsidDel="0043586D">
          <w:delText xml:space="preserve"> Imagen de referencia para el usuario para saber qué es lo que modifica en todo momento.</w:delText>
        </w:r>
      </w:del>
    </w:p>
    <w:p w14:paraId="023BDFE0" w14:textId="0BFA19F8" w:rsidR="00C936C0" w:rsidRPr="00D760C0" w:rsidDel="0043586D" w:rsidRDefault="00C936C0" w:rsidP="0043586D">
      <w:pPr>
        <w:pStyle w:val="LetranormalTFG"/>
        <w:rPr>
          <w:del w:id="1973" w:author="David Vacas Miguel" w:date="2018-05-14T18:43:00Z"/>
        </w:rPr>
        <w:pPrChange w:id="1974" w:author="David Vacas Miguel" w:date="2018-05-14T18:43:00Z">
          <w:pPr>
            <w:pStyle w:val="LetranormalTFG"/>
            <w:jc w:val="center"/>
          </w:pPr>
        </w:pPrChange>
      </w:pPr>
    </w:p>
    <w:p w14:paraId="4E083B90" w14:textId="626C5361" w:rsidR="00C936C0" w:rsidRDefault="00C936C0" w:rsidP="00C936C0">
      <w:pPr>
        <w:pStyle w:val="LetranormalTFG"/>
      </w:pPr>
      <w:del w:id="1975" w:author="David Vacas Miguel" w:date="2018-05-14T18:43:00Z">
        <w:r w:rsidDel="0043586D">
          <w:delText>Por último</w:delText>
        </w:r>
      </w:del>
      <w:ins w:id="1976" w:author="David Vacas Miguel" w:date="2018-05-14T18:43:00Z">
        <w:r w:rsidR="0043586D">
          <w:t>Después</w:t>
        </w:r>
      </w:ins>
      <w:r>
        <w:t xml:space="preserve">, hay una zona en la que se muestran los segundos pasados desde que empezó la simulación como se muestra en la figura </w:t>
      </w:r>
      <w:r w:rsidR="003278DE">
        <w:t>2</w:t>
      </w:r>
      <w:del w:id="1977" w:author="David Vacas Miguel" w:date="2018-04-19T01:12:00Z">
        <w:r w:rsidR="003278DE" w:rsidDel="00DC5F1F">
          <w:delText>0</w:delText>
        </w:r>
      </w:del>
      <w:ins w:id="1978" w:author="David Vacas Miguel" w:date="2018-04-19T01:12:00Z">
        <w:r w:rsidR="00DC5F1F">
          <w:t>4</w:t>
        </w:r>
      </w:ins>
      <w:r>
        <w:t>, con un tamaño de letra que hace que sobresalga sobre el resto de la interfaz haciendo así que una vez la simulación este comenzada se vea claramente la simulación y los segundos, pudiendo ignorar el resto de la interfaz.</w:t>
      </w:r>
    </w:p>
    <w:p w14:paraId="2CE1DD15" w14:textId="77777777" w:rsidR="00C936C0" w:rsidRDefault="00C936C0" w:rsidP="00C936C0">
      <w:pPr>
        <w:pStyle w:val="LetranormalTFG"/>
      </w:pPr>
    </w:p>
    <w:p w14:paraId="6FEB29F8" w14:textId="77777777" w:rsidR="00C936C0" w:rsidRDefault="00C936C0" w:rsidP="00C936C0">
      <w:pPr>
        <w:pStyle w:val="LetranormalTFG"/>
        <w:jc w:val="center"/>
      </w:pPr>
      <w:r>
        <w:rPr>
          <w:noProof/>
          <w:lang w:eastAsia="es-ES"/>
        </w:rPr>
        <w:lastRenderedPageBreak/>
        <w:drawing>
          <wp:inline distT="0" distB="0" distL="0" distR="0" wp14:anchorId="6F59D26D" wp14:editId="63EA90D0">
            <wp:extent cx="572770" cy="588645"/>
            <wp:effectExtent l="0" t="0" r="0" b="1905"/>
            <wp:docPr id="292" name="Imagen 292" descr="ui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iTiempo"/>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 cy="588645"/>
                    </a:xfrm>
                    <a:prstGeom prst="rect">
                      <a:avLst/>
                    </a:prstGeom>
                    <a:noFill/>
                    <a:ln>
                      <a:noFill/>
                    </a:ln>
                  </pic:spPr>
                </pic:pic>
              </a:graphicData>
            </a:graphic>
          </wp:inline>
        </w:drawing>
      </w:r>
    </w:p>
    <w:p w14:paraId="2BB609E7" w14:textId="77777777" w:rsidR="00C936C0" w:rsidRDefault="00C936C0" w:rsidP="00C936C0">
      <w:pPr>
        <w:pStyle w:val="LetranormalTFG"/>
        <w:jc w:val="center"/>
      </w:pPr>
      <w:r>
        <w:rPr>
          <w:b/>
        </w:rPr>
        <w:t xml:space="preserve">Figura </w:t>
      </w:r>
      <w:r w:rsidR="003278DE">
        <w:rPr>
          <w:b/>
        </w:rPr>
        <w:t>2</w:t>
      </w:r>
      <w:del w:id="1979" w:author="David Vacas Miguel" w:date="2018-04-19T01:12:00Z">
        <w:r w:rsidR="003278DE" w:rsidDel="00DC5F1F">
          <w:rPr>
            <w:b/>
          </w:rPr>
          <w:delText>0</w:delText>
        </w:r>
      </w:del>
      <w:ins w:id="1980" w:author="David Vacas Miguel" w:date="2018-04-19T01:12:00Z">
        <w:r w:rsidR="00DC5F1F">
          <w:rPr>
            <w:b/>
          </w:rPr>
          <w:t>4</w:t>
        </w:r>
      </w:ins>
      <w:r w:rsidRPr="009A11CA">
        <w:rPr>
          <w:b/>
        </w:rPr>
        <w:t>.</w:t>
      </w:r>
      <w:r>
        <w:t xml:space="preserve"> Tiempo de simulación.</w:t>
      </w:r>
    </w:p>
    <w:p w14:paraId="01A6B1AC" w14:textId="77777777" w:rsidR="00C936C0" w:rsidRDefault="00C936C0" w:rsidP="00C936C0">
      <w:pPr>
        <w:pStyle w:val="LetranormalTFG"/>
        <w:jc w:val="center"/>
      </w:pPr>
    </w:p>
    <w:p w14:paraId="72FAC349" w14:textId="693D2201" w:rsidR="00C936C0" w:rsidDel="00FA4F0A" w:rsidRDefault="00C936C0" w:rsidP="00C936C0">
      <w:pPr>
        <w:pStyle w:val="LetranormalTFG"/>
        <w:rPr>
          <w:del w:id="1981" w:author="David Vacas Miguel" w:date="2018-04-19T00:36:00Z"/>
        </w:rPr>
      </w:pPr>
      <w:r>
        <w:t>Por último, hay dos botones, el primero cuyo texto pone “</w:t>
      </w:r>
      <w:proofErr w:type="spellStart"/>
      <w:r>
        <w:t>Insert</w:t>
      </w:r>
      <w:proofErr w:type="spellEnd"/>
      <w:r>
        <w:t xml:space="preserve"> </w:t>
      </w:r>
      <w:proofErr w:type="spellStart"/>
      <w:r>
        <w:t>Parameters</w:t>
      </w:r>
      <w:proofErr w:type="spellEnd"/>
      <w:r>
        <w:t>”, el cual cuando pulses se introducirán todos los parámetros a la aplicación y se iniciara la simulación. Y un último botón que contiene el texto “</w:t>
      </w:r>
      <w:proofErr w:type="spellStart"/>
      <w:r>
        <w:t>Quit</w:t>
      </w:r>
      <w:proofErr w:type="spellEnd"/>
      <w:r>
        <w:t>” que sirve para cerrar la aplicación.</w:t>
      </w:r>
      <w:ins w:id="1982" w:author="David Vacas Miguel" w:date="2018-05-14T18:46:00Z">
        <w:r w:rsidR="00CD6A07">
          <w:t xml:space="preserve"> Estos dos últimos botones se pueden observar en la figura X.</w:t>
        </w:r>
      </w:ins>
    </w:p>
    <w:p w14:paraId="694E7673" w14:textId="77777777" w:rsidR="00FA4F0A" w:rsidRDefault="00FA4F0A" w:rsidP="00C936C0">
      <w:pPr>
        <w:pStyle w:val="LetranormalTFG"/>
        <w:rPr>
          <w:ins w:id="1983" w:author="David Vacas Miguel" w:date="2018-05-14T19:06:00Z"/>
        </w:rPr>
      </w:pPr>
    </w:p>
    <w:p w14:paraId="05F778F7" w14:textId="77777777" w:rsidR="0043586D" w:rsidRDefault="0043586D" w:rsidP="00C936C0">
      <w:pPr>
        <w:pStyle w:val="LetranormalTFG"/>
        <w:rPr>
          <w:ins w:id="1984" w:author="David Vacas Miguel" w:date="2018-05-14T18:44:00Z"/>
        </w:rPr>
      </w:pPr>
    </w:p>
    <w:p w14:paraId="65AE28FE" w14:textId="5FBFC86F" w:rsidR="00C936C0" w:rsidDel="003037FF" w:rsidRDefault="003037FF" w:rsidP="003037FF">
      <w:pPr>
        <w:pStyle w:val="LetranormalTFG"/>
        <w:jc w:val="center"/>
        <w:rPr>
          <w:del w:id="1985" w:author="David Vacas Miguel" w:date="2018-04-19T00:36:00Z"/>
        </w:rPr>
        <w:pPrChange w:id="1986" w:author="David Vacas Miguel" w:date="2018-05-14T19:05:00Z">
          <w:pPr>
            <w:pStyle w:val="LetranormalTFG"/>
          </w:pPr>
        </w:pPrChange>
      </w:pPr>
      <w:ins w:id="1987" w:author="David Vacas Miguel" w:date="2018-05-14T19:04:00Z">
        <w:r>
          <w:rPr>
            <w:noProof/>
          </w:rPr>
          <w:drawing>
            <wp:inline distT="0" distB="0" distL="0" distR="0" wp14:anchorId="6B904644" wp14:editId="0823C817">
              <wp:extent cx="2061713" cy="345056"/>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71">
                        <a:extLst>
                          <a:ext uri="{28A0092B-C50C-407E-A947-70E740481C1C}">
                            <a14:useLocalDpi xmlns:a14="http://schemas.microsoft.com/office/drawing/2010/main" val="0"/>
                          </a:ext>
                        </a:extLst>
                      </a:blip>
                      <a:srcRect l="63120" t="89568" r="993" b="1348"/>
                      <a:stretch/>
                    </pic:blipFill>
                    <pic:spPr bwMode="auto">
                      <a:xfrm>
                        <a:off x="0" y="0"/>
                        <a:ext cx="2064892" cy="345588"/>
                      </a:xfrm>
                      <a:prstGeom prst="rect">
                        <a:avLst/>
                      </a:prstGeom>
                      <a:noFill/>
                      <a:ln>
                        <a:noFill/>
                      </a:ln>
                      <a:extLst>
                        <a:ext uri="{53640926-AAD7-44D8-BBD7-CCE9431645EC}">
                          <a14:shadowObscured xmlns:a14="http://schemas.microsoft.com/office/drawing/2010/main"/>
                        </a:ext>
                      </a:extLst>
                    </pic:spPr>
                  </pic:pic>
                </a:graphicData>
              </a:graphic>
            </wp:inline>
          </w:drawing>
        </w:r>
      </w:ins>
    </w:p>
    <w:p w14:paraId="5B793F5C" w14:textId="42D31A29" w:rsidR="003037FF" w:rsidRDefault="003037FF" w:rsidP="003037FF">
      <w:pPr>
        <w:pStyle w:val="LetranormalTFG"/>
        <w:jc w:val="center"/>
        <w:rPr>
          <w:ins w:id="1988" w:author="David Vacas Miguel" w:date="2018-05-14T19:04:00Z"/>
        </w:rPr>
        <w:pPrChange w:id="1989" w:author="David Vacas Miguel" w:date="2018-05-14T19:05:00Z">
          <w:pPr>
            <w:pStyle w:val="LetranormalTFG"/>
          </w:pPr>
        </w:pPrChange>
      </w:pPr>
    </w:p>
    <w:p w14:paraId="6567806C" w14:textId="7A86C28E" w:rsidR="003C6C56" w:rsidRDefault="003037FF" w:rsidP="003037FF">
      <w:pPr>
        <w:pStyle w:val="LetranormalTFG"/>
        <w:jc w:val="center"/>
        <w:rPr>
          <w:ins w:id="1990" w:author="David Vacas Miguel" w:date="2018-04-19T01:05:00Z"/>
        </w:rPr>
        <w:pPrChange w:id="1991" w:author="David Vacas Miguel" w:date="2018-05-14T19:05:00Z">
          <w:pPr>
            <w:pStyle w:val="LetranormalTFG"/>
          </w:pPr>
        </w:pPrChange>
      </w:pPr>
      <w:ins w:id="1992" w:author="David Vacas Miguel" w:date="2018-05-14T19:04:00Z">
        <w:r w:rsidRPr="003037FF">
          <w:rPr>
            <w:b/>
            <w:rPrChange w:id="1993" w:author="David Vacas Miguel" w:date="2018-05-14T19:06:00Z">
              <w:rPr/>
            </w:rPrChange>
          </w:rPr>
          <w:t>Figura X.</w:t>
        </w:r>
        <w:r>
          <w:t xml:space="preserve"> Botones de inicio de </w:t>
        </w:r>
      </w:ins>
      <w:ins w:id="1994" w:author="David Vacas Miguel" w:date="2018-05-14T19:05:00Z">
        <w:r>
          <w:t>simulación y cerrar aplicación.</w:t>
        </w:r>
      </w:ins>
    </w:p>
    <w:p w14:paraId="4E788FC2" w14:textId="3302F362" w:rsidR="008F5EF7" w:rsidRPr="00C936C0" w:rsidDel="0043586D" w:rsidRDefault="0043586D">
      <w:pPr>
        <w:pStyle w:val="LetranormalTFG"/>
        <w:jc w:val="center"/>
        <w:rPr>
          <w:del w:id="1995" w:author="David Vacas Miguel" w:date="2018-05-14T18:44:00Z"/>
        </w:rPr>
        <w:pPrChange w:id="1996" w:author="David Vacas Miguel" w:date="2018-04-19T01:06:00Z">
          <w:pPr>
            <w:pStyle w:val="LetranormalTFG"/>
          </w:pPr>
        </w:pPrChange>
      </w:pPr>
      <w:ins w:id="1997" w:author="David Vacas Miguel" w:date="2018-05-14T18:44:00Z">
        <w:r>
          <w:t xml:space="preserve"> </w:t>
        </w:r>
      </w:ins>
      <w:del w:id="1998" w:author="David Vacas Miguel" w:date="2018-04-19T00:36:00Z">
        <w:r w:rsidR="00AD5F04" w:rsidDel="00A57C1E">
          <w:br w:type="page"/>
        </w:r>
      </w:del>
    </w:p>
    <w:p w14:paraId="022FF4E6" w14:textId="77777777" w:rsidR="00AD5F04" w:rsidDel="00A57C1E" w:rsidRDefault="00AD5F04" w:rsidP="00AD5F04">
      <w:pPr>
        <w:pStyle w:val="TFGtitulo2"/>
        <w:numPr>
          <w:ilvl w:val="0"/>
          <w:numId w:val="15"/>
        </w:numPr>
        <w:rPr>
          <w:del w:id="1999" w:author="David Vacas Miguel" w:date="2018-04-19T00:36:00Z"/>
        </w:rPr>
      </w:pPr>
      <w:bookmarkStart w:id="2000" w:name="_Toc514081315"/>
      <w:r>
        <w:t>Casos de uso</w:t>
      </w:r>
      <w:bookmarkEnd w:id="2000"/>
    </w:p>
    <w:p w14:paraId="04D2D2DB" w14:textId="77777777" w:rsidR="00E652DB" w:rsidRDefault="00E652DB">
      <w:pPr>
        <w:pStyle w:val="TFGtitulo2"/>
        <w:numPr>
          <w:ilvl w:val="0"/>
          <w:numId w:val="15"/>
        </w:numPr>
        <w:pPrChange w:id="2001" w:author="David Vacas Miguel" w:date="2018-04-19T00:36:00Z">
          <w:pPr>
            <w:pStyle w:val="LetranormalTFG"/>
          </w:pPr>
        </w:pPrChange>
      </w:pPr>
      <w:bookmarkStart w:id="2002" w:name="_Toc514081316"/>
      <w:bookmarkEnd w:id="2002"/>
    </w:p>
    <w:p w14:paraId="26EFD0FD" w14:textId="77777777" w:rsidR="00E652DB" w:rsidRDefault="00E652DB" w:rsidP="00E652DB">
      <w:pPr>
        <w:pStyle w:val="LetranormalTFG"/>
      </w:pPr>
      <w:r>
        <w:t>A continuación se muestran diferentes resultados de diferentes robots sobre un mismo circuito:</w:t>
      </w:r>
    </w:p>
    <w:tbl>
      <w:tblPr>
        <w:tblStyle w:val="Tablaconcuadrculaclara"/>
        <w:tblW w:w="0" w:type="auto"/>
        <w:jc w:val="center"/>
        <w:tblLook w:val="04A0" w:firstRow="1" w:lastRow="0" w:firstColumn="1" w:lastColumn="0" w:noHBand="0" w:noVBand="1"/>
      </w:tblPr>
      <w:tblGrid>
        <w:gridCol w:w="870"/>
        <w:gridCol w:w="2850"/>
      </w:tblGrid>
      <w:tr w:rsidR="00E652DB" w:rsidDel="00FA4F0A" w14:paraId="096EFF45" w14:textId="1361733B" w:rsidTr="0065054E">
        <w:trPr>
          <w:trHeight w:val="345"/>
          <w:jc w:val="center"/>
          <w:del w:id="2003" w:author="David Vacas Miguel" w:date="2018-05-14T19:06:00Z"/>
        </w:trPr>
        <w:tc>
          <w:tcPr>
            <w:tcW w:w="870" w:type="dxa"/>
          </w:tcPr>
          <w:p w14:paraId="59313192" w14:textId="3CA48F2A" w:rsidR="00E652DB" w:rsidRPr="003B1B09" w:rsidDel="00FA4F0A" w:rsidRDefault="00E652DB" w:rsidP="0065054E">
            <w:pPr>
              <w:pStyle w:val="LetranormalTFG"/>
              <w:jc w:val="center"/>
              <w:rPr>
                <w:del w:id="2004" w:author="David Vacas Miguel" w:date="2018-05-14T19:06:00Z"/>
                <w:b/>
              </w:rPr>
            </w:pPr>
            <w:del w:id="2005" w:author="David Vacas Miguel" w:date="2018-05-14T19:06:00Z">
              <w:r w:rsidRPr="003B1B09" w:rsidDel="00FA4F0A">
                <w:rPr>
                  <w:b/>
                </w:rPr>
                <w:delText>WR</w:delText>
              </w:r>
            </w:del>
          </w:p>
        </w:tc>
        <w:tc>
          <w:tcPr>
            <w:tcW w:w="2850" w:type="dxa"/>
          </w:tcPr>
          <w:p w14:paraId="4F479D6B" w14:textId="10151208" w:rsidR="00E652DB" w:rsidDel="00FA4F0A" w:rsidRDefault="00E652DB" w:rsidP="0065054E">
            <w:pPr>
              <w:pStyle w:val="LetranormalTFG"/>
              <w:rPr>
                <w:del w:id="2006" w:author="David Vacas Miguel" w:date="2018-05-14T19:06:00Z"/>
              </w:rPr>
            </w:pPr>
            <w:del w:id="2007" w:author="David Vacas Miguel" w:date="2018-05-14T19:06:00Z">
              <w:r w:rsidDel="00FA4F0A">
                <w:delText>Radio de las ruedas</w:delText>
              </w:r>
            </w:del>
          </w:p>
        </w:tc>
      </w:tr>
      <w:tr w:rsidR="00E652DB" w:rsidDel="00FA4F0A" w14:paraId="594DCB14" w14:textId="0CFAE539" w:rsidTr="0065054E">
        <w:trPr>
          <w:trHeight w:val="358"/>
          <w:jc w:val="center"/>
          <w:del w:id="2008" w:author="David Vacas Miguel" w:date="2018-05-14T19:06:00Z"/>
        </w:trPr>
        <w:tc>
          <w:tcPr>
            <w:tcW w:w="870" w:type="dxa"/>
          </w:tcPr>
          <w:p w14:paraId="0243B50A" w14:textId="1C8E6C5D" w:rsidR="00E652DB" w:rsidRPr="003B1B09" w:rsidDel="00FA4F0A" w:rsidRDefault="00E652DB" w:rsidP="0065054E">
            <w:pPr>
              <w:pStyle w:val="LetranormalTFG"/>
              <w:jc w:val="center"/>
              <w:rPr>
                <w:del w:id="2009" w:author="David Vacas Miguel" w:date="2018-05-14T19:06:00Z"/>
                <w:b/>
              </w:rPr>
            </w:pPr>
            <w:del w:id="2010" w:author="David Vacas Miguel" w:date="2018-05-14T19:06:00Z">
              <w:r w:rsidRPr="003B1B09" w:rsidDel="00FA4F0A">
                <w:rPr>
                  <w:b/>
                </w:rPr>
                <w:delText>WS</w:delText>
              </w:r>
            </w:del>
          </w:p>
        </w:tc>
        <w:tc>
          <w:tcPr>
            <w:tcW w:w="2850" w:type="dxa"/>
          </w:tcPr>
          <w:p w14:paraId="7A84F23B" w14:textId="1EDFDBAB" w:rsidR="00E652DB" w:rsidDel="00FA4F0A" w:rsidRDefault="00E652DB" w:rsidP="0065054E">
            <w:pPr>
              <w:pStyle w:val="LetranormalTFG"/>
              <w:rPr>
                <w:del w:id="2011" w:author="David Vacas Miguel" w:date="2018-05-14T19:06:00Z"/>
              </w:rPr>
            </w:pPr>
            <w:del w:id="2012" w:author="David Vacas Miguel" w:date="2018-05-14T19:06:00Z">
              <w:r w:rsidDel="00FA4F0A">
                <w:delText>Separación entre las ruedas</w:delText>
              </w:r>
            </w:del>
          </w:p>
        </w:tc>
      </w:tr>
      <w:tr w:rsidR="00E652DB" w:rsidDel="00FA4F0A" w14:paraId="6F52D1C3" w14:textId="7BA527AF" w:rsidTr="0065054E">
        <w:trPr>
          <w:trHeight w:val="691"/>
          <w:jc w:val="center"/>
          <w:del w:id="2013" w:author="David Vacas Miguel" w:date="2018-05-14T19:06:00Z"/>
        </w:trPr>
        <w:tc>
          <w:tcPr>
            <w:tcW w:w="870" w:type="dxa"/>
          </w:tcPr>
          <w:p w14:paraId="1874A299" w14:textId="103874BB" w:rsidR="00E652DB" w:rsidRPr="003B1B09" w:rsidDel="00FA4F0A" w:rsidRDefault="00E652DB" w:rsidP="0065054E">
            <w:pPr>
              <w:pStyle w:val="LetranormalTFG"/>
              <w:jc w:val="center"/>
              <w:rPr>
                <w:del w:id="2014" w:author="David Vacas Miguel" w:date="2018-05-14T19:06:00Z"/>
                <w:b/>
              </w:rPr>
            </w:pPr>
            <w:del w:id="2015" w:author="David Vacas Miguel" w:date="2018-05-14T19:06:00Z">
              <w:r w:rsidRPr="003B1B09" w:rsidDel="00FA4F0A">
                <w:rPr>
                  <w:b/>
                </w:rPr>
                <w:delText>WD</w:delText>
              </w:r>
            </w:del>
          </w:p>
        </w:tc>
        <w:tc>
          <w:tcPr>
            <w:tcW w:w="2850" w:type="dxa"/>
          </w:tcPr>
          <w:p w14:paraId="4D8E8360" w14:textId="60E2E62D" w:rsidR="00E652DB" w:rsidDel="00FA4F0A" w:rsidRDefault="00E652DB" w:rsidP="0065054E">
            <w:pPr>
              <w:pStyle w:val="LetranormalTFG"/>
              <w:rPr>
                <w:del w:id="2016" w:author="David Vacas Miguel" w:date="2018-05-14T19:06:00Z"/>
              </w:rPr>
            </w:pPr>
            <w:del w:id="2017" w:author="David Vacas Miguel" w:date="2018-05-14T19:06:00Z">
              <w:r w:rsidDel="00FA4F0A">
                <w:delText>Distancia desde el borde del robot a las ruedas</w:delText>
              </w:r>
            </w:del>
          </w:p>
        </w:tc>
      </w:tr>
      <w:tr w:rsidR="00E652DB" w:rsidDel="00FA4F0A" w14:paraId="764730E6" w14:textId="41C87E56" w:rsidTr="0065054E">
        <w:trPr>
          <w:trHeight w:val="358"/>
          <w:jc w:val="center"/>
          <w:del w:id="2018" w:author="David Vacas Miguel" w:date="2018-05-14T19:06:00Z"/>
        </w:trPr>
        <w:tc>
          <w:tcPr>
            <w:tcW w:w="870" w:type="dxa"/>
          </w:tcPr>
          <w:p w14:paraId="57462884" w14:textId="09F04E87" w:rsidR="00E652DB" w:rsidRPr="003B1B09" w:rsidDel="00FA4F0A" w:rsidRDefault="00E652DB" w:rsidP="0065054E">
            <w:pPr>
              <w:pStyle w:val="LetranormalTFG"/>
              <w:jc w:val="center"/>
              <w:rPr>
                <w:del w:id="2019" w:author="David Vacas Miguel" w:date="2018-05-14T19:06:00Z"/>
                <w:b/>
              </w:rPr>
            </w:pPr>
            <w:del w:id="2020" w:author="David Vacas Miguel" w:date="2018-05-14T19:06:00Z">
              <w:r w:rsidRPr="003B1B09" w:rsidDel="00FA4F0A">
                <w:rPr>
                  <w:b/>
                </w:rPr>
                <w:delText>L</w:delText>
              </w:r>
            </w:del>
          </w:p>
        </w:tc>
        <w:tc>
          <w:tcPr>
            <w:tcW w:w="2850" w:type="dxa"/>
          </w:tcPr>
          <w:p w14:paraId="398D2167" w14:textId="63013E86" w:rsidR="00E652DB" w:rsidDel="00FA4F0A" w:rsidRDefault="00E652DB" w:rsidP="0065054E">
            <w:pPr>
              <w:pStyle w:val="LetranormalTFG"/>
              <w:rPr>
                <w:del w:id="2021" w:author="David Vacas Miguel" w:date="2018-05-14T19:06:00Z"/>
              </w:rPr>
            </w:pPr>
            <w:del w:id="2022" w:author="David Vacas Miguel" w:date="2018-05-14T19:06:00Z">
              <w:r w:rsidDel="00FA4F0A">
                <w:delText>Largo del robot</w:delText>
              </w:r>
            </w:del>
          </w:p>
        </w:tc>
      </w:tr>
      <w:tr w:rsidR="00E652DB" w:rsidDel="00FA4F0A" w14:paraId="28E8C0F9" w14:textId="2FCB74C3" w:rsidTr="0065054E">
        <w:trPr>
          <w:trHeight w:val="345"/>
          <w:jc w:val="center"/>
          <w:del w:id="2023" w:author="David Vacas Miguel" w:date="2018-05-14T19:06:00Z"/>
        </w:trPr>
        <w:tc>
          <w:tcPr>
            <w:tcW w:w="870" w:type="dxa"/>
          </w:tcPr>
          <w:p w14:paraId="242BE882" w14:textId="43A3730C" w:rsidR="00E652DB" w:rsidRPr="003B1B09" w:rsidDel="00FA4F0A" w:rsidRDefault="00E652DB" w:rsidP="0065054E">
            <w:pPr>
              <w:pStyle w:val="LetranormalTFG"/>
              <w:jc w:val="center"/>
              <w:rPr>
                <w:del w:id="2024" w:author="David Vacas Miguel" w:date="2018-05-14T19:06:00Z"/>
                <w:b/>
              </w:rPr>
            </w:pPr>
            <w:del w:id="2025" w:author="David Vacas Miguel" w:date="2018-05-14T19:06:00Z">
              <w:r w:rsidRPr="003B1B09" w:rsidDel="00FA4F0A">
                <w:rPr>
                  <w:b/>
                </w:rPr>
                <w:delText>A</w:delText>
              </w:r>
            </w:del>
          </w:p>
        </w:tc>
        <w:tc>
          <w:tcPr>
            <w:tcW w:w="2850" w:type="dxa"/>
          </w:tcPr>
          <w:p w14:paraId="43838DEE" w14:textId="708169F9" w:rsidR="00E652DB" w:rsidDel="00FA4F0A" w:rsidRDefault="00E652DB" w:rsidP="0065054E">
            <w:pPr>
              <w:pStyle w:val="LetranormalTFG"/>
              <w:rPr>
                <w:del w:id="2026" w:author="David Vacas Miguel" w:date="2018-05-14T19:06:00Z"/>
              </w:rPr>
            </w:pPr>
            <w:del w:id="2027" w:author="David Vacas Miguel" w:date="2018-05-14T19:06:00Z">
              <w:r w:rsidDel="00FA4F0A">
                <w:delText>Ancho del robot</w:delText>
              </w:r>
            </w:del>
          </w:p>
        </w:tc>
      </w:tr>
      <w:tr w:rsidR="00E652DB" w:rsidDel="00FA4F0A" w14:paraId="3AAF700A" w14:textId="6610375B" w:rsidTr="0065054E">
        <w:trPr>
          <w:trHeight w:val="704"/>
          <w:jc w:val="center"/>
          <w:del w:id="2028" w:author="David Vacas Miguel" w:date="2018-05-14T19:06:00Z"/>
        </w:trPr>
        <w:tc>
          <w:tcPr>
            <w:tcW w:w="870" w:type="dxa"/>
          </w:tcPr>
          <w:p w14:paraId="043FDE50" w14:textId="2B4B27B2" w:rsidR="00E652DB" w:rsidRPr="003B1B09" w:rsidDel="00FA4F0A" w:rsidRDefault="00E652DB" w:rsidP="0065054E">
            <w:pPr>
              <w:pStyle w:val="LetranormalTFG"/>
              <w:jc w:val="center"/>
              <w:rPr>
                <w:del w:id="2029" w:author="David Vacas Miguel" w:date="2018-05-14T19:06:00Z"/>
                <w:b/>
              </w:rPr>
            </w:pPr>
            <w:del w:id="2030" w:author="David Vacas Miguel" w:date="2018-05-14T19:06:00Z">
              <w:r w:rsidRPr="003B1B09" w:rsidDel="00FA4F0A">
                <w:rPr>
                  <w:b/>
                </w:rPr>
                <w:delText>SD</w:delText>
              </w:r>
            </w:del>
          </w:p>
        </w:tc>
        <w:tc>
          <w:tcPr>
            <w:tcW w:w="2850" w:type="dxa"/>
          </w:tcPr>
          <w:p w14:paraId="21404BFA" w14:textId="7D3E9CBF" w:rsidR="00E652DB" w:rsidDel="00FA4F0A" w:rsidRDefault="00E652DB" w:rsidP="0065054E">
            <w:pPr>
              <w:pStyle w:val="LetranormalTFG"/>
              <w:rPr>
                <w:del w:id="2031" w:author="David Vacas Miguel" w:date="2018-05-14T19:06:00Z"/>
              </w:rPr>
            </w:pPr>
            <w:del w:id="2032" w:author="David Vacas Miguel" w:date="2018-05-14T19:06:00Z">
              <w:r w:rsidDel="00FA4F0A">
                <w:delText>Distancia desde el borde del robot a los sensores</w:delText>
              </w:r>
            </w:del>
          </w:p>
        </w:tc>
      </w:tr>
      <w:tr w:rsidR="00E652DB" w:rsidDel="00FA4F0A" w14:paraId="0855DC6A" w14:textId="64CB80B1" w:rsidTr="0065054E">
        <w:trPr>
          <w:trHeight w:val="429"/>
          <w:jc w:val="center"/>
          <w:del w:id="2033" w:author="David Vacas Miguel" w:date="2018-05-14T19:06:00Z"/>
        </w:trPr>
        <w:tc>
          <w:tcPr>
            <w:tcW w:w="870" w:type="dxa"/>
          </w:tcPr>
          <w:p w14:paraId="776A0EA4" w14:textId="17289486" w:rsidR="00E652DB" w:rsidRPr="003B1B09" w:rsidDel="00FA4F0A" w:rsidRDefault="00E652DB" w:rsidP="0065054E">
            <w:pPr>
              <w:pStyle w:val="LetranormalTFG"/>
              <w:jc w:val="center"/>
              <w:rPr>
                <w:del w:id="2034" w:author="David Vacas Miguel" w:date="2018-05-14T19:06:00Z"/>
                <w:b/>
              </w:rPr>
            </w:pPr>
            <w:del w:id="2035" w:author="David Vacas Miguel" w:date="2018-05-14T19:06:00Z">
              <w:r w:rsidRPr="003B1B09" w:rsidDel="00FA4F0A">
                <w:rPr>
                  <w:b/>
                </w:rPr>
                <w:delText>SS</w:delText>
              </w:r>
            </w:del>
          </w:p>
        </w:tc>
        <w:tc>
          <w:tcPr>
            <w:tcW w:w="2850" w:type="dxa"/>
          </w:tcPr>
          <w:p w14:paraId="3AC08FB5" w14:textId="0AD692D4" w:rsidR="00E652DB" w:rsidDel="00FA4F0A" w:rsidRDefault="00E652DB" w:rsidP="0065054E">
            <w:pPr>
              <w:pStyle w:val="LetranormalTFG"/>
              <w:rPr>
                <w:del w:id="2036" w:author="David Vacas Miguel" w:date="2018-05-14T19:06:00Z"/>
              </w:rPr>
            </w:pPr>
            <w:del w:id="2037" w:author="David Vacas Miguel" w:date="2018-05-14T19:06:00Z">
              <w:r w:rsidDel="00FA4F0A">
                <w:delText>Separación entre los sensores</w:delText>
              </w:r>
            </w:del>
          </w:p>
        </w:tc>
      </w:tr>
    </w:tbl>
    <w:p w14:paraId="60F570D3" w14:textId="75EC6FC9" w:rsidR="00E652DB" w:rsidDel="00FA4F0A" w:rsidRDefault="00E652DB" w:rsidP="00E652DB">
      <w:pPr>
        <w:pStyle w:val="LetranormalTFG"/>
        <w:jc w:val="center"/>
        <w:rPr>
          <w:del w:id="2038" w:author="David Vacas Miguel" w:date="2018-05-14T19:06:00Z"/>
        </w:rPr>
      </w:pPr>
      <w:del w:id="2039" w:author="David Vacas Miguel" w:date="2018-05-14T19:06:00Z">
        <w:r w:rsidRPr="008A1F62" w:rsidDel="00FA4F0A">
          <w:rPr>
            <w:b/>
          </w:rPr>
          <w:delText xml:space="preserve">Figura </w:delText>
        </w:r>
        <w:r w:rsidR="003278DE" w:rsidDel="00FA4F0A">
          <w:rPr>
            <w:b/>
          </w:rPr>
          <w:delText>2</w:delText>
        </w:r>
      </w:del>
      <w:del w:id="2040" w:author="David Vacas Miguel" w:date="2018-04-19T01:12:00Z">
        <w:r w:rsidR="003278DE" w:rsidDel="00DC5F1F">
          <w:rPr>
            <w:b/>
          </w:rPr>
          <w:delText>1</w:delText>
        </w:r>
      </w:del>
      <w:del w:id="2041" w:author="David Vacas Miguel" w:date="2018-05-14T19:06:00Z">
        <w:r w:rsidRPr="008A1F62" w:rsidDel="00FA4F0A">
          <w:rPr>
            <w:b/>
          </w:rPr>
          <w:delText>.</w:delText>
        </w:r>
        <w:r w:rsidDel="00FA4F0A">
          <w:delText xml:space="preserve"> Leyenda de las abreviaturas usadas</w:delText>
        </w:r>
      </w:del>
    </w:p>
    <w:p w14:paraId="42F62FD6" w14:textId="77777777" w:rsidR="00E652DB" w:rsidRDefault="00E652DB" w:rsidP="00E652DB">
      <w:pPr>
        <w:pStyle w:val="LetranormalTFG"/>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14:paraId="7CFE9D38" w14:textId="77777777" w:rsidTr="00650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6" w:type="dxa"/>
          </w:tcPr>
          <w:p w14:paraId="7995EEC5" w14:textId="77777777" w:rsidR="00E652DB" w:rsidRDefault="00E652DB" w:rsidP="0065054E">
            <w:pPr>
              <w:pStyle w:val="LetranormalTFG"/>
            </w:pPr>
            <w:r>
              <w:t>Parámetros</w:t>
            </w:r>
          </w:p>
        </w:tc>
        <w:tc>
          <w:tcPr>
            <w:tcW w:w="1006" w:type="dxa"/>
          </w:tcPr>
          <w:p w14:paraId="07F5E718"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proofErr w:type="spellStart"/>
            <w:r>
              <w:t>Speed</w:t>
            </w:r>
            <w:proofErr w:type="spellEnd"/>
          </w:p>
        </w:tc>
        <w:tc>
          <w:tcPr>
            <w:tcW w:w="1006" w:type="dxa"/>
          </w:tcPr>
          <w:p w14:paraId="7FAF2A01"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1007" w:type="dxa"/>
          </w:tcPr>
          <w:p w14:paraId="7DEB6198"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1007" w:type="dxa"/>
          </w:tcPr>
          <w:p w14:paraId="4A0C0086"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1007" w:type="dxa"/>
          </w:tcPr>
          <w:p w14:paraId="497CFBB5"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L</w:t>
            </w:r>
          </w:p>
        </w:tc>
        <w:tc>
          <w:tcPr>
            <w:tcW w:w="1007" w:type="dxa"/>
          </w:tcPr>
          <w:p w14:paraId="5AD11F3A"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A</w:t>
            </w:r>
          </w:p>
        </w:tc>
        <w:tc>
          <w:tcPr>
            <w:tcW w:w="1007" w:type="dxa"/>
          </w:tcPr>
          <w:p w14:paraId="23A7D10F"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1007" w:type="dxa"/>
          </w:tcPr>
          <w:p w14:paraId="780BEFE2"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E652DB" w14:paraId="1E2E9275" w14:textId="77777777" w:rsidTr="00650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dxa"/>
          </w:tcPr>
          <w:p w14:paraId="4EE271BE" w14:textId="77777777" w:rsidR="00E652DB" w:rsidRDefault="00E652DB" w:rsidP="0065054E">
            <w:pPr>
              <w:pStyle w:val="LetranormalTFG"/>
            </w:pPr>
            <w:r>
              <w:t>Valor</w:t>
            </w:r>
          </w:p>
        </w:tc>
        <w:tc>
          <w:tcPr>
            <w:tcW w:w="1006" w:type="dxa"/>
          </w:tcPr>
          <w:p w14:paraId="60325E5D"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6" w:type="dxa"/>
          </w:tcPr>
          <w:p w14:paraId="075AF58C"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7" w:type="dxa"/>
          </w:tcPr>
          <w:p w14:paraId="478AB494"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1007" w:type="dxa"/>
          </w:tcPr>
          <w:p w14:paraId="2F3E7EDD"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1007" w:type="dxa"/>
          </w:tcPr>
          <w:p w14:paraId="0B95A9BF"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1007" w:type="dxa"/>
          </w:tcPr>
          <w:p w14:paraId="079DC67A"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1007" w:type="dxa"/>
          </w:tcPr>
          <w:p w14:paraId="4AD3F1BD"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1007" w:type="dxa"/>
          </w:tcPr>
          <w:p w14:paraId="3FEDBB13"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4</w:t>
            </w:r>
          </w:p>
        </w:tc>
      </w:tr>
    </w:tbl>
    <w:p w14:paraId="7BB56213" w14:textId="77777777" w:rsidR="00E652DB" w:rsidRDefault="00E652DB" w:rsidP="00E652DB">
      <w:pPr>
        <w:pStyle w:val="LetranormalTFG"/>
      </w:pPr>
      <w:r>
        <w:t>Tiempo: 90s.</w:t>
      </w:r>
    </w:p>
    <w:p w14:paraId="78806F5B" w14:textId="0A89730D" w:rsidR="00E652DB" w:rsidRDefault="005831F0" w:rsidP="00E652DB">
      <w:pPr>
        <w:pStyle w:val="LetranormalTFG"/>
        <w:jc w:val="center"/>
        <w:rPr>
          <w:ins w:id="2042" w:author="David Vacas Miguel" w:date="2018-05-14T19:08:00Z"/>
          <w:noProof/>
          <w:lang w:eastAsia="es-ES"/>
        </w:rPr>
      </w:pPr>
      <w:r>
        <w:rPr>
          <w:noProof/>
          <w:lang w:eastAsia="es-ES"/>
        </w:rPr>
        <w:pict w14:anchorId="433943F1">
          <v:shape id="_x0000_i1047" type="#_x0000_t75" style="width:205.8pt;height:188.85pt">
            <v:imagedata r:id="rId76" o:title="resultados1"/>
          </v:shape>
        </w:pict>
      </w:r>
    </w:p>
    <w:p w14:paraId="560F651B" w14:textId="5086D618" w:rsidR="00FA4F0A" w:rsidRDefault="00FA4F0A" w:rsidP="00FA4F0A">
      <w:pPr>
        <w:pStyle w:val="LetranormalTFG"/>
        <w:pPrChange w:id="2043" w:author="David Vacas Miguel" w:date="2018-05-14T19:08:00Z">
          <w:pPr>
            <w:pStyle w:val="LetranormalTFG"/>
            <w:jc w:val="center"/>
          </w:pPr>
        </w:pPrChange>
      </w:pPr>
      <w:ins w:id="2044" w:author="David Vacas Miguel" w:date="2018-05-14T19:08:00Z">
        <w:r>
          <w:lastRenderedPageBreak/>
          <w:t xml:space="preserve">Este robot es </w:t>
        </w:r>
      </w:ins>
      <w:ins w:id="2045" w:author="David Vacas Miguel" w:date="2018-05-14T19:10:00Z">
        <w:r>
          <w:t xml:space="preserve">un robot con </w:t>
        </w:r>
        <w:r w:rsidR="00BD32D4">
          <w:t xml:space="preserve">parámetros </w:t>
        </w:r>
      </w:ins>
      <w:ins w:id="2046" w:author="David Vacas Miguel" w:date="2018-05-14T19:25:00Z">
        <w:r w:rsidR="007124BE">
          <w:t xml:space="preserve">geométricos </w:t>
        </w:r>
      </w:ins>
      <w:ins w:id="2047" w:author="David Vacas Miguel" w:date="2018-05-14T19:10:00Z">
        <w:r w:rsidR="00BD32D4">
          <w:t>medios</w:t>
        </w:r>
      </w:ins>
      <w:ins w:id="2048" w:author="David Vacas Miguel" w:date="2018-05-14T19:26:00Z">
        <w:r w:rsidR="007124BE">
          <w:t xml:space="preserve"> lo que hace que se realice el circuito en un tiempo normal.</w:t>
        </w:r>
      </w:ins>
    </w:p>
    <w:p w14:paraId="723CEB05" w14:textId="77777777" w:rsidR="00E652DB" w:rsidRDefault="00E652DB" w:rsidP="00E652DB">
      <w:pPr>
        <w:pStyle w:val="LetranormalTFG"/>
        <w:jc w:val="center"/>
      </w:pPr>
    </w:p>
    <w:p w14:paraId="26110D7D" w14:textId="77777777" w:rsidR="00E652DB" w:rsidRDefault="00E652DB" w:rsidP="00E652DB">
      <w:pPr>
        <w:pStyle w:val="LetranormalTFG"/>
        <w:jc w:val="center"/>
      </w:pPr>
    </w:p>
    <w:tbl>
      <w:tblPr>
        <w:tblStyle w:val="Tablanormal5"/>
        <w:tblW w:w="0" w:type="auto"/>
        <w:tblLook w:val="04A0" w:firstRow="1" w:lastRow="0" w:firstColumn="1" w:lastColumn="0" w:noHBand="0" w:noVBand="1"/>
      </w:tblPr>
      <w:tblGrid>
        <w:gridCol w:w="1434"/>
        <w:gridCol w:w="995"/>
        <w:gridCol w:w="963"/>
        <w:gridCol w:w="951"/>
        <w:gridCol w:w="958"/>
        <w:gridCol w:w="942"/>
        <w:gridCol w:w="942"/>
        <w:gridCol w:w="946"/>
        <w:gridCol w:w="939"/>
      </w:tblGrid>
      <w:tr w:rsidR="00E652DB" w14:paraId="0704F3AC" w14:textId="77777777" w:rsidTr="00650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6" w:type="dxa"/>
          </w:tcPr>
          <w:p w14:paraId="773F32D3" w14:textId="77777777" w:rsidR="00E652DB" w:rsidRDefault="00E652DB" w:rsidP="0065054E">
            <w:pPr>
              <w:pStyle w:val="LetranormalTFG"/>
            </w:pPr>
            <w:r>
              <w:t>Parámetros</w:t>
            </w:r>
          </w:p>
        </w:tc>
        <w:tc>
          <w:tcPr>
            <w:tcW w:w="1006" w:type="dxa"/>
          </w:tcPr>
          <w:p w14:paraId="4E8DAE41"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proofErr w:type="spellStart"/>
            <w:r>
              <w:t>Speed</w:t>
            </w:r>
            <w:proofErr w:type="spellEnd"/>
          </w:p>
        </w:tc>
        <w:tc>
          <w:tcPr>
            <w:tcW w:w="1006" w:type="dxa"/>
          </w:tcPr>
          <w:p w14:paraId="2C62D925"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1007" w:type="dxa"/>
          </w:tcPr>
          <w:p w14:paraId="673118A3"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1007" w:type="dxa"/>
          </w:tcPr>
          <w:p w14:paraId="618B07E5"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1007" w:type="dxa"/>
          </w:tcPr>
          <w:p w14:paraId="2DBABE80"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L</w:t>
            </w:r>
          </w:p>
        </w:tc>
        <w:tc>
          <w:tcPr>
            <w:tcW w:w="1007" w:type="dxa"/>
          </w:tcPr>
          <w:p w14:paraId="702AF3F6"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A</w:t>
            </w:r>
          </w:p>
        </w:tc>
        <w:tc>
          <w:tcPr>
            <w:tcW w:w="1007" w:type="dxa"/>
          </w:tcPr>
          <w:p w14:paraId="3ADE1ECD"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1007" w:type="dxa"/>
          </w:tcPr>
          <w:p w14:paraId="765070D1"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E652DB" w14:paraId="134FFC24" w14:textId="77777777" w:rsidTr="00650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dxa"/>
          </w:tcPr>
          <w:p w14:paraId="6404B6C5" w14:textId="77777777" w:rsidR="00E652DB" w:rsidRDefault="00E652DB" w:rsidP="0065054E">
            <w:pPr>
              <w:pStyle w:val="LetranormalTFG"/>
            </w:pPr>
            <w:r>
              <w:t>Valor</w:t>
            </w:r>
          </w:p>
        </w:tc>
        <w:tc>
          <w:tcPr>
            <w:tcW w:w="1006" w:type="dxa"/>
          </w:tcPr>
          <w:p w14:paraId="23E480A1"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6" w:type="dxa"/>
          </w:tcPr>
          <w:p w14:paraId="10276AE5"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1.75</w:t>
            </w:r>
          </w:p>
        </w:tc>
        <w:tc>
          <w:tcPr>
            <w:tcW w:w="1007" w:type="dxa"/>
          </w:tcPr>
          <w:p w14:paraId="533C94D4"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10</w:t>
            </w:r>
          </w:p>
        </w:tc>
        <w:tc>
          <w:tcPr>
            <w:tcW w:w="1007" w:type="dxa"/>
          </w:tcPr>
          <w:p w14:paraId="56266759"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7</w:t>
            </w:r>
          </w:p>
        </w:tc>
        <w:tc>
          <w:tcPr>
            <w:tcW w:w="1007" w:type="dxa"/>
          </w:tcPr>
          <w:p w14:paraId="1A57B579"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30</w:t>
            </w:r>
          </w:p>
        </w:tc>
        <w:tc>
          <w:tcPr>
            <w:tcW w:w="1007" w:type="dxa"/>
          </w:tcPr>
          <w:p w14:paraId="31D9AB44"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15</w:t>
            </w:r>
          </w:p>
        </w:tc>
        <w:tc>
          <w:tcPr>
            <w:tcW w:w="1007" w:type="dxa"/>
          </w:tcPr>
          <w:p w14:paraId="068C0E0C"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7" w:type="dxa"/>
          </w:tcPr>
          <w:p w14:paraId="46039AA1"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7</w:t>
            </w:r>
          </w:p>
        </w:tc>
      </w:tr>
    </w:tbl>
    <w:p w14:paraId="7E88A8E5" w14:textId="77777777" w:rsidR="00E652DB" w:rsidRDefault="00E652DB" w:rsidP="00E652DB">
      <w:pPr>
        <w:pStyle w:val="LetranormalTFG"/>
      </w:pPr>
      <w:r>
        <w:t>Tiempo: 92s.</w:t>
      </w:r>
    </w:p>
    <w:p w14:paraId="5BC465C1" w14:textId="5FD043D0" w:rsidR="00E652DB" w:rsidRDefault="005831F0" w:rsidP="00E652DB">
      <w:pPr>
        <w:pStyle w:val="LetranormalTFG"/>
        <w:jc w:val="center"/>
        <w:rPr>
          <w:ins w:id="2049" w:author="David Vacas Miguel" w:date="2018-05-14T19:26:00Z"/>
          <w:noProof/>
          <w:lang w:eastAsia="es-ES"/>
        </w:rPr>
      </w:pPr>
      <w:r>
        <w:rPr>
          <w:noProof/>
          <w:lang w:eastAsia="es-ES"/>
        </w:rPr>
        <w:pict w14:anchorId="06F04E78">
          <v:shape id="_x0000_i1048" type="#_x0000_t75" style="width:205.15pt;height:186.8pt">
            <v:imagedata r:id="rId77" o:title="resultados2"/>
          </v:shape>
        </w:pict>
      </w:r>
    </w:p>
    <w:p w14:paraId="53C66E62" w14:textId="3E01DCA3" w:rsidR="007124BE" w:rsidRDefault="007124BE" w:rsidP="007124BE">
      <w:pPr>
        <w:pStyle w:val="LetranormalTFG"/>
        <w:rPr>
          <w:noProof/>
          <w:lang w:eastAsia="es-ES"/>
        </w:rPr>
        <w:pPrChange w:id="2050" w:author="David Vacas Miguel" w:date="2018-05-14T19:26:00Z">
          <w:pPr>
            <w:pStyle w:val="LetranormalTFG"/>
            <w:jc w:val="center"/>
          </w:pPr>
        </w:pPrChange>
      </w:pPr>
      <w:ins w:id="2051" w:author="David Vacas Miguel" w:date="2018-05-14T19:26:00Z">
        <w:r>
          <w:rPr>
            <w:noProof/>
            <w:lang w:eastAsia="es-ES"/>
          </w:rPr>
          <w:t>Este robot tiene un</w:t>
        </w:r>
      </w:ins>
      <w:ins w:id="2052" w:author="David Vacas Miguel" w:date="2018-05-14T19:27:00Z">
        <w:r>
          <w:rPr>
            <w:noProof/>
            <w:lang w:eastAsia="es-ES"/>
          </w:rPr>
          <w:t xml:space="preserve"> menor radio de ruedas</w:t>
        </w:r>
      </w:ins>
      <w:ins w:id="2053" w:author="David Vacas Miguel" w:date="2018-05-14T20:08:00Z">
        <w:r w:rsidR="004D5EB4">
          <w:rPr>
            <w:noProof/>
            <w:lang w:eastAsia="es-ES"/>
          </w:rPr>
          <w:t>,</w:t>
        </w:r>
      </w:ins>
      <w:ins w:id="2054" w:author="David Vacas Miguel" w:date="2018-05-14T19:27:00Z">
        <w:r>
          <w:rPr>
            <w:noProof/>
            <w:lang w:eastAsia="es-ES"/>
          </w:rPr>
          <w:t xml:space="preserve"> una mayor distancia entre sensores y ruedas</w:t>
        </w:r>
      </w:ins>
      <w:ins w:id="2055" w:author="David Vacas Miguel" w:date="2018-05-14T19:28:00Z">
        <w:r>
          <w:rPr>
            <w:noProof/>
            <w:lang w:eastAsia="es-ES"/>
          </w:rPr>
          <w:t xml:space="preserve"> y una mayor distancia entre sensores</w:t>
        </w:r>
      </w:ins>
      <w:ins w:id="2056" w:author="David Vacas Miguel" w:date="2018-05-14T20:05:00Z">
        <w:r w:rsidR="00F3320B">
          <w:rPr>
            <w:noProof/>
            <w:lang w:eastAsia="es-ES"/>
          </w:rPr>
          <w:t>, ademas tiene las ruedas mas juntas</w:t>
        </w:r>
      </w:ins>
      <w:ins w:id="2057" w:author="David Vacas Miguel" w:date="2018-05-14T20:08:00Z">
        <w:r w:rsidR="00F3320B">
          <w:rPr>
            <w:noProof/>
            <w:lang w:eastAsia="es-ES"/>
          </w:rPr>
          <w:t>, t</w:t>
        </w:r>
      </w:ins>
      <w:ins w:id="2058" w:author="David Vacas Miguel" w:date="2018-05-14T20:07:00Z">
        <w:r w:rsidR="00F3320B">
          <w:rPr>
            <w:noProof/>
            <w:lang w:eastAsia="es-ES"/>
          </w:rPr>
          <w:t>odo esto hace que se realicen</w:t>
        </w:r>
      </w:ins>
      <w:ins w:id="2059" w:author="David Vacas Miguel" w:date="2018-05-14T20:08:00Z">
        <w:r w:rsidR="00F3320B">
          <w:rPr>
            <w:noProof/>
            <w:lang w:eastAsia="es-ES"/>
          </w:rPr>
          <w:t xml:space="preserve"> menos giros pero de mayor magnitud.</w:t>
        </w:r>
      </w:ins>
    </w:p>
    <w:p w14:paraId="18809407" w14:textId="77777777" w:rsidR="0049345F" w:rsidRDefault="0049345F" w:rsidP="00E652DB">
      <w:pPr>
        <w:pStyle w:val="LetranormalTFG"/>
        <w:jc w:val="center"/>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14:paraId="543CE780" w14:textId="77777777" w:rsidTr="00650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6" w:type="dxa"/>
          </w:tcPr>
          <w:p w14:paraId="17BB8E23" w14:textId="77777777" w:rsidR="00E652DB" w:rsidRDefault="00E652DB" w:rsidP="0065054E">
            <w:pPr>
              <w:pStyle w:val="LetranormalTFG"/>
            </w:pPr>
            <w:r>
              <w:t>Parámetros</w:t>
            </w:r>
          </w:p>
        </w:tc>
        <w:tc>
          <w:tcPr>
            <w:tcW w:w="1006" w:type="dxa"/>
          </w:tcPr>
          <w:p w14:paraId="11489408"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proofErr w:type="spellStart"/>
            <w:r>
              <w:t>Speed</w:t>
            </w:r>
            <w:proofErr w:type="spellEnd"/>
          </w:p>
        </w:tc>
        <w:tc>
          <w:tcPr>
            <w:tcW w:w="1006" w:type="dxa"/>
          </w:tcPr>
          <w:p w14:paraId="2863BD0A"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1007" w:type="dxa"/>
          </w:tcPr>
          <w:p w14:paraId="15580313"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1007" w:type="dxa"/>
          </w:tcPr>
          <w:p w14:paraId="6C7AAC98"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1007" w:type="dxa"/>
          </w:tcPr>
          <w:p w14:paraId="393C2201"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L</w:t>
            </w:r>
          </w:p>
        </w:tc>
        <w:tc>
          <w:tcPr>
            <w:tcW w:w="1007" w:type="dxa"/>
          </w:tcPr>
          <w:p w14:paraId="52F151A9"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A</w:t>
            </w:r>
          </w:p>
        </w:tc>
        <w:tc>
          <w:tcPr>
            <w:tcW w:w="1007" w:type="dxa"/>
          </w:tcPr>
          <w:p w14:paraId="0ED69D4F"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1007" w:type="dxa"/>
          </w:tcPr>
          <w:p w14:paraId="5A5D9C2A"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E652DB" w14:paraId="72E0BDED" w14:textId="77777777" w:rsidTr="00650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dxa"/>
          </w:tcPr>
          <w:p w14:paraId="3F89F716" w14:textId="77777777" w:rsidR="00E652DB" w:rsidRDefault="00E652DB" w:rsidP="0065054E">
            <w:pPr>
              <w:pStyle w:val="LetranormalTFG"/>
            </w:pPr>
            <w:r>
              <w:t>Valor</w:t>
            </w:r>
          </w:p>
        </w:tc>
        <w:tc>
          <w:tcPr>
            <w:tcW w:w="1006" w:type="dxa"/>
          </w:tcPr>
          <w:p w14:paraId="2AD8DBD0"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6" w:type="dxa"/>
          </w:tcPr>
          <w:p w14:paraId="5C7585B7"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1.5</w:t>
            </w:r>
          </w:p>
        </w:tc>
        <w:tc>
          <w:tcPr>
            <w:tcW w:w="1007" w:type="dxa"/>
          </w:tcPr>
          <w:p w14:paraId="23979E71"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20</w:t>
            </w:r>
          </w:p>
        </w:tc>
        <w:tc>
          <w:tcPr>
            <w:tcW w:w="1007" w:type="dxa"/>
          </w:tcPr>
          <w:p w14:paraId="0AA60A2E"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7" w:type="dxa"/>
          </w:tcPr>
          <w:p w14:paraId="1EE131DF"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12</w:t>
            </w:r>
          </w:p>
        </w:tc>
        <w:tc>
          <w:tcPr>
            <w:tcW w:w="1007" w:type="dxa"/>
          </w:tcPr>
          <w:p w14:paraId="40430377"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10</w:t>
            </w:r>
          </w:p>
        </w:tc>
        <w:tc>
          <w:tcPr>
            <w:tcW w:w="1007" w:type="dxa"/>
          </w:tcPr>
          <w:p w14:paraId="65E8C2B2"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7" w:type="dxa"/>
          </w:tcPr>
          <w:p w14:paraId="2D821808"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3</w:t>
            </w:r>
          </w:p>
        </w:tc>
      </w:tr>
    </w:tbl>
    <w:p w14:paraId="32E310D4" w14:textId="77777777" w:rsidR="00E652DB" w:rsidRDefault="00E652DB" w:rsidP="00E652DB">
      <w:pPr>
        <w:pStyle w:val="LetranormalTFG"/>
      </w:pPr>
      <w:r>
        <w:t>Tiempo: 125s.</w:t>
      </w:r>
    </w:p>
    <w:p w14:paraId="4C0965DD" w14:textId="216517B7" w:rsidR="00E652DB" w:rsidRDefault="005831F0" w:rsidP="00E652DB">
      <w:pPr>
        <w:pStyle w:val="LetranormalTFG"/>
        <w:jc w:val="center"/>
        <w:rPr>
          <w:ins w:id="2060" w:author="David Vacas Miguel" w:date="2018-05-14T19:13:00Z"/>
          <w:noProof/>
          <w:lang w:eastAsia="es-ES"/>
        </w:rPr>
      </w:pPr>
      <w:r>
        <w:rPr>
          <w:noProof/>
          <w:lang w:eastAsia="es-ES"/>
        </w:rPr>
        <w:lastRenderedPageBreak/>
        <w:pict w14:anchorId="4BFF03DF">
          <v:shape id="_x0000_i1049" type="#_x0000_t75" style="width:207.85pt;height:187.45pt">
            <v:imagedata r:id="rId78" o:title="resultados3"/>
          </v:shape>
        </w:pict>
      </w:r>
    </w:p>
    <w:p w14:paraId="3E4B9927" w14:textId="2325FC20" w:rsidR="00BD32D4" w:rsidRDefault="00BD32D4" w:rsidP="00BD32D4">
      <w:pPr>
        <w:pStyle w:val="LetranormalTFG"/>
        <w:pPrChange w:id="2061" w:author="David Vacas Miguel" w:date="2018-05-14T19:13:00Z">
          <w:pPr>
            <w:pStyle w:val="LetranormalTFG"/>
            <w:jc w:val="center"/>
          </w:pPr>
        </w:pPrChange>
      </w:pPr>
      <w:ins w:id="2062" w:author="David Vacas Miguel" w:date="2018-05-14T19:13:00Z">
        <w:r>
          <w:t xml:space="preserve">Este robot </w:t>
        </w:r>
      </w:ins>
      <w:ins w:id="2063" w:author="David Vacas Miguel" w:date="2018-05-14T19:14:00Z">
        <w:r>
          <w:t xml:space="preserve">tiene una </w:t>
        </w:r>
      </w:ins>
      <w:ins w:id="2064" w:author="David Vacas Miguel" w:date="2018-05-14T19:16:00Z">
        <w:r>
          <w:t>separación</w:t>
        </w:r>
      </w:ins>
      <w:ins w:id="2065" w:author="David Vacas Miguel" w:date="2018-05-14T19:14:00Z">
        <w:r>
          <w:t xml:space="preserve"> entre ruedas muy grande</w:t>
        </w:r>
      </w:ins>
      <w:ins w:id="2066" w:author="David Vacas Miguel" w:date="2018-05-14T19:15:00Z">
        <w:r>
          <w:t xml:space="preserve"> pero </w:t>
        </w:r>
      </w:ins>
      <w:ins w:id="2067" w:author="David Vacas Miguel" w:date="2018-05-14T19:14:00Z">
        <w:r>
          <w:t xml:space="preserve">una separación entre sensores reducida. Esto hace que se detecten muy rápido </w:t>
        </w:r>
      </w:ins>
      <w:ins w:id="2068" w:author="David Vacas Miguel" w:date="2018-05-14T19:16:00Z">
        <w:r>
          <w:t>las colisiones</w:t>
        </w:r>
      </w:ins>
      <w:ins w:id="2069" w:author="David Vacas Miguel" w:date="2018-05-14T19:21:00Z">
        <w:r w:rsidR="007124BE">
          <w:t>,</w:t>
        </w:r>
      </w:ins>
      <w:ins w:id="2070" w:author="David Vacas Miguel" w:date="2018-05-14T19:16:00Z">
        <w:r>
          <w:t xml:space="preserve"> sin </w:t>
        </w:r>
      </w:ins>
      <w:ins w:id="2071" w:author="David Vacas Miguel" w:date="2018-05-14T19:21:00Z">
        <w:r w:rsidR="007124BE">
          <w:t>embargo,</w:t>
        </w:r>
      </w:ins>
      <w:ins w:id="2072" w:author="David Vacas Miguel" w:date="2018-05-14T19:16:00Z">
        <w:r>
          <w:t xml:space="preserve"> realiza</w:t>
        </w:r>
      </w:ins>
      <w:ins w:id="2073" w:author="David Vacas Miguel" w:date="2018-05-14T19:15:00Z">
        <w:r>
          <w:t xml:space="preserve"> giros de mayor amplitud</w:t>
        </w:r>
      </w:ins>
      <w:ins w:id="2074" w:author="David Vacas Miguel" w:date="2018-05-14T19:16:00Z">
        <w:r>
          <w:t>, lo que hace que en un circuito como este con una gran cantida</w:t>
        </w:r>
      </w:ins>
      <w:ins w:id="2075" w:author="David Vacas Miguel" w:date="2018-05-14T19:17:00Z">
        <w:r>
          <w:t xml:space="preserve">d de giros sea </w:t>
        </w:r>
      </w:ins>
      <w:ins w:id="2076" w:author="David Vacas Miguel" w:date="2018-05-14T19:21:00Z">
        <w:r w:rsidR="007124BE">
          <w:t>más</w:t>
        </w:r>
      </w:ins>
      <w:ins w:id="2077" w:author="David Vacas Miguel" w:date="2018-05-14T19:17:00Z">
        <w:r>
          <w:t xml:space="preserve"> lento.</w:t>
        </w:r>
      </w:ins>
    </w:p>
    <w:p w14:paraId="1F95A8C0" w14:textId="77777777" w:rsidR="00E652DB" w:rsidDel="00A57C1E" w:rsidRDefault="00E652DB" w:rsidP="00E652DB">
      <w:pPr>
        <w:pStyle w:val="LetranormalTFG"/>
        <w:jc w:val="center"/>
        <w:rPr>
          <w:del w:id="2078" w:author="David Vacas Miguel" w:date="2018-04-19T00:37:00Z"/>
        </w:rPr>
      </w:pPr>
    </w:p>
    <w:p w14:paraId="4B77A2F1" w14:textId="77777777" w:rsidR="00E652DB" w:rsidDel="00A57C1E" w:rsidRDefault="00E652DB" w:rsidP="00E652DB">
      <w:pPr>
        <w:pStyle w:val="LetranormalTFG"/>
        <w:jc w:val="center"/>
        <w:rPr>
          <w:del w:id="2079" w:author="David Vacas Miguel" w:date="2018-04-19T00:37:00Z"/>
        </w:rPr>
      </w:pPr>
    </w:p>
    <w:p w14:paraId="47B2E58C" w14:textId="77777777" w:rsidR="00E652DB" w:rsidDel="00A57C1E" w:rsidRDefault="00E652DB" w:rsidP="00E652DB">
      <w:pPr>
        <w:pStyle w:val="LetranormalTFG"/>
        <w:jc w:val="center"/>
        <w:rPr>
          <w:del w:id="2080" w:author="David Vacas Miguel" w:date="2018-04-19T00:37:00Z"/>
        </w:rPr>
      </w:pPr>
    </w:p>
    <w:p w14:paraId="351CF836" w14:textId="77777777" w:rsidR="00E652DB" w:rsidDel="00A57C1E" w:rsidRDefault="00E652DB" w:rsidP="00E652DB">
      <w:pPr>
        <w:pStyle w:val="LetranormalTFG"/>
        <w:jc w:val="center"/>
        <w:rPr>
          <w:del w:id="2081" w:author="David Vacas Miguel" w:date="2018-04-19T00:37:00Z"/>
        </w:rPr>
      </w:pPr>
    </w:p>
    <w:p w14:paraId="336B0CFB" w14:textId="77777777" w:rsidR="00E652DB" w:rsidRDefault="00E652DB">
      <w:pPr>
        <w:pStyle w:val="LetranormalTFG"/>
        <w:pPrChange w:id="2082" w:author="David Vacas Miguel" w:date="2018-04-19T00:37:00Z">
          <w:pPr>
            <w:pStyle w:val="LetranormalTFG"/>
            <w:jc w:val="center"/>
          </w:pPr>
        </w:pPrChange>
      </w:pPr>
    </w:p>
    <w:p w14:paraId="2CDDB919" w14:textId="77777777" w:rsidR="00E652DB" w:rsidRDefault="00E652DB" w:rsidP="00E652DB">
      <w:pPr>
        <w:pStyle w:val="LetranormalTFG"/>
        <w:jc w:val="center"/>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14:paraId="6D17553F" w14:textId="77777777" w:rsidTr="00650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6" w:type="dxa"/>
          </w:tcPr>
          <w:p w14:paraId="5112CB99" w14:textId="77777777" w:rsidR="00E652DB" w:rsidRDefault="00E652DB" w:rsidP="0065054E">
            <w:pPr>
              <w:pStyle w:val="LetranormalTFG"/>
            </w:pPr>
            <w:r>
              <w:t>Parámetros</w:t>
            </w:r>
          </w:p>
        </w:tc>
        <w:tc>
          <w:tcPr>
            <w:tcW w:w="1006" w:type="dxa"/>
          </w:tcPr>
          <w:p w14:paraId="59198C6A"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proofErr w:type="spellStart"/>
            <w:r>
              <w:t>Speed</w:t>
            </w:r>
            <w:proofErr w:type="spellEnd"/>
          </w:p>
        </w:tc>
        <w:tc>
          <w:tcPr>
            <w:tcW w:w="1006" w:type="dxa"/>
          </w:tcPr>
          <w:p w14:paraId="442CA48F"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1007" w:type="dxa"/>
          </w:tcPr>
          <w:p w14:paraId="7FB1EAEC"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1007" w:type="dxa"/>
          </w:tcPr>
          <w:p w14:paraId="678E4BEE"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1007" w:type="dxa"/>
          </w:tcPr>
          <w:p w14:paraId="5903CE63"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L</w:t>
            </w:r>
          </w:p>
        </w:tc>
        <w:tc>
          <w:tcPr>
            <w:tcW w:w="1007" w:type="dxa"/>
          </w:tcPr>
          <w:p w14:paraId="02119F82"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A</w:t>
            </w:r>
          </w:p>
        </w:tc>
        <w:tc>
          <w:tcPr>
            <w:tcW w:w="1007" w:type="dxa"/>
          </w:tcPr>
          <w:p w14:paraId="7920F525"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1007" w:type="dxa"/>
          </w:tcPr>
          <w:p w14:paraId="0069921F"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E652DB" w14:paraId="3EBDF56F" w14:textId="77777777" w:rsidTr="00650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dxa"/>
          </w:tcPr>
          <w:p w14:paraId="332E559D" w14:textId="77777777" w:rsidR="00E652DB" w:rsidRDefault="00E652DB" w:rsidP="0065054E">
            <w:pPr>
              <w:pStyle w:val="LetranormalTFG"/>
            </w:pPr>
            <w:r>
              <w:t>Valor</w:t>
            </w:r>
          </w:p>
        </w:tc>
        <w:tc>
          <w:tcPr>
            <w:tcW w:w="1006" w:type="dxa"/>
          </w:tcPr>
          <w:p w14:paraId="13973657"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6" w:type="dxa"/>
          </w:tcPr>
          <w:p w14:paraId="2B0C53F7"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2.5</w:t>
            </w:r>
          </w:p>
        </w:tc>
        <w:tc>
          <w:tcPr>
            <w:tcW w:w="1007" w:type="dxa"/>
          </w:tcPr>
          <w:p w14:paraId="12FDF297"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20</w:t>
            </w:r>
          </w:p>
        </w:tc>
        <w:tc>
          <w:tcPr>
            <w:tcW w:w="1007" w:type="dxa"/>
          </w:tcPr>
          <w:p w14:paraId="335045C0"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1007" w:type="dxa"/>
          </w:tcPr>
          <w:p w14:paraId="2990A7C0"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30</w:t>
            </w:r>
          </w:p>
        </w:tc>
        <w:tc>
          <w:tcPr>
            <w:tcW w:w="1007" w:type="dxa"/>
          </w:tcPr>
          <w:p w14:paraId="2D8031CA"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30</w:t>
            </w:r>
          </w:p>
        </w:tc>
        <w:tc>
          <w:tcPr>
            <w:tcW w:w="1007" w:type="dxa"/>
          </w:tcPr>
          <w:p w14:paraId="2A02DF56"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1007" w:type="dxa"/>
          </w:tcPr>
          <w:p w14:paraId="4B3EAE9F"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5</w:t>
            </w:r>
          </w:p>
        </w:tc>
      </w:tr>
    </w:tbl>
    <w:p w14:paraId="187D7DD7" w14:textId="77777777" w:rsidR="00E652DB" w:rsidRDefault="00E652DB" w:rsidP="00E652DB">
      <w:pPr>
        <w:pStyle w:val="LetranormalTFG"/>
      </w:pPr>
      <w:r>
        <w:t>Tiempo: 76s.</w:t>
      </w:r>
    </w:p>
    <w:p w14:paraId="215164C5" w14:textId="77777777" w:rsidR="00E652DB" w:rsidRDefault="00E652DB" w:rsidP="00E652DB">
      <w:pPr>
        <w:pStyle w:val="LetranormalTFG"/>
        <w:rPr>
          <w:noProof/>
          <w:lang w:eastAsia="es-ES"/>
        </w:rPr>
      </w:pPr>
    </w:p>
    <w:p w14:paraId="4A938DDE" w14:textId="03461479" w:rsidR="00E652DB" w:rsidRDefault="005831F0" w:rsidP="00E652DB">
      <w:pPr>
        <w:pStyle w:val="LetranormalTFG"/>
        <w:jc w:val="center"/>
        <w:rPr>
          <w:ins w:id="2083" w:author="David Vacas Miguel" w:date="2018-05-14T19:23:00Z"/>
          <w:noProof/>
          <w:lang w:eastAsia="es-ES"/>
        </w:rPr>
      </w:pPr>
      <w:r>
        <w:rPr>
          <w:noProof/>
          <w:lang w:eastAsia="es-ES"/>
        </w:rPr>
        <w:pict w14:anchorId="11445749">
          <v:shape id="_x0000_i1050" type="#_x0000_t75" style="width:213.3pt;height:191.55pt">
            <v:imagedata r:id="rId79" o:title="resultados4"/>
          </v:shape>
        </w:pict>
      </w:r>
    </w:p>
    <w:p w14:paraId="328C05F4" w14:textId="30A40D2D" w:rsidR="007124BE" w:rsidRDefault="007124BE" w:rsidP="007124BE">
      <w:pPr>
        <w:pStyle w:val="LetranormalTFG"/>
        <w:pPrChange w:id="2084" w:author="David Vacas Miguel" w:date="2018-05-14T19:23:00Z">
          <w:pPr>
            <w:pStyle w:val="LetranormalTFG"/>
            <w:jc w:val="center"/>
          </w:pPr>
        </w:pPrChange>
      </w:pPr>
      <w:ins w:id="2085" w:author="David Vacas Miguel" w:date="2018-05-14T19:23:00Z">
        <w:r>
          <w:lastRenderedPageBreak/>
          <w:t xml:space="preserve">Este robot posee la misma distancia entre sensores y ruedas que el anterior, misma distancia entre ruedas sin embargo </w:t>
        </w:r>
      </w:ins>
      <w:ins w:id="2086" w:author="David Vacas Miguel" w:date="2018-05-14T19:24:00Z">
        <w:r>
          <w:t xml:space="preserve">los sensores entre si tienen mas distancia y tiene un mayor radio de rueda lo que hace que en este circuito sea </w:t>
        </w:r>
      </w:ins>
      <w:ins w:id="2087" w:author="David Vacas Miguel" w:date="2018-05-14T20:09:00Z">
        <w:r w:rsidR="004D5EB4">
          <w:t>más</w:t>
        </w:r>
      </w:ins>
      <w:ins w:id="2088" w:author="David Vacas Miguel" w:date="2018-05-14T19:24:00Z">
        <w:r>
          <w:t xml:space="preserve"> rápido.</w:t>
        </w:r>
      </w:ins>
    </w:p>
    <w:p w14:paraId="19B64F3F" w14:textId="77777777" w:rsidR="00AA4341" w:rsidRDefault="00AA4341">
      <w:pPr>
        <w:rPr>
          <w:rFonts w:ascii="Arial" w:hAnsi="Arial" w:cs="Times New Roman"/>
          <w:sz w:val="24"/>
        </w:rPr>
      </w:pPr>
      <w:r>
        <w:br w:type="page"/>
      </w:r>
    </w:p>
    <w:p w14:paraId="020AF650" w14:textId="77777777" w:rsidR="00AD5F04" w:rsidDel="00A57C1E" w:rsidRDefault="00AD5F04" w:rsidP="00AD5F04">
      <w:pPr>
        <w:pStyle w:val="TituloTFG"/>
        <w:rPr>
          <w:del w:id="2089" w:author="David Vacas Miguel" w:date="2018-04-19T00:37:00Z"/>
        </w:rPr>
      </w:pPr>
      <w:bookmarkStart w:id="2090" w:name="_Toc514081317"/>
      <w:r>
        <w:lastRenderedPageBreak/>
        <w:t>Conclusiones</w:t>
      </w:r>
      <w:bookmarkEnd w:id="2090"/>
    </w:p>
    <w:p w14:paraId="7998070B" w14:textId="77777777" w:rsidR="006C6D37" w:rsidRDefault="006C6D37">
      <w:pPr>
        <w:pStyle w:val="TituloTFG"/>
        <w:pPrChange w:id="2091" w:author="David Vacas Miguel" w:date="2018-04-19T00:37:00Z">
          <w:pPr>
            <w:pStyle w:val="LetranormalTFG"/>
          </w:pPr>
        </w:pPrChange>
      </w:pPr>
    </w:p>
    <w:p w14:paraId="585322BD" w14:textId="77777777" w:rsidR="006C6D37" w:rsidRDefault="006C6D37" w:rsidP="006C6D37">
      <w:pPr>
        <w:pStyle w:val="LetranormalTFG"/>
      </w:pPr>
      <w:r>
        <w:t>Gracias a este proyecto he obtenido bastante conocimiento sobre C++, además de sobre una tecnología relativamente reciente como es Qt. Para poder realizarlo además ha sido necesario indagar en el funcionamiento más profundo de OpenGL, dotándome así de un mayor conocimiento sobre cómo funciona a bajo nivel.</w:t>
      </w:r>
    </w:p>
    <w:p w14:paraId="0868933E" w14:textId="77777777" w:rsidR="006C6D37" w:rsidRDefault="006C6D37" w:rsidP="006C6D37">
      <w:pPr>
        <w:pStyle w:val="LetranormalTFG"/>
      </w:pPr>
      <w:r>
        <w:t>De los objetivos principales propuestos a la hora de realizar la aplicación, han sido todos logrados.</w:t>
      </w:r>
    </w:p>
    <w:p w14:paraId="2EE55830" w14:textId="77777777" w:rsidR="006C6D37" w:rsidRDefault="006C6D37" w:rsidP="006C6D37">
      <w:pPr>
        <w:pStyle w:val="LetranormalTFG"/>
      </w:pPr>
      <w:r>
        <w:t>Una de las posibles mejoras a realizar sobre este proyecto podría ser el de incluir una forma de realizar carreras varios robots a la vez, o realizar estas carreras de manera online, una persona realizando de host y el resto poniendo sus robots y viendo la carrera. Además se podría mejorar la forma y figuras del robot y el circuito.</w:t>
      </w:r>
    </w:p>
    <w:p w14:paraId="2F74F8CA" w14:textId="77777777" w:rsidR="006C6D37" w:rsidRDefault="006C6D37" w:rsidP="006C6D37">
      <w:pPr>
        <w:pStyle w:val="LetranormalTFG"/>
      </w:pPr>
      <w:r>
        <w:t>Otra posible mejora sería el de desarrollar un algoritmo que dado un circuito encontrara los mejores parámetros posibles del robot para realizar el robot en el menor tiempo posible.</w:t>
      </w:r>
    </w:p>
    <w:p w14:paraId="35791E92" w14:textId="77777777" w:rsidR="006C6D37" w:rsidRDefault="006C6D37" w:rsidP="006C6D37">
      <w:pPr>
        <w:pStyle w:val="LetranormalTFG"/>
      </w:pPr>
    </w:p>
    <w:p w14:paraId="0296A1EE" w14:textId="77777777" w:rsidR="00AD5F04" w:rsidRDefault="00AD5F04">
      <w:pPr>
        <w:rPr>
          <w:rFonts w:ascii="Arial" w:eastAsiaTheme="majorEastAsia" w:hAnsi="Arial" w:cstheme="majorBidi"/>
          <w:b/>
          <w:sz w:val="40"/>
          <w:szCs w:val="32"/>
        </w:rPr>
      </w:pPr>
      <w:r>
        <w:br w:type="page"/>
      </w:r>
    </w:p>
    <w:p w14:paraId="67CEE799" w14:textId="77777777" w:rsidR="00AD5F04" w:rsidRDefault="00515152" w:rsidP="00AD5F04">
      <w:pPr>
        <w:pStyle w:val="TituloTFG"/>
      </w:pPr>
      <w:bookmarkStart w:id="2092" w:name="_Toc514081318"/>
      <w:r>
        <w:lastRenderedPageBreak/>
        <w:t>Bibliografía</w:t>
      </w:r>
      <w:bookmarkEnd w:id="2092"/>
    </w:p>
    <w:p w14:paraId="0797C502" w14:textId="77777777" w:rsidR="00BC3217" w:rsidRDefault="00BC3217">
      <w:pPr>
        <w:rPr>
          <w:rFonts w:ascii="Arial" w:eastAsiaTheme="majorEastAsia" w:hAnsi="Arial" w:cstheme="majorBidi"/>
          <w:b/>
          <w:sz w:val="40"/>
          <w:szCs w:val="32"/>
        </w:rPr>
      </w:pPr>
    </w:p>
    <w:sectPr w:rsidR="00BC3217" w:rsidSect="009B33CE">
      <w:headerReference w:type="default" r:id="rId80"/>
      <w:footerReference w:type="default" r:id="rId81"/>
      <w:type w:val="continuous"/>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68D1C1" w14:textId="77777777" w:rsidR="00741AE3" w:rsidRDefault="00741AE3" w:rsidP="008D373D">
      <w:pPr>
        <w:spacing w:after="0" w:line="240" w:lineRule="auto"/>
      </w:pPr>
      <w:r>
        <w:separator/>
      </w:r>
    </w:p>
  </w:endnote>
  <w:endnote w:type="continuationSeparator" w:id="0">
    <w:p w14:paraId="7EBF061A" w14:textId="77777777" w:rsidR="00741AE3" w:rsidRDefault="00741AE3" w:rsidP="008D3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50A79" w14:textId="32AB7001" w:rsidR="005831F0" w:rsidRPr="00FE3863" w:rsidRDefault="005831F0">
    <w:pPr>
      <w:pStyle w:val="Piedepgina"/>
      <w:rPr>
        <w:rFonts w:ascii="Century Gothic" w:hAnsi="Century Gothic"/>
        <w:i/>
        <w:sz w:val="20"/>
        <w:szCs w:val="20"/>
        <w:rPrChange w:id="2099" w:author="Alberto Herrán González" w:date="2018-03-31T13:57:00Z">
          <w:rPr/>
        </w:rPrChange>
      </w:rPr>
    </w:pPr>
    <w:ins w:id="2100" w:author="Alberto Herrán González" w:date="2018-03-31T13:56:00Z">
      <w:r w:rsidRPr="00FE3863">
        <w:rPr>
          <w:rFonts w:ascii="Century Gothic" w:hAnsi="Century Gothic"/>
          <w:i/>
          <w:sz w:val="20"/>
          <w:szCs w:val="20"/>
          <w:rPrChange w:id="2101" w:author="Alberto Herrán González" w:date="2018-03-31T13:57:00Z">
            <w:rPr/>
          </w:rPrChange>
        </w:rPr>
        <w:t xml:space="preserve">Capítulo </w:t>
      </w:r>
    </w:ins>
    <w:ins w:id="2102" w:author="David Vacas Miguel" w:date="2018-04-19T01:22:00Z">
      <w:r w:rsidRPr="007937C0">
        <w:rPr>
          <w:rFonts w:ascii="Century Gothic" w:hAnsi="Century Gothic"/>
          <w:i/>
          <w:sz w:val="20"/>
          <w:szCs w:val="20"/>
        </w:rPr>
        <w:t>1</w:t>
      </w:r>
    </w:ins>
    <w:ins w:id="2103" w:author="Alberto Herrán González" w:date="2018-03-31T13:56:00Z">
      <w:del w:id="2104" w:author="David Vacas Miguel" w:date="2018-04-19T01:15:00Z">
        <w:r w:rsidRPr="00A04C85" w:rsidDel="001F6174">
          <w:rPr>
            <w:rFonts w:ascii="Century Gothic" w:hAnsi="Century Gothic"/>
            <w:i/>
            <w:sz w:val="20"/>
            <w:szCs w:val="20"/>
            <w:rPrChange w:id="2105" w:author="David Vacas Miguel" w:date="2018-04-19T01:22:00Z">
              <w:rPr/>
            </w:rPrChange>
          </w:rPr>
          <w:delText>1</w:delText>
        </w:r>
      </w:del>
    </w:ins>
    <w:r w:rsidRPr="00A04C85">
      <w:rPr>
        <w:rFonts w:ascii="Century Gothic" w:hAnsi="Century Gothic"/>
        <w:i/>
        <w:sz w:val="20"/>
        <w:szCs w:val="20"/>
        <w:rPrChange w:id="2106" w:author="David Vacas Miguel" w:date="2018-04-19T01:22:00Z">
          <w:rPr/>
        </w:rPrChange>
      </w:rPr>
      <w:ptab w:relativeTo="margin" w:alignment="right" w:leader="none"/>
    </w:r>
    <w:r w:rsidRPr="00A04C85">
      <w:rPr>
        <w:rFonts w:ascii="Century Gothic" w:hAnsi="Century Gothic"/>
        <w:sz w:val="20"/>
        <w:szCs w:val="20"/>
        <w:rPrChange w:id="2107" w:author="David Vacas Miguel" w:date="2018-04-19T01:22:00Z">
          <w:rPr/>
        </w:rPrChange>
      </w:rPr>
      <w:fldChar w:fldCharType="begin"/>
    </w:r>
    <w:r w:rsidRPr="00A04C85">
      <w:rPr>
        <w:rFonts w:ascii="Century Gothic" w:hAnsi="Century Gothic"/>
        <w:sz w:val="20"/>
        <w:szCs w:val="20"/>
        <w:rPrChange w:id="2108" w:author="David Vacas Miguel" w:date="2018-04-19T01:22:00Z">
          <w:rPr/>
        </w:rPrChange>
      </w:rPr>
      <w:instrText xml:space="preserve"> PAGE  \* Arabic  \* MERGEFORMAT </w:instrText>
    </w:r>
    <w:r w:rsidRPr="00A04C85">
      <w:rPr>
        <w:rFonts w:ascii="Century Gothic" w:hAnsi="Century Gothic"/>
        <w:sz w:val="20"/>
        <w:szCs w:val="20"/>
        <w:rPrChange w:id="2109" w:author="David Vacas Miguel" w:date="2018-04-19T01:22:00Z">
          <w:rPr/>
        </w:rPrChange>
      </w:rPr>
      <w:fldChar w:fldCharType="separate"/>
    </w:r>
    <w:r w:rsidRPr="00A04C85">
      <w:rPr>
        <w:rFonts w:ascii="Century Gothic" w:hAnsi="Century Gothic"/>
        <w:noProof/>
        <w:sz w:val="20"/>
        <w:szCs w:val="20"/>
      </w:rPr>
      <w:t>5</w:t>
    </w:r>
    <w:r w:rsidRPr="00A04C85">
      <w:rPr>
        <w:rFonts w:ascii="Century Gothic" w:hAnsi="Century Gothic"/>
        <w:sz w:val="20"/>
        <w:szCs w:val="20"/>
        <w:rPrChange w:id="2110" w:author="David Vacas Miguel" w:date="2018-04-19T01:22:00Z">
          <w:rPr/>
        </w:rPrChang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040478" w14:textId="77777777" w:rsidR="00741AE3" w:rsidRDefault="00741AE3" w:rsidP="008D373D">
      <w:pPr>
        <w:spacing w:after="0" w:line="240" w:lineRule="auto"/>
      </w:pPr>
      <w:r>
        <w:separator/>
      </w:r>
    </w:p>
  </w:footnote>
  <w:footnote w:type="continuationSeparator" w:id="0">
    <w:p w14:paraId="41FB99A5" w14:textId="77777777" w:rsidR="00741AE3" w:rsidRDefault="00741AE3" w:rsidP="008D3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022E9" w14:textId="77777777" w:rsidR="005831F0" w:rsidRPr="009F1D2F" w:rsidRDefault="005831F0" w:rsidP="006854CF">
    <w:pPr>
      <w:pStyle w:val="Encabezado"/>
      <w:jc w:val="right"/>
      <w:rPr>
        <w:rFonts w:ascii="Century Gothic" w:hAnsi="Century Gothic"/>
        <w:i/>
        <w:sz w:val="20"/>
        <w:szCs w:val="20"/>
        <w:rPrChange w:id="2093" w:author="Alberto Herrán González" w:date="2018-03-31T13:05:00Z">
          <w:rPr/>
        </w:rPrChange>
      </w:rPr>
    </w:pPr>
    <w:r w:rsidRPr="009F1D2F">
      <w:rPr>
        <w:rFonts w:ascii="Century Gothic" w:hAnsi="Century Gothic" w:cs="Arial"/>
        <w:i/>
        <w:noProof/>
        <w:sz w:val="20"/>
        <w:szCs w:val="20"/>
        <w:lang w:eastAsia="es-ES"/>
        <w:rPrChange w:id="2094" w:author="Alberto Herrán González" w:date="2018-03-31T13:05:00Z">
          <w:rPr>
            <w:rFonts w:ascii="Arial" w:hAnsi="Arial" w:cs="Arial"/>
            <w:noProof/>
            <w:sz w:val="24"/>
            <w:lang w:eastAsia="es-ES"/>
          </w:rPr>
        </w:rPrChange>
      </w:rPr>
      <mc:AlternateContent>
        <mc:Choice Requires="wps">
          <w:drawing>
            <wp:anchor distT="0" distB="0" distL="114300" distR="114300" simplePos="0" relativeHeight="251661312" behindDoc="0" locked="0" layoutInCell="1" allowOverlap="1" wp14:anchorId="02887B21" wp14:editId="48E84720">
              <wp:simplePos x="0" y="0"/>
              <wp:positionH relativeFrom="margin">
                <wp:posOffset>3768937</wp:posOffset>
              </wp:positionH>
              <wp:positionV relativeFrom="paragraph">
                <wp:posOffset>180552</wp:posOffset>
              </wp:positionV>
              <wp:extent cx="1982258" cy="45719"/>
              <wp:effectExtent l="0" t="0" r="0" b="0"/>
              <wp:wrapNone/>
              <wp:docPr id="2" name="Rectángulo 2"/>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5299E" id="Rectángulo 2" o:spid="_x0000_s1026" style="position:absolute;margin-left:296.75pt;margin-top:14.2pt;width:156.1pt;height: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xqBwMAAAQ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rPr>
      <w:pict w14:anchorId="11FD81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25pt;margin-top:-49.15pt;width:85.65pt;height:32.65pt;z-index:251663360;mso-position-horizontal-relative:margin;mso-position-vertical-relative:margin">
          <v:imagedata r:id="rId1" o:title="LogoURJC"/>
          <w10:wrap type="square" anchorx="margin" anchory="margin"/>
        </v:shape>
      </w:pict>
    </w:r>
    <w:del w:id="2095" w:author="Alberto Herrán González" w:date="2018-03-31T13:08:00Z">
      <w:r w:rsidRPr="009F1D2F" w:rsidDel="009F1D2F">
        <w:rPr>
          <w:rStyle w:val="LetranormalTFGCar"/>
          <w:rFonts w:cs="Arial"/>
          <w:i/>
          <w:sz w:val="20"/>
          <w:szCs w:val="20"/>
          <w:rPrChange w:id="2096" w:author="Alberto Herrán González" w:date="2018-03-31T13:05:00Z">
            <w:rPr>
              <w:rStyle w:val="LetranormalTFGCar"/>
              <w:rFonts w:cs="Arial"/>
            </w:rPr>
          </w:rPrChange>
        </w:rPr>
        <w:delText>Simulación</w:delText>
      </w:r>
      <w:r w:rsidRPr="009F1D2F" w:rsidDel="009F1D2F">
        <w:rPr>
          <w:rFonts w:ascii="Century Gothic" w:hAnsi="Century Gothic" w:cs="Arial"/>
          <w:i/>
          <w:sz w:val="20"/>
          <w:szCs w:val="20"/>
          <w:rPrChange w:id="2097" w:author="Alberto Herrán González" w:date="2018-03-31T13:05:00Z">
            <w:rPr>
              <w:rFonts w:ascii="Arial" w:hAnsi="Arial" w:cs="Arial"/>
            </w:rPr>
          </w:rPrChange>
        </w:rPr>
        <w:delText xml:space="preserve"> de un robot sigue líneas</w:delText>
      </w:r>
    </w:del>
    <w:ins w:id="2098" w:author="Alberto Herrán González" w:date="2018-03-31T13:08:00Z">
      <w:r>
        <w:rPr>
          <w:rStyle w:val="LetranormalTFGCar"/>
          <w:rFonts w:cs="Arial"/>
          <w:i/>
          <w:sz w:val="20"/>
          <w:szCs w:val="20"/>
        </w:rPr>
        <w:t>Grado en Ingeniería Informática</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3703"/>
    <w:multiLevelType w:val="hybridMultilevel"/>
    <w:tmpl w:val="643A8F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BC0B65"/>
    <w:multiLevelType w:val="hybridMultilevel"/>
    <w:tmpl w:val="4684A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3B759D"/>
    <w:multiLevelType w:val="hybridMultilevel"/>
    <w:tmpl w:val="AA4CC0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DCB4A1D"/>
    <w:multiLevelType w:val="hybridMultilevel"/>
    <w:tmpl w:val="DB62BB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647FDB"/>
    <w:multiLevelType w:val="hybridMultilevel"/>
    <w:tmpl w:val="DC0EB42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1306778B"/>
    <w:multiLevelType w:val="hybridMultilevel"/>
    <w:tmpl w:val="D55819A0"/>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163648B7"/>
    <w:multiLevelType w:val="hybridMultilevel"/>
    <w:tmpl w:val="0EFC1D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9854583"/>
    <w:multiLevelType w:val="hybridMultilevel"/>
    <w:tmpl w:val="F766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2C06023"/>
    <w:multiLevelType w:val="hybridMultilevel"/>
    <w:tmpl w:val="A822D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DE5F2A"/>
    <w:multiLevelType w:val="multilevel"/>
    <w:tmpl w:val="0C5CA6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29847040"/>
    <w:multiLevelType w:val="hybridMultilevel"/>
    <w:tmpl w:val="375C1F16"/>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D955B9B"/>
    <w:multiLevelType w:val="hybridMultilevel"/>
    <w:tmpl w:val="1E48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E9119EC"/>
    <w:multiLevelType w:val="hybridMultilevel"/>
    <w:tmpl w:val="51E419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050382D"/>
    <w:multiLevelType w:val="hybridMultilevel"/>
    <w:tmpl w:val="AF2494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1250B9A"/>
    <w:multiLevelType w:val="hybridMultilevel"/>
    <w:tmpl w:val="95EE2E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7D92CC1"/>
    <w:multiLevelType w:val="hybridMultilevel"/>
    <w:tmpl w:val="A99C77D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385F5E9E"/>
    <w:multiLevelType w:val="hybridMultilevel"/>
    <w:tmpl w:val="444216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8DD3FF3"/>
    <w:multiLevelType w:val="hybridMultilevel"/>
    <w:tmpl w:val="2516091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61B3EB2"/>
    <w:multiLevelType w:val="hybridMultilevel"/>
    <w:tmpl w:val="0CC4104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01B65DD"/>
    <w:multiLevelType w:val="hybridMultilevel"/>
    <w:tmpl w:val="29D429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627614A"/>
    <w:multiLevelType w:val="hybridMultilevel"/>
    <w:tmpl w:val="10249F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47403E0"/>
    <w:multiLevelType w:val="hybridMultilevel"/>
    <w:tmpl w:val="BC22171E"/>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2" w15:restartNumberingAfterBreak="0">
    <w:nsid w:val="662576AF"/>
    <w:multiLevelType w:val="hybridMultilevel"/>
    <w:tmpl w:val="D2C8D1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77A77C0"/>
    <w:multiLevelType w:val="hybridMultilevel"/>
    <w:tmpl w:val="B1EC2554"/>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4" w15:restartNumberingAfterBreak="0">
    <w:nsid w:val="7DC36FC3"/>
    <w:multiLevelType w:val="hybridMultilevel"/>
    <w:tmpl w:val="9468F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E056A0D"/>
    <w:multiLevelType w:val="hybridMultilevel"/>
    <w:tmpl w:val="352C57DA"/>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F7C1B06"/>
    <w:multiLevelType w:val="hybridMultilevel"/>
    <w:tmpl w:val="D2127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5"/>
  </w:num>
  <w:num w:numId="2">
    <w:abstractNumId w:val="21"/>
  </w:num>
  <w:num w:numId="3">
    <w:abstractNumId w:val="5"/>
  </w:num>
  <w:num w:numId="4">
    <w:abstractNumId w:val="23"/>
  </w:num>
  <w:num w:numId="5">
    <w:abstractNumId w:val="17"/>
  </w:num>
  <w:num w:numId="6">
    <w:abstractNumId w:val="0"/>
  </w:num>
  <w:num w:numId="7">
    <w:abstractNumId w:val="18"/>
  </w:num>
  <w:num w:numId="8">
    <w:abstractNumId w:val="26"/>
  </w:num>
  <w:num w:numId="9">
    <w:abstractNumId w:val="10"/>
  </w:num>
  <w:num w:numId="10">
    <w:abstractNumId w:val="8"/>
  </w:num>
  <w:num w:numId="11">
    <w:abstractNumId w:val="9"/>
  </w:num>
  <w:num w:numId="12">
    <w:abstractNumId w:val="7"/>
  </w:num>
  <w:num w:numId="13">
    <w:abstractNumId w:val="12"/>
  </w:num>
  <w:num w:numId="14">
    <w:abstractNumId w:val="4"/>
  </w:num>
  <w:num w:numId="15">
    <w:abstractNumId w:val="15"/>
  </w:num>
  <w:num w:numId="16">
    <w:abstractNumId w:val="3"/>
  </w:num>
  <w:num w:numId="17">
    <w:abstractNumId w:val="6"/>
  </w:num>
  <w:num w:numId="18">
    <w:abstractNumId w:val="24"/>
  </w:num>
  <w:num w:numId="19">
    <w:abstractNumId w:val="13"/>
  </w:num>
  <w:num w:numId="20">
    <w:abstractNumId w:val="11"/>
  </w:num>
  <w:num w:numId="21">
    <w:abstractNumId w:val="20"/>
  </w:num>
  <w:num w:numId="22">
    <w:abstractNumId w:val="1"/>
  </w:num>
  <w:num w:numId="23">
    <w:abstractNumId w:val="16"/>
  </w:num>
  <w:num w:numId="24">
    <w:abstractNumId w:val="22"/>
  </w:num>
  <w:num w:numId="25">
    <w:abstractNumId w:val="14"/>
  </w:num>
  <w:num w:numId="26">
    <w:abstractNumId w:val="19"/>
  </w:num>
  <w:num w:numId="2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berto Herrán González">
    <w15:presenceInfo w15:providerId="Windows Live" w15:userId="d5cd59a37fb42bd6"/>
  </w15:person>
  <w15:person w15:author="David Vacas Miguel">
    <w15:presenceInfo w15:providerId="Windows Live" w15:userId="d555a15d49090b04"/>
  </w15:person>
  <w15:person w15:author="David Vacas Miguel [2]">
    <w15:presenceInfo w15:providerId="None" w15:userId="David Vacas Migu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FC"/>
    <w:rsid w:val="00012B99"/>
    <w:rsid w:val="000136E1"/>
    <w:rsid w:val="00025034"/>
    <w:rsid w:val="00025C47"/>
    <w:rsid w:val="000475C7"/>
    <w:rsid w:val="00047849"/>
    <w:rsid w:val="000519AA"/>
    <w:rsid w:val="00051FDF"/>
    <w:rsid w:val="0005392A"/>
    <w:rsid w:val="000566DB"/>
    <w:rsid w:val="00080F53"/>
    <w:rsid w:val="000918FD"/>
    <w:rsid w:val="000964D9"/>
    <w:rsid w:val="00097F18"/>
    <w:rsid w:val="000A7975"/>
    <w:rsid w:val="000B21A2"/>
    <w:rsid w:val="000C0743"/>
    <w:rsid w:val="000C5FC6"/>
    <w:rsid w:val="000C73CA"/>
    <w:rsid w:val="000D13C1"/>
    <w:rsid w:val="000D2CD2"/>
    <w:rsid w:val="000F24C0"/>
    <w:rsid w:val="000F300C"/>
    <w:rsid w:val="000F30B1"/>
    <w:rsid w:val="000F6EB0"/>
    <w:rsid w:val="000F73A7"/>
    <w:rsid w:val="00100523"/>
    <w:rsid w:val="00101FFE"/>
    <w:rsid w:val="00106D3E"/>
    <w:rsid w:val="0011153B"/>
    <w:rsid w:val="00126D69"/>
    <w:rsid w:val="00130559"/>
    <w:rsid w:val="001309FF"/>
    <w:rsid w:val="0013337C"/>
    <w:rsid w:val="00137179"/>
    <w:rsid w:val="00137D1F"/>
    <w:rsid w:val="001411C5"/>
    <w:rsid w:val="001458DD"/>
    <w:rsid w:val="001472E9"/>
    <w:rsid w:val="00147318"/>
    <w:rsid w:val="00151DB7"/>
    <w:rsid w:val="001571B4"/>
    <w:rsid w:val="001575CA"/>
    <w:rsid w:val="00160EF8"/>
    <w:rsid w:val="001654A3"/>
    <w:rsid w:val="001655DE"/>
    <w:rsid w:val="00171B09"/>
    <w:rsid w:val="00184F60"/>
    <w:rsid w:val="001A3C82"/>
    <w:rsid w:val="001B0CBF"/>
    <w:rsid w:val="001B4BE0"/>
    <w:rsid w:val="001B57A7"/>
    <w:rsid w:val="001B58ED"/>
    <w:rsid w:val="001C194B"/>
    <w:rsid w:val="001C5A34"/>
    <w:rsid w:val="001C5C3D"/>
    <w:rsid w:val="001C7767"/>
    <w:rsid w:val="001D2385"/>
    <w:rsid w:val="001E3009"/>
    <w:rsid w:val="001E3E01"/>
    <w:rsid w:val="001E4BD3"/>
    <w:rsid w:val="001F436E"/>
    <w:rsid w:val="001F6174"/>
    <w:rsid w:val="002001D4"/>
    <w:rsid w:val="0020148C"/>
    <w:rsid w:val="002045B6"/>
    <w:rsid w:val="00222D41"/>
    <w:rsid w:val="00223F7B"/>
    <w:rsid w:val="0022771F"/>
    <w:rsid w:val="00230A04"/>
    <w:rsid w:val="00230A0B"/>
    <w:rsid w:val="00236954"/>
    <w:rsid w:val="00244AFE"/>
    <w:rsid w:val="00275EE1"/>
    <w:rsid w:val="00283207"/>
    <w:rsid w:val="00293F11"/>
    <w:rsid w:val="00296EF1"/>
    <w:rsid w:val="002A3AB0"/>
    <w:rsid w:val="002B5545"/>
    <w:rsid w:val="002C0392"/>
    <w:rsid w:val="002C495C"/>
    <w:rsid w:val="002C7DD3"/>
    <w:rsid w:val="002D7198"/>
    <w:rsid w:val="002E05E6"/>
    <w:rsid w:val="002E17E4"/>
    <w:rsid w:val="002E4A2A"/>
    <w:rsid w:val="002F111E"/>
    <w:rsid w:val="002F5EA6"/>
    <w:rsid w:val="003023A3"/>
    <w:rsid w:val="00302AF4"/>
    <w:rsid w:val="003037FF"/>
    <w:rsid w:val="00303EE4"/>
    <w:rsid w:val="00305D57"/>
    <w:rsid w:val="0030712C"/>
    <w:rsid w:val="0031002A"/>
    <w:rsid w:val="00320641"/>
    <w:rsid w:val="00325FCC"/>
    <w:rsid w:val="003278DE"/>
    <w:rsid w:val="00330B20"/>
    <w:rsid w:val="00330E3E"/>
    <w:rsid w:val="00331F53"/>
    <w:rsid w:val="00342989"/>
    <w:rsid w:val="003460D2"/>
    <w:rsid w:val="00347D83"/>
    <w:rsid w:val="003510C1"/>
    <w:rsid w:val="003570ED"/>
    <w:rsid w:val="0036635E"/>
    <w:rsid w:val="00373585"/>
    <w:rsid w:val="003736CF"/>
    <w:rsid w:val="0037381C"/>
    <w:rsid w:val="00376976"/>
    <w:rsid w:val="00377B20"/>
    <w:rsid w:val="003904EC"/>
    <w:rsid w:val="003908D9"/>
    <w:rsid w:val="003A3898"/>
    <w:rsid w:val="003B1B09"/>
    <w:rsid w:val="003B347E"/>
    <w:rsid w:val="003B7784"/>
    <w:rsid w:val="003C3A05"/>
    <w:rsid w:val="003C53B7"/>
    <w:rsid w:val="003C5DC4"/>
    <w:rsid w:val="003C6C56"/>
    <w:rsid w:val="003C7189"/>
    <w:rsid w:val="003C7AA1"/>
    <w:rsid w:val="003D1245"/>
    <w:rsid w:val="003E0EB6"/>
    <w:rsid w:val="003E17E7"/>
    <w:rsid w:val="003E2C73"/>
    <w:rsid w:val="003E43F6"/>
    <w:rsid w:val="003E5815"/>
    <w:rsid w:val="003E7F06"/>
    <w:rsid w:val="003F0A4A"/>
    <w:rsid w:val="003F25BD"/>
    <w:rsid w:val="003F5DD6"/>
    <w:rsid w:val="00414E34"/>
    <w:rsid w:val="00416750"/>
    <w:rsid w:val="0041739B"/>
    <w:rsid w:val="004208B7"/>
    <w:rsid w:val="004216B7"/>
    <w:rsid w:val="004266DA"/>
    <w:rsid w:val="004322BD"/>
    <w:rsid w:val="00433DC6"/>
    <w:rsid w:val="0043586D"/>
    <w:rsid w:val="00444B8D"/>
    <w:rsid w:val="004571B0"/>
    <w:rsid w:val="004640A6"/>
    <w:rsid w:val="00482E6D"/>
    <w:rsid w:val="00483A09"/>
    <w:rsid w:val="004921E5"/>
    <w:rsid w:val="0049345F"/>
    <w:rsid w:val="00494A11"/>
    <w:rsid w:val="00495D72"/>
    <w:rsid w:val="0049614F"/>
    <w:rsid w:val="00496EF9"/>
    <w:rsid w:val="004976E7"/>
    <w:rsid w:val="004A21FB"/>
    <w:rsid w:val="004A547C"/>
    <w:rsid w:val="004B3759"/>
    <w:rsid w:val="004B65E2"/>
    <w:rsid w:val="004C0C8B"/>
    <w:rsid w:val="004C1B27"/>
    <w:rsid w:val="004C20DA"/>
    <w:rsid w:val="004C4970"/>
    <w:rsid w:val="004C6440"/>
    <w:rsid w:val="004D0317"/>
    <w:rsid w:val="004D5EB4"/>
    <w:rsid w:val="004F1E02"/>
    <w:rsid w:val="004F6785"/>
    <w:rsid w:val="00501EF7"/>
    <w:rsid w:val="0050338A"/>
    <w:rsid w:val="00506E5B"/>
    <w:rsid w:val="00513951"/>
    <w:rsid w:val="00515152"/>
    <w:rsid w:val="00520EE7"/>
    <w:rsid w:val="005226A7"/>
    <w:rsid w:val="005273B0"/>
    <w:rsid w:val="0053259A"/>
    <w:rsid w:val="00536A97"/>
    <w:rsid w:val="00540C1D"/>
    <w:rsid w:val="0054578B"/>
    <w:rsid w:val="005458C3"/>
    <w:rsid w:val="00545E7A"/>
    <w:rsid w:val="00550519"/>
    <w:rsid w:val="005513D3"/>
    <w:rsid w:val="00553DD8"/>
    <w:rsid w:val="00557732"/>
    <w:rsid w:val="00557A5F"/>
    <w:rsid w:val="00557AEA"/>
    <w:rsid w:val="00560F5C"/>
    <w:rsid w:val="00565FA6"/>
    <w:rsid w:val="005761F9"/>
    <w:rsid w:val="00576A92"/>
    <w:rsid w:val="00577EBA"/>
    <w:rsid w:val="00580636"/>
    <w:rsid w:val="005831F0"/>
    <w:rsid w:val="00584FB9"/>
    <w:rsid w:val="005855EB"/>
    <w:rsid w:val="00585D74"/>
    <w:rsid w:val="00590282"/>
    <w:rsid w:val="00597314"/>
    <w:rsid w:val="005A5145"/>
    <w:rsid w:val="005B3253"/>
    <w:rsid w:val="005C4F49"/>
    <w:rsid w:val="005C5DBF"/>
    <w:rsid w:val="005D77E9"/>
    <w:rsid w:val="005E0A22"/>
    <w:rsid w:val="005E49A7"/>
    <w:rsid w:val="005F1B73"/>
    <w:rsid w:val="005F36F6"/>
    <w:rsid w:val="005F42B9"/>
    <w:rsid w:val="00613419"/>
    <w:rsid w:val="00615DA1"/>
    <w:rsid w:val="00615E24"/>
    <w:rsid w:val="0062064E"/>
    <w:rsid w:val="006236F4"/>
    <w:rsid w:val="00623F5D"/>
    <w:rsid w:val="00630C94"/>
    <w:rsid w:val="0063507C"/>
    <w:rsid w:val="006350B8"/>
    <w:rsid w:val="00641AFA"/>
    <w:rsid w:val="006425E3"/>
    <w:rsid w:val="0065054E"/>
    <w:rsid w:val="00656B76"/>
    <w:rsid w:val="0065730A"/>
    <w:rsid w:val="0065793C"/>
    <w:rsid w:val="006771EE"/>
    <w:rsid w:val="00680230"/>
    <w:rsid w:val="006803E9"/>
    <w:rsid w:val="006854CF"/>
    <w:rsid w:val="006872E6"/>
    <w:rsid w:val="00687F93"/>
    <w:rsid w:val="0069274C"/>
    <w:rsid w:val="00693275"/>
    <w:rsid w:val="00694C43"/>
    <w:rsid w:val="006A03BD"/>
    <w:rsid w:val="006B31DA"/>
    <w:rsid w:val="006B668E"/>
    <w:rsid w:val="006C09B1"/>
    <w:rsid w:val="006C0ED5"/>
    <w:rsid w:val="006C4019"/>
    <w:rsid w:val="006C6D37"/>
    <w:rsid w:val="006C6FD2"/>
    <w:rsid w:val="006C74A5"/>
    <w:rsid w:val="006D2D81"/>
    <w:rsid w:val="006D371E"/>
    <w:rsid w:val="006D3BBE"/>
    <w:rsid w:val="006D5D14"/>
    <w:rsid w:val="006E23DF"/>
    <w:rsid w:val="006E2ABF"/>
    <w:rsid w:val="006E3B35"/>
    <w:rsid w:val="006E5E3F"/>
    <w:rsid w:val="006E663B"/>
    <w:rsid w:val="006E7AC2"/>
    <w:rsid w:val="006F3369"/>
    <w:rsid w:val="006F3C94"/>
    <w:rsid w:val="00705830"/>
    <w:rsid w:val="007124BE"/>
    <w:rsid w:val="00712DBD"/>
    <w:rsid w:val="007174D3"/>
    <w:rsid w:val="00720FAE"/>
    <w:rsid w:val="007339EC"/>
    <w:rsid w:val="0073439B"/>
    <w:rsid w:val="00734822"/>
    <w:rsid w:val="00734A81"/>
    <w:rsid w:val="0073504B"/>
    <w:rsid w:val="007377EC"/>
    <w:rsid w:val="00741AE3"/>
    <w:rsid w:val="00744755"/>
    <w:rsid w:val="00750C5B"/>
    <w:rsid w:val="00750F76"/>
    <w:rsid w:val="007547FE"/>
    <w:rsid w:val="00756FAC"/>
    <w:rsid w:val="00762C1C"/>
    <w:rsid w:val="00774956"/>
    <w:rsid w:val="00781EFB"/>
    <w:rsid w:val="0078359E"/>
    <w:rsid w:val="00785CBE"/>
    <w:rsid w:val="007875D8"/>
    <w:rsid w:val="00787E4F"/>
    <w:rsid w:val="007937C0"/>
    <w:rsid w:val="00796ED2"/>
    <w:rsid w:val="007A1926"/>
    <w:rsid w:val="007B21B5"/>
    <w:rsid w:val="007B2A4F"/>
    <w:rsid w:val="007B343F"/>
    <w:rsid w:val="007B34DD"/>
    <w:rsid w:val="007B6749"/>
    <w:rsid w:val="007C0912"/>
    <w:rsid w:val="007D3477"/>
    <w:rsid w:val="007E0647"/>
    <w:rsid w:val="007E3E53"/>
    <w:rsid w:val="007E6355"/>
    <w:rsid w:val="007E7A1E"/>
    <w:rsid w:val="007F5B63"/>
    <w:rsid w:val="00802CD4"/>
    <w:rsid w:val="00803022"/>
    <w:rsid w:val="00805FED"/>
    <w:rsid w:val="0080782B"/>
    <w:rsid w:val="008147FC"/>
    <w:rsid w:val="00816475"/>
    <w:rsid w:val="008164F1"/>
    <w:rsid w:val="00817281"/>
    <w:rsid w:val="008215E4"/>
    <w:rsid w:val="00822143"/>
    <w:rsid w:val="00824273"/>
    <w:rsid w:val="0083306C"/>
    <w:rsid w:val="00841CE1"/>
    <w:rsid w:val="00845191"/>
    <w:rsid w:val="00847F23"/>
    <w:rsid w:val="008531E6"/>
    <w:rsid w:val="00854E92"/>
    <w:rsid w:val="00857088"/>
    <w:rsid w:val="008606BE"/>
    <w:rsid w:val="00880241"/>
    <w:rsid w:val="008821EF"/>
    <w:rsid w:val="008867AE"/>
    <w:rsid w:val="00892A04"/>
    <w:rsid w:val="00897E2F"/>
    <w:rsid w:val="008A15C5"/>
    <w:rsid w:val="008A1F62"/>
    <w:rsid w:val="008A47C6"/>
    <w:rsid w:val="008B2A86"/>
    <w:rsid w:val="008C0320"/>
    <w:rsid w:val="008C1793"/>
    <w:rsid w:val="008C2F45"/>
    <w:rsid w:val="008C6BB1"/>
    <w:rsid w:val="008D36AC"/>
    <w:rsid w:val="008D373D"/>
    <w:rsid w:val="008E1889"/>
    <w:rsid w:val="008E23AC"/>
    <w:rsid w:val="008E3C40"/>
    <w:rsid w:val="008E6C17"/>
    <w:rsid w:val="008E7C45"/>
    <w:rsid w:val="008F5EF7"/>
    <w:rsid w:val="00903111"/>
    <w:rsid w:val="00905DDA"/>
    <w:rsid w:val="00911EEA"/>
    <w:rsid w:val="00913D6B"/>
    <w:rsid w:val="00915A66"/>
    <w:rsid w:val="0092256A"/>
    <w:rsid w:val="00922C4D"/>
    <w:rsid w:val="009318A1"/>
    <w:rsid w:val="00932531"/>
    <w:rsid w:val="009362AC"/>
    <w:rsid w:val="0094208F"/>
    <w:rsid w:val="009429D3"/>
    <w:rsid w:val="00944561"/>
    <w:rsid w:val="00946B96"/>
    <w:rsid w:val="00950C7F"/>
    <w:rsid w:val="0095671B"/>
    <w:rsid w:val="00956F31"/>
    <w:rsid w:val="00957059"/>
    <w:rsid w:val="00975129"/>
    <w:rsid w:val="00975FE0"/>
    <w:rsid w:val="00982B06"/>
    <w:rsid w:val="00983833"/>
    <w:rsid w:val="00983B78"/>
    <w:rsid w:val="00983F3C"/>
    <w:rsid w:val="00992441"/>
    <w:rsid w:val="009934DF"/>
    <w:rsid w:val="00993CAC"/>
    <w:rsid w:val="00993DAA"/>
    <w:rsid w:val="009A11CA"/>
    <w:rsid w:val="009A1524"/>
    <w:rsid w:val="009A6954"/>
    <w:rsid w:val="009B33CE"/>
    <w:rsid w:val="009B5E4A"/>
    <w:rsid w:val="009C1EDB"/>
    <w:rsid w:val="009C2297"/>
    <w:rsid w:val="009C288A"/>
    <w:rsid w:val="009C574A"/>
    <w:rsid w:val="009C64DF"/>
    <w:rsid w:val="009F1D2F"/>
    <w:rsid w:val="009F39AF"/>
    <w:rsid w:val="00A04C85"/>
    <w:rsid w:val="00A0674C"/>
    <w:rsid w:val="00A10B6C"/>
    <w:rsid w:val="00A14D9B"/>
    <w:rsid w:val="00A21FC0"/>
    <w:rsid w:val="00A234F7"/>
    <w:rsid w:val="00A240FE"/>
    <w:rsid w:val="00A274EE"/>
    <w:rsid w:val="00A27F84"/>
    <w:rsid w:val="00A3242A"/>
    <w:rsid w:val="00A33DFF"/>
    <w:rsid w:val="00A36994"/>
    <w:rsid w:val="00A47960"/>
    <w:rsid w:val="00A47CBE"/>
    <w:rsid w:val="00A572A1"/>
    <w:rsid w:val="00A57C1E"/>
    <w:rsid w:val="00A61311"/>
    <w:rsid w:val="00A67F04"/>
    <w:rsid w:val="00A70D11"/>
    <w:rsid w:val="00A71DEC"/>
    <w:rsid w:val="00A75384"/>
    <w:rsid w:val="00A77454"/>
    <w:rsid w:val="00AA4341"/>
    <w:rsid w:val="00AB6870"/>
    <w:rsid w:val="00AC0C93"/>
    <w:rsid w:val="00AC35AA"/>
    <w:rsid w:val="00AD400A"/>
    <w:rsid w:val="00AD44CB"/>
    <w:rsid w:val="00AD5F04"/>
    <w:rsid w:val="00AE08E5"/>
    <w:rsid w:val="00AE6ABC"/>
    <w:rsid w:val="00AF1266"/>
    <w:rsid w:val="00AF6C0E"/>
    <w:rsid w:val="00B04B5E"/>
    <w:rsid w:val="00B0762B"/>
    <w:rsid w:val="00B12B71"/>
    <w:rsid w:val="00B13C53"/>
    <w:rsid w:val="00B27E8A"/>
    <w:rsid w:val="00B350E3"/>
    <w:rsid w:val="00B51168"/>
    <w:rsid w:val="00B63CE6"/>
    <w:rsid w:val="00B6543A"/>
    <w:rsid w:val="00B728D7"/>
    <w:rsid w:val="00B72F56"/>
    <w:rsid w:val="00B802F7"/>
    <w:rsid w:val="00B8549C"/>
    <w:rsid w:val="00B854FF"/>
    <w:rsid w:val="00B87C65"/>
    <w:rsid w:val="00B9255C"/>
    <w:rsid w:val="00BA1BAF"/>
    <w:rsid w:val="00BA2384"/>
    <w:rsid w:val="00BA5D1E"/>
    <w:rsid w:val="00BA61BE"/>
    <w:rsid w:val="00BB37CA"/>
    <w:rsid w:val="00BB472A"/>
    <w:rsid w:val="00BC11EF"/>
    <w:rsid w:val="00BC2C9D"/>
    <w:rsid w:val="00BC3217"/>
    <w:rsid w:val="00BC3346"/>
    <w:rsid w:val="00BD32D4"/>
    <w:rsid w:val="00BD6783"/>
    <w:rsid w:val="00BE1911"/>
    <w:rsid w:val="00BE24E5"/>
    <w:rsid w:val="00BE7DC7"/>
    <w:rsid w:val="00BF62BA"/>
    <w:rsid w:val="00BF72A9"/>
    <w:rsid w:val="00C04A06"/>
    <w:rsid w:val="00C2083C"/>
    <w:rsid w:val="00C24A54"/>
    <w:rsid w:val="00C2501A"/>
    <w:rsid w:val="00C251C8"/>
    <w:rsid w:val="00C31067"/>
    <w:rsid w:val="00C36E35"/>
    <w:rsid w:val="00C51BE9"/>
    <w:rsid w:val="00C531FE"/>
    <w:rsid w:val="00C653D5"/>
    <w:rsid w:val="00C73BAC"/>
    <w:rsid w:val="00C76791"/>
    <w:rsid w:val="00C8315F"/>
    <w:rsid w:val="00C8475C"/>
    <w:rsid w:val="00C936C0"/>
    <w:rsid w:val="00CA1904"/>
    <w:rsid w:val="00CA26A8"/>
    <w:rsid w:val="00CA7BCB"/>
    <w:rsid w:val="00CB0DFB"/>
    <w:rsid w:val="00CB277A"/>
    <w:rsid w:val="00CB554E"/>
    <w:rsid w:val="00CB6ABB"/>
    <w:rsid w:val="00CB6C0D"/>
    <w:rsid w:val="00CC0B0C"/>
    <w:rsid w:val="00CC2599"/>
    <w:rsid w:val="00CC7F6F"/>
    <w:rsid w:val="00CD0633"/>
    <w:rsid w:val="00CD0C2B"/>
    <w:rsid w:val="00CD2D27"/>
    <w:rsid w:val="00CD4832"/>
    <w:rsid w:val="00CD5EFD"/>
    <w:rsid w:val="00CD6A07"/>
    <w:rsid w:val="00CE0162"/>
    <w:rsid w:val="00CF4BB3"/>
    <w:rsid w:val="00D01165"/>
    <w:rsid w:val="00D02998"/>
    <w:rsid w:val="00D12EA7"/>
    <w:rsid w:val="00D1470E"/>
    <w:rsid w:val="00D17365"/>
    <w:rsid w:val="00D2117E"/>
    <w:rsid w:val="00D261C1"/>
    <w:rsid w:val="00D271F1"/>
    <w:rsid w:val="00D37AC3"/>
    <w:rsid w:val="00D472DD"/>
    <w:rsid w:val="00D6414E"/>
    <w:rsid w:val="00D64CF7"/>
    <w:rsid w:val="00D64D29"/>
    <w:rsid w:val="00D6518F"/>
    <w:rsid w:val="00D70560"/>
    <w:rsid w:val="00D73616"/>
    <w:rsid w:val="00D75CCB"/>
    <w:rsid w:val="00D760C0"/>
    <w:rsid w:val="00D76BCA"/>
    <w:rsid w:val="00D8362B"/>
    <w:rsid w:val="00D87A35"/>
    <w:rsid w:val="00DA03E8"/>
    <w:rsid w:val="00DA06C6"/>
    <w:rsid w:val="00DA0F7E"/>
    <w:rsid w:val="00DA3344"/>
    <w:rsid w:val="00DA53E2"/>
    <w:rsid w:val="00DA5E74"/>
    <w:rsid w:val="00DB1975"/>
    <w:rsid w:val="00DB6C40"/>
    <w:rsid w:val="00DB6E6B"/>
    <w:rsid w:val="00DC5622"/>
    <w:rsid w:val="00DC5F1F"/>
    <w:rsid w:val="00DE0009"/>
    <w:rsid w:val="00DE1065"/>
    <w:rsid w:val="00DE2E8A"/>
    <w:rsid w:val="00DF4497"/>
    <w:rsid w:val="00DF5C3A"/>
    <w:rsid w:val="00E03497"/>
    <w:rsid w:val="00E210A9"/>
    <w:rsid w:val="00E25AE9"/>
    <w:rsid w:val="00E26080"/>
    <w:rsid w:val="00E273EC"/>
    <w:rsid w:val="00E412F2"/>
    <w:rsid w:val="00E4765F"/>
    <w:rsid w:val="00E566CD"/>
    <w:rsid w:val="00E62661"/>
    <w:rsid w:val="00E652DB"/>
    <w:rsid w:val="00E653CC"/>
    <w:rsid w:val="00E67E68"/>
    <w:rsid w:val="00E70FD7"/>
    <w:rsid w:val="00E75924"/>
    <w:rsid w:val="00E87CBE"/>
    <w:rsid w:val="00E92F44"/>
    <w:rsid w:val="00E946E7"/>
    <w:rsid w:val="00EA79A8"/>
    <w:rsid w:val="00EB4E8F"/>
    <w:rsid w:val="00EC3EED"/>
    <w:rsid w:val="00ED2A34"/>
    <w:rsid w:val="00ED4FCB"/>
    <w:rsid w:val="00EE429D"/>
    <w:rsid w:val="00EE5E72"/>
    <w:rsid w:val="00EF1273"/>
    <w:rsid w:val="00EF2129"/>
    <w:rsid w:val="00F0487E"/>
    <w:rsid w:val="00F05E5D"/>
    <w:rsid w:val="00F1385F"/>
    <w:rsid w:val="00F173C9"/>
    <w:rsid w:val="00F26411"/>
    <w:rsid w:val="00F30AC4"/>
    <w:rsid w:val="00F3320B"/>
    <w:rsid w:val="00F35A68"/>
    <w:rsid w:val="00F51AD7"/>
    <w:rsid w:val="00F51EF0"/>
    <w:rsid w:val="00F5614C"/>
    <w:rsid w:val="00F61038"/>
    <w:rsid w:val="00F626D0"/>
    <w:rsid w:val="00F65018"/>
    <w:rsid w:val="00F77DE6"/>
    <w:rsid w:val="00F95B0C"/>
    <w:rsid w:val="00FA4F0A"/>
    <w:rsid w:val="00FA5302"/>
    <w:rsid w:val="00FB35E2"/>
    <w:rsid w:val="00FB5779"/>
    <w:rsid w:val="00FB6433"/>
    <w:rsid w:val="00FC55F5"/>
    <w:rsid w:val="00FD5234"/>
    <w:rsid w:val="00FD72FD"/>
    <w:rsid w:val="00FE3863"/>
    <w:rsid w:val="00FE5440"/>
    <w:rsid w:val="00FF1DEA"/>
    <w:rsid w:val="00FF4BC8"/>
    <w:rsid w:val="00FF76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15F2AB"/>
  <w15:chartTrackingRefBased/>
  <w15:docId w15:val="{5393ABB8-BEA5-498D-9DE5-D47FDB2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7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1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laroquesi">
    <w:name w:val="claro que si"/>
    <w:basedOn w:val="Normal"/>
    <w:link w:val="claroquesiCar"/>
    <w:rsid w:val="00DE0009"/>
    <w:rPr>
      <w:rFonts w:ascii="Times New Roman" w:hAnsi="Times New Roman" w:cs="Times New Roman"/>
      <w:sz w:val="24"/>
    </w:rPr>
  </w:style>
  <w:style w:type="paragraph" w:customStyle="1" w:styleId="LetranormalTFG">
    <w:name w:val="Letra normal TFG"/>
    <w:basedOn w:val="claroquesi"/>
    <w:link w:val="LetranormalTFGCar"/>
    <w:qFormat/>
    <w:rsid w:val="006425E3"/>
    <w:pPr>
      <w:spacing w:line="360" w:lineRule="auto"/>
      <w:jc w:val="both"/>
    </w:pPr>
    <w:rPr>
      <w:rFonts w:ascii="Century Gothic" w:hAnsi="Century Gothic"/>
      <w:sz w:val="22"/>
    </w:rPr>
  </w:style>
  <w:style w:type="character" w:customStyle="1" w:styleId="claroquesiCar">
    <w:name w:val="claro que si Car"/>
    <w:basedOn w:val="Fuentedeprrafopredeter"/>
    <w:link w:val="claroquesi"/>
    <w:rsid w:val="00DE0009"/>
    <w:rPr>
      <w:rFonts w:ascii="Times New Roman" w:hAnsi="Times New Roman" w:cs="Times New Roman"/>
      <w:sz w:val="24"/>
    </w:rPr>
  </w:style>
  <w:style w:type="paragraph" w:customStyle="1" w:styleId="Default">
    <w:name w:val="Default"/>
    <w:rsid w:val="00DE0009"/>
    <w:pPr>
      <w:autoSpaceDE w:val="0"/>
      <w:autoSpaceDN w:val="0"/>
      <w:adjustRightInd w:val="0"/>
      <w:spacing w:after="0" w:line="240" w:lineRule="auto"/>
    </w:pPr>
    <w:rPr>
      <w:rFonts w:ascii="Symbol" w:hAnsi="Symbol" w:cs="Symbol"/>
      <w:color w:val="000000"/>
      <w:sz w:val="24"/>
      <w:szCs w:val="24"/>
    </w:rPr>
  </w:style>
  <w:style w:type="character" w:customStyle="1" w:styleId="LetranormalTFGCar">
    <w:name w:val="Letra normal TFG Car"/>
    <w:basedOn w:val="claroquesiCar"/>
    <w:link w:val="LetranormalTFG"/>
    <w:rsid w:val="006425E3"/>
    <w:rPr>
      <w:rFonts w:ascii="Century Gothic" w:hAnsi="Century Gothic" w:cs="Times New Roman"/>
      <w:sz w:val="24"/>
    </w:rPr>
  </w:style>
  <w:style w:type="paragraph" w:styleId="ndice1">
    <w:name w:val="index 1"/>
    <w:basedOn w:val="Normal"/>
    <w:next w:val="Normal"/>
    <w:autoRedefine/>
    <w:uiPriority w:val="99"/>
    <w:semiHidden/>
    <w:unhideWhenUsed/>
    <w:rsid w:val="003E7F06"/>
    <w:pPr>
      <w:spacing w:after="0" w:line="240" w:lineRule="auto"/>
      <w:ind w:left="220" w:hanging="220"/>
    </w:pPr>
  </w:style>
  <w:style w:type="character" w:customStyle="1" w:styleId="Ttulo1Car">
    <w:name w:val="Título 1 Car"/>
    <w:basedOn w:val="Fuentedeprrafopredeter"/>
    <w:link w:val="Ttulo1"/>
    <w:uiPriority w:val="9"/>
    <w:rsid w:val="003E7F0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7F06"/>
    <w:pPr>
      <w:outlineLvl w:val="9"/>
    </w:pPr>
    <w:rPr>
      <w:lang w:eastAsia="es-ES"/>
    </w:rPr>
  </w:style>
  <w:style w:type="paragraph" w:styleId="TDC1">
    <w:name w:val="toc 1"/>
    <w:basedOn w:val="Normal"/>
    <w:next w:val="Normal"/>
    <w:autoRedefine/>
    <w:uiPriority w:val="39"/>
    <w:unhideWhenUsed/>
    <w:rsid w:val="00E412F2"/>
    <w:pPr>
      <w:spacing w:before="120" w:after="120"/>
    </w:pPr>
    <w:rPr>
      <w:rFonts w:ascii="Arial" w:hAnsi="Arial"/>
      <w:b/>
      <w:bCs/>
      <w:caps/>
      <w:sz w:val="20"/>
      <w:szCs w:val="20"/>
    </w:rPr>
  </w:style>
  <w:style w:type="character" w:styleId="Hipervnculo">
    <w:name w:val="Hyperlink"/>
    <w:basedOn w:val="Fuentedeprrafopredeter"/>
    <w:uiPriority w:val="99"/>
    <w:unhideWhenUsed/>
    <w:rsid w:val="003E7F06"/>
    <w:rPr>
      <w:color w:val="0563C1" w:themeColor="hyperlink"/>
      <w:u w:val="single"/>
    </w:rPr>
  </w:style>
  <w:style w:type="paragraph" w:styleId="Encabezado">
    <w:name w:val="header"/>
    <w:basedOn w:val="Normal"/>
    <w:link w:val="EncabezadoCar"/>
    <w:uiPriority w:val="99"/>
    <w:unhideWhenUsed/>
    <w:rsid w:val="008D3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373D"/>
  </w:style>
  <w:style w:type="paragraph" w:styleId="Piedepgina">
    <w:name w:val="footer"/>
    <w:basedOn w:val="Normal"/>
    <w:link w:val="PiedepginaCar"/>
    <w:uiPriority w:val="99"/>
    <w:unhideWhenUsed/>
    <w:rsid w:val="008D3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373D"/>
  </w:style>
  <w:style w:type="character" w:customStyle="1" w:styleId="Ttulo2Car">
    <w:name w:val="Título 2 Car"/>
    <w:basedOn w:val="Fuentedeprrafopredeter"/>
    <w:link w:val="Ttulo2"/>
    <w:rsid w:val="002014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rsid w:val="0020148C"/>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4322BD"/>
    <w:pPr>
      <w:spacing w:after="0"/>
      <w:ind w:left="220"/>
    </w:pPr>
    <w:rPr>
      <w:smallCaps/>
      <w:sz w:val="20"/>
      <w:szCs w:val="20"/>
    </w:rPr>
  </w:style>
  <w:style w:type="paragraph" w:styleId="TDC3">
    <w:name w:val="toc 3"/>
    <w:basedOn w:val="Normal"/>
    <w:next w:val="Normal"/>
    <w:autoRedefine/>
    <w:uiPriority w:val="39"/>
    <w:unhideWhenUsed/>
    <w:rsid w:val="004322BD"/>
    <w:pPr>
      <w:spacing w:after="0"/>
      <w:ind w:left="440"/>
    </w:pPr>
    <w:rPr>
      <w:i/>
      <w:iCs/>
      <w:sz w:val="20"/>
      <w:szCs w:val="20"/>
    </w:rPr>
  </w:style>
  <w:style w:type="paragraph" w:customStyle="1" w:styleId="TituloTFG">
    <w:name w:val="Titulo TFG"/>
    <w:basedOn w:val="Ttulo1"/>
    <w:link w:val="TituloTFGCar"/>
    <w:qFormat/>
    <w:rsid w:val="00CB0DFB"/>
    <w:pPr>
      <w:spacing w:before="100" w:beforeAutospacing="1" w:after="100" w:afterAutospacing="1"/>
      <w:jc w:val="both"/>
    </w:pPr>
    <w:rPr>
      <w:rFonts w:ascii="Century Gothic" w:hAnsi="Century Gothic"/>
      <w:b/>
      <w:color w:val="auto"/>
      <w:sz w:val="40"/>
    </w:rPr>
  </w:style>
  <w:style w:type="character" w:customStyle="1" w:styleId="TituloTFGCar">
    <w:name w:val="Titulo TFG Car"/>
    <w:basedOn w:val="Ttulo1Car"/>
    <w:link w:val="TituloTFG"/>
    <w:rsid w:val="00CB0DFB"/>
    <w:rPr>
      <w:rFonts w:ascii="Century Gothic" w:eastAsiaTheme="majorEastAsia" w:hAnsi="Century Gothic" w:cstheme="majorBidi"/>
      <w:b/>
      <w:color w:val="2F5496" w:themeColor="accent1" w:themeShade="BF"/>
      <w:sz w:val="40"/>
      <w:szCs w:val="32"/>
    </w:rPr>
  </w:style>
  <w:style w:type="paragraph" w:styleId="Prrafodelista">
    <w:name w:val="List Paragraph"/>
    <w:basedOn w:val="Normal"/>
    <w:uiPriority w:val="34"/>
    <w:qFormat/>
    <w:rsid w:val="00236954"/>
    <w:pPr>
      <w:ind w:left="720"/>
      <w:contextualSpacing/>
    </w:pPr>
  </w:style>
  <w:style w:type="paragraph" w:styleId="Textodeglobo">
    <w:name w:val="Balloon Text"/>
    <w:basedOn w:val="Normal"/>
    <w:link w:val="TextodegloboCar"/>
    <w:uiPriority w:val="99"/>
    <w:semiHidden/>
    <w:unhideWhenUsed/>
    <w:rsid w:val="00922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256A"/>
    <w:rPr>
      <w:rFonts w:ascii="Segoe UI" w:hAnsi="Segoe UI" w:cs="Segoe UI"/>
      <w:sz w:val="18"/>
      <w:szCs w:val="18"/>
    </w:rPr>
  </w:style>
  <w:style w:type="paragraph" w:styleId="Ttulo">
    <w:name w:val="Title"/>
    <w:basedOn w:val="Normal"/>
    <w:next w:val="Normal"/>
    <w:link w:val="TtuloCar"/>
    <w:uiPriority w:val="10"/>
    <w:qFormat/>
    <w:rsid w:val="00501E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1EF7"/>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501EF7"/>
    <w:pPr>
      <w:spacing w:after="120"/>
    </w:pPr>
  </w:style>
  <w:style w:type="character" w:customStyle="1" w:styleId="TextoindependienteCar">
    <w:name w:val="Texto independiente Car"/>
    <w:basedOn w:val="Fuentedeprrafopredeter"/>
    <w:link w:val="Textoindependiente"/>
    <w:uiPriority w:val="99"/>
    <w:rsid w:val="00501EF7"/>
  </w:style>
  <w:style w:type="paragraph" w:styleId="Subttulo">
    <w:name w:val="Subtitle"/>
    <w:basedOn w:val="Normal"/>
    <w:next w:val="Normal"/>
    <w:link w:val="SubttuloCar"/>
    <w:uiPriority w:val="11"/>
    <w:qFormat/>
    <w:rsid w:val="00501EF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01EF7"/>
    <w:rPr>
      <w:rFonts w:eastAsiaTheme="minorEastAsia"/>
      <w:color w:val="5A5A5A" w:themeColor="text1" w:themeTint="A5"/>
      <w:spacing w:val="15"/>
    </w:rPr>
  </w:style>
  <w:style w:type="paragraph" w:styleId="Lista">
    <w:name w:val="List"/>
    <w:basedOn w:val="Normal"/>
    <w:uiPriority w:val="99"/>
    <w:unhideWhenUsed/>
    <w:rsid w:val="000F24C0"/>
    <w:pPr>
      <w:ind w:left="283" w:hanging="283"/>
      <w:contextualSpacing/>
    </w:pPr>
  </w:style>
  <w:style w:type="paragraph" w:customStyle="1" w:styleId="Titulo2tfg">
    <w:name w:val="Titulo 2 tfg"/>
    <w:basedOn w:val="LetranormalTFG"/>
    <w:link w:val="Titulo2tfgCar"/>
    <w:qFormat/>
    <w:rsid w:val="00CB277A"/>
    <w:rPr>
      <w:b/>
      <w:sz w:val="28"/>
      <w:szCs w:val="28"/>
      <w:u w:val="single"/>
    </w:rPr>
  </w:style>
  <w:style w:type="paragraph" w:customStyle="1" w:styleId="Titulo3tfg">
    <w:name w:val="Titulo 3 tfg"/>
    <w:basedOn w:val="LetranormalTFG"/>
    <w:link w:val="Titulo3tfgCar"/>
    <w:qFormat/>
    <w:rsid w:val="00CB277A"/>
    <w:rPr>
      <w:b/>
    </w:rPr>
  </w:style>
  <w:style w:type="character" w:customStyle="1" w:styleId="Titulo2tfgCar">
    <w:name w:val="Titulo 2 tfg Car"/>
    <w:basedOn w:val="LetranormalTFGCar"/>
    <w:link w:val="Titulo2tfg"/>
    <w:rsid w:val="00CB277A"/>
    <w:rPr>
      <w:rFonts w:ascii="Times New Roman" w:hAnsi="Times New Roman" w:cs="Times New Roman"/>
      <w:b/>
      <w:sz w:val="28"/>
      <w:szCs w:val="28"/>
      <w:u w:val="single"/>
    </w:rPr>
  </w:style>
  <w:style w:type="paragraph" w:customStyle="1" w:styleId="Titulo4tfg">
    <w:name w:val="Titulo 4 tfg"/>
    <w:basedOn w:val="LetranormalTFG"/>
    <w:link w:val="Titulo4tfgCar"/>
    <w:qFormat/>
    <w:rsid w:val="005E0A22"/>
    <w:pPr>
      <w:jc w:val="left"/>
    </w:pPr>
    <w:rPr>
      <w:b/>
    </w:rPr>
  </w:style>
  <w:style w:type="character" w:customStyle="1" w:styleId="Titulo3tfgCar">
    <w:name w:val="Titulo 3 tfg Car"/>
    <w:basedOn w:val="LetranormalTFGCar"/>
    <w:link w:val="Titulo3tfg"/>
    <w:rsid w:val="00CB277A"/>
    <w:rPr>
      <w:rFonts w:ascii="Times New Roman" w:hAnsi="Times New Roman" w:cs="Times New Roman"/>
      <w:b/>
      <w:sz w:val="24"/>
    </w:rPr>
  </w:style>
  <w:style w:type="paragraph" w:styleId="TDC4">
    <w:name w:val="toc 4"/>
    <w:basedOn w:val="Normal"/>
    <w:next w:val="Normal"/>
    <w:autoRedefine/>
    <w:uiPriority w:val="39"/>
    <w:unhideWhenUsed/>
    <w:rsid w:val="005E0A22"/>
    <w:pPr>
      <w:spacing w:after="0"/>
      <w:ind w:left="660"/>
    </w:pPr>
    <w:rPr>
      <w:sz w:val="18"/>
      <w:szCs w:val="18"/>
    </w:rPr>
  </w:style>
  <w:style w:type="character" w:customStyle="1" w:styleId="Titulo4tfgCar">
    <w:name w:val="Titulo 4 tfg Car"/>
    <w:basedOn w:val="LetranormalTFGCar"/>
    <w:link w:val="Titulo4tfg"/>
    <w:rsid w:val="005E0A22"/>
    <w:rPr>
      <w:rFonts w:ascii="Times New Roman" w:hAnsi="Times New Roman" w:cs="Times New Roman"/>
      <w:b/>
      <w:sz w:val="24"/>
    </w:rPr>
  </w:style>
  <w:style w:type="paragraph" w:styleId="TDC5">
    <w:name w:val="toc 5"/>
    <w:basedOn w:val="Normal"/>
    <w:next w:val="Normal"/>
    <w:autoRedefine/>
    <w:uiPriority w:val="39"/>
    <w:unhideWhenUsed/>
    <w:rsid w:val="003570ED"/>
    <w:pPr>
      <w:spacing w:after="0"/>
      <w:ind w:left="880"/>
    </w:pPr>
    <w:rPr>
      <w:sz w:val="18"/>
      <w:szCs w:val="18"/>
    </w:rPr>
  </w:style>
  <w:style w:type="paragraph" w:styleId="TDC6">
    <w:name w:val="toc 6"/>
    <w:basedOn w:val="Normal"/>
    <w:next w:val="Normal"/>
    <w:autoRedefine/>
    <w:uiPriority w:val="39"/>
    <w:unhideWhenUsed/>
    <w:rsid w:val="003570ED"/>
    <w:pPr>
      <w:spacing w:after="0"/>
      <w:ind w:left="1100"/>
    </w:pPr>
    <w:rPr>
      <w:sz w:val="18"/>
      <w:szCs w:val="18"/>
    </w:rPr>
  </w:style>
  <w:style w:type="paragraph" w:styleId="TDC7">
    <w:name w:val="toc 7"/>
    <w:basedOn w:val="Normal"/>
    <w:next w:val="Normal"/>
    <w:autoRedefine/>
    <w:uiPriority w:val="39"/>
    <w:unhideWhenUsed/>
    <w:rsid w:val="003570ED"/>
    <w:pPr>
      <w:spacing w:after="0"/>
      <w:ind w:left="1320"/>
    </w:pPr>
    <w:rPr>
      <w:sz w:val="18"/>
      <w:szCs w:val="18"/>
    </w:rPr>
  </w:style>
  <w:style w:type="paragraph" w:styleId="TDC8">
    <w:name w:val="toc 8"/>
    <w:basedOn w:val="Normal"/>
    <w:next w:val="Normal"/>
    <w:autoRedefine/>
    <w:uiPriority w:val="39"/>
    <w:unhideWhenUsed/>
    <w:rsid w:val="003570ED"/>
    <w:pPr>
      <w:spacing w:after="0"/>
      <w:ind w:left="1540"/>
    </w:pPr>
    <w:rPr>
      <w:sz w:val="18"/>
      <w:szCs w:val="18"/>
    </w:rPr>
  </w:style>
  <w:style w:type="paragraph" w:styleId="TDC9">
    <w:name w:val="toc 9"/>
    <w:basedOn w:val="Normal"/>
    <w:next w:val="Normal"/>
    <w:autoRedefine/>
    <w:uiPriority w:val="39"/>
    <w:unhideWhenUsed/>
    <w:rsid w:val="003570ED"/>
    <w:pPr>
      <w:spacing w:after="0"/>
      <w:ind w:left="1760"/>
    </w:pPr>
    <w:rPr>
      <w:sz w:val="18"/>
      <w:szCs w:val="18"/>
    </w:rPr>
  </w:style>
  <w:style w:type="paragraph" w:customStyle="1" w:styleId="TFGtitulo2">
    <w:name w:val="TFG titulo 2"/>
    <w:basedOn w:val="TituloTFG"/>
    <w:link w:val="TFGtitulo2Car"/>
    <w:qFormat/>
    <w:rsid w:val="00CB0DFB"/>
    <w:pPr>
      <w:spacing w:after="240"/>
    </w:pPr>
    <w:rPr>
      <w:sz w:val="32"/>
    </w:rPr>
  </w:style>
  <w:style w:type="character" w:customStyle="1" w:styleId="TFGtitulo2Car">
    <w:name w:val="TFG titulo 2 Car"/>
    <w:basedOn w:val="TituloTFGCar"/>
    <w:link w:val="TFGtitulo2"/>
    <w:rsid w:val="00CB0DFB"/>
    <w:rPr>
      <w:rFonts w:ascii="Century Gothic" w:eastAsiaTheme="majorEastAsia" w:hAnsi="Century Gothic" w:cstheme="majorBidi"/>
      <w:b/>
      <w:color w:val="2F5496" w:themeColor="accent1" w:themeShade="BF"/>
      <w:sz w:val="32"/>
      <w:szCs w:val="32"/>
    </w:rPr>
  </w:style>
  <w:style w:type="table" w:styleId="Tablaconcuadrcula">
    <w:name w:val="Table Grid"/>
    <w:basedOn w:val="Tablanormal"/>
    <w:uiPriority w:val="39"/>
    <w:rsid w:val="003B1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B1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3B1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C653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oleObject" Target="embeddings/oleObject4.bin"/><Relationship Id="rId39" Type="http://schemas.openxmlformats.org/officeDocument/2006/relationships/image" Target="media/image25.png"/><Relationship Id="rId21" Type="http://schemas.openxmlformats.org/officeDocument/2006/relationships/image" Target="media/image13.w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oleObject" Target="embeddings/oleObject8.bin"/><Relationship Id="rId50" Type="http://schemas.openxmlformats.org/officeDocument/2006/relationships/image" Target="media/image34.wmf"/><Relationship Id="rId55" Type="http://schemas.openxmlformats.org/officeDocument/2006/relationships/image" Target="media/image37.jpeg"/><Relationship Id="rId63" Type="http://schemas.openxmlformats.org/officeDocument/2006/relationships/image" Target="media/image42.wmf"/><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wmf"/><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23.emf"/><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image" Target="media/image35.jpeg"/><Relationship Id="rId58" Type="http://schemas.openxmlformats.org/officeDocument/2006/relationships/oleObject" Target="embeddings/oleObject12.bin"/><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1.wmf"/><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wmf"/><Relationship Id="rId31" Type="http://schemas.openxmlformats.org/officeDocument/2006/relationships/image" Target="media/image18.wmf"/><Relationship Id="rId44" Type="http://schemas.openxmlformats.org/officeDocument/2006/relationships/image" Target="media/image30.png"/><Relationship Id="rId52" Type="http://schemas.openxmlformats.org/officeDocument/2006/relationships/oleObject" Target="embeddings/oleObject11.bin"/><Relationship Id="rId60" Type="http://schemas.openxmlformats.org/officeDocument/2006/relationships/oleObject" Target="embeddings/oleObject13.bin"/><Relationship Id="rId65" Type="http://schemas.openxmlformats.org/officeDocument/2006/relationships/oleObject" Target="embeddings/oleObject16.bin"/><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oleObject" Target="embeddings/oleObject2.bin"/><Relationship Id="rId27" Type="http://schemas.openxmlformats.org/officeDocument/2006/relationships/image" Target="media/image16.wmf"/><Relationship Id="rId30" Type="http://schemas.openxmlformats.org/officeDocument/2006/relationships/oleObject" Target="embeddings/oleObject6.bin"/><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wmf"/><Relationship Id="rId56" Type="http://schemas.openxmlformats.org/officeDocument/2006/relationships/image" Target="media/image38.jpeg"/><Relationship Id="rId64" Type="http://schemas.openxmlformats.org/officeDocument/2006/relationships/oleObject" Target="embeddings/oleObject15.bin"/><Relationship Id="rId69" Type="http://schemas.openxmlformats.org/officeDocument/2006/relationships/image" Target="media/image46.jpeg"/><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oleObject" Target="embeddings/oleObject10.bin"/><Relationship Id="rId72" Type="http://schemas.openxmlformats.org/officeDocument/2006/relationships/image" Target="media/image49.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wmf"/><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wmf"/><Relationship Id="rId59" Type="http://schemas.openxmlformats.org/officeDocument/2006/relationships/image" Target="media/image40.wmf"/><Relationship Id="rId67" Type="http://schemas.openxmlformats.org/officeDocument/2006/relationships/image" Target="media/image44.png"/><Relationship Id="rId20" Type="http://schemas.openxmlformats.org/officeDocument/2006/relationships/oleObject" Target="embeddings/oleObject1.bin"/><Relationship Id="rId41" Type="http://schemas.openxmlformats.org/officeDocument/2006/relationships/image" Target="media/image27.png"/><Relationship Id="rId54" Type="http://schemas.openxmlformats.org/officeDocument/2006/relationships/image" Target="media/image36.jpeg"/><Relationship Id="rId62" Type="http://schemas.openxmlformats.org/officeDocument/2006/relationships/oleObject" Target="embeddings/oleObject14.bin"/><Relationship Id="rId70" Type="http://schemas.openxmlformats.org/officeDocument/2006/relationships/image" Target="media/image47.png"/><Relationship Id="rId75" Type="http://schemas.openxmlformats.org/officeDocument/2006/relationships/image" Target="media/image52.jpe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wmf"/><Relationship Id="rId28" Type="http://schemas.openxmlformats.org/officeDocument/2006/relationships/oleObject" Target="embeddings/oleObject5.bin"/><Relationship Id="rId36" Type="http://schemas.openxmlformats.org/officeDocument/2006/relationships/image" Target="media/image22.emf"/><Relationship Id="rId49" Type="http://schemas.openxmlformats.org/officeDocument/2006/relationships/oleObject" Target="embeddings/oleObject9.bin"/><Relationship Id="rId57" Type="http://schemas.openxmlformats.org/officeDocument/2006/relationships/image" Target="media/image39.wmf"/></Relationships>
</file>

<file path=word/_rels/header1.xml.rels><?xml version="1.0" encoding="UTF-8" standalone="yes"?>
<Relationships xmlns="http://schemas.openxmlformats.org/package/2006/relationships"><Relationship Id="rId1" Type="http://schemas.openxmlformats.org/officeDocument/2006/relationships/image" Target="media/image5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105B4-1845-4700-9696-5B8E136C2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5593</TotalTime>
  <Pages>43</Pages>
  <Words>10234</Words>
  <Characters>56290</Characters>
  <Application>Microsoft Office Word</Application>
  <DocSecurity>0</DocSecurity>
  <Lines>469</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Vacas Miguel</dc:creator>
  <cp:keywords/>
  <dc:description/>
  <cp:lastModifiedBy>David Vacas Miguel</cp:lastModifiedBy>
  <cp:revision>469</cp:revision>
  <cp:lastPrinted>2018-04-18T23:31:00Z</cp:lastPrinted>
  <dcterms:created xsi:type="dcterms:W3CDTF">2017-06-28T08:41:00Z</dcterms:created>
  <dcterms:modified xsi:type="dcterms:W3CDTF">2018-05-14T18:13:00Z</dcterms:modified>
</cp:coreProperties>
</file>
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2"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2"/>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hyperlink w:anchor="_Toc514173924" w:history="1">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r w:rsidR="00031D3A">
              <w:rPr>
                <w:noProof/>
                <w:webHidden/>
              </w:rPr>
            </w:r>
            <w:r w:rsidR="00031D3A">
              <w:rPr>
                <w:noProof/>
                <w:webHidden/>
              </w:rPr>
              <w:fldChar w:fldCharType="separate"/>
            </w:r>
            <w:r w:rsidR="00031D3A">
              <w:rPr>
                <w:noProof/>
                <w:webHidden/>
              </w:rPr>
              <w:t>2</w:t>
            </w:r>
            <w:r w:rsidR="00031D3A">
              <w:rPr>
                <w:noProof/>
                <w:webHidden/>
              </w:rPr>
              <w:fldChar w:fldCharType="end"/>
            </w:r>
          </w:hyperlink>
        </w:p>
        <w:p w14:paraId="438A9469" w14:textId="14E93AA9"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5" w:history="1">
            <w:r w:rsidR="00031D3A" w:rsidRPr="00C54A82">
              <w:rPr>
                <w:rStyle w:val="Hipervnculo"/>
                <w:noProof/>
              </w:rPr>
              <w:t>Agradecimientos</w:t>
            </w:r>
            <w:r w:rsidR="00031D3A">
              <w:rPr>
                <w:noProof/>
                <w:webHidden/>
              </w:rPr>
              <w:tab/>
            </w:r>
            <w:r w:rsidR="00031D3A">
              <w:rPr>
                <w:noProof/>
                <w:webHidden/>
              </w:rPr>
              <w:fldChar w:fldCharType="begin"/>
            </w:r>
            <w:r w:rsidR="00031D3A">
              <w:rPr>
                <w:noProof/>
                <w:webHidden/>
              </w:rPr>
              <w:instrText xml:space="preserve"> PAGEREF _Toc514173925 \h </w:instrText>
            </w:r>
            <w:r w:rsidR="00031D3A">
              <w:rPr>
                <w:noProof/>
                <w:webHidden/>
              </w:rPr>
            </w:r>
            <w:r w:rsidR="00031D3A">
              <w:rPr>
                <w:noProof/>
                <w:webHidden/>
              </w:rPr>
              <w:fldChar w:fldCharType="separate"/>
            </w:r>
            <w:r w:rsidR="00031D3A">
              <w:rPr>
                <w:noProof/>
                <w:webHidden/>
              </w:rPr>
              <w:t>3</w:t>
            </w:r>
            <w:r w:rsidR="00031D3A">
              <w:rPr>
                <w:noProof/>
                <w:webHidden/>
              </w:rPr>
              <w:fldChar w:fldCharType="end"/>
            </w:r>
          </w:hyperlink>
        </w:p>
        <w:p w14:paraId="366C4707" w14:textId="42C700C8"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6" w:history="1">
            <w:r w:rsidR="00031D3A" w:rsidRPr="00C54A82">
              <w:rPr>
                <w:rStyle w:val="Hipervnculo"/>
                <w:noProof/>
              </w:rPr>
              <w:t>Resumen</w:t>
            </w:r>
            <w:r w:rsidR="00031D3A">
              <w:rPr>
                <w:noProof/>
                <w:webHidden/>
              </w:rPr>
              <w:tab/>
            </w:r>
            <w:r w:rsidR="00031D3A">
              <w:rPr>
                <w:noProof/>
                <w:webHidden/>
              </w:rPr>
              <w:fldChar w:fldCharType="begin"/>
            </w:r>
            <w:r w:rsidR="00031D3A">
              <w:rPr>
                <w:noProof/>
                <w:webHidden/>
              </w:rPr>
              <w:instrText xml:space="preserve"> PAGEREF _Toc514173926 \h </w:instrText>
            </w:r>
            <w:r w:rsidR="00031D3A">
              <w:rPr>
                <w:noProof/>
                <w:webHidden/>
              </w:rPr>
            </w:r>
            <w:r w:rsidR="00031D3A">
              <w:rPr>
                <w:noProof/>
                <w:webHidden/>
              </w:rPr>
              <w:fldChar w:fldCharType="separate"/>
            </w:r>
            <w:r w:rsidR="00031D3A">
              <w:rPr>
                <w:noProof/>
                <w:webHidden/>
              </w:rPr>
              <w:t>4</w:t>
            </w:r>
            <w:r w:rsidR="00031D3A">
              <w:rPr>
                <w:noProof/>
                <w:webHidden/>
              </w:rPr>
              <w:fldChar w:fldCharType="end"/>
            </w:r>
          </w:hyperlink>
        </w:p>
        <w:p w14:paraId="72EDAAEF" w14:textId="4F8ED6F3"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7" w:history="1">
            <w:r w:rsidR="00031D3A" w:rsidRPr="00C54A82">
              <w:rPr>
                <w:rStyle w:val="Hipervnculo"/>
                <w:noProof/>
              </w:rPr>
              <w:t>Capítulo 1 Introducción</w:t>
            </w:r>
            <w:r w:rsidR="00031D3A">
              <w:rPr>
                <w:noProof/>
                <w:webHidden/>
              </w:rPr>
              <w:tab/>
            </w:r>
            <w:r w:rsidR="00031D3A">
              <w:rPr>
                <w:noProof/>
                <w:webHidden/>
              </w:rPr>
              <w:fldChar w:fldCharType="begin"/>
            </w:r>
            <w:r w:rsidR="00031D3A">
              <w:rPr>
                <w:noProof/>
                <w:webHidden/>
              </w:rPr>
              <w:instrText xml:space="preserve"> PAGEREF _Toc514173927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22C39966" w14:textId="797A9214" w:rsidR="00031D3A" w:rsidRDefault="00E515D5">
          <w:pPr>
            <w:pStyle w:val="TDC2"/>
            <w:tabs>
              <w:tab w:val="left" w:pos="660"/>
              <w:tab w:val="right" w:leader="dot" w:pos="9060"/>
            </w:tabs>
            <w:rPr>
              <w:rFonts w:eastAsiaTheme="minorEastAsia"/>
              <w:smallCaps w:val="0"/>
              <w:noProof/>
              <w:sz w:val="22"/>
              <w:szCs w:val="22"/>
              <w:lang w:eastAsia="es-ES"/>
            </w:rPr>
          </w:pPr>
          <w:hyperlink w:anchor="_Toc514173928" w:history="1">
            <w:r w:rsidR="00031D3A" w:rsidRPr="00C54A82">
              <w:rPr>
                <w:rStyle w:val="Hipervnculo"/>
                <w:noProof/>
              </w:rPr>
              <w:t>1.</w:t>
            </w:r>
            <w:r w:rsidR="00031D3A">
              <w:rPr>
                <w:rFonts w:eastAsiaTheme="minorEastAsia"/>
                <w:smallCaps w:val="0"/>
                <w:noProof/>
                <w:sz w:val="22"/>
                <w:szCs w:val="22"/>
                <w:lang w:eastAsia="es-ES"/>
              </w:rPr>
              <w:tab/>
            </w:r>
            <w:r w:rsidR="00031D3A" w:rsidRPr="00C54A82">
              <w:rPr>
                <w:rStyle w:val="Hipervnculo"/>
                <w:noProof/>
              </w:rPr>
              <w:t>Motivación</w:t>
            </w:r>
            <w:r w:rsidR="00031D3A">
              <w:rPr>
                <w:noProof/>
                <w:webHidden/>
              </w:rPr>
              <w:tab/>
            </w:r>
            <w:r w:rsidR="00031D3A">
              <w:rPr>
                <w:noProof/>
                <w:webHidden/>
              </w:rPr>
              <w:fldChar w:fldCharType="begin"/>
            </w:r>
            <w:r w:rsidR="00031D3A">
              <w:rPr>
                <w:noProof/>
                <w:webHidden/>
              </w:rPr>
              <w:instrText xml:space="preserve"> PAGEREF _Toc514173928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44E09A39" w14:textId="2D194708" w:rsidR="00031D3A" w:rsidRDefault="00E515D5">
          <w:pPr>
            <w:pStyle w:val="TDC2"/>
            <w:tabs>
              <w:tab w:val="left" w:pos="660"/>
              <w:tab w:val="right" w:leader="dot" w:pos="9060"/>
            </w:tabs>
            <w:rPr>
              <w:rFonts w:eastAsiaTheme="minorEastAsia"/>
              <w:smallCaps w:val="0"/>
              <w:noProof/>
              <w:sz w:val="22"/>
              <w:szCs w:val="22"/>
              <w:lang w:eastAsia="es-ES"/>
            </w:rPr>
          </w:pPr>
          <w:hyperlink w:anchor="_Toc514173929" w:history="1">
            <w:r w:rsidR="00031D3A" w:rsidRPr="00C54A82">
              <w:rPr>
                <w:rStyle w:val="Hipervnculo"/>
                <w:noProof/>
              </w:rPr>
              <w:t>2.</w:t>
            </w:r>
            <w:r w:rsidR="00031D3A">
              <w:rPr>
                <w:rFonts w:eastAsiaTheme="minorEastAsia"/>
                <w:smallCaps w:val="0"/>
                <w:noProof/>
                <w:sz w:val="22"/>
                <w:szCs w:val="22"/>
                <w:lang w:eastAsia="es-ES"/>
              </w:rPr>
              <w:tab/>
            </w:r>
            <w:r w:rsidR="00031D3A" w:rsidRPr="00C54A82">
              <w:rPr>
                <w:rStyle w:val="Hipervnculo"/>
                <w:noProof/>
              </w:rPr>
              <w:t>Objetivos</w:t>
            </w:r>
            <w:r w:rsidR="00031D3A">
              <w:rPr>
                <w:noProof/>
                <w:webHidden/>
              </w:rPr>
              <w:tab/>
            </w:r>
            <w:r w:rsidR="00031D3A">
              <w:rPr>
                <w:noProof/>
                <w:webHidden/>
              </w:rPr>
              <w:fldChar w:fldCharType="begin"/>
            </w:r>
            <w:r w:rsidR="00031D3A">
              <w:rPr>
                <w:noProof/>
                <w:webHidden/>
              </w:rPr>
              <w:instrText xml:space="preserve"> PAGEREF _Toc514173929 \h </w:instrText>
            </w:r>
            <w:r w:rsidR="00031D3A">
              <w:rPr>
                <w:noProof/>
                <w:webHidden/>
              </w:rPr>
            </w:r>
            <w:r w:rsidR="00031D3A">
              <w:rPr>
                <w:noProof/>
                <w:webHidden/>
              </w:rPr>
              <w:fldChar w:fldCharType="separate"/>
            </w:r>
            <w:r w:rsidR="00031D3A">
              <w:rPr>
                <w:noProof/>
                <w:webHidden/>
              </w:rPr>
              <w:t>7</w:t>
            </w:r>
            <w:r w:rsidR="00031D3A">
              <w:rPr>
                <w:noProof/>
                <w:webHidden/>
              </w:rPr>
              <w:fldChar w:fldCharType="end"/>
            </w:r>
          </w:hyperlink>
        </w:p>
        <w:p w14:paraId="77895113" w14:textId="0A9E4627" w:rsidR="00031D3A" w:rsidRDefault="00E515D5">
          <w:pPr>
            <w:pStyle w:val="TDC2"/>
            <w:tabs>
              <w:tab w:val="left" w:pos="660"/>
              <w:tab w:val="right" w:leader="dot" w:pos="9060"/>
            </w:tabs>
            <w:rPr>
              <w:rFonts w:eastAsiaTheme="minorEastAsia"/>
              <w:smallCaps w:val="0"/>
              <w:noProof/>
              <w:sz w:val="22"/>
              <w:szCs w:val="22"/>
              <w:lang w:eastAsia="es-ES"/>
            </w:rPr>
          </w:pPr>
          <w:hyperlink w:anchor="_Toc514173931" w:history="1">
            <w:r w:rsidR="00031D3A" w:rsidRPr="00C54A82">
              <w:rPr>
                <w:rStyle w:val="Hipervnculo"/>
                <w:noProof/>
              </w:rPr>
              <w:t>3.</w:t>
            </w:r>
            <w:r w:rsidR="00031D3A">
              <w:rPr>
                <w:rFonts w:eastAsiaTheme="minorEastAsia"/>
                <w:smallCaps w:val="0"/>
                <w:noProof/>
                <w:sz w:val="22"/>
                <w:szCs w:val="22"/>
                <w:lang w:eastAsia="es-ES"/>
              </w:rPr>
              <w:tab/>
            </w:r>
            <w:r w:rsidR="00031D3A" w:rsidRPr="00C54A82">
              <w:rPr>
                <w:rStyle w:val="Hipervnculo"/>
                <w:noProof/>
              </w:rPr>
              <w:t>Estado del arte</w:t>
            </w:r>
            <w:r w:rsidR="00031D3A">
              <w:rPr>
                <w:noProof/>
                <w:webHidden/>
              </w:rPr>
              <w:tab/>
            </w:r>
            <w:r w:rsidR="00031D3A">
              <w:rPr>
                <w:noProof/>
                <w:webHidden/>
              </w:rPr>
              <w:fldChar w:fldCharType="begin"/>
            </w:r>
            <w:r w:rsidR="00031D3A">
              <w:rPr>
                <w:noProof/>
                <w:webHidden/>
              </w:rPr>
              <w:instrText xml:space="preserve"> PAGEREF _Toc514173931 \h </w:instrText>
            </w:r>
            <w:r w:rsidR="00031D3A">
              <w:rPr>
                <w:noProof/>
                <w:webHidden/>
              </w:rPr>
            </w:r>
            <w:r w:rsidR="00031D3A">
              <w:rPr>
                <w:noProof/>
                <w:webHidden/>
              </w:rPr>
              <w:fldChar w:fldCharType="separate"/>
            </w:r>
            <w:r w:rsidR="00031D3A">
              <w:rPr>
                <w:noProof/>
                <w:webHidden/>
              </w:rPr>
              <w:t>8</w:t>
            </w:r>
            <w:r w:rsidR="00031D3A">
              <w:rPr>
                <w:noProof/>
                <w:webHidden/>
              </w:rPr>
              <w:fldChar w:fldCharType="end"/>
            </w:r>
          </w:hyperlink>
        </w:p>
        <w:p w14:paraId="69F833F8" w14:textId="637271D9" w:rsidR="00031D3A" w:rsidRDefault="00E515D5">
          <w:pPr>
            <w:pStyle w:val="TDC2"/>
            <w:tabs>
              <w:tab w:val="left" w:pos="660"/>
              <w:tab w:val="right" w:leader="dot" w:pos="9060"/>
            </w:tabs>
            <w:rPr>
              <w:rFonts w:eastAsiaTheme="minorEastAsia"/>
              <w:smallCaps w:val="0"/>
              <w:noProof/>
              <w:sz w:val="22"/>
              <w:szCs w:val="22"/>
              <w:lang w:eastAsia="es-ES"/>
            </w:rPr>
          </w:pPr>
          <w:hyperlink w:anchor="_Toc514173932" w:history="1">
            <w:r w:rsidR="00031D3A" w:rsidRPr="00C54A82">
              <w:rPr>
                <w:rStyle w:val="Hipervnculo"/>
                <w:noProof/>
              </w:rPr>
              <w:t>4.</w:t>
            </w:r>
            <w:r w:rsidR="00031D3A">
              <w:rPr>
                <w:rFonts w:eastAsiaTheme="minorEastAsia"/>
                <w:smallCaps w:val="0"/>
                <w:noProof/>
                <w:sz w:val="22"/>
                <w:szCs w:val="22"/>
                <w:lang w:eastAsia="es-ES"/>
              </w:rPr>
              <w:tab/>
            </w:r>
            <w:r w:rsidR="00031D3A" w:rsidRPr="00C54A82">
              <w:rPr>
                <w:rStyle w:val="Hipervnculo"/>
                <w:noProof/>
              </w:rPr>
              <w:t>Estructura de la memoria</w:t>
            </w:r>
            <w:r w:rsidR="00031D3A">
              <w:rPr>
                <w:noProof/>
                <w:webHidden/>
              </w:rPr>
              <w:tab/>
            </w:r>
            <w:r w:rsidR="00031D3A">
              <w:rPr>
                <w:noProof/>
                <w:webHidden/>
              </w:rPr>
              <w:fldChar w:fldCharType="begin"/>
            </w:r>
            <w:r w:rsidR="00031D3A">
              <w:rPr>
                <w:noProof/>
                <w:webHidden/>
              </w:rPr>
              <w:instrText xml:space="preserve"> PAGEREF _Toc514173932 \h </w:instrText>
            </w:r>
            <w:r w:rsidR="00031D3A">
              <w:rPr>
                <w:noProof/>
                <w:webHidden/>
              </w:rPr>
            </w:r>
            <w:r w:rsidR="00031D3A">
              <w:rPr>
                <w:noProof/>
                <w:webHidden/>
              </w:rPr>
              <w:fldChar w:fldCharType="separate"/>
            </w:r>
            <w:r w:rsidR="00031D3A">
              <w:rPr>
                <w:noProof/>
                <w:webHidden/>
              </w:rPr>
              <w:t>9</w:t>
            </w:r>
            <w:r w:rsidR="00031D3A">
              <w:rPr>
                <w:noProof/>
                <w:webHidden/>
              </w:rPr>
              <w:fldChar w:fldCharType="end"/>
            </w:r>
          </w:hyperlink>
        </w:p>
        <w:p w14:paraId="71EEAAD9" w14:textId="6C0274F5"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3" w:history="1">
            <w:r w:rsidR="00031D3A" w:rsidRPr="00C54A82">
              <w:rPr>
                <w:rStyle w:val="Hipervnculo"/>
                <w:noProof/>
              </w:rPr>
              <w:t>Capítulo 2 Robótica móvil</w:t>
            </w:r>
            <w:r w:rsidR="00031D3A">
              <w:rPr>
                <w:noProof/>
                <w:webHidden/>
              </w:rPr>
              <w:tab/>
            </w:r>
            <w:r w:rsidR="00031D3A">
              <w:rPr>
                <w:noProof/>
                <w:webHidden/>
              </w:rPr>
              <w:fldChar w:fldCharType="begin"/>
            </w:r>
            <w:r w:rsidR="00031D3A">
              <w:rPr>
                <w:noProof/>
                <w:webHidden/>
              </w:rPr>
              <w:instrText xml:space="preserve"> PAGEREF _Toc514173933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6C1D4D67" w14:textId="1D137533" w:rsidR="00031D3A" w:rsidRDefault="00E515D5">
          <w:pPr>
            <w:pStyle w:val="TDC2"/>
            <w:tabs>
              <w:tab w:val="right" w:leader="dot" w:pos="9060"/>
            </w:tabs>
            <w:rPr>
              <w:rFonts w:eastAsiaTheme="minorEastAsia"/>
              <w:smallCaps w:val="0"/>
              <w:noProof/>
              <w:sz w:val="22"/>
              <w:szCs w:val="22"/>
              <w:lang w:eastAsia="es-ES"/>
            </w:rPr>
          </w:pPr>
          <w:hyperlink w:anchor="_Toc514173934" w:history="1">
            <w:r w:rsidR="00031D3A" w:rsidRPr="00C54A82">
              <w:rPr>
                <w:rStyle w:val="Hipervnculo"/>
                <w:noProof/>
              </w:rPr>
              <w:t>1. Robótica móvil</w:t>
            </w:r>
            <w:r w:rsidR="00031D3A">
              <w:rPr>
                <w:noProof/>
                <w:webHidden/>
              </w:rPr>
              <w:tab/>
            </w:r>
            <w:r w:rsidR="00031D3A">
              <w:rPr>
                <w:noProof/>
                <w:webHidden/>
              </w:rPr>
              <w:fldChar w:fldCharType="begin"/>
            </w:r>
            <w:r w:rsidR="00031D3A">
              <w:rPr>
                <w:noProof/>
                <w:webHidden/>
              </w:rPr>
              <w:instrText xml:space="preserve"> PAGEREF _Toc514173934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3B2F4AF3" w14:textId="20B82556" w:rsidR="00031D3A" w:rsidRDefault="00E515D5">
          <w:pPr>
            <w:pStyle w:val="TDC2"/>
            <w:tabs>
              <w:tab w:val="right" w:leader="dot" w:pos="9060"/>
            </w:tabs>
            <w:rPr>
              <w:rFonts w:eastAsiaTheme="minorEastAsia"/>
              <w:smallCaps w:val="0"/>
              <w:noProof/>
              <w:sz w:val="22"/>
              <w:szCs w:val="22"/>
              <w:lang w:eastAsia="es-ES"/>
            </w:rPr>
          </w:pPr>
          <w:hyperlink w:anchor="_Toc514173935" w:history="1">
            <w:r w:rsidR="00031D3A" w:rsidRPr="00C54A82">
              <w:rPr>
                <w:rStyle w:val="Hipervnculo"/>
                <w:noProof/>
              </w:rPr>
              <w:t>2. Vehículos con ruedas</w:t>
            </w:r>
            <w:r w:rsidR="00031D3A">
              <w:rPr>
                <w:noProof/>
                <w:webHidden/>
              </w:rPr>
              <w:tab/>
            </w:r>
            <w:r w:rsidR="00031D3A">
              <w:rPr>
                <w:noProof/>
                <w:webHidden/>
              </w:rPr>
              <w:fldChar w:fldCharType="begin"/>
            </w:r>
            <w:r w:rsidR="00031D3A">
              <w:rPr>
                <w:noProof/>
                <w:webHidden/>
              </w:rPr>
              <w:instrText xml:space="preserve"> PAGEREF _Toc514173935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205B20B9" w14:textId="3837FDEE" w:rsidR="00031D3A" w:rsidRDefault="00E515D5">
          <w:pPr>
            <w:pStyle w:val="TDC2"/>
            <w:tabs>
              <w:tab w:val="right" w:leader="dot" w:pos="9060"/>
            </w:tabs>
            <w:rPr>
              <w:rFonts w:eastAsiaTheme="minorEastAsia"/>
              <w:smallCaps w:val="0"/>
              <w:noProof/>
              <w:sz w:val="22"/>
              <w:szCs w:val="22"/>
              <w:lang w:eastAsia="es-ES"/>
            </w:rPr>
          </w:pPr>
          <w:hyperlink w:anchor="_Toc514173936" w:history="1">
            <w:r w:rsidR="00031D3A" w:rsidRPr="00C54A82">
              <w:rPr>
                <w:rStyle w:val="Hipervnculo"/>
                <w:noProof/>
              </w:rPr>
              <w:t>3. Modelo físico direccionamiento diferencial</w:t>
            </w:r>
            <w:r w:rsidR="00031D3A">
              <w:rPr>
                <w:noProof/>
                <w:webHidden/>
              </w:rPr>
              <w:tab/>
            </w:r>
            <w:r w:rsidR="00031D3A">
              <w:rPr>
                <w:noProof/>
                <w:webHidden/>
              </w:rPr>
              <w:fldChar w:fldCharType="begin"/>
            </w:r>
            <w:r w:rsidR="00031D3A">
              <w:rPr>
                <w:noProof/>
                <w:webHidden/>
              </w:rPr>
              <w:instrText xml:space="preserve"> PAGEREF _Toc514173936 \h </w:instrText>
            </w:r>
            <w:r w:rsidR="00031D3A">
              <w:rPr>
                <w:noProof/>
                <w:webHidden/>
              </w:rPr>
            </w:r>
            <w:r w:rsidR="00031D3A">
              <w:rPr>
                <w:noProof/>
                <w:webHidden/>
              </w:rPr>
              <w:fldChar w:fldCharType="separate"/>
            </w:r>
            <w:r w:rsidR="00031D3A">
              <w:rPr>
                <w:noProof/>
                <w:webHidden/>
              </w:rPr>
              <w:t>13</w:t>
            </w:r>
            <w:r w:rsidR="00031D3A">
              <w:rPr>
                <w:noProof/>
                <w:webHidden/>
              </w:rPr>
              <w:fldChar w:fldCharType="end"/>
            </w:r>
          </w:hyperlink>
        </w:p>
        <w:p w14:paraId="630327E1" w14:textId="28410633" w:rsidR="00031D3A" w:rsidRDefault="00E515D5">
          <w:pPr>
            <w:pStyle w:val="TDC2"/>
            <w:tabs>
              <w:tab w:val="right" w:leader="dot" w:pos="9060"/>
            </w:tabs>
            <w:rPr>
              <w:rFonts w:eastAsiaTheme="minorEastAsia"/>
              <w:smallCaps w:val="0"/>
              <w:noProof/>
              <w:sz w:val="22"/>
              <w:szCs w:val="22"/>
              <w:lang w:eastAsia="es-ES"/>
            </w:rPr>
          </w:pPr>
          <w:hyperlink w:anchor="_Toc514173937" w:history="1">
            <w:r w:rsidR="00031D3A" w:rsidRPr="00C54A82">
              <w:rPr>
                <w:rStyle w:val="Hipervnculo"/>
                <w:noProof/>
              </w:rPr>
              <w:t>4. Navegación autónoma</w:t>
            </w:r>
            <w:r w:rsidR="00031D3A">
              <w:rPr>
                <w:noProof/>
                <w:webHidden/>
              </w:rPr>
              <w:tab/>
            </w:r>
            <w:r w:rsidR="00031D3A">
              <w:rPr>
                <w:noProof/>
                <w:webHidden/>
              </w:rPr>
              <w:fldChar w:fldCharType="begin"/>
            </w:r>
            <w:r w:rsidR="00031D3A">
              <w:rPr>
                <w:noProof/>
                <w:webHidden/>
              </w:rPr>
              <w:instrText xml:space="preserve"> PAGEREF _Toc514173937 \h </w:instrText>
            </w:r>
            <w:r w:rsidR="00031D3A">
              <w:rPr>
                <w:noProof/>
                <w:webHidden/>
              </w:rPr>
            </w:r>
            <w:r w:rsidR="00031D3A">
              <w:rPr>
                <w:noProof/>
                <w:webHidden/>
              </w:rPr>
              <w:fldChar w:fldCharType="separate"/>
            </w:r>
            <w:r w:rsidR="00031D3A">
              <w:rPr>
                <w:noProof/>
                <w:webHidden/>
              </w:rPr>
              <w:t>17</w:t>
            </w:r>
            <w:r w:rsidR="00031D3A">
              <w:rPr>
                <w:noProof/>
                <w:webHidden/>
              </w:rPr>
              <w:fldChar w:fldCharType="end"/>
            </w:r>
          </w:hyperlink>
        </w:p>
        <w:p w14:paraId="0B1DD84E" w14:textId="5FE11207"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8" w:history="1">
            <w:r w:rsidR="00031D3A" w:rsidRPr="00C54A82">
              <w:rPr>
                <w:rStyle w:val="Hipervnculo"/>
                <w:noProof/>
              </w:rPr>
              <w:t>Capítulo 3 Entorno tecnológico</w:t>
            </w:r>
            <w:r w:rsidR="00031D3A">
              <w:rPr>
                <w:noProof/>
                <w:webHidden/>
              </w:rPr>
              <w:tab/>
            </w:r>
            <w:r w:rsidR="00031D3A">
              <w:rPr>
                <w:noProof/>
                <w:webHidden/>
              </w:rPr>
              <w:fldChar w:fldCharType="begin"/>
            </w:r>
            <w:r w:rsidR="00031D3A">
              <w:rPr>
                <w:noProof/>
                <w:webHidden/>
              </w:rPr>
              <w:instrText xml:space="preserve"> PAGEREF _Toc514173938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12FFDB97" w14:textId="36F2CDF8" w:rsidR="00031D3A" w:rsidRDefault="00E515D5">
          <w:pPr>
            <w:pStyle w:val="TDC2"/>
            <w:tabs>
              <w:tab w:val="right" w:leader="dot" w:pos="9060"/>
            </w:tabs>
            <w:rPr>
              <w:rFonts w:eastAsiaTheme="minorEastAsia"/>
              <w:smallCaps w:val="0"/>
              <w:noProof/>
              <w:sz w:val="22"/>
              <w:szCs w:val="22"/>
              <w:lang w:eastAsia="es-ES"/>
            </w:rPr>
          </w:pPr>
          <w:hyperlink w:anchor="_Toc514173939" w:history="1">
            <w:r w:rsidR="00031D3A" w:rsidRPr="00C54A82">
              <w:rPr>
                <w:rStyle w:val="Hipervnculo"/>
                <w:noProof/>
              </w:rPr>
              <w:t>1. OpenGL</w:t>
            </w:r>
            <w:r w:rsidR="00031D3A">
              <w:rPr>
                <w:noProof/>
                <w:webHidden/>
              </w:rPr>
              <w:tab/>
            </w:r>
            <w:r w:rsidR="00031D3A">
              <w:rPr>
                <w:noProof/>
                <w:webHidden/>
              </w:rPr>
              <w:fldChar w:fldCharType="begin"/>
            </w:r>
            <w:r w:rsidR="00031D3A">
              <w:rPr>
                <w:noProof/>
                <w:webHidden/>
              </w:rPr>
              <w:instrText xml:space="preserve"> PAGEREF _Toc514173939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7C97EC9E" w14:textId="0616CB95" w:rsidR="00031D3A" w:rsidRDefault="00E515D5">
          <w:pPr>
            <w:pStyle w:val="TDC2"/>
            <w:tabs>
              <w:tab w:val="right" w:leader="dot" w:pos="9060"/>
            </w:tabs>
            <w:rPr>
              <w:rFonts w:eastAsiaTheme="minorEastAsia"/>
              <w:smallCaps w:val="0"/>
              <w:noProof/>
              <w:sz w:val="22"/>
              <w:szCs w:val="22"/>
              <w:lang w:eastAsia="es-ES"/>
            </w:rPr>
          </w:pPr>
          <w:hyperlink w:anchor="_Toc514173940" w:history="1">
            <w:r w:rsidR="00031D3A" w:rsidRPr="00C54A82">
              <w:rPr>
                <w:rStyle w:val="Hipervnculo"/>
                <w:noProof/>
              </w:rPr>
              <w:t>2. Etapa Geométrica</w:t>
            </w:r>
            <w:r w:rsidR="00031D3A">
              <w:rPr>
                <w:noProof/>
                <w:webHidden/>
              </w:rPr>
              <w:tab/>
            </w:r>
            <w:r w:rsidR="00031D3A">
              <w:rPr>
                <w:noProof/>
                <w:webHidden/>
              </w:rPr>
              <w:fldChar w:fldCharType="begin"/>
            </w:r>
            <w:r w:rsidR="00031D3A">
              <w:rPr>
                <w:noProof/>
                <w:webHidden/>
              </w:rPr>
              <w:instrText xml:space="preserve"> PAGEREF _Toc514173940 \h </w:instrText>
            </w:r>
            <w:r w:rsidR="00031D3A">
              <w:rPr>
                <w:noProof/>
                <w:webHidden/>
              </w:rPr>
            </w:r>
            <w:r w:rsidR="00031D3A">
              <w:rPr>
                <w:noProof/>
                <w:webHidden/>
              </w:rPr>
              <w:fldChar w:fldCharType="separate"/>
            </w:r>
            <w:r w:rsidR="00031D3A">
              <w:rPr>
                <w:noProof/>
                <w:webHidden/>
              </w:rPr>
              <w:t>21</w:t>
            </w:r>
            <w:r w:rsidR="00031D3A">
              <w:rPr>
                <w:noProof/>
                <w:webHidden/>
              </w:rPr>
              <w:fldChar w:fldCharType="end"/>
            </w:r>
          </w:hyperlink>
        </w:p>
        <w:p w14:paraId="6B5D7583" w14:textId="205BD37E" w:rsidR="00031D3A" w:rsidRDefault="00E515D5">
          <w:pPr>
            <w:pStyle w:val="TDC2"/>
            <w:tabs>
              <w:tab w:val="right" w:leader="dot" w:pos="9060"/>
            </w:tabs>
            <w:rPr>
              <w:rFonts w:eastAsiaTheme="minorEastAsia"/>
              <w:smallCaps w:val="0"/>
              <w:noProof/>
              <w:sz w:val="22"/>
              <w:szCs w:val="22"/>
              <w:lang w:eastAsia="es-ES"/>
            </w:rPr>
          </w:pPr>
          <w:hyperlink w:anchor="_Toc514173941" w:history="1">
            <w:r w:rsidR="00031D3A" w:rsidRPr="00C54A82">
              <w:rPr>
                <w:rStyle w:val="Hipervnculo"/>
                <w:noProof/>
              </w:rPr>
              <w:t>3. Qt</w:t>
            </w:r>
            <w:r w:rsidR="00031D3A">
              <w:rPr>
                <w:noProof/>
                <w:webHidden/>
              </w:rPr>
              <w:tab/>
            </w:r>
            <w:r w:rsidR="00031D3A">
              <w:rPr>
                <w:noProof/>
                <w:webHidden/>
              </w:rPr>
              <w:fldChar w:fldCharType="begin"/>
            </w:r>
            <w:r w:rsidR="00031D3A">
              <w:rPr>
                <w:noProof/>
                <w:webHidden/>
              </w:rPr>
              <w:instrText xml:space="preserve"> PAGEREF _Toc514173941 \h </w:instrText>
            </w:r>
            <w:r w:rsidR="00031D3A">
              <w:rPr>
                <w:noProof/>
                <w:webHidden/>
              </w:rPr>
            </w:r>
            <w:r w:rsidR="00031D3A">
              <w:rPr>
                <w:noProof/>
                <w:webHidden/>
              </w:rPr>
              <w:fldChar w:fldCharType="separate"/>
            </w:r>
            <w:r w:rsidR="00031D3A">
              <w:rPr>
                <w:noProof/>
                <w:webHidden/>
              </w:rPr>
              <w:t>27</w:t>
            </w:r>
            <w:r w:rsidR="00031D3A">
              <w:rPr>
                <w:noProof/>
                <w:webHidden/>
              </w:rPr>
              <w:fldChar w:fldCharType="end"/>
            </w:r>
          </w:hyperlink>
        </w:p>
        <w:p w14:paraId="7B721633" w14:textId="3B609D5E" w:rsidR="00031D3A" w:rsidRDefault="00E515D5">
          <w:pPr>
            <w:pStyle w:val="TDC2"/>
            <w:tabs>
              <w:tab w:val="right" w:leader="dot" w:pos="9060"/>
            </w:tabs>
            <w:rPr>
              <w:rFonts w:eastAsiaTheme="minorEastAsia"/>
              <w:smallCaps w:val="0"/>
              <w:noProof/>
              <w:sz w:val="22"/>
              <w:szCs w:val="22"/>
              <w:lang w:eastAsia="es-ES"/>
            </w:rPr>
          </w:pPr>
          <w:hyperlink w:anchor="_Toc514173942" w:history="1">
            <w:r w:rsidR="00031D3A" w:rsidRPr="00C54A82">
              <w:rPr>
                <w:rStyle w:val="Hipervnculo"/>
                <w:noProof/>
              </w:rPr>
              <w:t>4. Metodología ágil</w:t>
            </w:r>
            <w:r w:rsidR="00031D3A">
              <w:rPr>
                <w:noProof/>
                <w:webHidden/>
              </w:rPr>
              <w:tab/>
            </w:r>
            <w:r w:rsidR="00031D3A">
              <w:rPr>
                <w:noProof/>
                <w:webHidden/>
              </w:rPr>
              <w:fldChar w:fldCharType="begin"/>
            </w:r>
            <w:r w:rsidR="00031D3A">
              <w:rPr>
                <w:noProof/>
                <w:webHidden/>
              </w:rPr>
              <w:instrText xml:space="preserve"> PAGEREF _Toc514173942 \h </w:instrText>
            </w:r>
            <w:r w:rsidR="00031D3A">
              <w:rPr>
                <w:noProof/>
                <w:webHidden/>
              </w:rPr>
            </w:r>
            <w:r w:rsidR="00031D3A">
              <w:rPr>
                <w:noProof/>
                <w:webHidden/>
              </w:rPr>
              <w:fldChar w:fldCharType="separate"/>
            </w:r>
            <w:r w:rsidR="00031D3A">
              <w:rPr>
                <w:noProof/>
                <w:webHidden/>
              </w:rPr>
              <w:t>29</w:t>
            </w:r>
            <w:r w:rsidR="00031D3A">
              <w:rPr>
                <w:noProof/>
                <w:webHidden/>
              </w:rPr>
              <w:fldChar w:fldCharType="end"/>
            </w:r>
          </w:hyperlink>
        </w:p>
        <w:p w14:paraId="62CAAD38" w14:textId="6B0997D9"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3" w:history="1">
            <w:r w:rsidR="00031D3A" w:rsidRPr="00C54A82">
              <w:rPr>
                <w:rStyle w:val="Hipervnculo"/>
                <w:noProof/>
              </w:rPr>
              <w:t>Capítulo 4 Descripción de la aplicación</w:t>
            </w:r>
            <w:r w:rsidR="00031D3A">
              <w:rPr>
                <w:noProof/>
                <w:webHidden/>
              </w:rPr>
              <w:tab/>
            </w:r>
            <w:r w:rsidR="00031D3A">
              <w:rPr>
                <w:noProof/>
                <w:webHidden/>
              </w:rPr>
              <w:fldChar w:fldCharType="begin"/>
            </w:r>
            <w:r w:rsidR="00031D3A">
              <w:rPr>
                <w:noProof/>
                <w:webHidden/>
              </w:rPr>
              <w:instrText xml:space="preserve"> PAGEREF _Toc514173943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14641F94" w14:textId="40DCB378" w:rsidR="00031D3A" w:rsidRDefault="00E515D5">
          <w:pPr>
            <w:pStyle w:val="TDC2"/>
            <w:tabs>
              <w:tab w:val="right" w:leader="dot" w:pos="9060"/>
            </w:tabs>
            <w:rPr>
              <w:rFonts w:eastAsiaTheme="minorEastAsia"/>
              <w:smallCaps w:val="0"/>
              <w:noProof/>
              <w:sz w:val="22"/>
              <w:szCs w:val="22"/>
              <w:lang w:eastAsia="es-ES"/>
            </w:rPr>
          </w:pPr>
          <w:hyperlink w:anchor="_Toc514173944" w:history="1">
            <w:r w:rsidR="00031D3A" w:rsidRPr="00C54A82">
              <w:rPr>
                <w:rStyle w:val="Hipervnculo"/>
                <w:noProof/>
              </w:rPr>
              <w:t>1. Zona izquierda: Viewport</w:t>
            </w:r>
            <w:r w:rsidR="00031D3A">
              <w:rPr>
                <w:noProof/>
                <w:webHidden/>
              </w:rPr>
              <w:tab/>
            </w:r>
            <w:r w:rsidR="00031D3A">
              <w:rPr>
                <w:noProof/>
                <w:webHidden/>
              </w:rPr>
              <w:fldChar w:fldCharType="begin"/>
            </w:r>
            <w:r w:rsidR="00031D3A">
              <w:rPr>
                <w:noProof/>
                <w:webHidden/>
              </w:rPr>
              <w:instrText xml:space="preserve"> PAGEREF _Toc514173944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601C2943" w14:textId="25BBF688" w:rsidR="00031D3A" w:rsidRDefault="00E515D5">
          <w:pPr>
            <w:pStyle w:val="TDC2"/>
            <w:tabs>
              <w:tab w:val="right" w:leader="dot" w:pos="9060"/>
            </w:tabs>
            <w:rPr>
              <w:rFonts w:eastAsiaTheme="minorEastAsia"/>
              <w:smallCaps w:val="0"/>
              <w:noProof/>
              <w:sz w:val="22"/>
              <w:szCs w:val="22"/>
              <w:lang w:eastAsia="es-ES"/>
            </w:rPr>
          </w:pPr>
          <w:hyperlink w:anchor="_Toc514173945" w:history="1">
            <w:r w:rsidR="00031D3A" w:rsidRPr="00C54A82">
              <w:rPr>
                <w:rStyle w:val="Hipervnculo"/>
                <w:noProof/>
              </w:rPr>
              <w:t>2. Zona derecha: Campos de entrada de datos</w:t>
            </w:r>
            <w:r w:rsidR="00031D3A">
              <w:rPr>
                <w:noProof/>
                <w:webHidden/>
              </w:rPr>
              <w:tab/>
            </w:r>
            <w:r w:rsidR="00031D3A">
              <w:rPr>
                <w:noProof/>
                <w:webHidden/>
              </w:rPr>
              <w:fldChar w:fldCharType="begin"/>
            </w:r>
            <w:r w:rsidR="00031D3A">
              <w:rPr>
                <w:noProof/>
                <w:webHidden/>
              </w:rPr>
              <w:instrText xml:space="preserve"> PAGEREF _Toc514173945 \h </w:instrText>
            </w:r>
            <w:r w:rsidR="00031D3A">
              <w:rPr>
                <w:noProof/>
                <w:webHidden/>
              </w:rPr>
            </w:r>
            <w:r w:rsidR="00031D3A">
              <w:rPr>
                <w:noProof/>
                <w:webHidden/>
              </w:rPr>
              <w:fldChar w:fldCharType="separate"/>
            </w:r>
            <w:r w:rsidR="00031D3A">
              <w:rPr>
                <w:noProof/>
                <w:webHidden/>
              </w:rPr>
              <w:t>33</w:t>
            </w:r>
            <w:r w:rsidR="00031D3A">
              <w:rPr>
                <w:noProof/>
                <w:webHidden/>
              </w:rPr>
              <w:fldChar w:fldCharType="end"/>
            </w:r>
          </w:hyperlink>
        </w:p>
        <w:p w14:paraId="3367C788" w14:textId="2060FC79" w:rsidR="00031D3A" w:rsidRDefault="00E515D5">
          <w:pPr>
            <w:pStyle w:val="TDC2"/>
            <w:tabs>
              <w:tab w:val="right" w:leader="dot" w:pos="9060"/>
            </w:tabs>
            <w:rPr>
              <w:rFonts w:eastAsiaTheme="minorEastAsia"/>
              <w:smallCaps w:val="0"/>
              <w:noProof/>
              <w:sz w:val="22"/>
              <w:szCs w:val="22"/>
              <w:lang w:eastAsia="es-ES"/>
            </w:rPr>
          </w:pPr>
          <w:hyperlink w:anchor="_Toc514173946" w:history="1">
            <w:r w:rsidR="00031D3A" w:rsidRPr="00C54A82">
              <w:rPr>
                <w:rStyle w:val="Hipervnculo"/>
                <w:noProof/>
              </w:rPr>
              <w:t>3. Casos de uso</w:t>
            </w:r>
            <w:r w:rsidR="00031D3A">
              <w:rPr>
                <w:noProof/>
                <w:webHidden/>
              </w:rPr>
              <w:tab/>
            </w:r>
            <w:r w:rsidR="00031D3A">
              <w:rPr>
                <w:noProof/>
                <w:webHidden/>
              </w:rPr>
              <w:fldChar w:fldCharType="begin"/>
            </w:r>
            <w:r w:rsidR="00031D3A">
              <w:rPr>
                <w:noProof/>
                <w:webHidden/>
              </w:rPr>
              <w:instrText xml:space="preserve"> PAGEREF _Toc514173946 \h </w:instrText>
            </w:r>
            <w:r w:rsidR="00031D3A">
              <w:rPr>
                <w:noProof/>
                <w:webHidden/>
              </w:rPr>
            </w:r>
            <w:r w:rsidR="00031D3A">
              <w:rPr>
                <w:noProof/>
                <w:webHidden/>
              </w:rPr>
              <w:fldChar w:fldCharType="separate"/>
            </w:r>
            <w:r w:rsidR="00031D3A">
              <w:rPr>
                <w:noProof/>
                <w:webHidden/>
              </w:rPr>
              <w:t>37</w:t>
            </w:r>
            <w:r w:rsidR="00031D3A">
              <w:rPr>
                <w:noProof/>
                <w:webHidden/>
              </w:rPr>
              <w:fldChar w:fldCharType="end"/>
            </w:r>
          </w:hyperlink>
        </w:p>
        <w:p w14:paraId="2F5E7E3B" w14:textId="09819541"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7" w:history="1">
            <w:r w:rsidR="00031D3A" w:rsidRPr="00C54A82">
              <w:rPr>
                <w:rStyle w:val="Hipervnculo"/>
                <w:noProof/>
              </w:rPr>
              <w:t>Conclusiones</w:t>
            </w:r>
            <w:r w:rsidR="00031D3A">
              <w:rPr>
                <w:noProof/>
                <w:webHidden/>
              </w:rPr>
              <w:tab/>
            </w:r>
            <w:r w:rsidR="00031D3A">
              <w:rPr>
                <w:noProof/>
                <w:webHidden/>
              </w:rPr>
              <w:fldChar w:fldCharType="begin"/>
            </w:r>
            <w:r w:rsidR="00031D3A">
              <w:rPr>
                <w:noProof/>
                <w:webHidden/>
              </w:rPr>
              <w:instrText xml:space="preserve"> PAGEREF _Toc514173947 \h </w:instrText>
            </w:r>
            <w:r w:rsidR="00031D3A">
              <w:rPr>
                <w:noProof/>
                <w:webHidden/>
              </w:rPr>
            </w:r>
            <w:r w:rsidR="00031D3A">
              <w:rPr>
                <w:noProof/>
                <w:webHidden/>
              </w:rPr>
              <w:fldChar w:fldCharType="separate"/>
            </w:r>
            <w:r w:rsidR="00031D3A">
              <w:rPr>
                <w:noProof/>
                <w:webHidden/>
              </w:rPr>
              <w:t>40</w:t>
            </w:r>
            <w:r w:rsidR="00031D3A">
              <w:rPr>
                <w:noProof/>
                <w:webHidden/>
              </w:rPr>
              <w:fldChar w:fldCharType="end"/>
            </w:r>
          </w:hyperlink>
        </w:p>
        <w:p w14:paraId="571D5E65" w14:textId="1B60AB5A" w:rsidR="00031D3A" w:rsidRDefault="00E515D5">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8" w:history="1">
            <w:r w:rsidR="00031D3A" w:rsidRPr="00C54A82">
              <w:rPr>
                <w:rStyle w:val="Hipervnculo"/>
                <w:noProof/>
              </w:rPr>
              <w:t>Bibliografía</w:t>
            </w:r>
            <w:r w:rsidR="00031D3A">
              <w:rPr>
                <w:noProof/>
                <w:webHidden/>
              </w:rPr>
              <w:tab/>
            </w:r>
            <w:r w:rsidR="00031D3A">
              <w:rPr>
                <w:noProof/>
                <w:webHidden/>
              </w:rPr>
              <w:fldChar w:fldCharType="begin"/>
            </w:r>
            <w:r w:rsidR="00031D3A">
              <w:rPr>
                <w:noProof/>
                <w:webHidden/>
              </w:rPr>
              <w:instrText xml:space="preserve"> PAGEREF _Toc514173948 \h </w:instrText>
            </w:r>
            <w:r w:rsidR="00031D3A">
              <w:rPr>
                <w:noProof/>
                <w:webHidden/>
              </w:rPr>
            </w:r>
            <w:r w:rsidR="00031D3A">
              <w:rPr>
                <w:noProof/>
                <w:webHidden/>
              </w:rPr>
              <w:fldChar w:fldCharType="separate"/>
            </w:r>
            <w:r w:rsidR="00031D3A">
              <w:rPr>
                <w:noProof/>
                <w:webHidden/>
              </w:rPr>
              <w:t>41</w:t>
            </w:r>
            <w:r w:rsidR="00031D3A">
              <w:rPr>
                <w:noProof/>
                <w:webHidden/>
              </w:rPr>
              <w:fldChar w:fldCharType="end"/>
            </w:r>
          </w:hyperlink>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3" w:name="_Toc514173925"/>
      <w:r>
        <w:lastRenderedPageBreak/>
        <w:t>Agradecimientos</w:t>
      </w:r>
      <w:bookmarkEnd w:id="3"/>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4" w:name="_Toc514173926"/>
      <w:r>
        <w:lastRenderedPageBreak/>
        <w:t>Resumen</w:t>
      </w:r>
      <w:bookmarkEnd w:id="4"/>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7A5A806E"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5" w:author="David Vacas Miguel" w:date="2018-05-30T11:22:00Z">
        <w:r w:rsidR="007600E2">
          <w:t>,</w:t>
        </w:r>
      </w:ins>
      <w:del w:id="6" w:author="David Vacas Miguel" w:date="2018-05-30T11:22:00Z">
        <w:r w:rsidR="00C500F8" w:rsidDel="007600E2">
          <w:delText>.</w:delText>
        </w:r>
      </w:del>
      <w:r w:rsidR="00C500F8">
        <w:t xml:space="preserve"> </w:t>
      </w:r>
      <w:del w:id="7" w:author="David Vacas Miguel" w:date="2018-05-30T11:22:00Z">
        <w:r w:rsidR="00C500F8" w:rsidDel="007600E2">
          <w:delText>A</w:delText>
        </w:r>
      </w:del>
      <w:ins w:id="8"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9" w:author="David Vacas Miguel" w:date="2018-05-30T11:23:00Z">
        <w:r w:rsidR="007600E2">
          <w:t>ementado</w:t>
        </w:r>
      </w:ins>
      <w:del w:id="10"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1" w:author="David Vacas Miguel" w:date="2018-05-31T12:04:00Z">
        <w:r w:rsidR="00A641E3">
          <w:t xml:space="preserve">, como son los distintos tipos de </w:t>
        </w:r>
      </w:ins>
      <w:ins w:id="12" w:author="David Vacas Miguel" w:date="2018-05-31T12:05:00Z">
        <w:r w:rsidR="00242039">
          <w:t>visualización,</w:t>
        </w:r>
      </w:ins>
      <w:ins w:id="13" w:author="David Vacas Miguel" w:date="2018-05-31T12:04:00Z">
        <w:r w:rsidR="00A641E3">
          <w:t xml:space="preserve"> la posibilidad de realizar </w:t>
        </w:r>
      </w:ins>
      <w:del w:id="14" w:author="David Vacas Miguel" w:date="2018-06-01T02:56:00Z">
        <w:r w:rsidDel="006D25AA">
          <w:delText>.</w:delText>
        </w:r>
      </w:del>
      <w:proofErr w:type="gramStart"/>
      <w:ins w:id="15" w:author="David Vacas Miguel" w:date="2018-06-01T02:56:00Z">
        <w:r w:rsidR="006D25AA">
          <w:t>zoom</w:t>
        </w:r>
        <w:proofErr w:type="gramEnd"/>
        <w:r w:rsidR="006D25AA">
          <w:t>, ...</w:t>
        </w:r>
      </w:ins>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16" w:name="_Toc514173927"/>
      <w:r>
        <w:lastRenderedPageBreak/>
        <w:t>Capítulo 1 Introducción</w:t>
      </w:r>
      <w:bookmarkEnd w:id="16"/>
    </w:p>
    <w:p w14:paraId="35C199ED" w14:textId="77777777" w:rsidR="00BC3217" w:rsidRDefault="00BC3217" w:rsidP="006425E3">
      <w:pPr>
        <w:pStyle w:val="TFGtitulo2"/>
        <w:numPr>
          <w:ilvl w:val="0"/>
          <w:numId w:val="12"/>
        </w:numPr>
        <w:ind w:left="426" w:hanging="426"/>
      </w:pPr>
      <w:bookmarkStart w:id="17" w:name="_Toc514173928"/>
      <w:r>
        <w:t>Motivación</w:t>
      </w:r>
      <w:bookmarkEnd w:id="17"/>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18" w:author="David Vacas Miguel" w:date="2018-05-27T13:29:00Z">
        <w:r w:rsidR="00501D56" w:rsidDel="00447A67">
          <w:delText>configuraciones(</w:delText>
        </w:r>
      </w:del>
      <w:ins w:id="19"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3C0450A6" w14:textId="06241572"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07874707" w14:textId="77777777" w:rsidR="00932531" w:rsidRDefault="00932531" w:rsidP="00F21B89">
      <w:pPr>
        <w:pStyle w:val="LetranormalTFG"/>
        <w:spacing w:before="100" w:beforeAutospacing="1" w:after="120"/>
        <w:jc w:val="center"/>
      </w:pPr>
      <w:r>
        <w:rPr>
          <w:noProof/>
          <w:lang w:eastAsia="es-ES"/>
        </w:rPr>
        <w:drawing>
          <wp:inline distT="0" distB="0" distL="0" distR="0" wp14:anchorId="132E8A12" wp14:editId="2389599A">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388" cy="1930264"/>
                    </a:xfrm>
                    <a:prstGeom prst="rect">
                      <a:avLst/>
                    </a:prstGeom>
                  </pic:spPr>
                </pic:pic>
              </a:graphicData>
            </a:graphic>
          </wp:inline>
        </w:drawing>
      </w:r>
    </w:p>
    <w:p w14:paraId="6BBC955B" w14:textId="77777777" w:rsidR="00932531" w:rsidRPr="00095EB3" w:rsidRDefault="00932531">
      <w:pPr>
        <w:pStyle w:val="LetranormalTFG"/>
        <w:jc w:val="center"/>
        <w:rPr>
          <w:rPrChange w:id="20" w:author="David Vacas Miguel" w:date="2018-06-01T03:14:00Z">
            <w:rPr>
              <w:sz w:val="20"/>
              <w:szCs w:val="20"/>
            </w:rPr>
          </w:rPrChange>
        </w:rPr>
        <w:pPrChange w:id="21" w:author="David Vacas Miguel" w:date="2018-06-01T03:14:00Z">
          <w:pPr>
            <w:pStyle w:val="LetranormalTFG"/>
            <w:spacing w:after="120"/>
            <w:ind w:left="709" w:hanging="709"/>
            <w:jc w:val="center"/>
          </w:pPr>
        </w:pPrChange>
      </w:pPr>
      <w:r w:rsidRPr="00095EB3">
        <w:rPr>
          <w:b/>
          <w:rPrChange w:id="22" w:author="David Vacas Miguel" w:date="2018-06-01T03:14:00Z">
            <w:rPr>
              <w:b/>
              <w:sz w:val="20"/>
              <w:szCs w:val="20"/>
            </w:rPr>
          </w:rPrChange>
        </w:rPr>
        <w:t>Figura 1.</w:t>
      </w:r>
      <w:r w:rsidRPr="00095EB3">
        <w:rPr>
          <w:rPrChange w:id="23" w:author="David Vacas Miguel" w:date="2018-06-01T03:14:00Z">
            <w:rPr>
              <w:sz w:val="20"/>
              <w:szCs w:val="20"/>
            </w:rPr>
          </w:rPrChange>
        </w:rPr>
        <w:t xml:space="preserve"> Modelo del desarrollo hecho en MATLAB-</w:t>
      </w:r>
      <w:proofErr w:type="spellStart"/>
      <w:r w:rsidRPr="00095EB3">
        <w:rPr>
          <w:rPrChange w:id="24" w:author="David Vacas Miguel" w:date="2018-06-01T03:14:00Z">
            <w:rPr>
              <w:sz w:val="20"/>
              <w:szCs w:val="20"/>
            </w:rPr>
          </w:rPrChange>
        </w:rPr>
        <w:t>Simulink</w:t>
      </w:r>
      <w:proofErr w:type="spellEnd"/>
      <w:r w:rsidRPr="00095EB3">
        <w:rPr>
          <w:rPrChange w:id="25"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lastRenderedPageBreak/>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pPr>
        <w:pStyle w:val="LetranormalTFG"/>
        <w:jc w:val="center"/>
        <w:rPr>
          <w:rPrChange w:id="26" w:author="David Vacas Miguel" w:date="2018-06-01T03:14:00Z">
            <w:rPr>
              <w:sz w:val="20"/>
              <w:szCs w:val="20"/>
            </w:rPr>
          </w:rPrChange>
        </w:rPr>
        <w:pPrChange w:id="27" w:author="David Vacas Miguel" w:date="2018-06-01T03:14:00Z">
          <w:pPr>
            <w:pStyle w:val="LetranormalTFG"/>
            <w:spacing w:after="100" w:afterAutospacing="1"/>
            <w:ind w:left="1418" w:hanging="1418"/>
            <w:jc w:val="center"/>
          </w:pPr>
        </w:pPrChange>
      </w:pPr>
      <w:r w:rsidRPr="00095EB3">
        <w:rPr>
          <w:b/>
          <w:rPrChange w:id="28" w:author="David Vacas Miguel" w:date="2018-06-01T03:14:00Z">
            <w:rPr>
              <w:b/>
              <w:sz w:val="20"/>
              <w:szCs w:val="20"/>
            </w:rPr>
          </w:rPrChange>
        </w:rPr>
        <w:t>Figura 2.</w:t>
      </w:r>
      <w:r w:rsidRPr="00095EB3">
        <w:rPr>
          <w:rPrChange w:id="29" w:author="David Vacas Miguel" w:date="2018-06-01T03:14:00Z">
            <w:rPr>
              <w:sz w:val="20"/>
              <w:szCs w:val="20"/>
            </w:rPr>
          </w:rPrChange>
        </w:rPr>
        <w:t xml:space="preserve"> Vista de la simulación desarrollada en MATLAB-</w:t>
      </w:r>
      <w:proofErr w:type="spellStart"/>
      <w:r w:rsidRPr="00095EB3">
        <w:rPr>
          <w:rPrChange w:id="30" w:author="David Vacas Miguel" w:date="2018-06-01T03:14:00Z">
            <w:rPr>
              <w:sz w:val="20"/>
              <w:szCs w:val="20"/>
            </w:rPr>
          </w:rPrChange>
        </w:rPr>
        <w:t>Simulink</w:t>
      </w:r>
      <w:proofErr w:type="spellEnd"/>
      <w:r w:rsidRPr="00095EB3">
        <w:rPr>
          <w:rPrChange w:id="31" w:author="David Vacas Miguel" w:date="2018-06-01T03:14:00Z">
            <w:rPr>
              <w:sz w:val="20"/>
              <w:szCs w:val="20"/>
            </w:rPr>
          </w:rPrChange>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32" w:author="David Vacas Miguel" w:date="2018-05-27T13:30:00Z">
        <w:r w:rsidR="00692EBE" w:rsidDel="00447A67">
          <w:delText>sensores,…</w:delText>
        </w:r>
      </w:del>
      <w:ins w:id="33"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34" w:author="David Vacas Miguel" w:date="2018-06-01T03:13:00Z">
            <w:rPr>
              <w:sz w:val="20"/>
              <w:szCs w:val="20"/>
            </w:rPr>
          </w:rPrChange>
        </w:rPr>
        <w:pPrChange w:id="35" w:author="David Vacas Miguel" w:date="2018-06-01T03:13:00Z">
          <w:pPr>
            <w:pStyle w:val="LetranormalTFG"/>
            <w:spacing w:after="100" w:afterAutospacing="1"/>
            <w:jc w:val="center"/>
          </w:pPr>
        </w:pPrChange>
      </w:pPr>
      <w:r w:rsidRPr="00095EB3">
        <w:rPr>
          <w:b/>
          <w:rPrChange w:id="36" w:author="David Vacas Miguel" w:date="2018-06-01T03:13:00Z">
            <w:rPr>
              <w:b/>
              <w:sz w:val="20"/>
              <w:szCs w:val="20"/>
            </w:rPr>
          </w:rPrChange>
        </w:rPr>
        <w:t>Figura 3.</w:t>
      </w:r>
      <w:r w:rsidRPr="00095EB3">
        <w:rPr>
          <w:rPrChange w:id="37" w:author="David Vacas Miguel" w:date="2018-06-01T03:13:00Z">
            <w:rPr>
              <w:sz w:val="20"/>
              <w:szCs w:val="20"/>
            </w:rPr>
          </w:rPrChange>
        </w:rPr>
        <w:t xml:space="preserve"> Vector </w:t>
      </w:r>
      <w:r w:rsidR="00E07D19" w:rsidRPr="00095EB3">
        <w:rPr>
          <w:rPrChange w:id="38" w:author="David Vacas Miguel" w:date="2018-06-01T03:13:00Z">
            <w:rPr>
              <w:sz w:val="20"/>
              <w:szCs w:val="20"/>
            </w:rPr>
          </w:rPrChange>
        </w:rPr>
        <w:t>con los</w:t>
      </w:r>
      <w:r w:rsidRPr="00095EB3">
        <w:rPr>
          <w:rPrChange w:id="39" w:author="David Vacas Miguel" w:date="2018-06-01T03:13:00Z">
            <w:rPr>
              <w:sz w:val="20"/>
              <w:szCs w:val="20"/>
            </w:rPr>
          </w:rPrChange>
        </w:rPr>
        <w:t xml:space="preserve"> parámetros del robot.</w:t>
      </w:r>
    </w:p>
    <w:p w14:paraId="3B7B2D0A" w14:textId="640F9CF1" w:rsidR="00BC3217" w:rsidRDefault="00932531" w:rsidP="00932531">
      <w:pPr>
        <w:pStyle w:val="LetranormalTFG"/>
        <w:rPr>
          <w:rFonts w:eastAsiaTheme="majorEastAsia" w:cstheme="majorBidi"/>
          <w:sz w:val="36"/>
          <w:szCs w:val="32"/>
        </w:rPr>
      </w:pPr>
      <w:r>
        <w:lastRenderedPageBreak/>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77777777" w:rsidR="00BC3217" w:rsidRDefault="00BC3217" w:rsidP="00F21B89">
      <w:pPr>
        <w:pStyle w:val="TFGtitulo2"/>
        <w:numPr>
          <w:ilvl w:val="0"/>
          <w:numId w:val="12"/>
        </w:numPr>
        <w:ind w:left="426" w:hanging="426"/>
      </w:pPr>
      <w:bookmarkStart w:id="40" w:name="_Toc514173929"/>
      <w:r>
        <w:t>Objetivos</w:t>
      </w:r>
      <w:bookmarkEnd w:id="40"/>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lastRenderedPageBreak/>
        <w:t xml:space="preserve">Diseño simple de la simulación para </w:t>
      </w:r>
      <w:r w:rsidR="00EF2129" w:rsidRPr="00CB0DFB">
        <w:t>poder visualizar</w:t>
      </w:r>
      <w:r w:rsidRPr="00CB0DFB">
        <w:t xml:space="preserve"> mejor los movimientos de tu robot.</w:t>
      </w:r>
    </w:p>
    <w:p w14:paraId="490AFB26" w14:textId="77777777" w:rsidR="00BC3217" w:rsidRDefault="00BC3217" w:rsidP="00F21B89">
      <w:pPr>
        <w:pStyle w:val="TFGtitulo2"/>
        <w:numPr>
          <w:ilvl w:val="0"/>
          <w:numId w:val="12"/>
        </w:numPr>
        <w:ind w:left="426" w:hanging="426"/>
      </w:pPr>
      <w:bookmarkStart w:id="41" w:name="_Toc513719133"/>
      <w:bookmarkStart w:id="42" w:name="_Toc514081268"/>
      <w:bookmarkStart w:id="43" w:name="_Toc514092690"/>
      <w:bookmarkStart w:id="44" w:name="_Toc514092795"/>
      <w:bookmarkStart w:id="45" w:name="_Toc514092877"/>
      <w:bookmarkStart w:id="46" w:name="_Toc514093096"/>
      <w:bookmarkStart w:id="47" w:name="_Toc514093134"/>
      <w:bookmarkStart w:id="48" w:name="_Toc514093166"/>
      <w:bookmarkStart w:id="49" w:name="_Toc514093198"/>
      <w:bookmarkStart w:id="50" w:name="_Toc514093254"/>
      <w:bookmarkStart w:id="51" w:name="_Toc514093334"/>
      <w:bookmarkStart w:id="52" w:name="_Toc514093397"/>
      <w:bookmarkStart w:id="53" w:name="_Toc514093423"/>
      <w:bookmarkStart w:id="54" w:name="_Toc514093492"/>
      <w:bookmarkStart w:id="55" w:name="_Toc514171101"/>
      <w:bookmarkStart w:id="56" w:name="_Toc514171930"/>
      <w:bookmarkStart w:id="57" w:name="_Toc514173860"/>
      <w:bookmarkStart w:id="58" w:name="_Toc514173930"/>
      <w:bookmarkStart w:id="59" w:name="_Toc514173931"/>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Estado del arte</w:t>
      </w:r>
      <w:bookmarkEnd w:id="59"/>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4B3D1EB5"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se trata de una aplicación de modelado, simulación y animación de sistemas físicos, sin embargo, se utiliza solo para robots manipuladores</w:t>
      </w:r>
      <w:ins w:id="60" w:author="David Vacas Miguel" w:date="2018-06-10T15:08:00Z">
        <w:r w:rsidR="00467294">
          <w:rPr>
            <w:vertAlign w:val="superscript"/>
          </w:rPr>
          <w:t>14</w:t>
        </w:r>
      </w:ins>
      <w:r w:rsidR="00CD0C2B">
        <w:t xml:space="preserve">.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ins w:id="61" w:author="David Vacas Miguel" w:date="2018-06-10T15:08:00Z">
        <w:r w:rsidR="00467294">
          <w:rPr>
            <w:vertAlign w:val="superscript"/>
          </w:rPr>
          <w:t>15</w:t>
        </w:r>
      </w:ins>
      <w:r w:rsidR="00CD0C2B">
        <w:t>.</w:t>
      </w:r>
    </w:p>
    <w:p w14:paraId="11DF849D" w14:textId="77777777" w:rsidR="00BC3217" w:rsidRDefault="00BC3217" w:rsidP="00F21B89">
      <w:pPr>
        <w:pStyle w:val="TFGtitulo2"/>
        <w:numPr>
          <w:ilvl w:val="0"/>
          <w:numId w:val="12"/>
        </w:numPr>
        <w:ind w:left="426" w:hanging="426"/>
      </w:pPr>
      <w:bookmarkStart w:id="62" w:name="_Toc514173932"/>
      <w:r>
        <w:t>Estructura de la memoria</w:t>
      </w:r>
      <w:bookmarkEnd w:id="62"/>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lastRenderedPageBreak/>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63" w:author="David Vacas Miguel" w:date="2018-05-27T13:30:00Z">
        <w:r w:rsidR="00BE1911" w:rsidDel="00447A67">
          <w:delText>Además</w:delText>
        </w:r>
      </w:del>
      <w:ins w:id="64"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65"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66" w:author="David Vacas Miguel" w:date="2018-05-31T12:06:00Z">
        <w:r w:rsidR="00F74596">
          <w:t>ra.</w:t>
        </w:r>
      </w:ins>
      <w:del w:id="67"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68" w:author="David Vacas Miguel" w:date="2018-05-30T11:26:00Z"/>
        </w:rPr>
        <w:sectPr w:rsidR="007600E2" w:rsidSect="009B33CE">
          <w:headerReference w:type="default" r:id="rId12"/>
          <w:footerReference w:type="default" r:id="rId13"/>
          <w:headerReference w:type="first" r:id="rId14"/>
          <w:footerReference w:type="first" r:id="rId15"/>
          <w:type w:val="continuous"/>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82" w:author="David Vacas Miguel" w:date="2018-05-31T12:07:00Z"/>
        </w:rPr>
        <w:pPrChange w:id="83" w:author="David Vacas Miguel" w:date="2018-05-31T12:07:00Z">
          <w:pPr>
            <w:pStyle w:val="LetranormalTFG"/>
          </w:pPr>
        </w:pPrChange>
      </w:pPr>
      <w:del w:id="84" w:author="David Vacas Miguel" w:date="2018-05-30T11:25:00Z">
        <w:r w:rsidDel="007600E2">
          <w:lastRenderedPageBreak/>
          <w:br w:type="page"/>
        </w:r>
      </w:del>
    </w:p>
    <w:p w14:paraId="2C3AE29F" w14:textId="2C83DC7A" w:rsidR="00BC3217" w:rsidRDefault="00BC3217">
      <w:pPr>
        <w:pStyle w:val="TituloTFG"/>
      </w:pPr>
      <w:bookmarkStart w:id="85" w:name="_Toc514173933"/>
      <w:r>
        <w:t>Capítulo 2 Robótica móvil</w:t>
      </w:r>
      <w:bookmarkEnd w:id="85"/>
    </w:p>
    <w:p w14:paraId="35748795" w14:textId="677AE181" w:rsidR="0065054E" w:rsidRDefault="000475C7" w:rsidP="00F21B89">
      <w:pPr>
        <w:pStyle w:val="TFGtitulo2"/>
      </w:pPr>
      <w:bookmarkStart w:id="86" w:name="_Toc514173934"/>
      <w:r w:rsidRPr="007937C0">
        <w:t>1.</w:t>
      </w:r>
      <w:r>
        <w:t xml:space="preserve"> </w:t>
      </w:r>
      <w:r w:rsidR="00975129">
        <w:t>Robótica móvil</w:t>
      </w:r>
      <w:bookmarkEnd w:id="86"/>
    </w:p>
    <w:p w14:paraId="14C9F3AB" w14:textId="49FAE0E2" w:rsidR="00975129" w:rsidRPr="00467294" w:rsidRDefault="004640A6" w:rsidP="0065054E">
      <w:pPr>
        <w:pStyle w:val="LetranormalTFG"/>
        <w:rPr>
          <w:rPrChange w:id="87" w:author="David Vacas Miguel" w:date="2018-06-10T15:09:00Z">
            <w:rPr/>
          </w:rPrChange>
        </w:rPr>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ins w:id="88" w:author="David Vacas Miguel" w:date="2018-06-10T15:09:00Z">
        <w:r w:rsidR="00467294">
          <w:rPr>
            <w:vertAlign w:val="superscript"/>
          </w:rPr>
          <w:t>1</w:t>
        </w:r>
        <w:r w:rsidR="00467294">
          <w:t>.</w:t>
        </w:r>
      </w:ins>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89" w:name="_Toc514173935"/>
      <w:r>
        <w:t>2. Vehículos con ruedas</w:t>
      </w:r>
      <w:bookmarkEnd w:id="89"/>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467294"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0pt">
            <v:imagedata r:id="rId19"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90" w:author="David Vacas Miguel" w:date="2018-05-27T13:30:00Z">
        <w:r w:rsidDel="00447A67">
          <w:delText>10</w:delText>
        </w:r>
        <w:r w:rsidRPr="0005392A" w:rsidDel="00447A67">
          <w:delText xml:space="preserve"> </w:delText>
        </w:r>
      </w:del>
      <w:ins w:id="91"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92"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93" w:author="David Vacas Miguel" w:date="2018-05-31T12:29:00Z">
        <w:r w:rsidR="00467294">
          <w:pict w14:anchorId="278BFD39">
            <v:shape id="_x0000_i1026" type="#_x0000_t75" style="width:213pt;height:162.75pt">
              <v:imagedata r:id="rId21" o:title="robot direccionamiento diferencial"/>
            </v:shape>
          </w:pict>
        </w:r>
      </w:ins>
    </w:p>
    <w:p w14:paraId="64AFE215" w14:textId="24542B5B" w:rsidR="004758F0" w:rsidDel="001523AB" w:rsidRDefault="004758F0" w:rsidP="00F21B89">
      <w:pPr>
        <w:pStyle w:val="LetranormalTFG"/>
        <w:jc w:val="center"/>
        <w:rPr>
          <w:del w:id="94" w:author="David Vacas Miguel" w:date="2018-06-02T12:56:00Z"/>
        </w:rPr>
      </w:pPr>
      <w:r w:rsidRPr="00F21B89">
        <w:rPr>
          <w:b/>
        </w:rPr>
        <w:t>Figura 8:</w:t>
      </w:r>
      <w:r>
        <w:t xml:space="preserve"> Robot con direccionamiento diferencial.</w:t>
      </w: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95" w:name="_Toc514173936"/>
      <w:r>
        <w:t xml:space="preserve">3. </w:t>
      </w:r>
      <w:r w:rsidR="00FA5302">
        <w:t>Modelo físico d</w:t>
      </w:r>
      <w:r w:rsidR="00BC3217">
        <w:t>ireccionamiento diferencial</w:t>
      </w:r>
      <w:bookmarkEnd w:id="95"/>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9.75pt;height:12.75pt" o:ole="">
            <v:imagedata r:id="rId22" o:title=""/>
          </v:shape>
          <o:OLEObject Type="Embed" ProgID="Equation.DSMT4" ShapeID="_x0000_i1027" DrawAspect="Content" ObjectID="_1590148609" r:id="rId23"/>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5pt;height:12pt" o:ole="">
            <v:imagedata r:id="rId24" o:title=""/>
          </v:shape>
          <o:OLEObject Type="Embed" ProgID="Equation.DSMT4" ShapeID="_x0000_i1028" DrawAspect="Content" ObjectID="_1590148610" r:id="rId25"/>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1.25pt;height:12.75pt" o:ole="">
            <v:imagedata r:id="rId26" o:title=""/>
          </v:shape>
          <o:OLEObject Type="Embed" ProgID="Equation.DSMT4" ShapeID="_x0000_i1029" DrawAspect="Content" ObjectID="_1590148611" r:id="rId27"/>
        </w:object>
      </w:r>
      <w:r w:rsidR="009C2297" w:rsidRPr="00F21B89">
        <w:rPr>
          <w:i/>
        </w:rPr>
        <w:t>(t)</w:t>
      </w:r>
      <w:r w:rsidR="009C2297">
        <w:t xml:space="preserve"> en ese instante</w:t>
      </w:r>
      <w:r w:rsidR="00774956">
        <w:t>:</w:t>
      </w:r>
    </w:p>
    <w:p w14:paraId="7A643571" w14:textId="10476224" w:rsidR="009C2297" w:rsidRDefault="00E45822" w:rsidP="00602C88">
      <w:pPr>
        <w:pStyle w:val="LetranormalTFG"/>
        <w:tabs>
          <w:tab w:val="right" w:pos="9070"/>
        </w:tabs>
      </w:pPr>
      <w:r w:rsidRPr="00AD4DB6">
        <w:rPr>
          <w:position w:val="-28"/>
        </w:rPr>
        <w:object w:dxaOrig="2600" w:dyaOrig="680" w14:anchorId="3068C5FA">
          <v:shape id="_x0000_i1030" type="#_x0000_t75" style="width:129.75pt;height:33.75pt" o:ole="">
            <v:imagedata r:id="rId28" o:title=""/>
          </v:shape>
          <o:OLEObject Type="Embed" ProgID="Equation.DSMT4" ShapeID="_x0000_i1030" DrawAspect="Content" ObjectID="_1590148612" r:id="rId29"/>
        </w:object>
      </w:r>
      <w:r w:rsidR="00A3242A">
        <w:t xml:space="preserve"> </w:t>
      </w:r>
      <w:ins w:id="96" w:author="David Vacas Miguel" w:date="2018-05-30T11:35:00Z">
        <w:r w:rsidR="00602C88">
          <w:tab/>
        </w:r>
      </w:ins>
      <w:r w:rsidR="00A3242A">
        <w:t>(</w:t>
      </w:r>
      <w:del w:id="97" w:author="David Vacas Miguel" w:date="2018-06-01T03:15:00Z">
        <w:r w:rsidR="00A3242A" w:rsidDel="00597559">
          <w:delText>X</w:delText>
        </w:r>
      </w:del>
      <w:ins w:id="98" w:author="David Vacas Miguel" w:date="2018-06-01T03:15:00Z">
        <w:r w:rsidR="00597559">
          <w:t>1</w:t>
        </w:r>
      </w:ins>
      <w:r w:rsidR="00A3242A">
        <w:t>)</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5pt;height:18.75pt" o:ole="">
            <v:imagedata r:id="rId30" o:title=""/>
          </v:shape>
          <o:OLEObject Type="Embed" ProgID="Equation.DSMT4" ShapeID="_x0000_i1031" DrawAspect="Content" ObjectID="_1590148613" r:id="rId31"/>
        </w:object>
      </w:r>
      <w:r w:rsidR="00A3242A">
        <w:t xml:space="preserve">la velocidad de la rueda izquierda y </w:t>
      </w:r>
      <w:r w:rsidR="00A3242A" w:rsidRPr="00AD4DB6">
        <w:rPr>
          <w:position w:val="-12"/>
        </w:rPr>
        <w:object w:dxaOrig="320" w:dyaOrig="380" w14:anchorId="74F7606A">
          <v:shape id="_x0000_i1032" type="#_x0000_t75" style="width:15.75pt;height:18.75pt" o:ole="">
            <v:imagedata r:id="rId32" o:title=""/>
          </v:shape>
          <o:OLEObject Type="Embed" ProgID="Equation.DSMT4" ShapeID="_x0000_i1032" DrawAspect="Content" ObjectID="_1590148614" r:id="rId33"/>
        </w:object>
      </w:r>
      <w:r w:rsidR="00A3242A">
        <w:t>la velocidad de la rueda derecha, es la siguiente:</w:t>
      </w:r>
    </w:p>
    <w:p w14:paraId="0A248D21" w14:textId="39576702"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3.25pt;height:18.75pt" o:ole="">
            <v:imagedata r:id="rId34" o:title=""/>
          </v:shape>
          <o:OLEObject Type="Embed" ProgID="Equation.DSMT4" ShapeID="_x0000_i1033" DrawAspect="Content" ObjectID="_1590148615" r:id="rId35"/>
        </w:object>
      </w:r>
      <w:r w:rsidR="00A10B6C">
        <w:t xml:space="preserve"> </w:t>
      </w:r>
      <w:ins w:id="99" w:author="David Vacas Miguel" w:date="2018-05-31T11:57:00Z">
        <w:r w:rsidR="00A641E3">
          <w:tab/>
        </w:r>
      </w:ins>
      <w:r w:rsidR="00A10B6C">
        <w:t>(</w:t>
      </w:r>
      <w:del w:id="100" w:author="David Vacas Miguel" w:date="2018-06-01T03:15:00Z">
        <w:r w:rsidR="00A10B6C" w:rsidDel="00597559">
          <w:delText>X</w:delText>
        </w:r>
      </w:del>
      <w:ins w:id="101" w:author="David Vacas Miguel" w:date="2018-06-01T03:15:00Z">
        <w:r w:rsidR="00597559">
          <w:t>2</w:t>
        </w:r>
      </w:ins>
      <w:r w:rsidR="00A10B6C">
        <w:t>)</w:t>
      </w:r>
    </w:p>
    <w:p w14:paraId="5FA75332" w14:textId="1C9034B7" w:rsidR="00A10B6C" w:rsidRDefault="00A10B6C" w:rsidP="00223F7B">
      <w:pPr>
        <w:pStyle w:val="LetranormalTFG"/>
      </w:pPr>
      <w:r>
        <w:lastRenderedPageBreak/>
        <w:t xml:space="preserve">En la figura </w:t>
      </w:r>
      <w:ins w:id="102" w:author="David Vacas Miguel" w:date="2018-05-27T13:31:00Z">
        <w:r w:rsidR="00447A67">
          <w:t>9</w:t>
        </w:r>
      </w:ins>
      <w:del w:id="103"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104" w:author="David Vacas Miguel" w:date="2018-05-27T13:31:00Z">
        <w:r w:rsidR="00562E23" w:rsidDel="00447A67">
          <w:rPr>
            <w:b/>
          </w:rPr>
          <w:delText>8</w:delText>
        </w:r>
      </w:del>
      <w:ins w:id="105"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106" w:author="David Vacas Miguel" w:date="2018-05-27T13:31:00Z">
        <w:r w:rsidR="00447A67">
          <w:t>9</w:t>
        </w:r>
      </w:ins>
      <w:del w:id="107"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25pt;height:54.75pt" o:ole="">
            <v:imagedata r:id="rId37" o:title=""/>
          </v:shape>
          <o:OLEObject Type="Embed" ProgID="Equation.DSMT4" ShapeID="_x0000_i1034" DrawAspect="Content" ObjectID="_1590148616" r:id="rId38"/>
        </w:object>
      </w:r>
      <w:r w:rsidR="005A1F0C">
        <w:tab/>
      </w:r>
      <w:r w:rsidR="005A1F0C">
        <w:rPr>
          <w:rFonts w:eastAsiaTheme="minorEastAsia"/>
        </w:rPr>
        <w:t>(</w:t>
      </w:r>
      <w:ins w:id="108" w:author="David Vacas Miguel" w:date="2018-06-01T03:15:00Z">
        <w:r w:rsidR="00597559">
          <w:rPr>
            <w:rFonts w:eastAsiaTheme="minorEastAsia"/>
          </w:rPr>
          <w:t>3</w:t>
        </w:r>
      </w:ins>
      <w:del w:id="109" w:author="David Vacas Miguel" w:date="2018-06-01T03:15:00Z">
        <w:r w:rsidR="005A1F0C" w:rsidDel="00597559">
          <w:rPr>
            <w:rFonts w:eastAsiaTheme="minorEastAsia"/>
          </w:rPr>
          <w:delText>1</w:delText>
        </w:r>
      </w:del>
      <w:r w:rsidR="005A1F0C">
        <w:rPr>
          <w:rFonts w:eastAsiaTheme="minorEastAsia"/>
        </w:rPr>
        <w:t>)</w:t>
      </w:r>
    </w:p>
    <w:p w14:paraId="00F43408" w14:textId="7DA60A75" w:rsidR="00FA5302" w:rsidRDefault="00FA5302" w:rsidP="00FA5302">
      <w:pPr>
        <w:pStyle w:val="LetranormalTFG"/>
      </w:pPr>
      <w:r w:rsidRPr="0005392A">
        <w:t>La derivada de una función puede aproximarse por el cociente incremental:</w:t>
      </w:r>
    </w:p>
    <w:p w14:paraId="1BB2C169" w14:textId="77777777" w:rsidR="001523AB" w:rsidRDefault="0099707A" w:rsidP="001523AB">
      <w:pPr>
        <w:pStyle w:val="LetranormalTFG"/>
        <w:tabs>
          <w:tab w:val="right" w:pos="9070"/>
        </w:tabs>
        <w:rPr>
          <w:ins w:id="110" w:author="David Vacas Miguel" w:date="2018-06-02T12:57:00Z"/>
          <w:rFonts w:eastAsiaTheme="minorEastAsia"/>
        </w:rPr>
      </w:pPr>
      <m:oMath>
        <m:r>
          <m:rPr>
            <m:sty m:val="p"/>
          </m:rPr>
          <w:rPr>
            <w:rFonts w:ascii="Cambria Math" w:hAnsi="Cambria Math"/>
            <w:position w:val="-24"/>
          </w:rPr>
          <w:object w:dxaOrig="2240" w:dyaOrig="620" w14:anchorId="17B27A8C">
            <v:shape id="_x0000_i1035" type="#_x0000_t75" style="width:112.5pt;height:31.5pt" o:ole="">
              <v:imagedata r:id="rId39" o:title=""/>
            </v:shape>
            <o:OLEObject Type="Embed" ProgID="Equation.DSMT4" ShapeID="_x0000_i1035" DrawAspect="Content" ObjectID="_1590148617" r:id="rId40"/>
          </w:object>
        </m:r>
      </m:oMath>
      <w:r w:rsidR="005A1F0C">
        <w:rPr>
          <w:rFonts w:eastAsiaTheme="minorEastAsia"/>
        </w:rPr>
        <w:t xml:space="preserve"> </w:t>
      </w:r>
    </w:p>
    <w:p w14:paraId="337CDA91" w14:textId="69707E86" w:rsidR="00FA5302" w:rsidRPr="003460D2" w:rsidDel="001523AB" w:rsidRDefault="00FA5302" w:rsidP="00FA5302">
      <w:pPr>
        <w:pStyle w:val="LetranormalTFG"/>
        <w:tabs>
          <w:tab w:val="right" w:pos="9070"/>
        </w:tabs>
        <w:rPr>
          <w:del w:id="111" w:author="David Vacas Miguel" w:date="2018-06-02T12:56:00Z"/>
          <w:rFonts w:ascii="Times New Roman" w:hAnsi="Times New Roman"/>
          <w:b/>
          <w:u w:val="single"/>
        </w:rPr>
      </w:pPr>
      <w:r>
        <w:rPr>
          <w:rFonts w:eastAsiaTheme="minorEastAsia"/>
        </w:rPr>
        <w:tab/>
      </w:r>
      <w:r>
        <w:t>(</w:t>
      </w:r>
      <w:ins w:id="112" w:author="David Vacas Miguel" w:date="2018-06-01T03:15:00Z">
        <w:r w:rsidR="00597559">
          <w:t>4</w:t>
        </w:r>
      </w:ins>
      <w:del w:id="113" w:author="David Vacas Miguel" w:date="2018-06-01T03:15:00Z">
        <w:r w:rsidDel="00597559">
          <w:delText>2</w:delText>
        </w:r>
      </w:del>
      <w:r>
        <w:t>)</w:t>
      </w:r>
    </w:p>
    <w:p w14:paraId="57D9C757" w14:textId="77777777" w:rsidR="00FA5302" w:rsidRPr="0005392A" w:rsidRDefault="00FA5302">
      <w:pPr>
        <w:pStyle w:val="LetranormalTFG"/>
        <w:tabs>
          <w:tab w:val="right" w:pos="9070"/>
        </w:tabs>
        <w:pPrChange w:id="114" w:author="David Vacas Miguel" w:date="2018-06-02T12:56:00Z">
          <w:pPr>
            <w:pStyle w:val="LetranormalTFG"/>
          </w:pPr>
        </w:pPrChange>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09340FA3" w:rsidR="005A1F0C" w:rsidRDefault="0099707A" w:rsidP="00A641E3">
      <w:pPr>
        <w:pStyle w:val="LetranormalTFG"/>
        <w:tabs>
          <w:tab w:val="right" w:pos="9070"/>
        </w:tabs>
      </w:pPr>
      <w:r w:rsidRPr="00884C57">
        <w:rPr>
          <w:position w:val="-12"/>
        </w:rPr>
        <w:object w:dxaOrig="2100" w:dyaOrig="360" w14:anchorId="58935AE1">
          <v:shape id="_x0000_i1036" type="#_x0000_t75" style="width:105pt;height:18.75pt" o:ole="">
            <v:imagedata r:id="rId41" o:title=""/>
          </v:shape>
          <o:OLEObject Type="Embed" ProgID="Equation.DSMT4" ShapeID="_x0000_i1036" DrawAspect="Content" ObjectID="_1590148618" r:id="rId42"/>
        </w:object>
      </w:r>
      <w:r w:rsidR="005A1F0C">
        <w:t xml:space="preserve"> </w:t>
      </w:r>
      <w:ins w:id="115" w:author="David Vacas Miguel" w:date="2018-05-31T11:57:00Z">
        <w:r w:rsidR="00A641E3">
          <w:tab/>
        </w:r>
      </w:ins>
      <w:r w:rsidR="005A1F0C">
        <w:t>(</w:t>
      </w:r>
      <w:del w:id="116" w:author="David Vacas Miguel" w:date="2018-06-01T03:15:00Z">
        <w:r w:rsidR="005A1F0C" w:rsidDel="00597559">
          <w:delText>3</w:delText>
        </w:r>
      </w:del>
      <w:ins w:id="117" w:author="David Vacas Miguel" w:date="2018-06-01T03:15:00Z">
        <w:r w:rsidR="00597559">
          <w:t>5</w:t>
        </w:r>
      </w:ins>
      <w:r w:rsidR="005A1F0C">
        <w:t>)</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561DB0E0"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25pt;height:54.75pt" o:ole="">
            <v:imagedata r:id="rId43" o:title=""/>
          </v:shape>
          <o:OLEObject Type="Embed" ProgID="Equation.DSMT4" ShapeID="_x0000_i1037" DrawAspect="Content" ObjectID="_1590148619" r:id="rId44"/>
        </w:object>
      </w:r>
      <w:r w:rsidR="005A1F0C">
        <w:tab/>
      </w:r>
      <w:del w:id="118" w:author="David Vacas Miguel" w:date="2018-05-31T11:57:00Z">
        <w:r w:rsidR="005A1F0C" w:rsidDel="00A641E3">
          <w:tab/>
        </w:r>
      </w:del>
      <w:r w:rsidR="005A1F0C">
        <w:t>(</w:t>
      </w:r>
      <w:del w:id="119" w:author="David Vacas Miguel" w:date="2018-06-01T03:15:00Z">
        <w:r w:rsidR="005A1F0C" w:rsidDel="00597559">
          <w:delText>4</w:delText>
        </w:r>
      </w:del>
      <w:ins w:id="120" w:author="David Vacas Miguel" w:date="2018-06-01T03:15:00Z">
        <w:r w:rsidR="00597559">
          <w:t>6</w:t>
        </w:r>
      </w:ins>
      <w:r w:rsidR="005A1F0C">
        <w:t>)</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38" type="#_x0000_t75" style="width:156.75pt;height:63.75pt" o:ole="">
            <v:imagedata r:id="rId46" o:title=""/>
          </v:shape>
          <o:OLEObject Type="Embed" ProgID="Equation.DSMT4" ShapeID="_x0000_i1038" DrawAspect="Content" ObjectID="_1590148620" r:id="rId47"/>
        </w:object>
      </w:r>
      <w:r w:rsidR="00E2057B">
        <w:rPr>
          <w:rFonts w:eastAsiaTheme="minorEastAsia"/>
        </w:rPr>
        <w:tab/>
        <w:t>(</w:t>
      </w:r>
      <w:del w:id="121" w:author="David Vacas Miguel" w:date="2018-06-01T03:15:00Z">
        <w:r w:rsidR="00E2057B" w:rsidDel="00597559">
          <w:rPr>
            <w:rFonts w:eastAsiaTheme="minorEastAsia"/>
          </w:rPr>
          <w:delText>5</w:delText>
        </w:r>
      </w:del>
      <w:ins w:id="122" w:author="David Vacas Miguel" w:date="2018-06-01T03:15:00Z">
        <w:r w:rsidR="00597559">
          <w:rPr>
            <w:rFonts w:eastAsiaTheme="minorEastAsia"/>
          </w:rPr>
          <w:t>7</w:t>
        </w:r>
      </w:ins>
      <w:r w:rsidR="00E2057B">
        <w:rPr>
          <w:rFonts w:eastAsiaTheme="minorEastAsia"/>
        </w:rPr>
        <w:t>)</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123" w:author="David Vacas Miguel" w:date="2018-05-27T13:31:00Z">
        <w:r w:rsidR="00562E23" w:rsidDel="00447A67">
          <w:delText>9</w:delText>
        </w:r>
      </w:del>
      <w:ins w:id="124"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5pt;height:96pt" o:ole="">
            <v:imagedata r:id="rId48" o:title=""/>
          </v:shape>
          <o:OLEObject Type="Embed" ProgID="Equation.DSMT4" ShapeID="_x0000_i1039" DrawAspect="Content" ObjectID="_1590148621" r:id="rId49"/>
        </w:object>
      </w:r>
      <w:ins w:id="125" w:author="David Vacas Miguel" w:date="2018-05-31T11:58:00Z">
        <w:r w:rsidR="00A641E3">
          <w:tab/>
        </w:r>
      </w:ins>
      <w:del w:id="126" w:author="David Vacas Miguel" w:date="2018-05-31T11:58:00Z">
        <w:r w:rsidR="00E2057B" w:rsidDel="00A641E3">
          <w:tab/>
        </w:r>
        <w:r w:rsidR="00E2057B" w:rsidDel="00A641E3">
          <w:tab/>
        </w:r>
      </w:del>
      <w:r w:rsidR="00E2057B">
        <w:t>(</w:t>
      </w:r>
      <w:del w:id="127" w:author="David Vacas Miguel" w:date="2018-06-01T03:15:00Z">
        <w:r w:rsidR="00E2057B" w:rsidDel="00597559">
          <w:delText>6</w:delText>
        </w:r>
      </w:del>
      <w:ins w:id="128" w:author="David Vacas Miguel" w:date="2018-06-01T03:15:00Z">
        <w:r w:rsidR="00597559">
          <w:t>8</w:t>
        </w:r>
      </w:ins>
      <w:r w:rsidR="00E2057B">
        <w:t>)</w:t>
      </w:r>
    </w:p>
    <w:p w14:paraId="0D66942B" w14:textId="52BE7C3D" w:rsidR="00E2057B" w:rsidRDefault="00F626D0" w:rsidP="00F626D0">
      <w:pPr>
        <w:pStyle w:val="LetranormalTFG"/>
        <w:rPr>
          <w:rFonts w:eastAsiaTheme="minorEastAsia"/>
        </w:rPr>
      </w:pPr>
      <w:r>
        <w:t>Finalmente, utilizando el modelo discreto, se obtiene:</w:t>
      </w:r>
    </w:p>
    <w:p w14:paraId="4EAAF2AB" w14:textId="301BD81F"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40" type="#_x0000_t75" style="width:243.75pt;height:95.25pt" o:ole="">
            <v:imagedata r:id="rId50" o:title=""/>
          </v:shape>
          <o:OLEObject Type="Embed" ProgID="Equation.DSMT4" ShapeID="_x0000_i1040" DrawAspect="Content" ObjectID="_1590148622" r:id="rId51"/>
        </w:object>
      </w:r>
      <w:r w:rsidR="00E2057B">
        <w:tab/>
        <w:t>(</w:t>
      </w:r>
      <w:del w:id="129" w:author="David Vacas Miguel" w:date="2018-06-01T03:15:00Z">
        <w:r w:rsidR="00E2057B" w:rsidDel="00597559">
          <w:delText>7</w:delText>
        </w:r>
      </w:del>
      <w:ins w:id="130" w:author="David Vacas Miguel" w:date="2018-06-01T03:15:00Z">
        <w:r w:rsidR="00597559">
          <w:t>9</w:t>
        </w:r>
      </w:ins>
      <w:r w:rsidR="00E2057B">
        <w:t>)</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1" type="#_x0000_t75" style="width:42pt;height:15.75pt" o:ole="">
            <v:imagedata r:id="rId52" o:title=""/>
          </v:shape>
          <o:OLEObject Type="Embed" ProgID="Equation.DSMT4" ShapeID="_x0000_i1041" DrawAspect="Content" ObjectID="_1590148623" r:id="rId53"/>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2" type="#_x0000_t75" style="width:21.75pt;height:15.75pt" o:ole="">
            <v:imagedata r:id="rId54" o:title=""/>
          </v:shape>
          <o:OLEObject Type="Embed" ProgID="Equation.DSMT4" ShapeID="_x0000_i1042" DrawAspect="Content" ObjectID="_1590148624" r:id="rId55"/>
        </w:object>
      </w:r>
      <w:r>
        <w:rPr>
          <w:rFonts w:eastAsiaTheme="minorEastAsia"/>
        </w:rPr>
        <w:t xml:space="preserve">, el radio </w:t>
      </w:r>
      <w:r w:rsidR="00CF4F13" w:rsidRPr="00C23E16">
        <w:rPr>
          <w:position w:val="-6"/>
        </w:rPr>
        <w:object w:dxaOrig="400" w:dyaOrig="279" w14:anchorId="29F26274">
          <v:shape id="_x0000_i1043" type="#_x0000_t75" style="width:20.25pt;height:14.25pt" o:ole="">
            <v:imagedata r:id="rId56" o:title=""/>
          </v:shape>
          <o:OLEObject Type="Embed" ProgID="Equation.DSMT4" ShapeID="_x0000_i1043" DrawAspect="Content" ObjectID="_1590148625" r:id="rId57"/>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4" type="#_x0000_t75" style="width:20.25pt;height:14.25pt" o:ole="">
            <v:imagedata r:id="rId58" o:title=""/>
          </v:shape>
          <o:OLEObject Type="Embed" ProgID="Equation.DSMT4" ShapeID="_x0000_i1044" DrawAspect="Content" ObjectID="_1590148626" r:id="rId59"/>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5" type="#_x0000_t75" style="width:30.75pt;height:18.75pt" o:ole="">
            <v:imagedata r:id="rId60" o:title=""/>
          </v:shape>
          <o:OLEObject Type="Embed" ProgID="Equation.DSMT4" ShapeID="_x0000_i1045" DrawAspect="Content" ObjectID="_1590148627" r:id="rId61"/>
        </w:object>
      </w:r>
      <w:del w:id="131" w:author="David Vacas Miguel" w:date="2018-06-02T12:55:00Z">
        <w:r w:rsidR="00496FA4" w:rsidDel="001523AB">
          <w:delText>.</w:delText>
        </w:r>
      </w:del>
    </w:p>
    <w:p w14:paraId="3B28DB52" w14:textId="37CD8FAD" w:rsidR="001E4BD3" w:rsidRDefault="00160EF8" w:rsidP="00F21B89">
      <w:pPr>
        <w:pStyle w:val="TFGtitulo2"/>
      </w:pPr>
      <w:bookmarkStart w:id="132" w:name="_Toc514173937"/>
      <w:r>
        <w:t xml:space="preserve">4. </w:t>
      </w:r>
      <w:r w:rsidR="00BC3217">
        <w:t>Navegación autónoma</w:t>
      </w:r>
      <w:bookmarkEnd w:id="132"/>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circuito sin salirse del mismo. Esto se puede realizar gracias a dos sensores que son </w:t>
      </w:r>
      <w:r>
        <w:lastRenderedPageBreak/>
        <w:t xml:space="preserve">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133" w:author="David Vacas Miguel" w:date="2018-06-01T01:41:00Z">
            <w:rPr/>
          </w:rPrChange>
        </w:rPr>
      </w:pPr>
      <w:r w:rsidRPr="008326CD">
        <w:rPr>
          <w:rFonts w:ascii="Courier New" w:hAnsi="Courier New" w:cs="Courier New"/>
          <w:i/>
          <w:rPrChange w:id="134" w:author="David Vacas Miguel" w:date="2018-06-01T01:41:00Z">
            <w:rPr>
              <w:i/>
            </w:rPr>
          </w:rPrChange>
        </w:rPr>
        <w:t xml:space="preserve">Si </w:t>
      </w:r>
      <w:r w:rsidRPr="008326CD">
        <w:rPr>
          <w:rFonts w:ascii="Courier New" w:hAnsi="Courier New" w:cs="Courier New"/>
          <w:rPrChange w:id="135" w:author="David Vacas Miguel" w:date="2018-06-01T01:41:00Z">
            <w:rPr/>
          </w:rPrChange>
        </w:rPr>
        <w:t xml:space="preserve">-&gt; sensor izquierdo. | </w:t>
      </w:r>
      <w:proofErr w:type="spellStart"/>
      <w:r w:rsidRPr="008326CD">
        <w:rPr>
          <w:rFonts w:ascii="Courier New" w:hAnsi="Courier New" w:cs="Courier New"/>
          <w:i/>
          <w:rPrChange w:id="136" w:author="David Vacas Miguel" w:date="2018-06-01T01:41:00Z">
            <w:rPr>
              <w:i/>
            </w:rPr>
          </w:rPrChange>
        </w:rPr>
        <w:t>Sd</w:t>
      </w:r>
      <w:proofErr w:type="spellEnd"/>
      <w:r w:rsidRPr="008326CD">
        <w:rPr>
          <w:rFonts w:ascii="Courier New" w:hAnsi="Courier New" w:cs="Courier New"/>
          <w:rPrChange w:id="137" w:author="David Vacas Miguel" w:date="2018-06-01T01:41:00Z">
            <w:rPr/>
          </w:rPrChange>
        </w:rPr>
        <w:t xml:space="preserve"> -&gt; sensor derecho. | </w:t>
      </w:r>
      <w:r w:rsidRPr="008326CD">
        <w:rPr>
          <w:rFonts w:ascii="Courier New" w:hAnsi="Courier New" w:cs="Courier New"/>
          <w:i/>
          <w:rPrChange w:id="138" w:author="David Vacas Miguel" w:date="2018-06-01T01:41:00Z">
            <w:rPr>
              <w:i/>
            </w:rPr>
          </w:rPrChange>
        </w:rPr>
        <w:t>w</w:t>
      </w:r>
      <w:r w:rsidRPr="008326CD">
        <w:rPr>
          <w:rFonts w:ascii="Courier New" w:hAnsi="Courier New" w:cs="Courier New"/>
          <w:rPrChange w:id="139"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140" w:author="David Vacas Miguel" w:date="2018-06-01T01:41:00Z">
            <w:rPr>
              <w:rFonts w:ascii="Courier Prime" w:hAnsi="Courier Prime"/>
              <w:b/>
            </w:rPr>
          </w:rPrChange>
        </w:rPr>
      </w:pPr>
      <w:r w:rsidRPr="008326CD">
        <w:rPr>
          <w:rFonts w:ascii="Courier New" w:hAnsi="Courier New" w:cs="Courier New"/>
          <w:b/>
          <w:rPrChange w:id="141" w:author="David Vacas Miguel" w:date="2018-06-01T01:41:00Z">
            <w:rPr>
              <w:rFonts w:ascii="Courier Prime" w:hAnsi="Courier Prime"/>
              <w:b/>
            </w:rPr>
          </w:rPrChange>
        </w:rPr>
        <w:t>Algoritmo</w:t>
      </w:r>
      <w:r w:rsidR="00DA5639" w:rsidRPr="008326CD">
        <w:rPr>
          <w:rFonts w:ascii="Courier New" w:hAnsi="Courier New" w:cs="Courier New"/>
          <w:b/>
          <w:rPrChange w:id="142"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143" w:author="David Vacas Miguel" w:date="2018-06-01T01:41:00Z">
            <w:rPr>
              <w:rFonts w:ascii="Courier Prime" w:hAnsi="Courier Prime"/>
            </w:rPr>
          </w:rPrChange>
        </w:rPr>
      </w:pPr>
      <w:r w:rsidRPr="008326CD">
        <w:rPr>
          <w:rFonts w:ascii="Courier New" w:hAnsi="Courier New" w:cs="Courier New"/>
          <w:noProof/>
          <w:lang w:eastAsia="es-ES"/>
          <w:rPrChange w:id="144"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sidRPr="008326CD">
        <w:rPr>
          <w:rFonts w:ascii="Courier New" w:hAnsi="Courier New" w:cs="Courier New"/>
          <w:rPrChange w:id="145" w:author="David Vacas Miguel" w:date="2018-06-01T01:41:00Z">
            <w:rPr>
              <w:rFonts w:ascii="Courier Prime" w:hAnsi="Courier Prime"/>
            </w:rPr>
          </w:rPrChange>
        </w:rPr>
        <w:t>i</w:t>
      </w:r>
      <w:r w:rsidR="003D3FD3" w:rsidRPr="008326CD">
        <w:rPr>
          <w:rFonts w:ascii="Courier New" w:hAnsi="Courier New" w:cs="Courier New"/>
          <w:rPrChange w:id="146" w:author="David Vacas Miguel" w:date="2018-06-01T01:41:00Z">
            <w:rPr>
              <w:rFonts w:ascii="Courier Prime" w:hAnsi="Courier Prime"/>
            </w:rPr>
          </w:rPrChange>
        </w:rPr>
        <w:t>f</w:t>
      </w:r>
      <w:proofErr w:type="spellEnd"/>
      <w:r w:rsidR="003D3FD3" w:rsidRPr="008326CD">
        <w:rPr>
          <w:rFonts w:ascii="Courier New" w:hAnsi="Courier New" w:cs="Courier New"/>
          <w:rPrChange w:id="147" w:author="David Vacas Miguel" w:date="2018-06-01T01:41:00Z">
            <w:rPr>
              <w:rFonts w:ascii="Courier Prime" w:hAnsi="Courier Prime"/>
            </w:rPr>
          </w:rPrChange>
        </w:rPr>
        <w:t>(</w:t>
      </w:r>
      <w:proofErr w:type="gramEnd"/>
      <w:r w:rsidR="003D3FD3" w:rsidRPr="008326CD">
        <w:rPr>
          <w:rFonts w:ascii="Courier New" w:hAnsi="Courier New" w:cs="Courier New"/>
          <w:rPrChange w:id="148" w:author="David Vacas Miguel" w:date="2018-06-01T01:41:00Z">
            <w:rPr>
              <w:rFonts w:ascii="Courier Prime" w:hAnsi="Courier Prime"/>
            </w:rPr>
          </w:rPrChange>
        </w:rPr>
        <w:t>Si = circuito)</w:t>
      </w:r>
    </w:p>
    <w:p w14:paraId="3B33EB83" w14:textId="739D9905" w:rsidR="003D3FD3" w:rsidRPr="008326CD" w:rsidRDefault="003D3FD3" w:rsidP="001E4BD3">
      <w:pPr>
        <w:pStyle w:val="LetranormalTFG"/>
        <w:rPr>
          <w:rFonts w:ascii="Courier New" w:hAnsi="Courier New" w:cs="Courier New"/>
          <w:rPrChange w:id="149" w:author="David Vacas Miguel" w:date="2018-06-01T01:42:00Z">
            <w:rPr>
              <w:rFonts w:ascii="Courier Prime" w:hAnsi="Courier Prime"/>
            </w:rPr>
          </w:rPrChange>
        </w:rPr>
      </w:pPr>
      <w:r w:rsidRPr="00F21B89">
        <w:rPr>
          <w:rFonts w:ascii="Courier Prime" w:hAnsi="Courier Prime"/>
        </w:rPr>
        <w:tab/>
      </w:r>
      <w:proofErr w:type="spellStart"/>
      <w:r w:rsidRPr="008326CD">
        <w:rPr>
          <w:rFonts w:ascii="Courier New" w:hAnsi="Courier New" w:cs="Courier New"/>
          <w:rPrChange w:id="150" w:author="David Vacas Miguel" w:date="2018-06-01T01:42:00Z">
            <w:rPr>
              <w:rFonts w:ascii="Courier Prime" w:hAnsi="Courier Prime"/>
            </w:rPr>
          </w:rPrChange>
        </w:rPr>
        <w:t>Wi</w:t>
      </w:r>
      <w:proofErr w:type="spellEnd"/>
      <w:r w:rsidRPr="008326CD">
        <w:rPr>
          <w:rFonts w:ascii="Courier New" w:hAnsi="Courier New" w:cs="Courier New"/>
          <w:rPrChange w:id="151" w:author="David Vacas Miguel" w:date="2018-06-01T01:42:00Z">
            <w:rPr>
              <w:rFonts w:ascii="Courier Prime" w:hAnsi="Courier Prime"/>
            </w:rPr>
          </w:rPrChange>
        </w:rPr>
        <w:t xml:space="preserve"> = 0;</w:t>
      </w:r>
    </w:p>
    <w:p w14:paraId="78F3AC80" w14:textId="3EBBD99A" w:rsidR="003D3FD3" w:rsidRPr="008326CD" w:rsidRDefault="00DA5639" w:rsidP="001E4BD3">
      <w:pPr>
        <w:pStyle w:val="LetranormalTFG"/>
        <w:rPr>
          <w:rFonts w:ascii="Courier New" w:hAnsi="Courier New" w:cs="Courier New"/>
          <w:rPrChange w:id="152" w:author="David Vacas Miguel" w:date="2018-06-01T01:42:00Z">
            <w:rPr>
              <w:rFonts w:ascii="Courier Prime" w:hAnsi="Courier Prime"/>
            </w:rPr>
          </w:rPrChange>
        </w:rPr>
      </w:pPr>
      <w:proofErr w:type="spellStart"/>
      <w:proofErr w:type="gramStart"/>
      <w:r w:rsidRPr="008326CD">
        <w:rPr>
          <w:rFonts w:ascii="Courier New" w:hAnsi="Courier New" w:cs="Courier New"/>
          <w:rPrChange w:id="153" w:author="David Vacas Miguel" w:date="2018-06-01T01:42:00Z">
            <w:rPr>
              <w:rFonts w:ascii="Courier Prime" w:hAnsi="Courier Prime"/>
            </w:rPr>
          </w:rPrChange>
        </w:rPr>
        <w:t>i</w:t>
      </w:r>
      <w:r w:rsidR="003D3FD3" w:rsidRPr="008326CD">
        <w:rPr>
          <w:rFonts w:ascii="Courier New" w:hAnsi="Courier New" w:cs="Courier New"/>
          <w:rPrChange w:id="154" w:author="David Vacas Miguel" w:date="2018-06-01T01:42:00Z">
            <w:rPr>
              <w:rFonts w:ascii="Courier Prime" w:hAnsi="Courier Prime"/>
            </w:rPr>
          </w:rPrChange>
        </w:rPr>
        <w:t>f</w:t>
      </w:r>
      <w:proofErr w:type="spellEnd"/>
      <w:r w:rsidR="003D3FD3" w:rsidRPr="008326CD">
        <w:rPr>
          <w:rFonts w:ascii="Courier New" w:hAnsi="Courier New" w:cs="Courier New"/>
          <w:rPrChange w:id="155" w:author="David Vacas Miguel" w:date="2018-06-01T01:42:00Z">
            <w:rPr>
              <w:rFonts w:ascii="Courier Prime" w:hAnsi="Courier Prime"/>
            </w:rPr>
          </w:rPrChange>
        </w:rPr>
        <w:t>(</w:t>
      </w:r>
      <w:proofErr w:type="spellStart"/>
      <w:proofErr w:type="gramEnd"/>
      <w:r w:rsidR="003D3FD3" w:rsidRPr="008326CD">
        <w:rPr>
          <w:rFonts w:ascii="Courier New" w:hAnsi="Courier New" w:cs="Courier New"/>
          <w:rPrChange w:id="156" w:author="David Vacas Miguel" w:date="2018-06-01T01:42:00Z">
            <w:rPr>
              <w:rFonts w:ascii="Courier Prime" w:hAnsi="Courier Prime"/>
            </w:rPr>
          </w:rPrChange>
        </w:rPr>
        <w:t>Sd</w:t>
      </w:r>
      <w:proofErr w:type="spellEnd"/>
      <w:r w:rsidR="003D3FD3" w:rsidRPr="008326CD">
        <w:rPr>
          <w:rFonts w:ascii="Courier New" w:hAnsi="Courier New" w:cs="Courier New"/>
          <w:rPrChange w:id="157" w:author="David Vacas Miguel" w:date="2018-06-01T01:42:00Z">
            <w:rPr>
              <w:rFonts w:ascii="Courier Prime" w:hAnsi="Courier Prime"/>
            </w:rPr>
          </w:rPrChange>
        </w:rPr>
        <w:t xml:space="preserve"> = circuito)</w:t>
      </w:r>
    </w:p>
    <w:p w14:paraId="7CB960D1" w14:textId="285BFDDB" w:rsidR="003D3FD3" w:rsidRPr="008326CD" w:rsidRDefault="003D3FD3" w:rsidP="001E4BD3">
      <w:pPr>
        <w:pStyle w:val="LetranormalTFG"/>
        <w:rPr>
          <w:rFonts w:ascii="Courier New" w:hAnsi="Courier New" w:cs="Courier New"/>
          <w:rPrChange w:id="158" w:author="David Vacas Miguel" w:date="2018-06-01T01:42:00Z">
            <w:rPr>
              <w:rFonts w:ascii="Courier Prime" w:hAnsi="Courier Prime"/>
            </w:rPr>
          </w:rPrChange>
        </w:rPr>
      </w:pPr>
      <w:r w:rsidRPr="008326CD">
        <w:rPr>
          <w:rFonts w:ascii="Courier New" w:hAnsi="Courier New" w:cs="Courier New"/>
          <w:rPrChange w:id="159" w:author="David Vacas Miguel" w:date="2018-06-01T01:42:00Z">
            <w:rPr>
              <w:rFonts w:ascii="Courier Prime" w:hAnsi="Courier Prime"/>
            </w:rPr>
          </w:rPrChange>
        </w:rPr>
        <w:tab/>
      </w:r>
      <w:proofErr w:type="spellStart"/>
      <w:r w:rsidRPr="008326CD">
        <w:rPr>
          <w:rFonts w:ascii="Courier New" w:hAnsi="Courier New" w:cs="Courier New"/>
          <w:rPrChange w:id="160" w:author="David Vacas Miguel" w:date="2018-06-01T01:42:00Z">
            <w:rPr>
              <w:rFonts w:ascii="Courier Prime" w:hAnsi="Courier Prime"/>
            </w:rPr>
          </w:rPrChange>
        </w:rPr>
        <w:t>Wd</w:t>
      </w:r>
      <w:proofErr w:type="spellEnd"/>
      <w:r w:rsidRPr="008326CD">
        <w:rPr>
          <w:rFonts w:ascii="Courier New" w:hAnsi="Courier New" w:cs="Courier New"/>
          <w:rPrChange w:id="161" w:author="David Vacas Miguel" w:date="2018-06-01T01:42:00Z">
            <w:rPr>
              <w:rFonts w:ascii="Courier Prime" w:hAnsi="Courier Prime"/>
            </w:rPr>
          </w:rPrChange>
        </w:rPr>
        <w:t xml:space="preserve"> = 0;</w:t>
      </w:r>
    </w:p>
    <w:p w14:paraId="2BFFF399" w14:textId="127065CC" w:rsidR="003D3FD3" w:rsidRPr="008326CD" w:rsidRDefault="00DA5639" w:rsidP="001E4BD3">
      <w:pPr>
        <w:pStyle w:val="LetranormalTFG"/>
        <w:rPr>
          <w:rFonts w:ascii="Courier New" w:hAnsi="Courier New" w:cs="Courier New"/>
          <w:b/>
          <w:rPrChange w:id="162" w:author="David Vacas Miguel" w:date="2018-06-01T01:42:00Z">
            <w:rPr>
              <w:rFonts w:ascii="Courier Prime" w:hAnsi="Courier Prime"/>
              <w:b/>
            </w:rPr>
          </w:rPrChange>
        </w:rPr>
      </w:pPr>
      <w:proofErr w:type="spellStart"/>
      <w:r w:rsidRPr="008326CD">
        <w:rPr>
          <w:rFonts w:ascii="Courier New" w:hAnsi="Courier New" w:cs="Courier New"/>
          <w:b/>
          <w:rPrChange w:id="163" w:author="David Vacas Miguel" w:date="2018-06-01T01:42:00Z">
            <w:rPr>
              <w:rFonts w:ascii="Courier Prime" w:hAnsi="Courier Prime"/>
              <w:b/>
            </w:rPr>
          </w:rPrChange>
        </w:rPr>
        <w:t>Ecuacion</w:t>
      </w:r>
      <w:proofErr w:type="spellEnd"/>
      <w:r w:rsidRPr="008326CD">
        <w:rPr>
          <w:rFonts w:ascii="Courier New" w:hAnsi="Courier New" w:cs="Courier New"/>
          <w:b/>
          <w:rPrChange w:id="164" w:author="David Vacas Miguel" w:date="2018-06-01T01:42:00Z">
            <w:rPr>
              <w:rFonts w:ascii="Courier Prime" w:hAnsi="Courier Prime"/>
              <w:b/>
            </w:rPr>
          </w:rPrChange>
        </w:rPr>
        <w:t xml:space="preserve"> de estado</w:t>
      </w:r>
    </w:p>
    <w:p w14:paraId="0BC6876C" w14:textId="3652181B" w:rsidR="00DA5639" w:rsidRPr="008326CD" w:rsidRDefault="00DA5639" w:rsidP="001E4BD3">
      <w:pPr>
        <w:pStyle w:val="LetranormalTFG"/>
        <w:rPr>
          <w:rFonts w:ascii="Courier New" w:hAnsi="Courier New" w:cs="Courier New"/>
          <w:rPrChange w:id="165" w:author="David Vacas Miguel" w:date="2018-06-01T01:42:00Z">
            <w:rPr>
              <w:rFonts w:ascii="Courier Prime" w:hAnsi="Courier Prime"/>
            </w:rPr>
          </w:rPrChange>
        </w:rPr>
      </w:pPr>
      <w:r w:rsidRPr="008326CD">
        <w:rPr>
          <w:rFonts w:ascii="Courier New" w:hAnsi="Courier New" w:cs="Courier New"/>
          <w:rPrChange w:id="166"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167" w:author="David Vacas Miguel" w:date="2018-06-01T01:42:00Z">
            <w:rPr>
              <w:rFonts w:ascii="Courier Prime" w:hAnsi="Courier Prime"/>
            </w:rPr>
          </w:rPrChange>
        </w:rPr>
      </w:pPr>
      <w:proofErr w:type="spellStart"/>
      <w:r w:rsidRPr="008326CD">
        <w:rPr>
          <w:rFonts w:ascii="Courier New" w:hAnsi="Courier New" w:cs="Courier New"/>
          <w:rPrChange w:id="168" w:author="David Vacas Miguel" w:date="2018-06-01T01:42:00Z">
            <w:rPr>
              <w:rFonts w:ascii="Courier Prime" w:hAnsi="Courier Prime"/>
            </w:rPr>
          </w:rPrChange>
        </w:rPr>
        <w:t>Wi</w:t>
      </w:r>
      <w:proofErr w:type="spellEnd"/>
      <w:r w:rsidRPr="008326CD">
        <w:rPr>
          <w:rFonts w:ascii="Courier New" w:hAnsi="Courier New" w:cs="Courier New"/>
          <w:rPrChange w:id="169" w:author="David Vacas Miguel" w:date="2018-06-01T01:42:00Z">
            <w:rPr>
              <w:rFonts w:ascii="Courier Prime" w:hAnsi="Courier Prime"/>
            </w:rPr>
          </w:rPrChange>
        </w:rPr>
        <w:t xml:space="preserve"> = w;</w:t>
      </w:r>
    </w:p>
    <w:p w14:paraId="0F05A45F" w14:textId="2013BB83" w:rsidR="00DA5639" w:rsidRDefault="00DA5639" w:rsidP="001E4BD3">
      <w:pPr>
        <w:pStyle w:val="LetranormalTFG"/>
        <w:rPr>
          <w:rFonts w:cstheme="majorHAnsi"/>
        </w:rPr>
      </w:pPr>
      <w:proofErr w:type="spellStart"/>
      <w:r w:rsidRPr="008326CD">
        <w:rPr>
          <w:rFonts w:ascii="Courier New" w:hAnsi="Courier New" w:cs="Courier New"/>
          <w:rPrChange w:id="170" w:author="David Vacas Miguel" w:date="2018-06-01T01:42:00Z">
            <w:rPr>
              <w:rFonts w:ascii="Courier Prime" w:hAnsi="Courier Prime"/>
            </w:rPr>
          </w:rPrChange>
        </w:rPr>
        <w:t>Wd</w:t>
      </w:r>
      <w:proofErr w:type="spellEnd"/>
      <w:r w:rsidRPr="008326CD">
        <w:rPr>
          <w:rFonts w:ascii="Courier New" w:hAnsi="Courier New" w:cs="Courier New"/>
          <w:rPrChange w:id="171" w:author="David Vacas Miguel" w:date="2018-06-01T01:42:00Z">
            <w:rPr>
              <w:rFonts w:ascii="Courier Prime" w:hAnsi="Courier Prime"/>
            </w:rPr>
          </w:rPrChange>
        </w:rPr>
        <w:t xml:space="preserve"> = w;</w:t>
      </w:r>
      <w:r w:rsidR="00D02459" w:rsidRPr="008326CD">
        <w:rPr>
          <w:rFonts w:ascii="Courier New" w:hAnsi="Courier New" w:cs="Courier New"/>
          <w:rPrChange w:id="172" w:author="David Vacas Miguel" w:date="2018-06-01T01:42:00Z">
            <w:rPr>
              <w:rFonts w:ascii="Courier Prime" w:hAnsi="Courier Prime"/>
            </w:rPr>
          </w:rPrChange>
        </w:rPr>
        <w:tab/>
      </w:r>
      <w:r w:rsidR="00D02459" w:rsidRPr="008326CD">
        <w:rPr>
          <w:rFonts w:ascii="Courier New" w:hAnsi="Courier New" w:cs="Courier New"/>
          <w:rPrChange w:id="173" w:author="David Vacas Miguel" w:date="2018-06-01T01:42:00Z">
            <w:rPr>
              <w:rFonts w:ascii="Courier Prime" w:hAnsi="Courier Prime"/>
            </w:rPr>
          </w:rPrChange>
        </w:rPr>
        <w:tab/>
      </w:r>
      <w:r w:rsidR="00D02459" w:rsidRPr="008326CD">
        <w:rPr>
          <w:rFonts w:ascii="Courier New" w:hAnsi="Courier New" w:cs="Courier New"/>
          <w:rPrChange w:id="174"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175" w:author="David Vacas Miguel" w:date="2018-05-27T13:32:00Z">
        <w:r w:rsidR="00447A67">
          <w:rPr>
            <w:rFonts w:cstheme="majorHAnsi"/>
            <w:b/>
          </w:rPr>
          <w:t>14</w:t>
        </w:r>
      </w:ins>
      <w:del w:id="176"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177" w:author="David Vacas Miguel" w:date="2018-05-31T12:14:00Z"/>
        </w:rPr>
        <w:sectPr w:rsidR="00036E9B" w:rsidSect="00036E9B">
          <w:footerReference w:type="default" r:id="rId65"/>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6" type="#_x0000_t75" style="width:36.75pt;height:18.75pt" o:ole="">
            <v:imagedata r:id="rId66" o:title=""/>
          </v:shape>
          <o:OLEObject Type="Embed" ProgID="Equation.DSMT4" ShapeID="_x0000_i1046" DrawAspect="Content" ObjectID="_1590148628" r:id="rId67"/>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7" type="#_x0000_t75" style="width:54.75pt;height:18.75pt" o:ole="">
            <v:imagedata r:id="rId68" o:title=""/>
          </v:shape>
          <o:OLEObject Type="Embed" ProgID="Equation.DSMT4" ShapeID="_x0000_i1047" DrawAspect="Content" ObjectID="_1590148629" r:id="rId69"/>
        </w:object>
      </w:r>
      <w:del w:id="180" w:author="David Vacas Miguel" w:date="2018-05-31T12:14:00Z">
        <w:r w:rsidDel="00036E9B">
          <w:delText>.</w:delText>
        </w:r>
      </w:del>
    </w:p>
    <w:p w14:paraId="35B30CF0" w14:textId="69A5F80B" w:rsidR="00D02459" w:rsidRPr="00D02459" w:rsidDel="00036E9B" w:rsidRDefault="00D02459">
      <w:pPr>
        <w:pStyle w:val="TituloTFG"/>
        <w:rPr>
          <w:del w:id="181" w:author="David Vacas Miguel" w:date="2018-05-31T12:13:00Z"/>
        </w:rPr>
        <w:pPrChange w:id="182" w:author="David Vacas Miguel" w:date="2018-05-31T12:14:00Z">
          <w:pPr>
            <w:pStyle w:val="LetranormalTFG"/>
          </w:pPr>
        </w:pPrChange>
      </w:pPr>
    </w:p>
    <w:p w14:paraId="011AB890" w14:textId="1BE4B52C" w:rsidR="00BC3217" w:rsidDel="00036E9B" w:rsidRDefault="00BC3217">
      <w:pPr>
        <w:pStyle w:val="TituloTFG"/>
        <w:rPr>
          <w:del w:id="183" w:author="David Vacas Miguel" w:date="2018-05-31T12:14:00Z"/>
          <w:sz w:val="36"/>
        </w:rPr>
        <w:pPrChange w:id="184" w:author="David Vacas Miguel" w:date="2018-05-31T12:14:00Z">
          <w:pPr>
            <w:pStyle w:val="LetranormalTFG"/>
          </w:pPr>
        </w:pPrChange>
      </w:pPr>
      <w:del w:id="185" w:author="David Vacas Miguel" w:date="2018-05-31T12:13:00Z">
        <w:r w:rsidDel="00036E9B">
          <w:br w:type="page"/>
        </w:r>
      </w:del>
    </w:p>
    <w:p w14:paraId="79271EE3" w14:textId="77777777" w:rsidR="00BC3217" w:rsidRDefault="00BC3217">
      <w:pPr>
        <w:pStyle w:val="TituloTFG"/>
      </w:pPr>
      <w:bookmarkStart w:id="186" w:name="_Toc514173938"/>
      <w:r>
        <w:t>Capítulo 3 Entorno tecnológico</w:t>
      </w:r>
      <w:bookmarkEnd w:id="186"/>
    </w:p>
    <w:p w14:paraId="05CFB3AE" w14:textId="5862953B" w:rsidR="00983833" w:rsidDel="00E45822" w:rsidRDefault="00913D6B" w:rsidP="00F21B89">
      <w:pPr>
        <w:pStyle w:val="LetranormalTFG"/>
        <w:rPr>
          <w:del w:id="187"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188" w:author="David Vacas Miguel" w:date="2018-05-30T11:49:00Z"/>
        </w:rPr>
        <w:pPrChange w:id="189"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190"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191" w:author="David Vacas Miguel" w:date="2018-05-30T11:49:00Z"/>
          <w:noProof/>
          <w:lang w:eastAsia="es-ES"/>
        </w:rPr>
        <w:pPrChange w:id="192" w:author="David Vacas Miguel" w:date="2018-05-30T11:49:00Z">
          <w:pPr>
            <w:pStyle w:val="LetranormalTFG"/>
          </w:pPr>
        </w:pPrChange>
      </w:pPr>
      <w:del w:id="193"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194"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195" w:author="David Vacas Miguel" w:date="2018-05-30T11:49:00Z"/>
        </w:rPr>
        <w:pPrChange w:id="196" w:author="David Vacas Miguel" w:date="2018-05-30T11:49:00Z">
          <w:pPr>
            <w:pStyle w:val="LetranormalTFG"/>
          </w:pPr>
        </w:pPrChange>
      </w:pPr>
      <w:proofErr w:type="spellStart"/>
      <w:r>
        <w:t>Glm</w:t>
      </w:r>
      <w:proofErr w:type="spellEnd"/>
      <w:r>
        <w:t xml:space="preserve">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197" w:author="David Vacas Miguel" w:date="2018-05-30T11:49:00Z">
          <w:pPr>
            <w:pStyle w:val="LetranormalTFG"/>
          </w:pPr>
        </w:pPrChange>
      </w:pPr>
    </w:p>
    <w:p w14:paraId="4C693509" w14:textId="7FF89308" w:rsidR="002E4A2A" w:rsidRDefault="003261C4">
      <w:pPr>
        <w:pStyle w:val="LetranormalTFG"/>
        <w:numPr>
          <w:ilvl w:val="0"/>
          <w:numId w:val="35"/>
        </w:numPr>
        <w:rPr>
          <w:ins w:id="198" w:author="David Vacas Miguel" w:date="2018-06-01T01:37:00Z"/>
        </w:rPr>
        <w:pPrChange w:id="199"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roofErr w:type="spellStart"/>
      <w:r w:rsidR="002E4A2A">
        <w:t>Freeglut</w:t>
      </w:r>
      <w:proofErr w:type="spellEnd"/>
      <w:r w:rsidR="002E4A2A">
        <w:t xml:space="preserve"> para crear modelos 3D.</w:t>
      </w:r>
    </w:p>
    <w:p w14:paraId="4B2AEAFD" w14:textId="77777777" w:rsidR="003261C4" w:rsidRDefault="003261C4">
      <w:pPr>
        <w:pStyle w:val="LetranormalTFG"/>
        <w:ind w:left="720"/>
        <w:rPr>
          <w:ins w:id="200" w:author="David Vacas Miguel" w:date="2018-05-30T11:48:00Z"/>
        </w:rPr>
        <w:pPrChange w:id="201"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202" w:author="David Vacas Miguel" w:date="2018-05-30T11:47:00Z"/>
        </w:rPr>
      </w:pPr>
      <w:bookmarkStart w:id="203" w:name="_Toc514173939"/>
      <w:r>
        <w:t xml:space="preserve">1. </w:t>
      </w:r>
      <w:r w:rsidR="00D73616">
        <w:t>OpenGL</w:t>
      </w:r>
      <w:bookmarkEnd w:id="203"/>
    </w:p>
    <w:p w14:paraId="1EEDFE48" w14:textId="2B40E547" w:rsidR="00D73616" w:rsidRDefault="00D73616">
      <w:pPr>
        <w:pStyle w:val="TFGtitulo2"/>
        <w:pPrChange w:id="204"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205" w:author="David Vacas Miguel" w:date="2018-05-27T13:32:00Z">
        <w:r w:rsidR="00447A67">
          <w:t>5</w:t>
        </w:r>
      </w:ins>
      <w:del w:id="206"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Del="001523AB" w:rsidRDefault="005273B0" w:rsidP="005273B0">
      <w:pPr>
        <w:pStyle w:val="LetranormalTFG"/>
        <w:jc w:val="center"/>
        <w:rPr>
          <w:del w:id="207" w:author="David Vacas Miguel" w:date="2018-06-02T12:58:00Z"/>
        </w:rPr>
      </w:pPr>
      <w:r>
        <w:rPr>
          <w:b/>
        </w:rPr>
        <w:t xml:space="preserve">Figura </w:t>
      </w:r>
      <w:r w:rsidR="00562E23">
        <w:rPr>
          <w:b/>
        </w:rPr>
        <w:t>1</w:t>
      </w:r>
      <w:ins w:id="208" w:author="David Vacas Miguel" w:date="2018-05-27T13:32:00Z">
        <w:r w:rsidR="00447A67">
          <w:rPr>
            <w:b/>
          </w:rPr>
          <w:t>5</w:t>
        </w:r>
      </w:ins>
      <w:del w:id="209"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4544CC" w:rsidR="005273B0" w:rsidDel="001523AB" w:rsidRDefault="005273B0" w:rsidP="005273B0">
      <w:pPr>
        <w:pStyle w:val="LetranormalTFG"/>
        <w:rPr>
          <w:del w:id="210" w:author="David Vacas Miguel" w:date="2018-06-02T12:58:00Z"/>
        </w:rPr>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Del="001523AB" w:rsidRDefault="00255D26" w:rsidP="00F21B89">
      <w:pPr>
        <w:pStyle w:val="TFGtitulo2"/>
        <w:rPr>
          <w:del w:id="211" w:author="David Vacas Miguel" w:date="2018-06-02T12:58:00Z"/>
        </w:rPr>
      </w:pPr>
      <w:bookmarkStart w:id="212" w:name="_Toc514173940"/>
      <w:r>
        <w:t xml:space="preserve">2. </w:t>
      </w:r>
      <w:r w:rsidR="00D73616">
        <w:t>Etapa Geométrica</w:t>
      </w:r>
      <w:bookmarkEnd w:id="212"/>
    </w:p>
    <w:p w14:paraId="288AB332" w14:textId="77777777" w:rsidR="00762C1C" w:rsidRDefault="00762C1C">
      <w:pPr>
        <w:pStyle w:val="TFGtitulo2"/>
        <w:pPrChange w:id="213" w:author="David Vacas Miguel" w:date="2018-06-02T12:58:00Z">
          <w:pPr>
            <w:pStyle w:val="LetranormalTFG"/>
          </w:pPr>
        </w:pPrChange>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73B79994" w:rsidR="009318A1" w:rsidRDefault="003261C4" w:rsidP="00A641E3">
      <w:pPr>
        <w:pStyle w:val="LetranormalTFG"/>
        <w:tabs>
          <w:tab w:val="right" w:pos="9070"/>
        </w:tabs>
      </w:pPr>
      <w:r w:rsidRPr="009D25A6">
        <w:rPr>
          <w:position w:val="-14"/>
        </w:rPr>
        <w:object w:dxaOrig="3240" w:dyaOrig="380" w14:anchorId="33B2B981">
          <v:shape id="_x0000_i1048" type="#_x0000_t75" style="width:189.75pt;height:21.75pt" o:ole="">
            <v:imagedata r:id="rId75" o:title=""/>
          </v:shape>
          <o:OLEObject Type="Embed" ProgID="Equation.DSMT4" ShapeID="_x0000_i1048" DrawAspect="Content" ObjectID="_1590148630" r:id="rId76"/>
        </w:object>
      </w:r>
      <w:ins w:id="214" w:author="David Vacas Miguel" w:date="2018-05-31T11:59:00Z">
        <w:r w:rsidR="00A641E3">
          <w:tab/>
        </w:r>
      </w:ins>
      <w:ins w:id="215" w:author="David Vacas Miguel" w:date="2018-05-30T11:50:00Z">
        <w:r w:rsidR="00E45822">
          <w:t>(</w:t>
        </w:r>
      </w:ins>
      <w:ins w:id="216" w:author="David Vacas Miguel" w:date="2018-06-01T03:15:00Z">
        <w:r w:rsidR="00597559">
          <w:t>10</w:t>
        </w:r>
      </w:ins>
      <w:ins w:id="217" w:author="David Vacas Miguel" w:date="2018-05-30T11:50:00Z">
        <w:r w:rsidR="00E45822">
          <w:t>)</w:t>
        </w:r>
      </w:ins>
    </w:p>
    <w:p w14:paraId="6D4DCEE5" w14:textId="4E29925F"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9" type="#_x0000_t75" style="width:12pt;height:14.25pt" o:ole="">
            <v:imagedata r:id="rId77" o:title=""/>
          </v:shape>
          <o:OLEObject Type="Embed" ProgID="Equation.DSMT4" ShapeID="_x0000_i1049" DrawAspect="Content" ObjectID="_1590148631" r:id="rId78"/>
        </w:object>
      </w:r>
      <w:ins w:id="218"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50" type="#_x0000_t75" style="width:9pt;height:11.25pt" o:ole="">
            <v:imagedata r:id="rId79" o:title=""/>
          </v:shape>
          <o:OLEObject Type="Embed" ProgID="Equation.DSMT4" ShapeID="_x0000_i1050" DrawAspect="Content" ObjectID="_1590148632" r:id="rId80"/>
        </w:object>
      </w:r>
      <w:r w:rsidR="009318A1">
        <w:t xml:space="preserve"> </w:t>
      </w:r>
      <w:r>
        <w:t>el vértice del modelo del objeto a visualizar</w:t>
      </w:r>
      <w:ins w:id="219" w:author="David Vacas Miguel" w:date="2018-06-10T15:09:00Z">
        <w:r w:rsidR="00467294">
          <w:rPr>
            <w:vertAlign w:val="superscript"/>
          </w:rPr>
          <w:t>3</w:t>
        </w:r>
      </w:ins>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 xml:space="preserve">A continuación, se pasa a explicar las diferentes </w:t>
      </w:r>
      <w:r w:rsidR="00803022">
        <w:lastRenderedPageBreak/>
        <w:t>matrices por separado y las funciones utilizadas de la librería GLM en cada una de ellas.</w:t>
      </w:r>
    </w:p>
    <w:p w14:paraId="7F89B818" w14:textId="6B2FDD01" w:rsidR="00DB787F" w:rsidRDefault="00803022" w:rsidP="00803022">
      <w:pPr>
        <w:pStyle w:val="LetranormalTFG"/>
        <w:numPr>
          <w:ilvl w:val="0"/>
          <w:numId w:val="6"/>
        </w:numPr>
      </w:pPr>
      <w:del w:id="220" w:author="David Vacas Miguel" w:date="2018-05-30T12:09:00Z">
        <w:r w:rsidRPr="00F21B89" w:rsidDel="000D465D">
          <w:rPr>
            <w:b/>
            <w:i/>
          </w:rPr>
          <w:delText xml:space="preserve">(P) </w:delText>
        </w:r>
      </w:del>
      <w:proofErr w:type="spellStart"/>
      <w:r w:rsidRPr="00F21B89">
        <w:rPr>
          <w:b/>
          <w:i/>
        </w:rPr>
        <w:t>Projection</w:t>
      </w:r>
      <w:proofErr w:type="spellEnd"/>
      <w:ins w:id="221"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4DEE73DD"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ins w:id="222" w:author="David Vacas Miguel" w:date="2018-06-01T03:00:00Z">
        <w:r w:rsidR="00B83CD9">
          <w:t>s</w:t>
        </w:r>
      </w:ins>
      <w:del w:id="223" w:author="David Vacas Miguel" w:date="2018-06-01T01:43:00Z">
        <w:r w:rsidR="00DB787F" w:rsidDel="00FE55DD">
          <w:delText>s</w:delText>
        </w:r>
      </w:del>
      <w:r>
        <w:t xml:space="preserve"> </w:t>
      </w:r>
      <w:r w:rsidR="00562E23">
        <w:t>1</w:t>
      </w:r>
      <w:ins w:id="224" w:author="David Vacas Miguel" w:date="2018-05-27T13:33:00Z">
        <w:r w:rsidR="0047468B">
          <w:t>6</w:t>
        </w:r>
      </w:ins>
      <w:ins w:id="225" w:author="David Vacas Miguel" w:date="2018-06-01T01:42:00Z">
        <w:r w:rsidR="00FE55DD">
          <w:t xml:space="preserve"> a)</w:t>
        </w:r>
      </w:ins>
      <w:del w:id="226" w:author="David Vacas Miguel" w:date="2018-05-27T13:33:00Z">
        <w:r w:rsidR="00562E23" w:rsidDel="0047468B">
          <w:delText>5</w:delText>
        </w:r>
      </w:del>
      <w:r>
        <w:t xml:space="preserve"> y </w:t>
      </w:r>
      <w:ins w:id="227" w:author="David Vacas Miguel" w:date="2018-06-01T01:43:00Z">
        <w:r w:rsidR="00FE55DD">
          <w:t xml:space="preserve">16 </w:t>
        </w:r>
      </w:ins>
      <w:ins w:id="228" w:author="David Vacas Miguel" w:date="2018-06-01T01:42:00Z">
        <w:r w:rsidR="00FE55DD">
          <w:t>b)</w:t>
        </w:r>
      </w:ins>
      <w:del w:id="229" w:author="David Vacas Miguel" w:date="2018-06-01T01:42:00Z">
        <w:r w:rsidR="00562E23" w:rsidDel="00FE55DD">
          <w:delText>1</w:delText>
        </w:r>
      </w:del>
      <w:del w:id="230"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231" w:author="David Vacas Miguel" w:date="2018-06-01T01:39:00Z"/>
        </w:rPr>
      </w:pPr>
      <w:r>
        <w:rPr>
          <w:b/>
        </w:rPr>
        <w:t xml:space="preserve">            </w:t>
      </w:r>
      <w:ins w:id="232" w:author="David Vacas Miguel" w:date="2018-06-01T01:39:00Z">
        <w:r w:rsidR="00EC1203">
          <w:rPr>
            <w:b/>
          </w:rPr>
          <w:t>a)</w:t>
        </w:r>
      </w:ins>
      <w:del w:id="233" w:author="David Vacas Miguel" w:date="2018-06-01T01:39:00Z">
        <w:r w:rsidDel="00EC1203">
          <w:rPr>
            <w:b/>
          </w:rPr>
          <w:delText xml:space="preserve">Figura </w:delText>
        </w:r>
        <w:r w:rsidR="00562E23" w:rsidDel="00EC1203">
          <w:rPr>
            <w:b/>
          </w:rPr>
          <w:delText>1</w:delText>
        </w:r>
      </w:del>
      <w:del w:id="234" w:author="David Vacas Miguel" w:date="2018-05-27T13:33:00Z">
        <w:r w:rsidR="00562E23" w:rsidDel="0047468B">
          <w:rPr>
            <w:b/>
          </w:rPr>
          <w:delText>5</w:delText>
        </w:r>
      </w:del>
      <w:del w:id="235" w:author="David Vacas Miguel" w:date="2018-06-01T01:39:00Z">
        <w:r w:rsidRPr="004C4970" w:rsidDel="00EC1203">
          <w:rPr>
            <w:b/>
          </w:rPr>
          <w:delText>.</w:delText>
        </w:r>
      </w:del>
      <w:r>
        <w:t xml:space="preserve"> Vista en perspectiva.</w:t>
      </w:r>
      <w:r>
        <w:tab/>
      </w:r>
      <w:r>
        <w:tab/>
        <w:t xml:space="preserve">  </w:t>
      </w:r>
      <w:ins w:id="236" w:author="David Vacas Miguel" w:date="2018-06-01T01:40:00Z">
        <w:r w:rsidR="00EC1203">
          <w:tab/>
        </w:r>
      </w:ins>
      <w:ins w:id="237" w:author="David Vacas Miguel" w:date="2018-06-01T01:39:00Z">
        <w:r w:rsidR="00EC1203">
          <w:rPr>
            <w:b/>
          </w:rPr>
          <w:t>b)</w:t>
        </w:r>
      </w:ins>
      <w:del w:id="238" w:author="David Vacas Miguel" w:date="2018-06-01T01:39:00Z">
        <w:r w:rsidDel="00EC1203">
          <w:rPr>
            <w:b/>
          </w:rPr>
          <w:delText>Figura</w:delText>
        </w:r>
        <w:r w:rsidR="00562E23" w:rsidDel="00EC1203">
          <w:rPr>
            <w:b/>
          </w:rPr>
          <w:delText xml:space="preserve"> 1</w:delText>
        </w:r>
      </w:del>
      <w:del w:id="239" w:author="David Vacas Miguel" w:date="2018-05-27T13:33:00Z">
        <w:r w:rsidR="00562E23" w:rsidDel="0047468B">
          <w:rPr>
            <w:b/>
          </w:rPr>
          <w:delText>6</w:delText>
        </w:r>
      </w:del>
      <w:del w:id="240" w:author="David Vacas Miguel" w:date="2018-06-01T01:39:00Z">
        <w:r w:rsidRPr="004C4970" w:rsidDel="00EC1203">
          <w:rPr>
            <w:b/>
          </w:rPr>
          <w:delText>.</w:delText>
        </w:r>
      </w:del>
      <w:r>
        <w:t xml:space="preserve"> Vista ortográfica.</w:t>
      </w:r>
    </w:p>
    <w:p w14:paraId="0242EA0B" w14:textId="4E27BF25" w:rsidR="00EC1203" w:rsidRDefault="00EC1203">
      <w:pPr>
        <w:pStyle w:val="LetranormalTFG"/>
        <w:ind w:left="720"/>
        <w:jc w:val="center"/>
        <w:pPrChange w:id="241" w:author="David Vacas Miguel" w:date="2018-06-01T01:40:00Z">
          <w:pPr>
            <w:pStyle w:val="LetranormalTFG"/>
            <w:ind w:left="720"/>
            <w:jc w:val="left"/>
          </w:pPr>
        </w:pPrChange>
      </w:pPr>
      <w:ins w:id="242" w:author="David Vacas Miguel" w:date="2018-06-01T01:39:00Z">
        <w:r>
          <w:rPr>
            <w:b/>
          </w:rPr>
          <w:t xml:space="preserve">Figura 16. </w:t>
        </w:r>
        <w:r w:rsidRPr="00EC1203">
          <w:rPr>
            <w:rPrChange w:id="243"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t xml:space="preserve">Las funciones de GLM que se utilizan en el </w:t>
      </w:r>
      <w:r w:rsidR="0084410D">
        <w:t>cálculo</w:t>
      </w:r>
      <w:r>
        <w:t xml:space="preserve"> de esta matriz son</w:t>
      </w:r>
    </w:p>
    <w:p w14:paraId="0D489B9D" w14:textId="4E4292D9" w:rsidR="00DB787F" w:rsidRPr="00232D77" w:rsidRDefault="00DB1975" w:rsidP="00F21B89">
      <w:pPr>
        <w:pStyle w:val="LetranormalTFG"/>
        <w:ind w:left="720"/>
      </w:pPr>
      <w:proofErr w:type="spellStart"/>
      <w:proofErr w:type="gramStart"/>
      <w:r w:rsidRPr="00FE55DD">
        <w:rPr>
          <w:rStyle w:val="CodigoCar"/>
          <w:rPrChange w:id="244" w:author="David Vacas Miguel" w:date="2018-06-01T01:43:00Z">
            <w:rPr>
              <w:rFonts w:ascii="Courier Prime" w:hAnsi="Courier Prime"/>
              <w:i/>
            </w:rPr>
          </w:rPrChange>
        </w:rPr>
        <w:t>perspective</w:t>
      </w:r>
      <w:proofErr w:type="spellEnd"/>
      <w:r w:rsidRPr="00FE55DD">
        <w:rPr>
          <w:rStyle w:val="CodigoCar"/>
          <w:rPrChange w:id="245" w:author="David Vacas Miguel" w:date="2018-06-01T01:43:00Z">
            <w:rPr>
              <w:rFonts w:ascii="Courier Prime" w:hAnsi="Courier Prime"/>
              <w:i/>
            </w:rPr>
          </w:rPrChange>
        </w:rPr>
        <w:t>(</w:t>
      </w:r>
      <w:proofErr w:type="spellStart"/>
      <w:proofErr w:type="gramEnd"/>
      <w:r w:rsidRPr="00FE55DD">
        <w:rPr>
          <w:rStyle w:val="CodigoCar"/>
          <w:rPrChange w:id="246" w:author="David Vacas Miguel" w:date="2018-06-01T01:43:00Z">
            <w:rPr>
              <w:rFonts w:ascii="Courier Prime" w:hAnsi="Courier Prime"/>
              <w:i/>
            </w:rPr>
          </w:rPrChange>
        </w:rPr>
        <w:t>fov</w:t>
      </w:r>
      <w:proofErr w:type="spellEnd"/>
      <w:r w:rsidRPr="00FE55DD">
        <w:rPr>
          <w:rStyle w:val="CodigoCar"/>
          <w:rPrChange w:id="247" w:author="David Vacas Miguel" w:date="2018-06-01T01:43:00Z">
            <w:rPr>
              <w:rFonts w:ascii="Courier Prime" w:hAnsi="Courier Prime"/>
              <w:i/>
            </w:rPr>
          </w:rPrChange>
        </w:rPr>
        <w:t xml:space="preserve">, </w:t>
      </w:r>
      <w:proofErr w:type="spellStart"/>
      <w:r w:rsidRPr="00FE55DD">
        <w:rPr>
          <w:rStyle w:val="CodigoCar"/>
          <w:rPrChange w:id="248" w:author="David Vacas Miguel" w:date="2018-06-01T01:43:00Z">
            <w:rPr>
              <w:rFonts w:ascii="Courier Prime" w:hAnsi="Courier Prime"/>
              <w:i/>
            </w:rPr>
          </w:rPrChange>
        </w:rPr>
        <w:t>aspectRatio</w:t>
      </w:r>
      <w:proofErr w:type="spellEnd"/>
      <w:r w:rsidRPr="00FE55DD">
        <w:rPr>
          <w:rStyle w:val="CodigoCar"/>
          <w:rPrChange w:id="249" w:author="David Vacas Miguel" w:date="2018-06-01T01:43:00Z">
            <w:rPr>
              <w:rFonts w:ascii="Courier Prime" w:hAnsi="Courier Prime"/>
              <w:i/>
            </w:rPr>
          </w:rPrChange>
        </w:rPr>
        <w:t xml:space="preserve">, </w:t>
      </w:r>
      <w:proofErr w:type="spellStart"/>
      <w:r w:rsidRPr="00FE55DD">
        <w:rPr>
          <w:rStyle w:val="CodigoCar"/>
          <w:rPrChange w:id="250" w:author="David Vacas Miguel" w:date="2018-06-01T01:43:00Z">
            <w:rPr>
              <w:rFonts w:ascii="Courier Prime" w:hAnsi="Courier Prime"/>
              <w:i/>
            </w:rPr>
          </w:rPrChange>
        </w:rPr>
        <w:t>near</w:t>
      </w:r>
      <w:proofErr w:type="spellEnd"/>
      <w:r w:rsidRPr="00FE55DD">
        <w:rPr>
          <w:rStyle w:val="CodigoCar"/>
          <w:rPrChange w:id="251" w:author="David Vacas Miguel" w:date="2018-06-01T01:43:00Z">
            <w:rPr>
              <w:rFonts w:ascii="Courier Prime" w:hAnsi="Courier Prime"/>
              <w:i/>
            </w:rPr>
          </w:rPrChange>
        </w:rPr>
        <w:t xml:space="preserve">, </w:t>
      </w:r>
      <w:proofErr w:type="spellStart"/>
      <w:r w:rsidRPr="00FE55DD">
        <w:rPr>
          <w:rStyle w:val="CodigoCar"/>
          <w:rPrChange w:id="252" w:author="David Vacas Miguel" w:date="2018-06-01T01:43:00Z">
            <w:rPr>
              <w:rFonts w:ascii="Courier Prime" w:hAnsi="Courier Prime"/>
              <w:i/>
            </w:rPr>
          </w:rPrChange>
        </w:rPr>
        <w:t>far</w:t>
      </w:r>
      <w:proofErr w:type="spellEnd"/>
      <w:r w:rsidRPr="00FE55DD">
        <w:rPr>
          <w:rStyle w:val="CodigoCar"/>
          <w:rPrChange w:id="253"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E55DD">
        <w:rPr>
          <w:rStyle w:val="CodigoCar"/>
          <w:rPrChange w:id="254"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sidRPr="00FE55DD">
        <w:rPr>
          <w:rStyle w:val="CodigoCar"/>
          <w:rPrChange w:id="255"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256"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257" w:author="David Vacas Miguel" w:date="2018-06-01T01:43:00Z">
            <w:rPr>
              <w:i/>
            </w:rPr>
          </w:rPrChange>
        </w:rPr>
        <w:t>far</w:t>
      </w:r>
      <w:proofErr w:type="spellEnd"/>
      <w:r w:rsidR="00232D77">
        <w:t xml:space="preserve"> es la distancia hasta donde puede ver</w:t>
      </w:r>
      <w:ins w:id="258" w:author="David Vacas Miguel" w:date="2018-06-10T15:09:00Z">
        <w:r w:rsidR="00467294">
          <w:rPr>
            <w:vertAlign w:val="superscript"/>
          </w:rPr>
          <w:t>11</w:t>
        </w:r>
        <w:r w:rsidR="00467294">
          <w:t>.</w:t>
        </w:r>
      </w:ins>
      <w:del w:id="259" w:author="David Vacas Miguel" w:date="2018-06-10T15:09:00Z">
        <w:r w:rsidR="00232D77" w:rsidDel="00467294">
          <w:delText>.</w:delText>
        </w:r>
      </w:del>
    </w:p>
    <w:p w14:paraId="3CFDC9BD" w14:textId="1F77C1B1" w:rsidR="00803022" w:rsidRPr="00DB1975" w:rsidRDefault="00DB1975" w:rsidP="00F21B89">
      <w:pPr>
        <w:pStyle w:val="LetranormalTFG"/>
        <w:ind w:left="720"/>
      </w:pPr>
      <w:proofErr w:type="spellStart"/>
      <w:r w:rsidRPr="00FE55DD">
        <w:rPr>
          <w:rStyle w:val="CodigoCar"/>
          <w:rPrChange w:id="260" w:author="David Vacas Miguel" w:date="2018-06-01T01:43:00Z">
            <w:rPr>
              <w:rFonts w:ascii="Courier Prime" w:hAnsi="Courier Prime"/>
              <w:i/>
            </w:rPr>
          </w:rPrChange>
        </w:rPr>
        <w:lastRenderedPageBreak/>
        <w:t>ortho</w:t>
      </w:r>
      <w:proofErr w:type="spellEnd"/>
      <w:r w:rsidRPr="00FE55DD">
        <w:rPr>
          <w:rStyle w:val="CodigoCar"/>
          <w:rPrChange w:id="261" w:author="David Vacas Miguel" w:date="2018-06-01T01:43:00Z">
            <w:rPr>
              <w:rFonts w:ascii="Courier Prime" w:hAnsi="Courier Prime"/>
              <w:i/>
            </w:rPr>
          </w:rPrChange>
        </w:rPr>
        <w:t>(</w:t>
      </w:r>
      <w:proofErr w:type="spellStart"/>
      <w:proofErr w:type="gramStart"/>
      <w:r w:rsidRPr="00FE55DD">
        <w:rPr>
          <w:rStyle w:val="CodigoCar"/>
          <w:rPrChange w:id="262" w:author="David Vacas Miguel" w:date="2018-06-01T01:43:00Z">
            <w:rPr>
              <w:rFonts w:ascii="Courier Prime" w:hAnsi="Courier Prime"/>
              <w:i/>
            </w:rPr>
          </w:rPrChange>
        </w:rPr>
        <w:t>left,right</w:t>
      </w:r>
      <w:proofErr w:type="gramEnd"/>
      <w:r w:rsidRPr="00FE55DD">
        <w:rPr>
          <w:rStyle w:val="CodigoCar"/>
          <w:rPrChange w:id="263" w:author="David Vacas Miguel" w:date="2018-06-01T01:43:00Z">
            <w:rPr>
              <w:rFonts w:ascii="Courier Prime" w:hAnsi="Courier Prime"/>
              <w:i/>
            </w:rPr>
          </w:rPrChange>
        </w:rPr>
        <w:t>,bottom,top,near,far</w:t>
      </w:r>
      <w:proofErr w:type="spellEnd"/>
      <w:r w:rsidRPr="00FE55DD">
        <w:rPr>
          <w:rStyle w:val="CodigoCar"/>
          <w:rPrChange w:id="264"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265" w:author="David Vacas Miguel" w:date="2018-06-01T01:43:00Z">
            <w:rPr>
              <w:i/>
            </w:rPr>
          </w:rPrChange>
        </w:rPr>
        <w:t>left</w:t>
      </w:r>
      <w:proofErr w:type="spellEnd"/>
      <w:r w:rsidR="001D0624" w:rsidRPr="00FE55DD">
        <w:rPr>
          <w:rStyle w:val="CodigoCar"/>
          <w:rPrChange w:id="266" w:author="David Vacas Miguel" w:date="2018-06-01T01:43:00Z">
            <w:rPr/>
          </w:rPrChange>
        </w:rPr>
        <w:t xml:space="preserve">, </w:t>
      </w:r>
      <w:proofErr w:type="spellStart"/>
      <w:r w:rsidR="001D0624" w:rsidRPr="00FE55DD">
        <w:rPr>
          <w:rStyle w:val="CodigoCar"/>
          <w:rPrChange w:id="267" w:author="David Vacas Miguel" w:date="2018-06-01T01:43:00Z">
            <w:rPr>
              <w:i/>
            </w:rPr>
          </w:rPrChange>
        </w:rPr>
        <w:t>right</w:t>
      </w:r>
      <w:proofErr w:type="spellEnd"/>
      <w:r w:rsidR="001D0624" w:rsidRPr="00FE55DD">
        <w:rPr>
          <w:rStyle w:val="CodigoCar"/>
          <w:rPrChange w:id="268" w:author="David Vacas Miguel" w:date="2018-06-01T01:43:00Z">
            <w:rPr>
              <w:i/>
            </w:rPr>
          </w:rPrChange>
        </w:rPr>
        <w:t xml:space="preserve">, </w:t>
      </w:r>
      <w:proofErr w:type="spellStart"/>
      <w:r w:rsidR="001D0624" w:rsidRPr="00FE55DD">
        <w:rPr>
          <w:rStyle w:val="CodigoCar"/>
          <w:rPrChange w:id="269" w:author="David Vacas Miguel" w:date="2018-06-01T01:43:00Z">
            <w:rPr>
              <w:i/>
            </w:rPr>
          </w:rPrChange>
        </w:rPr>
        <w:t>bottom</w:t>
      </w:r>
      <w:proofErr w:type="spellEnd"/>
      <w:r w:rsidR="001D0624">
        <w:rPr>
          <w:i/>
        </w:rPr>
        <w:t xml:space="preserve"> y </w:t>
      </w:r>
      <w:r w:rsidR="001D0624" w:rsidRPr="00FE55DD">
        <w:rPr>
          <w:rStyle w:val="CodigoCar"/>
          <w:rPrChange w:id="270" w:author="David Vacas Miguel" w:date="2018-06-01T01:44:00Z">
            <w:rPr>
              <w:i/>
            </w:rPr>
          </w:rPrChange>
        </w:rPr>
        <w:t>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271" w:author="David Vacas Miguel" w:date="2018-05-30T12:09:00Z">
        <w:r w:rsidRPr="00F21B89" w:rsidDel="000D465D">
          <w:rPr>
            <w:b/>
            <w:i/>
          </w:rPr>
          <w:delText xml:space="preserve">(V) </w:delText>
        </w:r>
      </w:del>
      <w:r w:rsidRPr="00F21B89">
        <w:rPr>
          <w:b/>
          <w:i/>
        </w:rPr>
        <w:t>View</w:t>
      </w:r>
      <w:ins w:id="272"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B056958"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ED5E5F">
        <w:rPr>
          <w:rStyle w:val="CodigoCar"/>
          <w:rPrChange w:id="273" w:author="David Vacas Miguel" w:date="2018-05-30T11:57:00Z">
            <w:rPr>
              <w:rFonts w:ascii="Courier Prime" w:hAnsi="Courier Prime"/>
              <w:i/>
            </w:rPr>
          </w:rPrChange>
        </w:rPr>
        <w:t>lookAt</w:t>
      </w:r>
      <w:proofErr w:type="spellEnd"/>
      <w:r w:rsidRPr="00ED5E5F">
        <w:rPr>
          <w:rStyle w:val="CodigoCar"/>
          <w:rPrChange w:id="274" w:author="David Vacas Miguel" w:date="2018-05-30T11:57:00Z">
            <w:rPr>
              <w:rFonts w:ascii="Courier Prime" w:hAnsi="Courier Prime"/>
              <w:i/>
            </w:rPr>
          </w:rPrChange>
        </w:rPr>
        <w:t>(</w:t>
      </w:r>
      <w:proofErr w:type="spellStart"/>
      <w:proofErr w:type="gramStart"/>
      <w:r w:rsidRPr="00ED5E5F">
        <w:rPr>
          <w:rStyle w:val="CodigoCar"/>
          <w:rPrChange w:id="275" w:author="David Vacas Miguel" w:date="2018-05-30T11:57:00Z">
            <w:rPr>
              <w:rFonts w:ascii="Courier Prime" w:hAnsi="Courier Prime"/>
              <w:i/>
            </w:rPr>
          </w:rPrChange>
        </w:rPr>
        <w:t>eye,center</w:t>
      </w:r>
      <w:proofErr w:type="gramEnd"/>
      <w:r w:rsidRPr="00ED5E5F">
        <w:rPr>
          <w:rStyle w:val="CodigoCar"/>
          <w:rPrChange w:id="276" w:author="David Vacas Miguel" w:date="2018-05-30T11:57:00Z">
            <w:rPr>
              <w:rFonts w:ascii="Courier Prime" w:hAnsi="Courier Prime"/>
              <w:i/>
            </w:rPr>
          </w:rPrChange>
        </w:rPr>
        <w:t>,up</w:t>
      </w:r>
      <w:proofErr w:type="spellEnd"/>
      <w:r w:rsidRPr="00ED5E5F">
        <w:rPr>
          <w:rStyle w:val="CodigoCar"/>
          <w:rPrChange w:id="277" w:author="David Vacas Miguel" w:date="2018-05-30T11:57:00Z">
            <w:rPr>
              <w:rFonts w:ascii="Courier Prime" w:hAnsi="Courier Prime"/>
              <w:i/>
            </w:rPr>
          </w:rPrChange>
        </w:rPr>
        <w:t>)</w:t>
      </w:r>
      <w:r w:rsidRPr="00ED5E5F">
        <w:rPr>
          <w:rStyle w:val="CodigoCar"/>
          <w:rPrChange w:id="278" w:author="David Vacas Miguel" w:date="2018-05-30T11:57:00Z">
            <w:rPr/>
          </w:rPrChange>
        </w:rPr>
        <w:t xml:space="preserve"> </w:t>
      </w:r>
      <w:r w:rsidR="00CF7475">
        <w:t>que posiciona la cámara según los parámetros de entrada que son</w:t>
      </w:r>
      <w:r>
        <w:t xml:space="preserve"> </w:t>
      </w:r>
      <w:proofErr w:type="spellStart"/>
      <w:r w:rsidRPr="00FE55DD">
        <w:rPr>
          <w:rStyle w:val="CodigoCar"/>
          <w:rPrChange w:id="279" w:author="David Vacas Miguel" w:date="2018-06-01T01:43:00Z">
            <w:rPr>
              <w:rFonts w:ascii="Courier Prime" w:hAnsi="Courier Prime"/>
              <w:i/>
            </w:rPr>
          </w:rPrChange>
        </w:rPr>
        <w:t>eye</w:t>
      </w:r>
      <w:proofErr w:type="spellEnd"/>
      <w:r w:rsidRPr="00ED5E5F">
        <w:rPr>
          <w:rFonts w:ascii="Courier New" w:hAnsi="Courier New" w:cs="Courier New"/>
          <w:b/>
          <w:rPrChange w:id="280" w:author="David Vacas Miguel" w:date="2018-05-30T11:56:00Z">
            <w:rPr/>
          </w:rPrChange>
        </w:rPr>
        <w:t xml:space="preserve"> </w:t>
      </w:r>
      <w:r>
        <w:t xml:space="preserve">la posición de la cámara, </w:t>
      </w:r>
      <w:r w:rsidRPr="000D465D">
        <w:rPr>
          <w:rStyle w:val="CodigoCar"/>
          <w:rPrChange w:id="281"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282"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283" w:author="David Vacas Miguel" w:date="2018-05-27T13:33:00Z">
        <w:r w:rsidR="0047468B">
          <w:t>1</w:t>
        </w:r>
      </w:ins>
      <w:ins w:id="284" w:author="David Vacas Miguel" w:date="2018-06-01T03:07:00Z">
        <w:r w:rsidR="00F04ECC">
          <w:t>7</w:t>
        </w:r>
      </w:ins>
      <w:del w:id="285" w:author="David Vacas Miguel" w:date="2018-05-27T13:33:00Z">
        <w:r w:rsidR="00CF7475" w:rsidDel="0047468B">
          <w:delText>X</w:delText>
        </w:r>
      </w:del>
      <w:r>
        <w:t>.</w:t>
      </w:r>
    </w:p>
    <w:p w14:paraId="5D2A5D76" w14:textId="34F91F6F" w:rsidR="00944561" w:rsidRPr="0041550E" w:rsidDel="001523AB" w:rsidRDefault="00CF7475" w:rsidP="00F21B89">
      <w:pPr>
        <w:pStyle w:val="LetranormalTFG"/>
        <w:ind w:left="720"/>
        <w:rPr>
          <w:del w:id="286" w:author="David Vacas Miguel" w:date="2018-06-02T12:58:00Z"/>
        </w:rPr>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287" w:author="David Vacas Miguel" w:date="2018-06-01T01:44:00Z">
            <w:rPr>
              <w:i/>
            </w:rPr>
          </w:rPrChange>
        </w:rPr>
        <w:t>center</w:t>
      </w:r>
      <w:r w:rsidR="0041550E">
        <w:t xml:space="preserve"> </w:t>
      </w:r>
      <w:r w:rsidR="00EF24D5">
        <w:t xml:space="preserve">se buscan los puntos </w:t>
      </w:r>
      <w:del w:id="288" w:author="David Vacas Miguel" w:date="2018-05-27T13:33:00Z">
        <w:r w:rsidR="00EF24D5" w:rsidDel="0047468B">
          <w:delText>mas</w:delText>
        </w:r>
      </w:del>
      <w:ins w:id="289" w:author="David Vacas Miguel" w:date="2018-05-27T13:33:00Z">
        <w:r w:rsidR="0047468B">
          <w:t>más</w:t>
        </w:r>
      </w:ins>
      <w:r w:rsidR="00EF24D5">
        <w:t xml:space="preserve"> externos del circuito en los dos ejes</w:t>
      </w:r>
      <w:ins w:id="290" w:author="David Vacas Miguel" w:date="2018-06-01T01:49:00Z">
        <w:r w:rsidR="00627E47">
          <w:t xml:space="preserve"> y con ellos se calcula el punto central del circuito</w:t>
        </w:r>
      </w:ins>
      <w:del w:id="291"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Del="001523AB" w:rsidRDefault="00103ACF" w:rsidP="00103ACF">
      <w:pPr>
        <w:pStyle w:val="LetranormalTFG"/>
        <w:ind w:left="1428"/>
        <w:rPr>
          <w:del w:id="292" w:author="David Vacas Miguel" w:date="2018-06-02T12:58:00Z"/>
          <w:noProof/>
        </w:rPr>
      </w:pPr>
    </w:p>
    <w:p w14:paraId="7EBCF022" w14:textId="77777777" w:rsidR="00FE4478" w:rsidDel="001523AB" w:rsidRDefault="00FE4478">
      <w:pPr>
        <w:pStyle w:val="LetranormalTFG"/>
        <w:ind w:left="1428"/>
        <w:rPr>
          <w:del w:id="293" w:author="David Vacas Miguel" w:date="2018-06-02T12:58:00Z"/>
          <w:noProof/>
        </w:rPr>
      </w:pPr>
    </w:p>
    <w:p w14:paraId="1D244093" w14:textId="4C29035B" w:rsidR="00FE4478" w:rsidDel="001523AB" w:rsidRDefault="00FE4478">
      <w:pPr>
        <w:pStyle w:val="LetranormalTFG"/>
        <w:rPr>
          <w:del w:id="294" w:author="David Vacas Miguel" w:date="2018-06-02T12:58:00Z"/>
          <w:noProof/>
        </w:rPr>
        <w:pPrChange w:id="295" w:author="David Vacas Miguel" w:date="2018-06-02T12:58:00Z">
          <w:pPr>
            <w:pStyle w:val="LetranormalTFG"/>
            <w:ind w:left="1428"/>
          </w:pPr>
        </w:pPrChange>
      </w:pPr>
    </w:p>
    <w:p w14:paraId="22D7A939" w14:textId="77777777" w:rsidR="00325BE3" w:rsidRDefault="00325BE3">
      <w:pPr>
        <w:pStyle w:val="LetranormalTFG"/>
        <w:ind w:left="720"/>
        <w:rPr>
          <w:noProof/>
        </w:rPr>
        <w:pPrChange w:id="296" w:author="David Vacas Miguel" w:date="2018-06-02T12:58:00Z">
          <w:pPr>
            <w:pStyle w:val="LetranormalTFG"/>
            <w:ind w:left="1428"/>
          </w:pPr>
        </w:pPrChange>
      </w:pPr>
    </w:p>
    <w:p w14:paraId="3D5065CA" w14:textId="49537C62" w:rsidR="00944561" w:rsidRDefault="00FE4478">
      <w:pPr>
        <w:pStyle w:val="LetranormalTFG"/>
        <w:ind w:left="1428"/>
        <w:jc w:val="center"/>
        <w:pPrChange w:id="297" w:author="David Vacas Miguel" w:date="2018-06-02T12:58:00Z">
          <w:pPr>
            <w:pStyle w:val="LetranormalTFG"/>
            <w:ind w:left="1428"/>
          </w:pPr>
        </w:pPrChange>
      </w:pPr>
      <w:r>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3">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0F8D37EC" w:rsidR="00944561" w:rsidRDefault="00944561" w:rsidP="00F21B89">
      <w:pPr>
        <w:pStyle w:val="LetranormalTFG"/>
        <w:ind w:left="1428"/>
        <w:jc w:val="center"/>
      </w:pPr>
      <w:r>
        <w:rPr>
          <w:b/>
        </w:rPr>
        <w:t xml:space="preserve">Figura </w:t>
      </w:r>
      <w:r w:rsidR="00562E23">
        <w:rPr>
          <w:b/>
        </w:rPr>
        <w:t>1</w:t>
      </w:r>
      <w:ins w:id="298" w:author="David Vacas Miguel" w:date="2018-06-01T03:07:00Z">
        <w:r w:rsidR="00F04ECC">
          <w:rPr>
            <w:b/>
          </w:rPr>
          <w:t>7</w:t>
        </w:r>
      </w:ins>
      <w:del w:id="299"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54F68456" w:rsidR="00944561" w:rsidRPr="00F21B89" w:rsidRDefault="00944561" w:rsidP="00F21B89">
      <w:pPr>
        <w:pStyle w:val="LetranormalTFG"/>
        <w:ind w:left="708"/>
        <w:rPr>
          <w:i/>
        </w:rPr>
      </w:pPr>
      <w:del w:id="300" w:author="David Vacas Miguel" w:date="2018-05-30T11:54:00Z">
        <w:r w:rsidDel="00ED5E5F">
          <w:lastRenderedPageBreak/>
          <w:delText xml:space="preserve"> </w:delText>
        </w:r>
      </w:del>
      <w:r>
        <w:t xml:space="preserve">Una vez </w:t>
      </w:r>
      <w:del w:id="301" w:author="David Vacas Miguel" w:date="2018-05-30T12:03:00Z">
        <w:r w:rsidDel="000D465D">
          <w:delText>encontrado</w:delText>
        </w:r>
        <w:r w:rsidR="00325BE3" w:rsidDel="000D465D">
          <w:delText xml:space="preserve"> </w:delText>
        </w:r>
      </w:del>
      <w:ins w:id="302" w:author="David Vacas Miguel" w:date="2018-05-30T12:05:00Z">
        <w:r w:rsidR="000D465D">
          <w:t>determinado</w:t>
        </w:r>
      </w:ins>
      <w:ins w:id="303" w:author="David Vacas Miguel" w:date="2018-05-30T12:03:00Z">
        <w:r w:rsidR="000D465D">
          <w:t xml:space="preserve"> </w:t>
        </w:r>
      </w:ins>
      <w:r w:rsidR="00325BE3" w:rsidRPr="00FE55DD">
        <w:rPr>
          <w:rStyle w:val="CodigoCar"/>
          <w:rPrChange w:id="304" w:author="David Vacas Miguel" w:date="2018-06-01T01:44:00Z">
            <w:rPr>
              <w:i/>
            </w:rPr>
          </w:rPrChange>
        </w:rPr>
        <w:t>center</w:t>
      </w:r>
      <w:r w:rsidR="00325BE3">
        <w:t xml:space="preserve">, se calcula </w:t>
      </w:r>
      <w:ins w:id="305" w:author="David Vacas Miguel" w:date="2018-05-30T12:05:00Z">
        <w:r w:rsidR="000D465D">
          <w:t xml:space="preserve">en </w:t>
        </w:r>
      </w:ins>
      <w:r w:rsidR="00325BE3">
        <w:t xml:space="preserve">que eje </w:t>
      </w:r>
      <w:ins w:id="306" w:author="David Vacas Miguel" w:date="2018-05-30T12:05:00Z">
        <w:r w:rsidR="000D465D">
          <w:t>(</w:t>
        </w:r>
        <w:proofErr w:type="gramStart"/>
        <w:r w:rsidR="000D465D">
          <w:t>X,Z</w:t>
        </w:r>
        <w:proofErr w:type="gramEnd"/>
        <w:r w:rsidR="000D465D">
          <w:t>) se tiene mayor dimensión</w:t>
        </w:r>
      </w:ins>
      <w:del w:id="307" w:author="David Vacas Miguel" w:date="2018-05-30T12:05:00Z">
        <w:r w:rsidR="00325BE3" w:rsidDel="000D465D">
          <w:delText>del circuito tiene una mayor distancia</w:delText>
        </w:r>
      </w:del>
      <w:del w:id="308" w:author="David Vacas Miguel" w:date="2018-05-30T12:02:00Z">
        <w:r w:rsidR="00325BE3" w:rsidDel="000D465D">
          <w:delText xml:space="preserve"> (</w:delText>
        </w:r>
        <w:r w:rsidR="00325BE3" w:rsidRPr="00D1461D" w:rsidDel="000D465D">
          <w:rPr>
            <w:position w:val="-12"/>
          </w:rPr>
          <w:object w:dxaOrig="2560" w:dyaOrig="360" w14:anchorId="7D03A647">
            <v:shape id="_x0000_i1051" type="#_x0000_t75" style="width:128.25pt;height:18.75pt" o:ole="">
              <v:imagedata r:id="rId84" o:title=""/>
            </v:shape>
            <o:OLEObject Type="Embed" ProgID="Equation.DSMT4" ShapeID="_x0000_i1051" DrawAspect="Content" ObjectID="_1590148633" r:id="rId85"/>
          </w:object>
        </w:r>
        <w:r w:rsidR="00325BE3" w:rsidDel="000D465D">
          <w:delText>)</w:delText>
        </w:r>
      </w:del>
      <w:r w:rsidR="00325BE3">
        <w:t xml:space="preserve">. Sabiendo que eje posee una mayor distancia y el </w:t>
      </w:r>
      <w:del w:id="309" w:author="David Vacas Miguel" w:date="2018-06-01T03:07:00Z">
        <w:r w:rsidR="00325BE3" w:rsidRPr="00FE55DD" w:rsidDel="00F04ECC">
          <w:rPr>
            <w:rStyle w:val="CodigoCar"/>
            <w:rPrChange w:id="310" w:author="David Vacas Miguel" w:date="2018-06-01T01:44:00Z">
              <w:rPr>
                <w:i/>
              </w:rPr>
            </w:rPrChange>
          </w:rPr>
          <w:delText>fov</w:delText>
        </w:r>
        <w:r w:rsidR="00325BE3" w:rsidDel="00F04ECC">
          <w:delText xml:space="preserve"> de</w:delText>
        </w:r>
      </w:del>
      <w:proofErr w:type="spellStart"/>
      <w:ins w:id="311" w:author="David Vacas Miguel" w:date="2018-06-01T03:07:00Z">
        <w:r w:rsidR="00F04ECC" w:rsidRPr="00FE55DD">
          <w:rPr>
            <w:rStyle w:val="CodigoCar"/>
          </w:rPr>
          <w:t>fov</w:t>
        </w:r>
        <w:proofErr w:type="spellEnd"/>
        <w:r w:rsidR="00F04ECC">
          <w:t xml:space="preserve"> de</w:t>
        </w:r>
      </w:ins>
      <w:r w:rsidR="00325BE3">
        <w:t xml:space="preserv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312" w:author="David Vacas Miguel" w:date="2018-06-01T03:07:00Z">
        <w:r w:rsidR="00F04ECC">
          <w:t>8</w:t>
        </w:r>
      </w:ins>
      <w:del w:id="313"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sidRPr="00FE55DD">
        <w:rPr>
          <w:rStyle w:val="CodigoCar"/>
          <w:rPrChange w:id="314" w:author="David Vacas Miguel" w:date="2018-06-01T01:44:00Z">
            <w:rPr>
              <w:i/>
            </w:rPr>
          </w:rPrChange>
        </w:rPr>
        <w:t>eye</w:t>
      </w:r>
      <w:proofErr w:type="spellEnd"/>
      <w:r w:rsidR="009A1E02">
        <w:t xml:space="preserve">, </w:t>
      </w:r>
      <w:r w:rsidR="00A83C7C">
        <w:t>se</w:t>
      </w:r>
      <w:r w:rsidR="009A1E02">
        <w:t xml:space="preserve"> </w:t>
      </w:r>
      <w:del w:id="315" w:author="David Vacas Miguel" w:date="2018-06-01T03:07:00Z">
        <w:r w:rsidR="009A1E02" w:rsidDel="00F04ECC">
          <w:delText>situa</w:delText>
        </w:r>
      </w:del>
      <w:ins w:id="316" w:author="David Vacas Miguel" w:date="2018-06-01T03:07:00Z">
        <w:r w:rsidR="00F04ECC">
          <w:t>sitúa</w:t>
        </w:r>
      </w:ins>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6624555" w:rsidR="00944561" w:rsidDel="001523AB" w:rsidRDefault="00944561" w:rsidP="00F21B89">
      <w:pPr>
        <w:pStyle w:val="LetranormalTFG"/>
        <w:ind w:left="1428"/>
        <w:jc w:val="center"/>
        <w:rPr>
          <w:del w:id="317" w:author="David Vacas Miguel" w:date="2018-06-02T12:59:00Z"/>
        </w:rPr>
      </w:pPr>
      <w:r w:rsidRPr="004B65E2">
        <w:rPr>
          <w:b/>
        </w:rPr>
        <w:t xml:space="preserve">Figura </w:t>
      </w:r>
      <w:r w:rsidR="00562E23">
        <w:rPr>
          <w:b/>
        </w:rPr>
        <w:t>1</w:t>
      </w:r>
      <w:ins w:id="318" w:author="David Vacas Miguel" w:date="2018-06-01T03:07:00Z">
        <w:r w:rsidR="00F04ECC">
          <w:rPr>
            <w:b/>
          </w:rPr>
          <w:t>8</w:t>
        </w:r>
      </w:ins>
      <w:del w:id="319"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pPr>
        <w:pStyle w:val="LetranormalTFG"/>
        <w:ind w:left="1428"/>
        <w:jc w:val="center"/>
        <w:pPrChange w:id="320" w:author="David Vacas Miguel" w:date="2018-06-02T12:59:00Z">
          <w:pPr>
            <w:pStyle w:val="LetranormalTFG"/>
            <w:ind w:left="708"/>
          </w:pPr>
        </w:pPrChange>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proofErr w:type="spellStart"/>
      <w:r w:rsidR="009A1E02">
        <w:rPr>
          <w:i/>
        </w:rPr>
        <w:t>eye</w:t>
      </w:r>
      <w:proofErr w:type="spellEnd"/>
      <w:r w:rsidR="009A1E02">
        <w:t xml:space="preserve"> en perspectiva se realiza colocando una de las dos distancias en un </w:t>
      </w:r>
      <w:r w:rsidR="009A1E02">
        <w:lastRenderedPageBreak/>
        <w:t xml:space="preserve">eje en ambos, es decir, </w:t>
      </w:r>
      <w:r w:rsidR="009A1E02" w:rsidRPr="00D1461D">
        <w:rPr>
          <w:position w:val="-10"/>
        </w:rPr>
        <w:object w:dxaOrig="1340" w:dyaOrig="320" w14:anchorId="035F0633">
          <v:shape id="_x0000_i1052" type="#_x0000_t75" style="width:66.75pt;height:15.75pt" o:ole="">
            <v:imagedata r:id="rId87" o:title=""/>
          </v:shape>
          <o:OLEObject Type="Embed" ProgID="Equation.DSMT4" ShapeID="_x0000_i1052" DrawAspect="Content" ObjectID="_1590148634" r:id="rId88"/>
        </w:object>
      </w:r>
      <w:r w:rsidR="009A1E02">
        <w:t xml:space="preserve">ó </w:t>
      </w:r>
      <w:r w:rsidR="009A1E02" w:rsidRPr="00D1461D">
        <w:rPr>
          <w:position w:val="-10"/>
        </w:rPr>
        <w:object w:dxaOrig="1300" w:dyaOrig="320" w14:anchorId="4B5E0771">
          <v:shape id="_x0000_i1053" type="#_x0000_t75" style="width:65.25pt;height:15.75pt" o:ole="">
            <v:imagedata r:id="rId89" o:title=""/>
          </v:shape>
          <o:OLEObject Type="Embed" ProgID="Equation.DSMT4" ShapeID="_x0000_i1053" DrawAspect="Content" ObjectID="_1590148635" r:id="rId90"/>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557025C1" w14:textId="309D9FD6" w:rsidR="000D465D" w:rsidRPr="000D465D" w:rsidRDefault="00FB5779" w:rsidP="00FB5779">
      <w:pPr>
        <w:pStyle w:val="LetranormalTFG"/>
        <w:numPr>
          <w:ilvl w:val="0"/>
          <w:numId w:val="26"/>
        </w:numPr>
        <w:rPr>
          <w:ins w:id="321" w:author="David Vacas Miguel" w:date="2018-05-30T12:08:00Z"/>
          <w:b/>
          <w:i/>
          <w:rPrChange w:id="322" w:author="David Vacas Miguel" w:date="2018-05-30T12:08:00Z">
            <w:rPr>
              <w:ins w:id="323" w:author="David Vacas Miguel" w:date="2018-05-30T12:08:00Z"/>
            </w:rPr>
          </w:rPrChange>
        </w:rPr>
      </w:pPr>
      <w:del w:id="324" w:author="David Vacas Miguel" w:date="2018-05-30T12:09:00Z">
        <w:r w:rsidRPr="00F21B89" w:rsidDel="000D465D">
          <w:rPr>
            <w:b/>
            <w:i/>
          </w:rPr>
          <w:delText xml:space="preserve">(M) </w:delText>
        </w:r>
      </w:del>
      <w:proofErr w:type="spellStart"/>
      <w:r w:rsidRPr="00F21B89">
        <w:rPr>
          <w:b/>
          <w:i/>
        </w:rPr>
        <w:t>Model</w:t>
      </w:r>
      <w:proofErr w:type="spellEnd"/>
      <w:ins w:id="325"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p>
    <w:p w14:paraId="29950DD2" w14:textId="67B87664" w:rsidR="000D465D" w:rsidRPr="000D465D" w:rsidRDefault="003261C4" w:rsidP="003261C4">
      <w:pPr>
        <w:pStyle w:val="LetranormalTFG"/>
        <w:tabs>
          <w:tab w:val="right" w:pos="9070"/>
        </w:tabs>
        <w:ind w:left="720"/>
        <w:rPr>
          <w:ins w:id="326" w:author="David Vacas Miguel" w:date="2018-05-30T12:08:00Z"/>
          <w:b/>
          <w:i/>
          <w:rPrChange w:id="327" w:author="David Vacas Miguel" w:date="2018-05-30T12:08:00Z">
            <w:rPr>
              <w:ins w:id="328" w:author="David Vacas Miguel" w:date="2018-05-30T12:08:00Z"/>
            </w:rPr>
          </w:rPrChange>
        </w:rPr>
      </w:pPr>
      <w:r w:rsidRPr="00D1461D">
        <w:rPr>
          <w:position w:val="-14"/>
        </w:rPr>
        <w:object w:dxaOrig="1060" w:dyaOrig="380" w14:anchorId="4B58F6F0">
          <v:shape id="_x0000_i1054" type="#_x0000_t75" style="width:53.25pt;height:18.75pt" o:ole="">
            <v:imagedata r:id="rId91" o:title=""/>
          </v:shape>
          <o:OLEObject Type="Embed" ProgID="Equation.DSMT4" ShapeID="_x0000_i1054" DrawAspect="Content" ObjectID="_1590148636" r:id="rId92"/>
        </w:object>
      </w:r>
      <w:ins w:id="329" w:author="David Vacas Miguel" w:date="2018-05-30T12:08:00Z">
        <w:r w:rsidR="000D465D">
          <w:t xml:space="preserve"> </w:t>
        </w:r>
      </w:ins>
      <w:ins w:id="330" w:author="David Vacas Miguel" w:date="2018-05-31T11:59:00Z">
        <w:r w:rsidR="00A641E3">
          <w:tab/>
        </w:r>
      </w:ins>
      <w:ins w:id="331" w:author="David Vacas Miguel" w:date="2018-05-30T12:08:00Z">
        <w:r w:rsidR="000D465D">
          <w:t>(</w:t>
        </w:r>
      </w:ins>
      <w:ins w:id="332" w:author="David Vacas Miguel" w:date="2018-06-01T03:16:00Z">
        <w:r w:rsidR="00597559">
          <w:t>11</w:t>
        </w:r>
      </w:ins>
      <w:ins w:id="333" w:author="David Vacas Miguel" w:date="2018-05-30T12:08:00Z">
        <w:r w:rsidR="000D465D">
          <w:t>)</w:t>
        </w:r>
      </w:ins>
    </w:p>
    <w:p w14:paraId="251CD60E" w14:textId="0B2B7738" w:rsidR="008B386D" w:rsidRPr="00F21B89" w:rsidRDefault="00871810">
      <w:pPr>
        <w:pStyle w:val="LetranormalTFG"/>
        <w:ind w:left="720"/>
        <w:rPr>
          <w:b/>
          <w:i/>
        </w:rPr>
        <w:pPrChange w:id="334" w:author="David Vacas Miguel" w:date="2018-05-30T12:09:00Z">
          <w:pPr>
            <w:pStyle w:val="LetranormalTFG"/>
            <w:numPr>
              <w:numId w:val="26"/>
            </w:numPr>
            <w:ind w:left="720" w:hanging="360"/>
          </w:pPr>
        </w:pPrChange>
      </w:pPr>
      <w:del w:id="335" w:author="David Vacas Miguel" w:date="2018-05-30T12:08:00Z">
        <w:r w:rsidDel="000D465D">
          <w:delText xml:space="preserve">, </w:delText>
        </w:r>
      </w:del>
      <w:r>
        <w:t xml:space="preserve">es decir, se realizan primero rotaciones respecto al eje </w:t>
      </w:r>
      <w:del w:id="336" w:author="David Vacas Miguel" w:date="2018-06-01T03:16:00Z">
        <w:r w:rsidDel="00597559">
          <w:delText xml:space="preserve">y </w:delText>
        </w:r>
        <w:r w:rsidR="005E1953" w:rsidDel="00597559">
          <w:delText xml:space="preserve"> </w:delText>
        </w:r>
        <w:r w:rsidDel="00597559">
          <w:delText>(</w:delText>
        </w:r>
      </w:del>
      <w:ins w:id="337" w:author="David Vacas Miguel" w:date="2018-06-01T03:16:00Z">
        <w:r w:rsidR="00597559">
          <w:t>y (</w:t>
        </w:r>
      </w:ins>
      <w:r w:rsidRPr="00D1461D">
        <w:rPr>
          <w:position w:val="-14"/>
        </w:rPr>
        <w:object w:dxaOrig="300" w:dyaOrig="380" w14:anchorId="6CDDBEE0">
          <v:shape id="_x0000_i1055" type="#_x0000_t75" style="width:15pt;height:18.75pt" o:ole="">
            <v:imagedata r:id="rId93" o:title=""/>
          </v:shape>
          <o:OLEObject Type="Embed" ProgID="Equation.DSMT4" ShapeID="_x0000_i1055" DrawAspect="Content" ObjectID="_1590148637" r:id="rId94"/>
        </w:object>
      </w:r>
      <w:r>
        <w:t>) y después translaciones (</w:t>
      </w:r>
      <w:r w:rsidRPr="00D1461D">
        <w:rPr>
          <w:position w:val="-4"/>
        </w:rPr>
        <w:object w:dxaOrig="220" w:dyaOrig="260" w14:anchorId="7CF5D4D3">
          <v:shape id="_x0000_i1056" type="#_x0000_t75" style="width:11.25pt;height:12.75pt" o:ole="">
            <v:imagedata r:id="rId95" o:title=""/>
          </v:shape>
          <o:OLEObject Type="Embed" ProgID="Equation.DSMT4" ShapeID="_x0000_i1056" DrawAspect="Content" ObjectID="_1590148638" r:id="rId96"/>
        </w:object>
      </w:r>
      <w:r>
        <w:t>)</w:t>
      </w:r>
      <w:r w:rsidR="007A1926">
        <w:t>.</w:t>
      </w:r>
    </w:p>
    <w:p w14:paraId="1273AD43" w14:textId="480FEAFB" w:rsidR="000F30B1" w:rsidDel="00A36722" w:rsidRDefault="000F30B1">
      <w:pPr>
        <w:pStyle w:val="LetranormalTFG"/>
        <w:ind w:left="720"/>
        <w:rPr>
          <w:del w:id="338" w:author="David Vacas Miguel" w:date="2018-06-01T01:51:00Z"/>
        </w:rPr>
      </w:pPr>
      <w:r>
        <w:t xml:space="preserve">Las matrices específicas que se utilizan en este proyecto se pueden observar en las </w:t>
      </w:r>
      <w:del w:id="339" w:author="David Vacas Miguel" w:date="2018-06-01T01:51:00Z">
        <w:r w:rsidDel="00A36722">
          <w:delText xml:space="preserve">figuras </w:delText>
        </w:r>
      </w:del>
      <w:del w:id="340" w:author="David Vacas Miguel" w:date="2018-05-27T13:34:00Z">
        <w:r w:rsidR="00562E23" w:rsidDel="0047468B">
          <w:delText>19</w:delText>
        </w:r>
        <w:r w:rsidDel="0047468B">
          <w:delText xml:space="preserve"> </w:delText>
        </w:r>
      </w:del>
      <w:del w:id="341" w:author="David Vacas Miguel" w:date="2018-06-01T01:51:00Z">
        <w:r w:rsidDel="00A36722">
          <w:delText xml:space="preserve">y </w:delText>
        </w:r>
        <w:r w:rsidR="00562E23" w:rsidDel="00A36722">
          <w:delText>2</w:delText>
        </w:r>
      </w:del>
      <w:ins w:id="342" w:author="David Vacas Miguel" w:date="2018-06-01T01:51:00Z">
        <w:r w:rsidR="00A36722">
          <w:t xml:space="preserve">ecuaciones </w:t>
        </w:r>
      </w:ins>
      <w:ins w:id="343" w:author="David Vacas Miguel" w:date="2018-06-01T03:17:00Z">
        <w:r w:rsidR="00597559">
          <w:t>12</w:t>
        </w:r>
      </w:ins>
      <w:ins w:id="344" w:author="David Vacas Miguel" w:date="2018-06-01T01:51:00Z">
        <w:r w:rsidR="00A36722">
          <w:t xml:space="preserve"> y </w:t>
        </w:r>
      </w:ins>
      <w:ins w:id="345" w:author="David Vacas Miguel" w:date="2018-06-01T03:17:00Z">
        <w:r w:rsidR="00597559">
          <w:t>13</w:t>
        </w:r>
      </w:ins>
      <w:del w:id="346" w:author="David Vacas Miguel" w:date="2018-05-27T13:34:00Z">
        <w:r w:rsidR="00562E23" w:rsidDel="0047468B">
          <w:delText>0</w:delText>
        </w:r>
      </w:del>
      <w:r>
        <w:t xml:space="preserve">. </w:t>
      </w:r>
      <w:del w:id="347" w:author="David Vacas Miguel" w:date="2018-06-01T01:51:00Z">
        <w:r w:rsidDel="00A36722">
          <w:delText xml:space="preserve">En la figura </w:delText>
        </w:r>
      </w:del>
      <w:del w:id="348" w:author="David Vacas Miguel" w:date="2018-05-27T13:34:00Z">
        <w:r w:rsidR="00562E23" w:rsidDel="0047468B">
          <w:delText>19</w:delText>
        </w:r>
        <w:r w:rsidDel="0047468B">
          <w:delText xml:space="preserve"> </w:delText>
        </w:r>
      </w:del>
      <w:del w:id="349"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ind w:left="720"/>
        <w:rPr>
          <w:del w:id="350" w:author="David Vacas Miguel" w:date="2018-06-01T01:51:00Z"/>
        </w:rPr>
        <w:pPrChange w:id="351" w:author="David Vacas Miguel" w:date="2018-06-01T01:51:00Z">
          <w:pPr>
            <w:pStyle w:val="LetranormalTFG"/>
            <w:tabs>
              <w:tab w:val="right" w:pos="9070"/>
            </w:tabs>
            <w:ind w:left="720"/>
            <w:jc w:val="center"/>
          </w:pPr>
        </w:pPrChange>
      </w:pPr>
      <w:del w:id="352" w:author="David Vacas Miguel" w:date="2018-06-01T01:51:00Z">
        <w:r w:rsidRPr="0096417D" w:rsidDel="00A36722">
          <w:rPr>
            <w:position w:val="-66"/>
          </w:rPr>
          <w:object w:dxaOrig="1920" w:dyaOrig="1440" w14:anchorId="2E4BFC0E">
            <v:shape id="_x0000_i1057" type="#_x0000_t75" style="width:129pt;height:97.5pt" o:ole="">
              <v:imagedata r:id="rId97" o:title=""/>
            </v:shape>
            <o:OLEObject Type="Embed" ProgID="Equation.DSMT4" ShapeID="_x0000_i1057" DrawAspect="Content" ObjectID="_1590148639" r:id="rId98"/>
          </w:object>
        </w:r>
      </w:del>
    </w:p>
    <w:p w14:paraId="314BDB04" w14:textId="77C75910" w:rsidR="000F30B1" w:rsidDel="00A641E3" w:rsidRDefault="000F30B1">
      <w:pPr>
        <w:pStyle w:val="LetranormalTFG"/>
        <w:jc w:val="center"/>
        <w:rPr>
          <w:del w:id="353" w:author="David Vacas Miguel" w:date="2018-05-31T12:01:00Z"/>
        </w:rPr>
        <w:pPrChange w:id="354" w:author="David Vacas Miguel" w:date="2018-06-01T01:51:00Z">
          <w:pPr>
            <w:pStyle w:val="LetranormalTFG"/>
            <w:ind w:left="720"/>
            <w:jc w:val="center"/>
          </w:pPr>
        </w:pPrChange>
      </w:pPr>
      <w:del w:id="355" w:author="David Vacas Miguel" w:date="2018-05-31T12:01:00Z">
        <w:r w:rsidRPr="00F21B89" w:rsidDel="00A641E3">
          <w:rPr>
            <w:b/>
          </w:rPr>
          <w:delText xml:space="preserve">Figura </w:delText>
        </w:r>
      </w:del>
      <w:del w:id="356" w:author="David Vacas Miguel" w:date="2018-05-27T13:34:00Z">
        <w:r w:rsidR="00562E23" w:rsidDel="0047468B">
          <w:rPr>
            <w:b/>
          </w:rPr>
          <w:delText>19</w:delText>
        </w:r>
      </w:del>
      <w:del w:id="357" w:author="David Vacas Miguel" w:date="2018-05-31T12:01:00Z">
        <w:r w:rsidRPr="00F21B89" w:rsidDel="00A641E3">
          <w:rPr>
            <w:b/>
          </w:rPr>
          <w:delText>.</w:delText>
        </w:r>
        <w:r w:rsidDel="00A641E3">
          <w:delText xml:space="preserve"> Matriz de translación en X y Z.</w:delText>
        </w:r>
      </w:del>
    </w:p>
    <w:p w14:paraId="7C397525" w14:textId="4290D8AC" w:rsidR="000F30B1" w:rsidRDefault="000F30B1">
      <w:pPr>
        <w:pStyle w:val="LetranormalTFG"/>
        <w:ind w:left="720"/>
      </w:pPr>
      <w:r>
        <w:t xml:space="preserve">En la </w:t>
      </w:r>
      <w:del w:id="358" w:author="David Vacas Miguel" w:date="2018-06-01T01:51:00Z">
        <w:r w:rsidDel="00A36722">
          <w:delText xml:space="preserve">figura </w:delText>
        </w:r>
        <w:r w:rsidR="00562E23" w:rsidDel="00A36722">
          <w:delText>2</w:delText>
        </w:r>
      </w:del>
      <w:del w:id="359" w:author="David Vacas Miguel" w:date="2018-05-27T13:34:00Z">
        <w:r w:rsidR="00562E23" w:rsidDel="0047468B">
          <w:delText>0</w:delText>
        </w:r>
      </w:del>
      <w:ins w:id="360" w:author="David Vacas Miguel" w:date="2018-06-01T01:51:00Z">
        <w:r w:rsidR="00A36722">
          <w:t xml:space="preserve">ecuación </w:t>
        </w:r>
      </w:ins>
      <w:ins w:id="361" w:author="David Vacas Miguel" w:date="2018-06-01T03:17:00Z">
        <w:r w:rsidR="00295395">
          <w:t>12</w:t>
        </w:r>
      </w:ins>
      <w:r>
        <w:t xml:space="preserve"> se puede ver la matriz de rotación en </w:t>
      </w:r>
      <w:r w:rsidRPr="00F21B89">
        <w:rPr>
          <w:i/>
        </w:rPr>
        <w:t>Y</w:t>
      </w:r>
      <w:r>
        <w:t xml:space="preserve"> donde </w:t>
      </w:r>
      <w:r w:rsidRPr="0096417D">
        <w:rPr>
          <w:position w:val="-10"/>
        </w:rPr>
        <w:object w:dxaOrig="220" w:dyaOrig="260" w14:anchorId="430CDD2F">
          <v:shape id="_x0000_i1058" type="#_x0000_t75" style="width:11.25pt;height:12.75pt" o:ole="">
            <v:imagedata r:id="rId99" o:title=""/>
          </v:shape>
          <o:OLEObject Type="Embed" ProgID="Equation.DSMT4" ShapeID="_x0000_i1058" DrawAspect="Content" ObjectID="_1590148640" r:id="rId100"/>
        </w:object>
      </w:r>
      <w:r>
        <w:t xml:space="preserve"> representa el ángulo que rota el robot.</w:t>
      </w:r>
    </w:p>
    <w:p w14:paraId="5C774061" w14:textId="10B14B2D" w:rsidR="000F30B1" w:rsidRDefault="003261C4" w:rsidP="00A641E3">
      <w:pPr>
        <w:pStyle w:val="LetranormalTFG"/>
        <w:tabs>
          <w:tab w:val="right" w:pos="9070"/>
        </w:tabs>
        <w:ind w:left="720"/>
        <w:jc w:val="center"/>
      </w:pPr>
      <w:r w:rsidRPr="0096417D">
        <w:rPr>
          <w:position w:val="-66"/>
        </w:rPr>
        <w:object w:dxaOrig="2760" w:dyaOrig="1440" w14:anchorId="5EC470BD">
          <v:shape id="_x0000_i1059" type="#_x0000_t75" style="width:180pt;height:93.75pt" o:ole="">
            <v:imagedata r:id="rId101" o:title=""/>
          </v:shape>
          <o:OLEObject Type="Embed" ProgID="Equation.DSMT4" ShapeID="_x0000_i1059" DrawAspect="Content" ObjectID="_1590148641" r:id="rId102"/>
        </w:object>
      </w:r>
      <w:ins w:id="362" w:author="David Vacas Miguel" w:date="2018-05-31T12:02:00Z">
        <w:r w:rsidR="00A641E3">
          <w:tab/>
        </w:r>
      </w:ins>
      <w:ins w:id="363" w:author="David Vacas Miguel" w:date="2018-05-31T12:01:00Z">
        <w:r w:rsidR="00A641E3">
          <w:t>(</w:t>
        </w:r>
      </w:ins>
      <w:ins w:id="364" w:author="David Vacas Miguel" w:date="2018-06-01T03:16:00Z">
        <w:r w:rsidR="00597559">
          <w:t>12</w:t>
        </w:r>
      </w:ins>
      <w:ins w:id="365" w:author="David Vacas Miguel" w:date="2018-05-31T12:01:00Z">
        <w:r w:rsidR="00A641E3">
          <w:t>)</w:t>
        </w:r>
      </w:ins>
    </w:p>
    <w:p w14:paraId="0FF6AFCC" w14:textId="0D47E164" w:rsidR="00A36722" w:rsidRDefault="00A36722" w:rsidP="00A36722">
      <w:pPr>
        <w:pStyle w:val="LetranormalTFG"/>
        <w:ind w:left="720"/>
        <w:rPr>
          <w:ins w:id="366" w:author="David Vacas Miguel" w:date="2018-06-01T01:51:00Z"/>
        </w:rPr>
      </w:pPr>
      <w:ins w:id="367" w:author="David Vacas Miguel" w:date="2018-06-01T01:51:00Z">
        <w:r>
          <w:t xml:space="preserve">En la </w:t>
        </w:r>
      </w:ins>
      <w:ins w:id="368" w:author="David Vacas Miguel" w:date="2018-06-01T01:52:00Z">
        <w:r w:rsidR="00120637">
          <w:t>ecuación</w:t>
        </w:r>
      </w:ins>
      <w:ins w:id="369" w:author="David Vacas Miguel" w:date="2018-06-01T01:51:00Z">
        <w:r>
          <w:t xml:space="preserve"> </w:t>
        </w:r>
      </w:ins>
      <w:ins w:id="370" w:author="David Vacas Miguel" w:date="2018-06-01T03:17:00Z">
        <w:r w:rsidR="00295395">
          <w:t>13</w:t>
        </w:r>
      </w:ins>
      <w:ins w:id="371" w:author="David Vacas Miguel" w:date="2018-06-01T01:51:00Z">
        <w:r>
          <w:t xml:space="preserve"> se puede observar la matr</w:t>
        </w:r>
        <w:r w:rsidR="00120637">
          <w:t xml:space="preserve">iz de translación en X y Z que </w:t>
        </w:r>
        <w:r>
          <w:t>s</w:t>
        </w:r>
      </w:ins>
      <w:ins w:id="372" w:author="David Vacas Miguel" w:date="2018-06-01T01:53:00Z">
        <w:r w:rsidR="00120637">
          <w:t>on los ejes</w:t>
        </w:r>
      </w:ins>
      <w:ins w:id="373" w:author="David Vacas Miguel" w:date="2018-06-01T01:51:00Z">
        <w:r>
          <w:t xml:space="preserve"> donde se puede mover el robot.</w:t>
        </w:r>
      </w:ins>
    </w:p>
    <w:p w14:paraId="7C3FF027" w14:textId="4AB8FFC3" w:rsidR="00A36722" w:rsidRPr="00C901EA" w:rsidRDefault="00A36722">
      <w:pPr>
        <w:pStyle w:val="LetranormalTFG"/>
        <w:tabs>
          <w:tab w:val="right" w:pos="9070"/>
        </w:tabs>
        <w:ind w:left="720"/>
        <w:jc w:val="center"/>
        <w:rPr>
          <w:ins w:id="374" w:author="David Vacas Miguel" w:date="2018-06-01T01:51:00Z"/>
          <w:rPrChange w:id="375" w:author="David Vacas Miguel" w:date="2018-06-01T01:53:00Z">
            <w:rPr>
              <w:ins w:id="376" w:author="David Vacas Miguel" w:date="2018-06-01T01:51:00Z"/>
              <w:b/>
            </w:rPr>
          </w:rPrChange>
        </w:rPr>
        <w:pPrChange w:id="377" w:author="David Vacas Miguel" w:date="2018-06-01T01:53:00Z">
          <w:pPr>
            <w:pStyle w:val="LetranormalTFG"/>
            <w:ind w:left="708"/>
          </w:pPr>
        </w:pPrChange>
      </w:pPr>
      <w:ins w:id="378" w:author="David Vacas Miguel" w:date="2018-06-01T01:51:00Z">
        <w:r w:rsidRPr="0096417D">
          <w:rPr>
            <w:position w:val="-66"/>
          </w:rPr>
          <w:object w:dxaOrig="1920" w:dyaOrig="1440" w14:anchorId="3BED0C1E">
            <v:shape id="_x0000_i1060" type="#_x0000_t75" style="width:129pt;height:97.5pt" o:ole="">
              <v:imagedata r:id="rId97" o:title=""/>
            </v:shape>
            <o:OLEObject Type="Embed" ProgID="Equation.DSMT4" ShapeID="_x0000_i1060" DrawAspect="Content" ObjectID="_1590148642" r:id="rId103"/>
          </w:object>
        </w:r>
      </w:ins>
      <w:ins w:id="379" w:author="David Vacas Miguel" w:date="2018-06-01T01:51:00Z">
        <w:r>
          <w:tab/>
          <w:t>(</w:t>
        </w:r>
      </w:ins>
      <w:ins w:id="380" w:author="David Vacas Miguel" w:date="2018-06-01T03:16:00Z">
        <w:r w:rsidR="00597559">
          <w:t>13</w:t>
        </w:r>
      </w:ins>
      <w:ins w:id="381" w:author="David Vacas Miguel" w:date="2018-06-01T01:51:00Z">
        <w:r>
          <w:t>)</w:t>
        </w:r>
      </w:ins>
    </w:p>
    <w:p w14:paraId="0B6E06BB" w14:textId="099CC0C3" w:rsidR="00816475" w:rsidDel="00A641E3" w:rsidRDefault="00816475" w:rsidP="00F21B89">
      <w:pPr>
        <w:pStyle w:val="LetranormalTFG"/>
        <w:ind w:left="720"/>
        <w:jc w:val="center"/>
        <w:rPr>
          <w:del w:id="382" w:author="David Vacas Miguel" w:date="2018-05-31T12:02:00Z"/>
        </w:rPr>
      </w:pPr>
      <w:del w:id="383" w:author="David Vacas Miguel" w:date="2018-05-31T12:02:00Z">
        <w:r w:rsidRPr="00F21B89" w:rsidDel="00A641E3">
          <w:rPr>
            <w:b/>
          </w:rPr>
          <w:lastRenderedPageBreak/>
          <w:delText xml:space="preserve">Figura </w:delText>
        </w:r>
        <w:r w:rsidR="00562E23" w:rsidDel="00A641E3">
          <w:rPr>
            <w:b/>
          </w:rPr>
          <w:delText>2</w:delText>
        </w:r>
      </w:del>
      <w:del w:id="384" w:author="David Vacas Miguel" w:date="2018-05-27T13:34:00Z">
        <w:r w:rsidR="00562E23" w:rsidDel="0047468B">
          <w:rPr>
            <w:b/>
          </w:rPr>
          <w:delText>0</w:delText>
        </w:r>
      </w:del>
      <w:del w:id="385"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61" type="#_x0000_t75" style="width:11.25pt;height:12.75pt" o:ole="">
              <v:imagedata r:id="rId104" o:title=""/>
            </v:shape>
            <o:OLEObject Type="Embed" ProgID="Equation.DSMT4" ShapeID="_x0000_i1061" DrawAspect="Content" ObjectID="_1590148643" r:id="rId105"/>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386" w:author="David Vacas Miguel" w:date="2018-05-27T13:34:00Z">
        <w:r w:rsidRPr="00F21B89" w:rsidDel="0047468B">
          <w:rPr>
            <w:i/>
          </w:rPr>
          <w:delText>X,Y</w:delText>
        </w:r>
      </w:del>
      <w:ins w:id="387"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2" type="#_x0000_t75" style="width:11.25pt;height:12.75pt" o:ole="">
            <v:imagedata r:id="rId104" o:title=""/>
          </v:shape>
          <o:OLEObject Type="Embed" ProgID="Equation.DSMT4" ShapeID="_x0000_i1062" DrawAspect="Content" ObjectID="_1590148644" r:id="rId106"/>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FE55DD">
        <w:rPr>
          <w:rStyle w:val="CodigoCar"/>
          <w:rPrChange w:id="388" w:author="David Vacas Miguel" w:date="2018-06-01T01:45:00Z">
            <w:rPr>
              <w:rFonts w:ascii="Courier Prime" w:hAnsi="Courier Prime"/>
              <w:i/>
            </w:rPr>
          </w:rPrChange>
        </w:rPr>
        <w:t>translate</w:t>
      </w:r>
      <w:proofErr w:type="spellEnd"/>
      <w:r w:rsidRPr="00FE55DD">
        <w:rPr>
          <w:rStyle w:val="CodigoCar"/>
          <w:rPrChange w:id="389" w:author="David Vacas Miguel" w:date="2018-06-01T01:45:00Z">
            <w:rPr>
              <w:rFonts w:ascii="Courier Prime" w:hAnsi="Courier Prime"/>
              <w:i/>
            </w:rPr>
          </w:rPrChange>
        </w:rPr>
        <w:t>(</w:t>
      </w:r>
      <w:proofErr w:type="spellStart"/>
      <w:proofErr w:type="gramStart"/>
      <w:r w:rsidRPr="00FE55DD">
        <w:rPr>
          <w:rStyle w:val="CodigoCar"/>
          <w:rPrChange w:id="390" w:author="David Vacas Miguel" w:date="2018-06-01T01:45:00Z">
            <w:rPr>
              <w:rFonts w:ascii="Courier Prime" w:hAnsi="Courier Prime"/>
              <w:i/>
            </w:rPr>
          </w:rPrChange>
        </w:rPr>
        <w:t>m,v</w:t>
      </w:r>
      <w:proofErr w:type="spellEnd"/>
      <w:proofErr w:type="gramEnd"/>
      <w:r w:rsidRPr="00FE55DD">
        <w:rPr>
          <w:rStyle w:val="CodigoCar"/>
          <w:rPrChange w:id="391" w:author="David Vacas Miguel" w:date="2018-06-01T01:45:00Z">
            <w:rPr>
              <w:rFonts w:ascii="Courier Prime" w:hAnsi="Courier Prime"/>
              <w:i/>
            </w:rPr>
          </w:rPrChange>
        </w:rPr>
        <w:t>)</w:t>
      </w:r>
      <w:r>
        <w:t xml:space="preserve">, donde </w:t>
      </w:r>
      <w:r w:rsidRPr="00FE55DD">
        <w:rPr>
          <w:rStyle w:val="CodigoCar"/>
          <w:rPrChange w:id="392" w:author="David Vacas Miguel" w:date="2018-06-01T01:45:00Z">
            <w:rPr>
              <w:rFonts w:ascii="Courier Prime" w:hAnsi="Courier Prime"/>
              <w:i/>
            </w:rPr>
          </w:rPrChange>
        </w:rPr>
        <w:t>m</w:t>
      </w:r>
      <w:r>
        <w:t xml:space="preserve"> es la matriz anterior y </w:t>
      </w:r>
      <w:r w:rsidRPr="00FE55DD">
        <w:rPr>
          <w:rStyle w:val="CodigoCar"/>
          <w:rPrChange w:id="393" w:author="David Vacas Miguel" w:date="2018-06-01T01:45:00Z">
            <w:rPr>
              <w:i/>
            </w:rPr>
          </w:rPrChange>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Del="001523AB" w:rsidRDefault="00871810" w:rsidP="00F21B89">
      <w:pPr>
        <w:pStyle w:val="LetranormalTFG"/>
        <w:ind w:left="720"/>
        <w:rPr>
          <w:del w:id="394" w:author="David Vacas Miguel" w:date="2018-06-02T12:58:00Z"/>
          <w:b/>
          <w:i/>
        </w:rPr>
      </w:pPr>
      <w:proofErr w:type="spellStart"/>
      <w:r w:rsidRPr="00FE55DD">
        <w:rPr>
          <w:rStyle w:val="CodigoCar"/>
          <w:rPrChange w:id="395" w:author="David Vacas Miguel" w:date="2018-06-01T01:45:00Z">
            <w:rPr>
              <w:rFonts w:ascii="Courier Prime" w:hAnsi="Courier Prime"/>
              <w:i/>
            </w:rPr>
          </w:rPrChange>
        </w:rPr>
        <w:t>rotate</w:t>
      </w:r>
      <w:proofErr w:type="spellEnd"/>
      <w:r w:rsidRPr="00FE55DD">
        <w:rPr>
          <w:rStyle w:val="CodigoCar"/>
          <w:rPrChange w:id="396" w:author="David Vacas Miguel" w:date="2018-06-01T01:45:00Z">
            <w:rPr>
              <w:rFonts w:ascii="Courier Prime" w:hAnsi="Courier Prime"/>
              <w:i/>
            </w:rPr>
          </w:rPrChange>
        </w:rPr>
        <w:t>(</w:t>
      </w:r>
      <w:proofErr w:type="spellStart"/>
      <w:proofErr w:type="gramStart"/>
      <w:r w:rsidRPr="00FE55DD">
        <w:rPr>
          <w:rStyle w:val="CodigoCar"/>
          <w:rPrChange w:id="397" w:author="David Vacas Miguel" w:date="2018-06-01T01:45:00Z">
            <w:rPr>
              <w:rFonts w:ascii="Courier Prime" w:hAnsi="Courier Prime"/>
              <w:i/>
            </w:rPr>
          </w:rPrChange>
        </w:rPr>
        <w:t>m,angle</w:t>
      </w:r>
      <w:proofErr w:type="gramEnd"/>
      <w:r w:rsidRPr="00FE55DD">
        <w:rPr>
          <w:rStyle w:val="CodigoCar"/>
          <w:rPrChange w:id="398" w:author="David Vacas Miguel" w:date="2018-06-01T01:45:00Z">
            <w:rPr>
              <w:rFonts w:ascii="Courier Prime" w:hAnsi="Courier Prime"/>
              <w:i/>
            </w:rPr>
          </w:rPrChange>
        </w:rPr>
        <w:t>,axis</w:t>
      </w:r>
      <w:proofErr w:type="spellEnd"/>
      <w:r w:rsidRPr="00FE55DD">
        <w:rPr>
          <w:rStyle w:val="CodigoCar"/>
          <w:rPrChange w:id="399" w:author="David Vacas Miguel" w:date="2018-06-01T01:45:00Z">
            <w:rPr>
              <w:rFonts w:ascii="Courier Prime" w:hAnsi="Courier Prime"/>
              <w:i/>
            </w:rPr>
          </w:rPrChange>
        </w:rPr>
        <w:t>)</w:t>
      </w:r>
      <w:r>
        <w:t xml:space="preserve"> donde </w:t>
      </w:r>
      <w:r w:rsidRPr="00FE55DD">
        <w:rPr>
          <w:rStyle w:val="CodigoCar"/>
          <w:rPrChange w:id="400" w:author="David Vacas Miguel" w:date="2018-06-01T01:45:00Z">
            <w:rPr>
              <w:rFonts w:ascii="Courier Prime" w:hAnsi="Courier Prime"/>
              <w:i/>
            </w:rPr>
          </w:rPrChange>
        </w:rPr>
        <w:t>m</w:t>
      </w:r>
      <w:r>
        <w:t xml:space="preserve"> es la matriz anterior, </w:t>
      </w:r>
      <w:proofErr w:type="spellStart"/>
      <w:r w:rsidRPr="00FE55DD">
        <w:rPr>
          <w:rStyle w:val="CodigoCar"/>
          <w:rPrChange w:id="401" w:author="David Vacas Miguel" w:date="2018-06-01T01:45:00Z">
            <w:rPr>
              <w:rFonts w:ascii="Courier Prime" w:hAnsi="Courier Prime"/>
              <w:i/>
            </w:rPr>
          </w:rPrChange>
        </w:rPr>
        <w:t>angle</w:t>
      </w:r>
      <w:proofErr w:type="spellEnd"/>
      <w:r w:rsidRPr="00D1461D">
        <w:rPr>
          <w:rFonts w:ascii="Courier Prime" w:hAnsi="Courier Prime"/>
        </w:rPr>
        <w:t xml:space="preserve"> </w:t>
      </w:r>
      <w:r>
        <w:t xml:space="preserve">es el ángulo que se rota y </w:t>
      </w:r>
      <w:r w:rsidRPr="00FE55DD">
        <w:rPr>
          <w:rStyle w:val="CodigoCar"/>
          <w:rPrChange w:id="402" w:author="David Vacas Miguel" w:date="2018-06-01T01:46:00Z">
            <w:rPr>
              <w:i/>
            </w:rPr>
          </w:rPrChange>
        </w:rPr>
        <w:t>axis</w:t>
      </w:r>
      <w:r>
        <w:t xml:space="preserve"> es un vector de tres posiciones que indica en que eje rota. </w:t>
      </w:r>
    </w:p>
    <w:p w14:paraId="66F0E5B7" w14:textId="772BDE0E" w:rsidR="00911EEA" w:rsidRDefault="00911EEA">
      <w:pPr>
        <w:pStyle w:val="LetranormalTFG"/>
        <w:ind w:left="720"/>
        <w:pPrChange w:id="403" w:author="David Vacas Miguel" w:date="2018-06-02T12:58:00Z">
          <w:pPr>
            <w:pStyle w:val="LetranormalTFG"/>
            <w:ind w:left="708"/>
          </w:pPr>
        </w:pPrChange>
      </w:pPr>
      <w:bookmarkStart w:id="404" w:name="_Toc513719144"/>
      <w:bookmarkStart w:id="405" w:name="_Toc514081280"/>
      <w:bookmarkStart w:id="406" w:name="_Toc514092702"/>
      <w:bookmarkEnd w:id="404"/>
      <w:bookmarkEnd w:id="405"/>
      <w:bookmarkEnd w:id="406"/>
    </w:p>
    <w:p w14:paraId="48B75F34" w14:textId="53247CA9" w:rsidR="00FA71E2" w:rsidRDefault="008A2C6F" w:rsidP="00F21B89">
      <w:pPr>
        <w:pStyle w:val="TFGtitulo2"/>
      </w:pPr>
      <w:bookmarkStart w:id="407" w:name="_Toc514173941"/>
      <w:r>
        <w:t>3. Qt</w:t>
      </w:r>
      <w:bookmarkEnd w:id="407"/>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xml:space="preserve">, </w:t>
      </w:r>
      <w:proofErr w:type="gramStart"/>
      <w:r w:rsidR="004446A3">
        <w:t>etc.</w:t>
      </w:r>
      <w:r>
        <w:t>.</w:t>
      </w:r>
      <w:proofErr w:type="gramEnd"/>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2C85548"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408" w:author="David Vacas Miguel" w:date="2018-06-01T03:02:00Z">
        <w:r w:rsidR="00770286">
          <w:t>s</w:t>
        </w:r>
      </w:ins>
      <w:ins w:id="409" w:author="David Vacas Miguel" w:date="2018-06-10T15:10:00Z">
        <w:r w:rsidR="00467294">
          <w:rPr>
            <w:vertAlign w:val="superscript"/>
          </w:rPr>
          <w:t>8</w:t>
        </w:r>
        <w:r w:rsidR="00467294">
          <w:t>.</w:t>
        </w:r>
      </w:ins>
      <w:ins w:id="410" w:author="David Vacas Miguel" w:date="2018-06-01T03:02:00Z">
        <w:r w:rsidR="00770286">
          <w:t xml:space="preserve"> </w:t>
        </w:r>
      </w:ins>
      <w:del w:id="411"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0AB8A417"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del w:id="412" w:author="David Vacas Miguel" w:date="2018-06-01T03:07:00Z">
        <w:r w:rsidR="00562E23" w:rsidDel="00F04ECC">
          <w:delText>2</w:delText>
        </w:r>
      </w:del>
      <w:del w:id="413" w:author="David Vacas Miguel" w:date="2018-05-27T13:35:00Z">
        <w:r w:rsidR="00562E23" w:rsidDel="0047468B">
          <w:delText>1</w:delText>
        </w:r>
      </w:del>
      <w:ins w:id="414"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415" w:author="David Vacas Miguel" w:date="2018-06-02T12:59:00Z"/>
        </w:rPr>
      </w:pPr>
      <w:r>
        <w:rPr>
          <w:b/>
        </w:rPr>
        <w:t xml:space="preserve">Figura </w:t>
      </w:r>
      <w:del w:id="416" w:author="David Vacas Miguel" w:date="2018-06-01T03:07:00Z">
        <w:r w:rsidR="00562E23" w:rsidDel="00F04ECC">
          <w:rPr>
            <w:b/>
          </w:rPr>
          <w:delText>2</w:delText>
        </w:r>
      </w:del>
      <w:ins w:id="417" w:author="David Vacas Miguel" w:date="2018-06-01T03:07:00Z">
        <w:r w:rsidR="00F04ECC">
          <w:rPr>
            <w:b/>
          </w:rPr>
          <w:t>19</w:t>
        </w:r>
      </w:ins>
      <w:del w:id="418"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419" w:author="David Vacas Miguel" w:date="2018-06-02T12:59:00Z">
          <w:pPr>
            <w:pStyle w:val="LetranormalTFG"/>
          </w:pPr>
        </w:pPrChange>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420" w:author="David Vacas Miguel" w:date="2018-06-01T01:46:00Z">
            <w:rPr>
              <w:rFonts w:ascii="Courier Prime" w:hAnsi="Courier Prime"/>
            </w:rPr>
          </w:rPrChange>
        </w:rPr>
        <w:t>“#</w:t>
      </w:r>
      <w:proofErr w:type="spellStart"/>
      <w:r w:rsidRPr="00FE55DD">
        <w:rPr>
          <w:rStyle w:val="CodigoCar"/>
          <w:rPrChange w:id="421" w:author="David Vacas Miguel" w:date="2018-06-01T01:46:00Z">
            <w:rPr>
              <w:rFonts w:ascii="Courier Prime" w:hAnsi="Courier Prime"/>
            </w:rPr>
          </w:rPrChange>
        </w:rPr>
        <w:t>include</w:t>
      </w:r>
      <w:proofErr w:type="spellEnd"/>
      <w:r w:rsidRPr="00FE55DD">
        <w:rPr>
          <w:rStyle w:val="CodigoCar"/>
          <w:rPrChange w:id="422" w:author="David Vacas Miguel" w:date="2018-06-01T01:46:00Z">
            <w:rPr>
              <w:rFonts w:ascii="Courier Prime" w:hAnsi="Courier Prime"/>
            </w:rPr>
          </w:rPrChange>
        </w:rPr>
        <w:t xml:space="preserve"> &lt;</w:t>
      </w:r>
      <w:proofErr w:type="spellStart"/>
      <w:r w:rsidRPr="00FE55DD">
        <w:rPr>
          <w:rStyle w:val="CodigoCar"/>
          <w:rPrChange w:id="423" w:author="David Vacas Miguel" w:date="2018-06-01T01:46:00Z">
            <w:rPr>
              <w:rFonts w:ascii="Courier Prime" w:hAnsi="Courier Prime"/>
            </w:rPr>
          </w:rPrChange>
        </w:rPr>
        <w:t>QOpenGLWidget</w:t>
      </w:r>
      <w:proofErr w:type="spellEnd"/>
      <w:r w:rsidRPr="00FE55DD">
        <w:rPr>
          <w:rStyle w:val="CodigoCar"/>
          <w:rPrChange w:id="424"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425"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426" w:author="David Vacas Miguel" w:date="2018-06-01T01:46:00Z">
            <w:rPr>
              <w:rFonts w:ascii="Courier Prime" w:hAnsi="Courier Prime"/>
            </w:rPr>
          </w:rPrChange>
        </w:rPr>
        <w:t xml:space="preserve">LIBS += </w:t>
      </w:r>
      <w:proofErr w:type="spellStart"/>
      <w:r w:rsidRPr="00FE55DD">
        <w:rPr>
          <w:rStyle w:val="CodigoCar"/>
          <w:rPrChange w:id="427"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proofErr w:type="gramStart"/>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w:t>
      </w:r>
      <w:r>
        <w:lastRenderedPageBreak/>
        <w:t xml:space="preserve">se crea (siempre después de </w:t>
      </w:r>
      <w:proofErr w:type="spellStart"/>
      <w:r w:rsidRPr="00FE55DD">
        <w:rPr>
          <w:rStyle w:val="CodigoCar"/>
          <w:rPrChange w:id="428"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E55DD">
        <w:rPr>
          <w:rStyle w:val="CodigoCar"/>
          <w:rPrChange w:id="429" w:author="David Vacas Miguel" w:date="2018-06-01T01:46:00Z">
            <w:rPr>
              <w:rFonts w:ascii="Courier Prime" w:hAnsi="Courier Prime"/>
            </w:rPr>
          </w:rPrChange>
        </w:rPr>
        <w:t>on_nombredetuboton_</w:t>
      </w:r>
      <w:proofErr w:type="gramStart"/>
      <w:r w:rsidRPr="00FE55DD">
        <w:rPr>
          <w:rStyle w:val="CodigoCar"/>
          <w:rPrChange w:id="430" w:author="David Vacas Miguel" w:date="2018-06-01T01:46:00Z">
            <w:rPr>
              <w:rFonts w:ascii="Courier Prime" w:hAnsi="Courier Prime"/>
            </w:rPr>
          </w:rPrChange>
        </w:rPr>
        <w:t>clicked</w:t>
      </w:r>
      <w:proofErr w:type="spellEnd"/>
      <w:r w:rsidRPr="00FE55DD">
        <w:rPr>
          <w:rStyle w:val="CodigoCar"/>
          <w:rPrChange w:id="431" w:author="David Vacas Miguel" w:date="2018-06-01T01:46:00Z">
            <w:rPr>
              <w:rFonts w:ascii="Courier Prime" w:hAnsi="Courier Prime"/>
            </w:rPr>
          </w:rPrChange>
        </w:rPr>
        <w:t>(</w:t>
      </w:r>
      <w:proofErr w:type="gramEnd"/>
      <w:r w:rsidRPr="00FE55DD">
        <w:rPr>
          <w:rStyle w:val="CodigoCar"/>
          <w:rPrChange w:id="432"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433" w:author="David Vacas Miguel" w:date="2018-06-01T01:46:00Z">
            <w:rPr>
              <w:rFonts w:ascii="Courier Prime" w:hAnsi="Courier Prime"/>
            </w:rPr>
          </w:rPrChange>
        </w:rPr>
        <w:t>value</w:t>
      </w:r>
      <w:proofErr w:type="spellEnd"/>
      <w:r w:rsidR="00AE6ABC" w:rsidRPr="00FE55DD">
        <w:rPr>
          <w:rStyle w:val="CodigoCar"/>
          <w:rPrChange w:id="434" w:author="David Vacas Miguel" w:date="2018-06-01T01:46:00Z">
            <w:rPr>
              <w:rFonts w:ascii="Courier Prime" w:hAnsi="Courier Prime"/>
            </w:rPr>
          </w:rPrChange>
        </w:rPr>
        <w:t>(</w:t>
      </w:r>
      <w:proofErr w:type="gramEnd"/>
      <w:r w:rsidR="00AE6ABC" w:rsidRPr="00FE55DD">
        <w:rPr>
          <w:rStyle w:val="CodigoCar"/>
          <w:rPrChange w:id="435"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436" w:author="David Vacas Miguel" w:date="2018-06-01T01:46:00Z">
            <w:rPr>
              <w:rFonts w:ascii="Courier Prime" w:hAnsi="Courier Prime"/>
            </w:rPr>
          </w:rPrChange>
        </w:rPr>
        <w:t>isChecked</w:t>
      </w:r>
      <w:proofErr w:type="spellEnd"/>
      <w:r w:rsidR="00AE6ABC" w:rsidRPr="00FE55DD">
        <w:rPr>
          <w:rStyle w:val="CodigoCar"/>
          <w:rPrChange w:id="437"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438" w:name="_Toc514081302"/>
      <w:bookmarkStart w:id="439" w:name="_Toc514092724"/>
      <w:bookmarkStart w:id="440" w:name="_Toc514092827"/>
      <w:bookmarkStart w:id="441" w:name="_Toc514081303"/>
      <w:bookmarkStart w:id="442" w:name="_Toc514092725"/>
      <w:bookmarkStart w:id="443" w:name="_Toc514092828"/>
      <w:bookmarkStart w:id="444" w:name="_Toc514081304"/>
      <w:bookmarkStart w:id="445" w:name="_Toc514092726"/>
      <w:bookmarkStart w:id="446" w:name="_Toc514092829"/>
      <w:bookmarkEnd w:id="438"/>
      <w:bookmarkEnd w:id="439"/>
      <w:bookmarkEnd w:id="440"/>
      <w:bookmarkEnd w:id="441"/>
      <w:bookmarkEnd w:id="442"/>
      <w:bookmarkEnd w:id="443"/>
      <w:bookmarkEnd w:id="444"/>
      <w:bookmarkEnd w:id="445"/>
      <w:bookmarkEnd w:id="446"/>
    </w:p>
    <w:p w14:paraId="0D6C9FFA" w14:textId="6E46F081" w:rsidR="008A2C6F" w:rsidRDefault="008A2C6F" w:rsidP="00F21B89">
      <w:pPr>
        <w:pStyle w:val="TFGtitulo2"/>
      </w:pPr>
      <w:bookmarkStart w:id="447" w:name="_Toc514173942"/>
      <w:r>
        <w:t xml:space="preserve">4. Metodología </w:t>
      </w:r>
      <w:r w:rsidR="000522FD">
        <w:t>ágil</w:t>
      </w:r>
      <w:bookmarkEnd w:id="447"/>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33C12DE"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448" w:author="David Vacas Miguel" w:date="2018-06-01T03:08:00Z">
        <w:r w:rsidR="00562E23" w:rsidDel="00F04ECC">
          <w:delText>2</w:delText>
        </w:r>
      </w:del>
      <w:ins w:id="449" w:author="David Vacas Miguel" w:date="2018-06-01T03:08:00Z">
        <w:r w:rsidR="00F04ECC">
          <w:t>20</w:t>
        </w:r>
      </w:ins>
      <w:del w:id="450" w:author="David Vacas Miguel" w:date="2018-05-27T13:35:00Z">
        <w:r w:rsidR="00562E23" w:rsidDel="0047468B">
          <w:delText>2</w:delText>
        </w:r>
      </w:del>
      <w:r w:rsidR="0065793C">
        <w:t>.</w:t>
      </w:r>
    </w:p>
    <w:p w14:paraId="5530DC05" w14:textId="77777777" w:rsidR="0065793C" w:rsidRDefault="00467294" w:rsidP="0065793C">
      <w:pPr>
        <w:pStyle w:val="LetranormalTFG"/>
        <w:ind w:left="360"/>
      </w:pPr>
      <w:r>
        <w:pict w14:anchorId="267BD60F">
          <v:shape id="_x0000_i1063" type="#_x0000_t75" style="width:453pt;height:134.25pt">
            <v:imagedata r:id="rId108" o:title="Trello"/>
          </v:shape>
        </w:pict>
      </w:r>
    </w:p>
    <w:p w14:paraId="4E758B80" w14:textId="27CD3C09" w:rsidR="006F3C94" w:rsidRDefault="003278DE" w:rsidP="0065793C">
      <w:pPr>
        <w:pStyle w:val="LetranormalTFG"/>
        <w:ind w:left="360"/>
        <w:jc w:val="center"/>
      </w:pPr>
      <w:r>
        <w:rPr>
          <w:b/>
        </w:rPr>
        <w:t xml:space="preserve">Figura </w:t>
      </w:r>
      <w:del w:id="451" w:author="David Vacas Miguel" w:date="2018-06-01T03:08:00Z">
        <w:r w:rsidR="00562E23" w:rsidDel="00F04ECC">
          <w:rPr>
            <w:b/>
          </w:rPr>
          <w:delText>2</w:delText>
        </w:r>
      </w:del>
      <w:del w:id="452" w:author="David Vacas Miguel" w:date="2018-05-27T13:35:00Z">
        <w:r w:rsidR="00562E23" w:rsidDel="0047468B">
          <w:rPr>
            <w:b/>
          </w:rPr>
          <w:delText>2</w:delText>
        </w:r>
      </w:del>
      <w:ins w:id="453"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407AF689"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del w:id="454" w:author="David Vacas Miguel" w:date="2018-06-01T03:08:00Z">
        <w:r w:rsidR="00562E23" w:rsidDel="00F04ECC">
          <w:delText>2</w:delText>
        </w:r>
      </w:del>
      <w:ins w:id="455" w:author="David Vacas Miguel" w:date="2018-06-01T03:08:00Z">
        <w:r w:rsidR="00F04ECC">
          <w:t>21</w:t>
        </w:r>
      </w:ins>
      <w:del w:id="456"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43D0789B" w:rsidR="00585D74" w:rsidRDefault="003278DE" w:rsidP="00585D74">
      <w:pPr>
        <w:pStyle w:val="LetranormalTFG"/>
        <w:jc w:val="center"/>
      </w:pPr>
      <w:r>
        <w:rPr>
          <w:b/>
        </w:rPr>
        <w:t xml:space="preserve">Figura </w:t>
      </w:r>
      <w:del w:id="457" w:author="David Vacas Miguel" w:date="2018-06-01T03:08:00Z">
        <w:r w:rsidR="00562E23" w:rsidDel="00F04ECC">
          <w:rPr>
            <w:b/>
          </w:rPr>
          <w:delText>2</w:delText>
        </w:r>
      </w:del>
      <w:ins w:id="458" w:author="David Vacas Miguel" w:date="2018-06-01T03:08:00Z">
        <w:r w:rsidR="00F04ECC">
          <w:rPr>
            <w:b/>
          </w:rPr>
          <w:t>21</w:t>
        </w:r>
      </w:ins>
      <w:del w:id="459"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460" w:author="David Vacas Miguel" w:date="2018-05-31T12:18:00Z"/>
          <w:rFonts w:eastAsiaTheme="majorEastAsia" w:cstheme="majorBidi"/>
          <w:sz w:val="36"/>
          <w:szCs w:val="32"/>
        </w:rPr>
        <w:pPrChange w:id="461" w:author="David Vacas Miguel" w:date="2018-05-31T12:18:00Z">
          <w:pPr>
            <w:pStyle w:val="LetranormalTFG"/>
            <w:ind w:left="360"/>
          </w:pPr>
        </w:pPrChange>
      </w:pPr>
      <w:del w:id="462" w:author="David Vacas Miguel" w:date="2018-05-31T12:18:00Z">
        <w:r w:rsidDel="00036E9B">
          <w:br w:type="page"/>
        </w:r>
      </w:del>
    </w:p>
    <w:p w14:paraId="65A334BF" w14:textId="77777777" w:rsidR="00036E9B" w:rsidRDefault="00036E9B" w:rsidP="00036E9B">
      <w:pPr>
        <w:pStyle w:val="LetranormalTFG"/>
        <w:rPr>
          <w:ins w:id="463" w:author="David Vacas Miguel" w:date="2018-05-31T12:18:00Z"/>
        </w:rPr>
        <w:sectPr w:rsidR="00036E9B" w:rsidSect="00036E9B">
          <w:footerReference w:type="first" r:id="rId110"/>
          <w:pgSz w:w="11906" w:h="16838"/>
          <w:pgMar w:top="1418" w:right="1418" w:bottom="1418" w:left="1418" w:header="709" w:footer="709" w:gutter="0"/>
          <w:cols w:space="708"/>
          <w:titlePg/>
          <w:docGrid w:linePitch="360"/>
        </w:sectPr>
      </w:pPr>
      <w:bookmarkStart w:id="469" w:name="_Toc514173943"/>
    </w:p>
    <w:p w14:paraId="0B09A643" w14:textId="71C9CBFA" w:rsidR="00AE6ABC" w:rsidDel="001523AB" w:rsidRDefault="00AD5F04">
      <w:pPr>
        <w:pStyle w:val="TituloTFG"/>
        <w:rPr>
          <w:del w:id="470" w:author="David Vacas Miguel" w:date="2018-06-02T12:59:00Z"/>
        </w:rPr>
      </w:pPr>
      <w:r>
        <w:lastRenderedPageBreak/>
        <w:t>Capítulo 4 Descripción de la aplicación</w:t>
      </w:r>
      <w:bookmarkEnd w:id="469"/>
    </w:p>
    <w:p w14:paraId="6CE7C2AB" w14:textId="77777777" w:rsidR="007339EC" w:rsidRDefault="007339EC">
      <w:pPr>
        <w:pStyle w:val="TituloTFG"/>
        <w:pPrChange w:id="471" w:author="David Vacas Miguel" w:date="2018-06-02T12:59:00Z">
          <w:pPr>
            <w:pStyle w:val="LetranormalTFG"/>
          </w:pPr>
        </w:pPrChange>
      </w:pPr>
    </w:p>
    <w:p w14:paraId="4A6AAAF8" w14:textId="464CEA68" w:rsidR="009F7E3E" w:rsidRDefault="009F7E3E" w:rsidP="008A2C6F">
      <w:pPr>
        <w:pStyle w:val="LetranormalTFG"/>
      </w:pPr>
      <w:r>
        <w:t xml:space="preserve">La figura </w:t>
      </w:r>
      <w:del w:id="472" w:author="David Vacas Miguel" w:date="2018-06-01T03:08:00Z">
        <w:r w:rsidDel="00F04ECC">
          <w:delText>2</w:delText>
        </w:r>
      </w:del>
      <w:del w:id="473" w:author="David Vacas Miguel" w:date="2018-05-27T13:35:00Z">
        <w:r w:rsidDel="0047468B">
          <w:delText>4</w:delText>
        </w:r>
      </w:del>
      <w:ins w:id="474" w:author="David Vacas Miguel" w:date="2018-06-01T03:08:00Z">
        <w:r w:rsidR="00F04ECC">
          <w:t>22</w:t>
        </w:r>
      </w:ins>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lang w:eastAsia="es-ES"/>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173BB8B8" w:rsidR="009F7E3E" w:rsidDel="001523AB" w:rsidRDefault="009F7E3E" w:rsidP="009F7E3E">
      <w:pPr>
        <w:pStyle w:val="LetranormalTFG"/>
        <w:jc w:val="center"/>
        <w:rPr>
          <w:del w:id="475" w:author="David Vacas Miguel" w:date="2018-06-02T13:00:00Z"/>
        </w:rPr>
      </w:pPr>
      <w:r w:rsidRPr="00C44D55">
        <w:rPr>
          <w:b/>
        </w:rPr>
        <w:t xml:space="preserve">Figura </w:t>
      </w:r>
      <w:del w:id="476" w:author="David Vacas Miguel" w:date="2018-06-01T03:08:00Z">
        <w:r w:rsidDel="00F04ECC">
          <w:rPr>
            <w:b/>
          </w:rPr>
          <w:delText>2</w:delText>
        </w:r>
      </w:del>
      <w:ins w:id="477" w:author="David Vacas Miguel" w:date="2018-06-01T03:08:00Z">
        <w:r w:rsidR="00F04ECC">
          <w:rPr>
            <w:b/>
          </w:rPr>
          <w:t>22</w:t>
        </w:r>
      </w:ins>
      <w:del w:id="478"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479" w:author="David Vacas Miguel" w:date="2018-06-02T13:00:00Z">
          <w:pPr>
            <w:pStyle w:val="LetranormalTFG"/>
          </w:pPr>
        </w:pPrChange>
      </w:pPr>
    </w:p>
    <w:p w14:paraId="160CA4CB" w14:textId="3232D91C" w:rsidR="0031002A" w:rsidRDefault="008A2C6F" w:rsidP="00F21B89">
      <w:pPr>
        <w:pStyle w:val="TFGtitulo2"/>
      </w:pPr>
      <w:bookmarkStart w:id="480" w:name="_Toc514173944"/>
      <w:r>
        <w:t xml:space="preserve">1. </w:t>
      </w:r>
      <w:r w:rsidR="00AD5F04">
        <w:t xml:space="preserve">Zona izquierda: </w:t>
      </w:r>
      <w:proofErr w:type="spellStart"/>
      <w:r w:rsidR="00AD5F04">
        <w:t>Viewport</w:t>
      </w:r>
      <w:bookmarkEnd w:id="480"/>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C330066"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w:t>
      </w:r>
      <w:del w:id="481" w:author="David Vacas Miguel" w:date="2018-06-01T03:08:00Z">
        <w:r w:rsidR="009F7E3E" w:rsidDel="00F04ECC">
          <w:delText>2</w:delText>
        </w:r>
      </w:del>
      <w:del w:id="482" w:author="David Vacas Miguel" w:date="2018-05-27T13:35:00Z">
        <w:r w:rsidR="009F7E3E" w:rsidDel="0047468B">
          <w:delText>5</w:delText>
        </w:r>
      </w:del>
      <w:ins w:id="483" w:author="David Vacas Miguel" w:date="2018-06-01T03:08:00Z">
        <w:r w:rsidR="00F04ECC">
          <w:t>23</w:t>
        </w:r>
      </w:ins>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1">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484" w:author="David Vacas Miguel" w:date="2018-05-30T12:13:00Z"/>
        </w:rPr>
      </w:pPr>
      <w:del w:id="485" w:author="David Vacas Miguel" w:date="2018-05-30T12:13:00Z">
        <w:r w:rsidDel="00F4525D">
          <w:rPr>
            <w:b/>
          </w:rPr>
          <w:delText xml:space="preserve">Figura </w:delText>
        </w:r>
        <w:r w:rsidR="00562E23" w:rsidDel="00F4525D">
          <w:rPr>
            <w:b/>
          </w:rPr>
          <w:delText>2</w:delText>
        </w:r>
      </w:del>
      <w:del w:id="486" w:author="David Vacas Miguel" w:date="2018-05-27T13:35:00Z">
        <w:r w:rsidR="00562E23" w:rsidDel="0047468B">
          <w:rPr>
            <w:b/>
          </w:rPr>
          <w:delText>5</w:delText>
        </w:r>
      </w:del>
      <w:del w:id="487"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488"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489" w:author="David Vacas Miguel" w:date="2018-06-02T13:00:00Z">
          <w:pPr>
            <w:pStyle w:val="LetranormalTFG"/>
            <w:ind w:left="708"/>
          </w:pPr>
        </w:pPrChange>
      </w:pPr>
      <w:ins w:id="490" w:author="David Vacas Miguel" w:date="2018-05-30T12:13:00Z">
        <w:r>
          <w:rPr>
            <w:b/>
          </w:rPr>
          <w:t xml:space="preserve">Figura </w:t>
        </w:r>
      </w:ins>
      <w:ins w:id="491" w:author="David Vacas Miguel" w:date="2018-06-01T03:08:00Z">
        <w:r w:rsidR="00F04ECC">
          <w:rPr>
            <w:b/>
          </w:rPr>
          <w:t>23</w:t>
        </w:r>
      </w:ins>
      <w:ins w:id="492" w:author="David Vacas Miguel" w:date="2018-05-30T12:13:00Z">
        <w:r>
          <w:rPr>
            <w:b/>
          </w:rPr>
          <w:t>.</w:t>
        </w:r>
        <w:r>
          <w:t xml:space="preserve"> </w:t>
        </w:r>
        <w:proofErr w:type="spellStart"/>
        <w:r>
          <w:t>Viewport</w:t>
        </w:r>
        <w:proofErr w:type="spellEnd"/>
        <w:r>
          <w:t>.</w:t>
        </w:r>
      </w:ins>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BC3D817"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del w:id="493" w:author="David Vacas Miguel" w:date="2018-06-01T03:09:00Z">
        <w:r w:rsidR="00562E23" w:rsidDel="00F04ECC">
          <w:delText>27</w:delText>
        </w:r>
      </w:del>
      <w:ins w:id="494" w:author="David Vacas Miguel" w:date="2018-06-01T03:09:00Z">
        <w:r w:rsidR="00F04ECC">
          <w:t>24</w:t>
        </w:r>
      </w:ins>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pPr>
        <w:pStyle w:val="LetranormalTFG"/>
        <w:jc w:val="center"/>
        <w:rPr>
          <w:b/>
        </w:rPr>
        <w:pPrChange w:id="495"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496" w:author="David Vacas Miguel" w:date="2018-06-01T03:08:00Z">
        <w:r w:rsidR="00562E23" w:rsidDel="00F04ECC">
          <w:rPr>
            <w:b/>
          </w:rPr>
          <w:delText>27</w:delText>
        </w:r>
      </w:del>
      <w:ins w:id="497" w:author="David Vacas Miguel" w:date="2018-06-01T03:08:00Z">
        <w:r w:rsidR="00F04ECC">
          <w:rPr>
            <w:b/>
          </w:rPr>
          <w:t>24</w:t>
        </w:r>
      </w:ins>
      <w:r w:rsidRPr="00F21B89">
        <w:rPr>
          <w:b/>
        </w:rPr>
        <w:t>.</w:t>
      </w:r>
      <w:r>
        <w:rPr>
          <w:b/>
        </w:rPr>
        <w:t xml:space="preserve"> </w:t>
      </w:r>
      <w:r>
        <w:t>Aplicación con imagen de datos geométricos activa.</w:t>
      </w:r>
    </w:p>
    <w:p w14:paraId="4415F4EA" w14:textId="77777777" w:rsidR="008A2C6F" w:rsidRPr="00F21B89" w:rsidDel="004F3E16" w:rsidRDefault="008A2C6F" w:rsidP="00F21B89">
      <w:pPr>
        <w:pStyle w:val="LetranormalTFG"/>
        <w:jc w:val="center"/>
        <w:rPr>
          <w:del w:id="498" w:author="David Vacas Miguel" w:date="2018-06-02T13:02:00Z"/>
          <w:rFonts w:ascii="Arial" w:eastAsiaTheme="majorEastAsia" w:hAnsi="Arial" w:cstheme="majorBidi"/>
          <w:b/>
          <w:sz w:val="36"/>
          <w:szCs w:val="32"/>
        </w:rPr>
      </w:pPr>
    </w:p>
    <w:p w14:paraId="37D9A861" w14:textId="296AE0AF" w:rsidR="00C936C0" w:rsidRDefault="008A2C6F" w:rsidP="00F21B89">
      <w:pPr>
        <w:pStyle w:val="TFGtitulo2"/>
      </w:pPr>
      <w:bookmarkStart w:id="499" w:name="_Toc514173945"/>
      <w:r>
        <w:t xml:space="preserve">2. </w:t>
      </w:r>
      <w:r w:rsidR="00AD5F04">
        <w:t>Zona derecha: Campos de entrada de datos</w:t>
      </w:r>
      <w:bookmarkEnd w:id="499"/>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5A6DA0DD" w:rsidR="00B13C53" w:rsidDel="001523AB" w:rsidRDefault="0078359E" w:rsidP="009E06D0">
      <w:pPr>
        <w:pStyle w:val="LetranormalTFG"/>
        <w:rPr>
          <w:del w:id="500" w:author="David Vacas Miguel" w:date="2018-06-02T13:00:00Z"/>
        </w:rPr>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del w:id="501" w:author="David Vacas Miguel" w:date="2018-06-01T03:09:00Z">
        <w:r w:rsidR="00562E23" w:rsidDel="00F04ECC">
          <w:delText>28</w:delText>
        </w:r>
      </w:del>
      <w:ins w:id="502"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503" w:author="David Vacas Miguel" w:date="2018-06-02T13:00:00Z"/>
        </w:rPr>
      </w:pPr>
    </w:p>
    <w:p w14:paraId="64722636" w14:textId="0A30C7DA" w:rsidR="009E06D0" w:rsidDel="001523AB" w:rsidRDefault="009E06D0" w:rsidP="009E06D0">
      <w:pPr>
        <w:pStyle w:val="LetranormalTFG"/>
        <w:rPr>
          <w:del w:id="504" w:author="David Vacas Miguel" w:date="2018-06-02T13:00:00Z"/>
        </w:rPr>
      </w:pPr>
    </w:p>
    <w:p w14:paraId="0C6FAEB2" w14:textId="338D947E" w:rsidR="009E06D0" w:rsidDel="001523AB" w:rsidRDefault="009E06D0" w:rsidP="009E06D0">
      <w:pPr>
        <w:pStyle w:val="LetranormalTFG"/>
        <w:rPr>
          <w:del w:id="505"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3">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506" w:author="David Vacas Miguel" w:date="2018-06-02T13:00:00Z"/>
        </w:rPr>
      </w:pPr>
      <w:r>
        <w:rPr>
          <w:b/>
        </w:rPr>
        <w:t xml:space="preserve">Figura </w:t>
      </w:r>
      <w:del w:id="507" w:author="David Vacas Miguel" w:date="2018-06-01T03:09:00Z">
        <w:r w:rsidR="00562E23" w:rsidDel="00F04ECC">
          <w:rPr>
            <w:b/>
          </w:rPr>
          <w:delText>28</w:delText>
        </w:r>
      </w:del>
      <w:ins w:id="508"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509" w:author="David Vacas Miguel" w:date="2018-06-02T13:00:00Z">
          <w:pPr>
            <w:pStyle w:val="LetranormalTFG"/>
          </w:pPr>
        </w:pPrChange>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36AD5C42"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lastRenderedPageBreak/>
        <w:t xml:space="preserve">más natural al usuario el acceso a esta. Además, todas las </w:t>
      </w:r>
      <w:proofErr w:type="spellStart"/>
      <w:r>
        <w:t>labels</w:t>
      </w:r>
      <w:proofErr w:type="spellEnd"/>
      <w:r>
        <w:t xml:space="preserve"> </w:t>
      </w:r>
      <w:del w:id="510" w:author="David Vacas Miguel" w:date="2018-06-01T03:16:00Z">
        <w:r w:rsidR="000522FD" w:rsidDel="00597559">
          <w:delText>estan</w:delText>
        </w:r>
      </w:del>
      <w:ins w:id="511" w:author="David Vacas Miguel" w:date="2018-06-01T03:16:00Z">
        <w:r w:rsidR="00597559">
          <w:t>están</w:t>
        </w:r>
      </w:ins>
      <w:r w:rsidR="000522FD">
        <w:t xml:space="preserve"> </w:t>
      </w:r>
      <w:r>
        <w:t>en inglés puesto que este es el idioma más hablado y por tanto dota a la aplicación de una mayor usabilidad.</w:t>
      </w:r>
    </w:p>
    <w:p w14:paraId="643CB8AB" w14:textId="1C7C4A3F" w:rsidR="00C936C0" w:rsidDel="001523AB" w:rsidRDefault="00C936C0" w:rsidP="00C936C0">
      <w:pPr>
        <w:pStyle w:val="LetranormalTFG"/>
        <w:rPr>
          <w:del w:id="512" w:author="David Vacas Miguel" w:date="2018-06-02T13:00:00Z"/>
        </w:rPr>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observa en la figura </w:t>
      </w:r>
      <w:del w:id="513" w:author="David Vacas Miguel" w:date="2018-06-01T03:09:00Z">
        <w:r w:rsidR="00DC5F1F" w:rsidDel="00F04ECC">
          <w:delText>2</w:delText>
        </w:r>
        <w:r w:rsidR="00562E23" w:rsidDel="00F04ECC">
          <w:delText>9</w:delText>
        </w:r>
      </w:del>
      <w:ins w:id="514"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5E8D8600">
            <wp:extent cx="4842126" cy="170497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4987" r="1159" b="76309"/>
                    <a:stretch/>
                  </pic:blipFill>
                  <pic:spPr bwMode="auto">
                    <a:xfrm>
                      <a:off x="0" y="0"/>
                      <a:ext cx="4903420" cy="1726557"/>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515" w:author="David Vacas Miguel" w:date="2018-06-02T13:00:00Z"/>
        </w:rPr>
      </w:pPr>
      <w:r>
        <w:rPr>
          <w:b/>
        </w:rPr>
        <w:t xml:space="preserve">Figura </w:t>
      </w:r>
      <w:del w:id="516" w:author="David Vacas Miguel" w:date="2018-06-01T03:09:00Z">
        <w:r w:rsidR="00DC5F1F" w:rsidDel="00F04ECC">
          <w:rPr>
            <w:b/>
          </w:rPr>
          <w:delText>2</w:delText>
        </w:r>
        <w:r w:rsidR="00562E23" w:rsidDel="00F04ECC">
          <w:rPr>
            <w:b/>
          </w:rPr>
          <w:delText>9</w:delText>
        </w:r>
      </w:del>
      <w:ins w:id="517"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518" w:author="David Vacas Miguel" w:date="2018-06-02T13:00:00Z">
          <w:pPr>
            <w:pStyle w:val="LetranormalTFG"/>
          </w:pPr>
        </w:pPrChange>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1FEDFCEB" w:rsidR="00C936C0" w:rsidDel="001523AB" w:rsidRDefault="00C936C0" w:rsidP="00C936C0">
      <w:pPr>
        <w:pStyle w:val="LetranormalTFG"/>
        <w:rPr>
          <w:del w:id="519"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del w:id="520" w:author="David Vacas Miguel" w:date="2018-06-01T03:09:00Z">
        <w:r w:rsidR="00562E23" w:rsidDel="00F04ECC">
          <w:delText>30</w:delText>
        </w:r>
      </w:del>
      <w:ins w:id="521"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7ECEABCC">
            <wp:extent cx="4955540" cy="64238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410" t="28928" r="828" b="64089"/>
                    <a:stretch/>
                  </pic:blipFill>
                  <pic:spPr bwMode="auto">
                    <a:xfrm>
                      <a:off x="0" y="0"/>
                      <a:ext cx="5122272" cy="66399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Del="001523AB" w:rsidRDefault="00C936C0" w:rsidP="00C936C0">
      <w:pPr>
        <w:pStyle w:val="LetranormalTFG"/>
        <w:jc w:val="center"/>
        <w:rPr>
          <w:del w:id="522" w:author="David Vacas Miguel" w:date="2018-06-02T13:00:00Z"/>
        </w:rPr>
      </w:pPr>
      <w:r>
        <w:rPr>
          <w:b/>
        </w:rPr>
        <w:t xml:space="preserve">Figura </w:t>
      </w:r>
      <w:del w:id="523" w:author="David Vacas Miguel" w:date="2018-06-01T03:09:00Z">
        <w:r w:rsidR="00562E23" w:rsidDel="00F04ECC">
          <w:rPr>
            <w:b/>
          </w:rPr>
          <w:delText>30</w:delText>
        </w:r>
      </w:del>
      <w:ins w:id="524"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321B3743" w:rsidR="0043586D" w:rsidDel="001523AB" w:rsidRDefault="00C936C0" w:rsidP="00C936C0">
      <w:pPr>
        <w:pStyle w:val="LetranormalTFG"/>
        <w:rPr>
          <w:del w:id="525" w:author="David Vacas Miguel" w:date="2018-06-02T13:00:00Z"/>
        </w:rPr>
      </w:pPr>
      <w:r>
        <w:t xml:space="preserve">Hasta aquí están los parámetros de entrada necesarios para la simulación del robot (a excepción del circuito). Por tanto, ahora deben entrar las opciones de la aplicación que no son directamente relevantes para la simulación de la aplicación, </w:t>
      </w:r>
      <w:r>
        <w:lastRenderedPageBreak/>
        <w:t>en primer lugar,</w:t>
      </w:r>
      <w:r w:rsidR="006E3E93">
        <w:t xml:space="preserve"> se</w:t>
      </w:r>
      <w:r>
        <w:t xml:space="preserve"> pued</w:t>
      </w:r>
      <w:r w:rsidR="006E3E93">
        <w:t>e</w:t>
      </w:r>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r w:rsidR="009C288A">
        <w:t xml:space="preserve">, como se puede observar en la figura </w:t>
      </w:r>
      <w:del w:id="526" w:author="David Vacas Miguel" w:date="2018-06-01T03:09:00Z">
        <w:r w:rsidR="00562E23" w:rsidDel="00F04ECC">
          <w:delText>31</w:delText>
        </w:r>
      </w:del>
      <w:ins w:id="527" w:author="David Vacas Miguel" w:date="2018-06-01T03:09:00Z">
        <w:r w:rsidR="00F04ECC">
          <w:t>28</w:t>
        </w:r>
      </w:ins>
      <w:r>
        <w:t>.</w:t>
      </w:r>
    </w:p>
    <w:p w14:paraId="475E4CE7" w14:textId="77777777" w:rsidR="003037FF" w:rsidRDefault="003037FF">
      <w:pPr>
        <w:pStyle w:val="LetranormalTFG"/>
        <w:rPr>
          <w:noProof/>
        </w:rPr>
        <w:pPrChange w:id="528"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3ED439D6">
            <wp:extent cx="3360231" cy="247650"/>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8" t="41940" r="10941" b="55235"/>
                    <a:stretch/>
                  </pic:blipFill>
                  <pic:spPr bwMode="auto">
                    <a:xfrm>
                      <a:off x="0" y="0"/>
                      <a:ext cx="4322083" cy="318539"/>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Del="001523AB" w:rsidRDefault="003037FF" w:rsidP="005A5145">
      <w:pPr>
        <w:pStyle w:val="LetranormalTFG"/>
        <w:jc w:val="center"/>
        <w:rPr>
          <w:del w:id="529" w:author="David Vacas Miguel" w:date="2018-06-02T13:00:00Z"/>
          <w:noProof/>
        </w:rPr>
      </w:pPr>
      <w:r w:rsidRPr="00F21B89">
        <w:rPr>
          <w:b/>
          <w:noProof/>
        </w:rPr>
        <w:t xml:space="preserve">Figura </w:t>
      </w:r>
      <w:del w:id="530" w:author="David Vacas Miguel" w:date="2018-06-01T03:09:00Z">
        <w:r w:rsidR="00562E23" w:rsidDel="00F04ECC">
          <w:rPr>
            <w:b/>
            <w:noProof/>
          </w:rPr>
          <w:delText>31</w:delText>
        </w:r>
      </w:del>
      <w:ins w:id="531"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517143F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del w:id="532" w:author="David Vacas Miguel" w:date="2018-06-01T03:10:00Z">
        <w:r w:rsidR="00562E23" w:rsidDel="00F04ECC">
          <w:delText>2</w:delText>
        </w:r>
      </w:del>
      <w:ins w:id="533" w:author="David Vacas Miguel" w:date="2018-06-01T03:10:00Z">
        <w:r w:rsidR="00F04ECC">
          <w:t>23</w:t>
        </w:r>
      </w:ins>
      <w:ins w:id="534" w:author="David Vacas Miguel" w:date="2018-05-27T13:36:00Z">
        <w:r w:rsidR="0047468B">
          <w:t>-a)</w:t>
        </w:r>
      </w:ins>
      <w:del w:id="535"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del w:id="536" w:author="David Vacas Miguel" w:date="2018-06-01T03:10:00Z">
        <w:r w:rsidR="00562E23" w:rsidDel="00F04ECC">
          <w:delText>26</w:delText>
        </w:r>
      </w:del>
      <w:ins w:id="537" w:author="David Vacas Miguel" w:date="2018-06-01T03:10:00Z">
        <w:r w:rsidR="00F04ECC">
          <w:t>23</w:t>
        </w:r>
      </w:ins>
      <w:ins w:id="538" w:author="David Vacas Miguel" w:date="2018-05-27T13:36:00Z">
        <w:r w:rsidR="0047468B">
          <w:t>-b)</w:t>
        </w:r>
      </w:ins>
      <w:r w:rsidR="00536A97">
        <w:t>.</w:t>
      </w:r>
    </w:p>
    <w:p w14:paraId="443F596D" w14:textId="3983721F" w:rsidR="00C936C0" w:rsidDel="001523AB" w:rsidRDefault="00C936C0" w:rsidP="00C936C0">
      <w:pPr>
        <w:pStyle w:val="LetranormalTFG"/>
        <w:rPr>
          <w:del w:id="539" w:author="David Vacas Miguel" w:date="2018-06-02T13:00:00Z"/>
        </w:rPr>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del w:id="540" w:author="David Vacas Miguel" w:date="2018-06-01T03:10:00Z">
        <w:r w:rsidR="00562E23" w:rsidDel="00F04ECC">
          <w:delText>32</w:delText>
        </w:r>
      </w:del>
      <w:ins w:id="541" w:author="David Vacas Miguel" w:date="2018-06-01T03:10:00Z">
        <w:r w:rsidR="00F04ECC">
          <w:t>28</w:t>
        </w:r>
      </w:ins>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628BA41" w:rsidR="003037FF" w:rsidDel="001523AB" w:rsidRDefault="003037FF" w:rsidP="003037FF">
      <w:pPr>
        <w:pStyle w:val="LetranormalTFG"/>
        <w:jc w:val="center"/>
        <w:rPr>
          <w:del w:id="542" w:author="David Vacas Miguel" w:date="2018-06-02T13:00:00Z"/>
        </w:rPr>
      </w:pPr>
      <w:r w:rsidRPr="00F21B89">
        <w:rPr>
          <w:b/>
        </w:rPr>
        <w:t xml:space="preserve">Figura </w:t>
      </w:r>
      <w:del w:id="543" w:author="David Vacas Miguel" w:date="2018-06-01T03:10:00Z">
        <w:r w:rsidR="00562E23" w:rsidDel="00F04ECC">
          <w:rPr>
            <w:b/>
          </w:rPr>
          <w:delText>32</w:delText>
        </w:r>
      </w:del>
      <w:ins w:id="544" w:author="David Vacas Miguel" w:date="2018-06-01T03:10:00Z">
        <w:r w:rsidR="00F04ECC">
          <w:rPr>
            <w:b/>
          </w:rPr>
          <w:t>28</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3630E141" w:rsidR="00C936C0" w:rsidDel="001523AB" w:rsidRDefault="00C936C0" w:rsidP="00C936C0">
      <w:pPr>
        <w:pStyle w:val="LetranormalTFG"/>
        <w:rPr>
          <w:del w:id="545"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546" w:author="David Vacas Miguel" w:date="2018-06-01T03:10:00Z">
        <w:r w:rsidR="00562E23" w:rsidDel="00F04ECC">
          <w:delText>28</w:delText>
        </w:r>
        <w:r w:rsidR="00D14F5B" w:rsidDel="00F04ECC">
          <w:delText xml:space="preserve"> </w:delText>
        </w:r>
      </w:del>
      <w:ins w:id="547" w:author="David Vacas Miguel" w:date="2018-06-01T03:11:00Z">
        <w:r w:rsidR="00F04ECC">
          <w:t>25</w:t>
        </w:r>
      </w:ins>
      <w:ins w:id="548"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549" w:author="David Vacas Miguel" w:date="2018-05-27T13:37:00Z">
        <w:r w:rsidR="00D14F5B" w:rsidDel="0047468B">
          <w:delText>X</w:delText>
        </w:r>
      </w:del>
      <w:ins w:id="550" w:author="David Vacas Miguel" w:date="2018-06-01T03:10:00Z">
        <w:r w:rsidR="00F04ECC">
          <w:t>29</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37213052" w:rsidR="00D14F5B" w:rsidDel="001523AB" w:rsidRDefault="00D14F5B" w:rsidP="00D14F5B">
      <w:pPr>
        <w:pStyle w:val="LetranormalTFG"/>
        <w:jc w:val="center"/>
        <w:rPr>
          <w:del w:id="551" w:author="David Vacas Miguel" w:date="2018-06-02T13:00:00Z"/>
        </w:rPr>
      </w:pPr>
      <w:r w:rsidRPr="00DD3B6B">
        <w:rPr>
          <w:b/>
        </w:rPr>
        <w:t xml:space="preserve">Figura </w:t>
      </w:r>
      <w:ins w:id="552" w:author="David Vacas Miguel" w:date="2018-06-01T03:10:00Z">
        <w:r w:rsidR="00F04ECC">
          <w:rPr>
            <w:b/>
          </w:rPr>
          <w:t>29</w:t>
        </w:r>
      </w:ins>
      <w:del w:id="553"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554" w:author="David Vacas Miguel" w:date="2018-06-02T13:00:00Z">
          <w:pPr>
            <w:pStyle w:val="LetranormalTFG"/>
          </w:pPr>
        </w:pPrChange>
      </w:pPr>
    </w:p>
    <w:p w14:paraId="4E083B90" w14:textId="1919DBEA" w:rsidR="00C936C0" w:rsidDel="001523AB" w:rsidRDefault="0043586D" w:rsidP="00C936C0">
      <w:pPr>
        <w:pStyle w:val="LetranormalTFG"/>
        <w:rPr>
          <w:del w:id="555" w:author="David Vacas Miguel" w:date="2018-06-02T13:00:00Z"/>
        </w:rPr>
      </w:pPr>
      <w:r>
        <w:t>Después</w:t>
      </w:r>
      <w:r w:rsidR="00C936C0">
        <w:t>, hay una zona en la que se muestran los segundos pasados desde que empezó la simulación como se muestra en la figura</w:t>
      </w:r>
      <w:r w:rsidR="00562E23">
        <w:t xml:space="preserve"> </w:t>
      </w:r>
      <w:del w:id="556" w:author="David Vacas Miguel" w:date="2018-06-01T03:11:00Z">
        <w:r w:rsidR="00562E23" w:rsidDel="00F04ECC">
          <w:delText>3</w:delText>
        </w:r>
      </w:del>
      <w:ins w:id="557" w:author="David Vacas Miguel" w:date="2018-06-01T03:11:00Z">
        <w:r w:rsidR="00F04ECC">
          <w:t>30</w:t>
        </w:r>
      </w:ins>
      <w:del w:id="558" w:author="David Vacas Miguel" w:date="2018-05-27T13:37:00Z">
        <w:r w:rsidR="00562E23" w:rsidDel="0047468B">
          <w:delText>3</w:delText>
        </w:r>
      </w:del>
      <w:r w:rsidR="00C936C0">
        <w:t xml:space="preserve">, con un tamaño de letra que hace que sobresalga sobre el resto de la interfaz haciendo así que una vez la </w:t>
      </w:r>
      <w:r w:rsidR="00C936C0">
        <w:lastRenderedPageBreak/>
        <w:t>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21ED564E" w:rsidR="00C936C0" w:rsidDel="001523AB" w:rsidRDefault="00C936C0" w:rsidP="00C936C0">
      <w:pPr>
        <w:pStyle w:val="LetranormalTFG"/>
        <w:jc w:val="center"/>
        <w:rPr>
          <w:del w:id="559" w:author="David Vacas Miguel" w:date="2018-06-02T13:00:00Z"/>
        </w:rPr>
      </w:pPr>
      <w:r>
        <w:rPr>
          <w:b/>
        </w:rPr>
        <w:t>Figura</w:t>
      </w:r>
      <w:r w:rsidR="00562E23">
        <w:rPr>
          <w:b/>
        </w:rPr>
        <w:t xml:space="preserve"> </w:t>
      </w:r>
      <w:del w:id="560" w:author="David Vacas Miguel" w:date="2018-06-01T03:11:00Z">
        <w:r w:rsidR="00562E23" w:rsidDel="00F04ECC">
          <w:rPr>
            <w:b/>
          </w:rPr>
          <w:delText>3</w:delText>
        </w:r>
      </w:del>
      <w:ins w:id="561" w:author="David Vacas Miguel" w:date="2018-06-01T03:11:00Z">
        <w:r w:rsidR="00F04ECC">
          <w:rPr>
            <w:b/>
          </w:rPr>
          <w:t>30</w:t>
        </w:r>
      </w:ins>
      <w:del w:id="562"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0EFA5AEF" w:rsidR="00FA4F0A" w:rsidDel="001523AB" w:rsidRDefault="00C936C0" w:rsidP="00C936C0">
      <w:pPr>
        <w:pStyle w:val="LetranormalTFG"/>
        <w:rPr>
          <w:del w:id="563" w:author="David Vacas Miguel" w:date="2018-06-02T13:00: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del w:id="564" w:author="David Vacas Miguel" w:date="2018-06-01T03:11:00Z">
        <w:r w:rsidR="00562E23" w:rsidDel="008E3CBA">
          <w:delText>3</w:delText>
        </w:r>
      </w:del>
      <w:ins w:id="565" w:author="David Vacas Miguel" w:date="2018-06-01T03:11:00Z">
        <w:r w:rsidR="008E3CBA">
          <w:t>31</w:t>
        </w:r>
      </w:ins>
      <w:del w:id="566"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1ADAAB13" w:rsidR="001523AB" w:rsidRDefault="003037FF" w:rsidP="001523AB">
      <w:pPr>
        <w:pStyle w:val="LetranormalTFG"/>
        <w:jc w:val="center"/>
        <w:rPr>
          <w:ins w:id="567" w:author="David Vacas Miguel" w:date="2018-06-02T13:01:00Z"/>
        </w:rPr>
      </w:pPr>
      <w:r w:rsidRPr="00F21B89">
        <w:rPr>
          <w:b/>
        </w:rPr>
        <w:t xml:space="preserve">Figura </w:t>
      </w:r>
      <w:del w:id="568" w:author="David Vacas Miguel" w:date="2018-06-01T03:11:00Z">
        <w:r w:rsidR="00562E23" w:rsidDel="008E3CBA">
          <w:rPr>
            <w:b/>
          </w:rPr>
          <w:delText>3</w:delText>
        </w:r>
      </w:del>
      <w:del w:id="569" w:author="David Vacas Miguel" w:date="2018-05-27T13:38:00Z">
        <w:r w:rsidR="00562E23" w:rsidDel="0047468B">
          <w:rPr>
            <w:b/>
          </w:rPr>
          <w:delText>4</w:delText>
        </w:r>
      </w:del>
      <w:ins w:id="570" w:author="David Vacas Miguel" w:date="2018-06-01T03:11:00Z">
        <w:r w:rsidR="008E3CBA">
          <w:rPr>
            <w:b/>
          </w:rPr>
          <w:t>31</w:t>
        </w:r>
      </w:ins>
      <w:r w:rsidRPr="00F21B89">
        <w:rPr>
          <w:b/>
        </w:rPr>
        <w:t>.</w:t>
      </w:r>
      <w:r>
        <w:t xml:space="preserve"> Botones de inicio de simulación y cerrar aplicación.</w:t>
      </w:r>
      <w:bookmarkStart w:id="571" w:name="_Toc514092737"/>
      <w:bookmarkStart w:id="572" w:name="_Toc514092840"/>
      <w:bookmarkStart w:id="573" w:name="_Toc514092897"/>
      <w:bookmarkStart w:id="574" w:name="_Toc514093117"/>
      <w:bookmarkStart w:id="575" w:name="_Toc514093155"/>
      <w:bookmarkStart w:id="576" w:name="_Toc514093187"/>
      <w:bookmarkStart w:id="577" w:name="_Toc514093218"/>
      <w:bookmarkStart w:id="578" w:name="_Toc514093273"/>
      <w:bookmarkEnd w:id="571"/>
      <w:bookmarkEnd w:id="572"/>
      <w:bookmarkEnd w:id="573"/>
      <w:bookmarkEnd w:id="574"/>
      <w:bookmarkEnd w:id="575"/>
      <w:bookmarkEnd w:id="576"/>
      <w:bookmarkEnd w:id="577"/>
      <w:bookmarkEnd w:id="578"/>
    </w:p>
    <w:p w14:paraId="3CC2DE65" w14:textId="0F23D902" w:rsidR="008A2C6F" w:rsidRPr="001523AB" w:rsidDel="001523AB" w:rsidRDefault="008A2C6F">
      <w:pPr>
        <w:rPr>
          <w:del w:id="579" w:author="David Vacas Miguel" w:date="2018-06-02T13:00:00Z"/>
        </w:rPr>
        <w:pPrChange w:id="580" w:author="David Vacas Miguel" w:date="2018-06-02T13:01:00Z">
          <w:pPr>
            <w:pStyle w:val="LetranormalTFG"/>
            <w:jc w:val="center"/>
          </w:pPr>
        </w:pPrChange>
      </w:pPr>
    </w:p>
    <w:p w14:paraId="78EB458C" w14:textId="77777777" w:rsidR="008A2C6F" w:rsidRDefault="008A2C6F">
      <w:pPr>
        <w:pPrChange w:id="581" w:author="David Vacas Miguel" w:date="2018-06-02T13:01:00Z">
          <w:pPr>
            <w:pStyle w:val="LetranormalTFG"/>
          </w:pPr>
        </w:pPrChange>
      </w:pPr>
    </w:p>
    <w:p w14:paraId="20A0611D" w14:textId="77777777" w:rsidR="001523AB" w:rsidRDefault="001523AB">
      <w:pPr>
        <w:rPr>
          <w:ins w:id="582" w:author="David Vacas Miguel" w:date="2018-06-02T13:01:00Z"/>
          <w:rFonts w:ascii="Century Gothic" w:eastAsiaTheme="majorEastAsia" w:hAnsi="Century Gothic" w:cstheme="majorBidi"/>
          <w:b/>
          <w:sz w:val="32"/>
          <w:szCs w:val="32"/>
        </w:rPr>
      </w:pPr>
      <w:bookmarkStart w:id="583" w:name="_Toc514173946"/>
      <w:ins w:id="584" w:author="David Vacas Miguel" w:date="2018-06-02T13:01:00Z">
        <w:r>
          <w:br w:type="page"/>
        </w:r>
      </w:ins>
    </w:p>
    <w:p w14:paraId="1FD20DDF" w14:textId="6D48E5AF" w:rsidR="008A2C6F" w:rsidRDefault="008A2C6F" w:rsidP="00F21B89">
      <w:pPr>
        <w:pStyle w:val="TFGtitulo2"/>
      </w:pPr>
      <w:r>
        <w:lastRenderedPageBreak/>
        <w:t>3. Casos de uso</w:t>
      </w:r>
      <w:bookmarkEnd w:id="583"/>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 xml:space="preserve">Robot estándar que se va a tomar como </w:t>
      </w:r>
      <w:bookmarkStart w:id="585" w:name="_GoBack"/>
      <w:r>
        <w:t>ref</w:t>
      </w:r>
      <w:bookmarkEnd w:id="585"/>
      <w:r>
        <w:t>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586" w:author="David Vacas Miguel" w:date="2018-06-01T01:54:00Z"/>
        </w:rPr>
      </w:pPr>
      <w:del w:id="587"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588" w:author="David Vacas Miguel" w:date="2018-06-01T01:54:00Z"/>
        </w:rPr>
      </w:pPr>
      <w:del w:id="589"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590" w:author="David Vacas Miguel" w:date="2018-06-01T01:54:00Z"/>
        </w:rPr>
      </w:pPr>
      <w:del w:id="591"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592" w:author="David Vacas Miguel" w:date="2018-06-01T01:54:00Z"/>
        </w:rPr>
      </w:pPr>
      <w:del w:id="593"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594" w:author="David Vacas Miguel" w:date="2018-06-01T01:54:00Z"/>
        </w:rPr>
      </w:pPr>
      <w:del w:id="595"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596" w:author="David Vacas Miguel" w:date="2018-06-01T01:54:00Z"/>
        </w:rPr>
      </w:pPr>
      <w:del w:id="597"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598" w:author="David Vacas Miguel" w:date="2018-06-01T01:54:00Z"/>
        </w:rPr>
      </w:pPr>
      <w:del w:id="599"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600" w:author="David Vacas Miguel" w:date="2018-06-01T01:54:00Z"/>
        </w:rPr>
      </w:pPr>
      <w:del w:id="601" w:author="David Vacas Miguel" w:date="2018-06-01T01:54:00Z">
        <w:r w:rsidDel="00C901EA">
          <w:delText>Menor separación entre ruedas y sensores.</w:delText>
        </w:r>
      </w:del>
    </w:p>
    <w:p w14:paraId="642BADEC" w14:textId="5EC8AEB3" w:rsidR="00542CFF" w:rsidDel="001523AB" w:rsidRDefault="00542CFF" w:rsidP="00F21B89">
      <w:pPr>
        <w:pStyle w:val="LetranormalTFG"/>
        <w:numPr>
          <w:ilvl w:val="0"/>
          <w:numId w:val="28"/>
        </w:numPr>
        <w:rPr>
          <w:del w:id="602" w:author="David Vacas Miguel" w:date="2018-06-02T13:01:00Z"/>
        </w:rPr>
      </w:pPr>
      <w:r>
        <w:t>Robot estándar en un circuito distinto.</w:t>
      </w:r>
    </w:p>
    <w:p w14:paraId="184CDF4B" w14:textId="77777777" w:rsidR="001523AB" w:rsidRDefault="001523AB">
      <w:pPr>
        <w:pStyle w:val="LetranormalTFG"/>
        <w:numPr>
          <w:ilvl w:val="0"/>
          <w:numId w:val="28"/>
        </w:numPr>
        <w:pPrChange w:id="603" w:author="David Vacas Miguel" w:date="2018-06-02T13:01:00Z">
          <w:pPr>
            <w:pStyle w:val="LetranormalTFG"/>
          </w:pPr>
        </w:pPrChange>
      </w:pPr>
    </w:p>
    <w:p w14:paraId="42F62FD6" w14:textId="568DBCEE" w:rsidR="00E652DB" w:rsidRDefault="0063454D" w:rsidP="00E652DB">
      <w:pPr>
        <w:pStyle w:val="LetranormalTFG"/>
        <w:rPr>
          <w:ins w:id="604" w:author="David Vacas Miguel" w:date="2018-06-01T02:03:00Z"/>
          <w:b/>
          <w:sz w:val="28"/>
        </w:rPr>
      </w:pPr>
      <w:ins w:id="605" w:author="David Vacas Miguel" w:date="2018-06-01T02:01:00Z">
        <w:r w:rsidRPr="0063454D">
          <w:rPr>
            <w:b/>
            <w:sz w:val="28"/>
            <w:rPrChange w:id="606" w:author="David Vacas Miguel" w:date="2018-06-01T02:01:00Z">
              <w:rPr/>
            </w:rPrChange>
          </w:rPr>
          <w:t>Caso 1. Robot de referencia</w:t>
        </w:r>
      </w:ins>
      <w:ins w:id="607" w:author="David Vacas Miguel" w:date="2018-06-01T02:15:00Z">
        <w:r w:rsidR="00325A94">
          <w:rPr>
            <w:b/>
            <w:sz w:val="28"/>
          </w:rPr>
          <w:t>.</w:t>
        </w:r>
      </w:ins>
    </w:p>
    <w:p w14:paraId="2F5C026D" w14:textId="77777777" w:rsidR="0063454D" w:rsidRPr="00F21B89" w:rsidRDefault="0063454D">
      <w:pPr>
        <w:pStyle w:val="LetranormalTFG"/>
        <w:rPr>
          <w:ins w:id="608" w:author="David Vacas Miguel" w:date="2018-06-01T02:04:00Z"/>
          <w:b/>
        </w:rPr>
      </w:pPr>
      <w:ins w:id="609" w:author="David Vacas Miguel" w:date="2018-06-01T02:04:00Z">
        <w:r>
          <w:t xml:space="preserve">Este </w:t>
        </w:r>
        <w:r w:rsidRPr="0063454D">
          <w:t>robot</w:t>
        </w:r>
        <w:r>
          <w:t xml:space="preserve"> es un robot con parámetros geométricos medios que se utiliza como referencia para el resto de los casos.</w:t>
        </w:r>
      </w:ins>
    </w:p>
    <w:tbl>
      <w:tblPr>
        <w:tblStyle w:val="Tablanormal5"/>
        <w:tblW w:w="0" w:type="auto"/>
        <w:tblLook w:val="04A0" w:firstRow="1" w:lastRow="0" w:firstColumn="1" w:lastColumn="0" w:noHBand="0" w:noVBand="1"/>
        <w:tblPrChange w:id="610"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611">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612"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613"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614"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615"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616"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617"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618"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619"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620"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621"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622" w:author="David Vacas Miguel" w:date="2018-06-01T02:02:00Z"/>
              </w:rPr>
            </w:pPr>
            <w:ins w:id="623"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624"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625"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626"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627"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628"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629"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630"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631"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632"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633"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634" w:author="David Vacas Miguel" w:date="2018-06-01T02:02:00Z"/>
                <w:b/>
                <w:rPrChange w:id="635" w:author="David Vacas Miguel" w:date="2018-06-01T02:16:00Z">
                  <w:rPr>
                    <w:ins w:id="636" w:author="David Vacas Miguel" w:date="2018-06-01T02:02:00Z"/>
                  </w:rPr>
                </w:rPrChange>
              </w:rPr>
            </w:pPr>
            <w:ins w:id="637" w:author="David Vacas Miguel" w:date="2018-06-01T02:02:00Z">
              <w:r w:rsidRPr="00325A94">
                <w:rPr>
                  <w:b/>
                  <w:rPrChange w:id="638" w:author="David Vacas Miguel" w:date="2018-06-01T02:16:00Z">
                    <w:rPr/>
                  </w:rPrChange>
                </w:rPr>
                <w:t>90s</w:t>
              </w:r>
            </w:ins>
          </w:p>
        </w:tc>
      </w:tr>
    </w:tbl>
    <w:p w14:paraId="7BB56213" w14:textId="75C65079" w:rsidR="00E652DB" w:rsidDel="0063454D" w:rsidRDefault="00E652DB" w:rsidP="00E652DB">
      <w:pPr>
        <w:pStyle w:val="LetranormalTFG"/>
        <w:rPr>
          <w:del w:id="639" w:author="David Vacas Miguel" w:date="2018-06-01T02:02:00Z"/>
          <w:b/>
        </w:rPr>
      </w:pPr>
      <w:del w:id="640" w:author="David Vacas Miguel" w:date="2018-06-01T02:02:00Z">
        <w:r w:rsidRPr="00F21B89" w:rsidDel="0063454D">
          <w:rPr>
            <w:b/>
          </w:rPr>
          <w:delText>Tiempo: 90s.</w:delText>
        </w:r>
      </w:del>
    </w:p>
    <w:p w14:paraId="095A97B4" w14:textId="4236617C" w:rsidR="001C0490" w:rsidRPr="00F21B89" w:rsidDel="0063454D" w:rsidRDefault="001C0490" w:rsidP="00E652DB">
      <w:pPr>
        <w:pStyle w:val="LetranormalTFG"/>
        <w:rPr>
          <w:del w:id="641" w:author="David Vacas Miguel" w:date="2018-06-01T02:04:00Z"/>
          <w:b/>
        </w:rPr>
      </w:pPr>
      <w:del w:id="642"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467294" w:rsidP="00E652DB">
      <w:pPr>
        <w:pStyle w:val="LetranormalTFG"/>
        <w:jc w:val="center"/>
        <w:rPr>
          <w:noProof/>
          <w:lang w:eastAsia="es-ES"/>
        </w:rPr>
      </w:pPr>
      <w:r>
        <w:rPr>
          <w:noProof/>
          <w:lang w:eastAsia="es-ES"/>
        </w:rPr>
        <w:pict w14:anchorId="433943F1">
          <v:shape id="_x0000_i1064" type="#_x0000_t75" style="width:205.5pt;height:189pt">
            <v:imagedata r:id="rId116" o:title="resultados1"/>
          </v:shape>
        </w:pict>
      </w:r>
    </w:p>
    <w:p w14:paraId="26110D7D" w14:textId="1C8057F3" w:rsidR="00E652DB" w:rsidRDefault="001C0490" w:rsidP="00E652DB">
      <w:pPr>
        <w:pStyle w:val="LetranormalTFG"/>
        <w:jc w:val="center"/>
      </w:pPr>
      <w:r w:rsidRPr="00F21B89">
        <w:rPr>
          <w:b/>
          <w:noProof/>
          <w:lang w:eastAsia="es-ES"/>
        </w:rPr>
        <w:t xml:space="preserve">Figura </w:t>
      </w:r>
      <w:ins w:id="643" w:author="David Vacas Miguel" w:date="2018-06-01T03:11:00Z">
        <w:r w:rsidR="008E3CBA">
          <w:rPr>
            <w:b/>
            <w:noProof/>
            <w:lang w:eastAsia="es-ES"/>
          </w:rPr>
          <w:t>32</w:t>
        </w:r>
      </w:ins>
      <w:del w:id="644" w:author="David Vacas Miguel" w:date="2018-05-27T13:38:00Z">
        <w:r w:rsidRPr="00F21B89" w:rsidDel="0047468B">
          <w:rPr>
            <w:b/>
            <w:noProof/>
            <w:lang w:eastAsia="es-ES"/>
          </w:rPr>
          <w:delText>X</w:delText>
        </w:r>
      </w:del>
      <w:r w:rsidRPr="00F21B89">
        <w:rPr>
          <w:b/>
          <w:noProof/>
          <w:lang w:eastAsia="es-ES"/>
        </w:rPr>
        <w:t>.</w:t>
      </w:r>
      <w:ins w:id="645" w:author="David Vacas Miguel" w:date="2018-06-01T02:40:00Z">
        <w:r w:rsidR="00391550">
          <w:rPr>
            <w:noProof/>
            <w:lang w:eastAsia="es-ES"/>
          </w:rPr>
          <w:t xml:space="preserve"> Robot estandar que se toma como referencia</w:t>
        </w:r>
      </w:ins>
      <w:del w:id="646"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rPr>
          <w:ins w:id="647" w:author="David Vacas Miguel" w:date="2018-06-02T13:01:00Z"/>
          <w:rFonts w:ascii="Century Gothic" w:hAnsi="Century Gothic" w:cs="Times New Roman"/>
          <w:b/>
          <w:sz w:val="28"/>
        </w:rPr>
      </w:pPr>
      <w:ins w:id="648" w:author="David Vacas Miguel" w:date="2018-06-02T13:01:00Z">
        <w:r>
          <w:rPr>
            <w:b/>
            <w:sz w:val="28"/>
          </w:rPr>
          <w:br w:type="page"/>
        </w:r>
      </w:ins>
    </w:p>
    <w:p w14:paraId="3E3520BA" w14:textId="6DCFB5F5" w:rsidR="001C0490" w:rsidRPr="0063454D" w:rsidRDefault="0063454D">
      <w:pPr>
        <w:pStyle w:val="LetranormalTFG"/>
        <w:rPr>
          <w:b/>
          <w:sz w:val="28"/>
          <w:rPrChange w:id="649" w:author="David Vacas Miguel" w:date="2018-06-01T02:06:00Z">
            <w:rPr/>
          </w:rPrChange>
        </w:rPr>
        <w:pPrChange w:id="650" w:author="David Vacas Miguel" w:date="2018-06-01T02:06:00Z">
          <w:pPr/>
        </w:pPrChange>
      </w:pPr>
      <w:ins w:id="651" w:author="David Vacas Miguel" w:date="2018-06-01T02:05:00Z">
        <w:r w:rsidRPr="0063454D">
          <w:rPr>
            <w:b/>
            <w:sz w:val="28"/>
            <w:rPrChange w:id="652" w:author="David Vacas Miguel" w:date="2018-06-01T02:06:00Z">
              <w:rPr/>
            </w:rPrChange>
          </w:rPr>
          <w:lastRenderedPageBreak/>
          <w:t>Caso 2.</w:t>
        </w:r>
      </w:ins>
      <w:ins w:id="653" w:author="David Vacas Miguel" w:date="2018-06-01T02:06:00Z">
        <w:r w:rsidRPr="0063454D">
          <w:rPr>
            <w:b/>
            <w:sz w:val="28"/>
            <w:rPrChange w:id="654" w:author="David Vacas Miguel" w:date="2018-06-01T02:06:00Z">
              <w:rPr/>
            </w:rPrChange>
          </w:rPr>
          <w:t xml:space="preserve"> Cambio en la separación entre ruedas</w:t>
        </w:r>
      </w:ins>
      <w:ins w:id="655" w:author="David Vacas Miguel" w:date="2018-06-01T02:15:00Z">
        <w:r w:rsidR="00325A94">
          <w:rPr>
            <w:b/>
            <w:sz w:val="28"/>
          </w:rPr>
          <w:t>.</w:t>
        </w:r>
      </w:ins>
    </w:p>
    <w:p w14:paraId="19B64F3F" w14:textId="5D407EAF" w:rsidR="00AA4341" w:rsidRPr="0063454D" w:rsidRDefault="0063454D">
      <w:pPr>
        <w:pStyle w:val="LetranormalTFG"/>
        <w:rPr>
          <w:rPrChange w:id="656" w:author="David Vacas Miguel" w:date="2018-06-01T02:08:00Z">
            <w:rPr/>
          </w:rPrChange>
        </w:rPr>
        <w:pPrChange w:id="657" w:author="David Vacas Miguel" w:date="2018-06-01T02:08:00Z">
          <w:pPr/>
        </w:pPrChange>
      </w:pPr>
      <w:ins w:id="658" w:author="David Vacas Miguel" w:date="2018-06-01T02:06:00Z">
        <w:r w:rsidRPr="0063454D">
          <w:rPr>
            <w:rPrChange w:id="659" w:author="David Vacas Miguel" w:date="2018-06-01T02:08:00Z">
              <w:rPr/>
            </w:rPrChange>
          </w:rPr>
          <w:t xml:space="preserve">En este caso se va a cambiar la distancia </w:t>
        </w:r>
      </w:ins>
      <w:ins w:id="660" w:author="David Vacas Miguel" w:date="2018-06-01T02:07:00Z">
        <w:r w:rsidRPr="0063454D">
          <w:rPr>
            <w:rPrChange w:id="661" w:author="David Vacas Miguel" w:date="2018-06-01T02:08:00Z">
              <w:rPr/>
            </w:rPrChange>
          </w:rPr>
          <w:t>que tienen las ruedas entre sí, en el primer caso se muestra el aumento de esta y en la segunda su disminución.</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662">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4D24F73C" w14:textId="77777777" w:rsidR="0063454D" w:rsidRDefault="0063454D" w:rsidP="00F21B89">
            <w:pPr>
              <w:pStyle w:val="LetranormalTFG"/>
            </w:pPr>
            <w:bookmarkStart w:id="663" w:name="_Toc514173947"/>
            <w:r>
              <w:t>Parámetros</w:t>
            </w:r>
          </w:p>
        </w:tc>
        <w:tc>
          <w:tcPr>
            <w:tcW w:w="833" w:type="dxa"/>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664" w:author="David Vacas Miguel" w:date="2018-06-01T02:08:00Z"/>
              </w:rPr>
            </w:pPr>
            <w:ins w:id="665" w:author="David Vacas Miguel" w:date="2018-06-01T02:09:00Z">
              <w:r>
                <w:t>Tiempo</w:t>
              </w:r>
            </w:ins>
          </w:p>
        </w:tc>
      </w:tr>
      <w:tr w:rsidR="001523AB" w14:paraId="256473A5" w14:textId="7F580C41"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2AC56A26" w14:textId="508B16CF" w:rsidR="0063454D" w:rsidRDefault="0063454D" w:rsidP="00F21B89">
            <w:pPr>
              <w:pStyle w:val="LetranormalTFG"/>
            </w:pPr>
            <w:r>
              <w:t>Valor</w:t>
            </w:r>
            <w:ins w:id="666" w:author="David Vacas Miguel" w:date="2018-06-01T02:08:00Z">
              <w:r>
                <w:t xml:space="preserve"> (</w:t>
              </w:r>
            </w:ins>
            <w:ins w:id="667" w:author="David Vacas Miguel" w:date="2018-06-01T02:09:00Z">
              <w:r>
                <w:t>↑</w:t>
              </w:r>
            </w:ins>
            <w:ins w:id="668" w:author="David Vacas Miguel" w:date="2018-06-01T02:08:00Z">
              <w:r>
                <w:t>)</w:t>
              </w:r>
            </w:ins>
          </w:p>
        </w:tc>
        <w:tc>
          <w:tcPr>
            <w:tcW w:w="833" w:type="dxa"/>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855" w:type="dxa"/>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669" w:author="David Vacas Miguel" w:date="2018-06-01T02:08:00Z"/>
                <w:b/>
                <w:rPrChange w:id="670" w:author="David Vacas Miguel" w:date="2018-06-01T02:16:00Z">
                  <w:rPr>
                    <w:ins w:id="671" w:author="David Vacas Miguel" w:date="2018-06-01T02:08:00Z"/>
                  </w:rPr>
                </w:rPrChange>
              </w:rPr>
            </w:pPr>
            <w:ins w:id="672" w:author="David Vacas Miguel" w:date="2018-06-01T02:09:00Z">
              <w:r w:rsidRPr="00325A94">
                <w:rPr>
                  <w:b/>
                  <w:rPrChange w:id="673" w:author="David Vacas Miguel" w:date="2018-06-01T02:16:00Z">
                    <w:rPr/>
                  </w:rPrChange>
                </w:rPr>
                <w:t>94</w:t>
              </w:r>
            </w:ins>
            <w:ins w:id="674" w:author="David Vacas Miguel" w:date="2018-06-01T02:10:00Z">
              <w:r w:rsidRPr="00325A94">
                <w:rPr>
                  <w:b/>
                  <w:rPrChange w:id="675" w:author="David Vacas Miguel" w:date="2018-06-01T02:16:00Z">
                    <w:rPr/>
                  </w:rPrChange>
                </w:rPr>
                <w:t>s</w:t>
              </w:r>
            </w:ins>
          </w:p>
        </w:tc>
      </w:tr>
      <w:tr w:rsidR="0063454D" w14:paraId="5DCB1797" w14:textId="43D63489" w:rsidTr="0063454D">
        <w:tblPrEx>
          <w:tblW w:w="0" w:type="auto"/>
          <w:tblPrExChange w:id="676" w:author="David Vacas Miguel" w:date="2018-06-01T02:08:00Z">
            <w:tblPrEx>
              <w:tblW w:w="0" w:type="auto"/>
            </w:tblPrEx>
          </w:tblPrExChange>
        </w:tblPrEx>
        <w:trPr>
          <w:ins w:id="677"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678" w:author="David Vacas Miguel" w:date="2018-06-01T02:08:00Z">
              <w:tcPr>
                <w:tcW w:w="1433" w:type="dxa"/>
              </w:tcPr>
            </w:tcPrChange>
          </w:tcPr>
          <w:p w14:paraId="5FC0AC4F" w14:textId="02F6EDAD" w:rsidR="0063454D" w:rsidRDefault="0063454D" w:rsidP="0063454D">
            <w:pPr>
              <w:pStyle w:val="LetranormalTFG"/>
              <w:rPr>
                <w:ins w:id="679" w:author="David Vacas Miguel" w:date="2018-06-01T02:08:00Z"/>
              </w:rPr>
            </w:pPr>
            <w:ins w:id="680" w:author="David Vacas Miguel" w:date="2018-06-01T02:09:00Z">
              <w:r>
                <w:t>Valor (↓)</w:t>
              </w:r>
            </w:ins>
          </w:p>
        </w:tc>
        <w:tc>
          <w:tcPr>
            <w:tcW w:w="833" w:type="dxa"/>
            <w:tcPrChange w:id="681" w:author="David Vacas Miguel" w:date="2018-06-01T02:08: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82" w:author="David Vacas Miguel" w:date="2018-06-01T02:08:00Z"/>
              </w:rPr>
            </w:pPr>
            <w:ins w:id="683" w:author="David Vacas Miguel" w:date="2018-06-01T02:09:00Z">
              <w:r>
                <w:t>2</w:t>
              </w:r>
            </w:ins>
          </w:p>
        </w:tc>
        <w:tc>
          <w:tcPr>
            <w:tcW w:w="844" w:type="dxa"/>
            <w:tcPrChange w:id="684" w:author="David Vacas Miguel" w:date="2018-06-01T02:08: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85" w:author="David Vacas Miguel" w:date="2018-06-01T02:08:00Z"/>
              </w:rPr>
            </w:pPr>
            <w:ins w:id="686" w:author="David Vacas Miguel" w:date="2018-06-01T02:09:00Z">
              <w:r>
                <w:t>2</w:t>
              </w:r>
            </w:ins>
          </w:p>
        </w:tc>
        <w:tc>
          <w:tcPr>
            <w:tcW w:w="836" w:type="dxa"/>
            <w:tcPrChange w:id="687" w:author="David Vacas Miguel" w:date="2018-06-01T02:08: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88" w:author="David Vacas Miguel" w:date="2018-06-01T02:08:00Z"/>
                <w:b/>
              </w:rPr>
            </w:pPr>
            <w:ins w:id="689" w:author="David Vacas Miguel" w:date="2018-06-01T02:09:00Z">
              <w:r w:rsidRPr="00F21B89">
                <w:rPr>
                  <w:b/>
                </w:rPr>
                <w:t>13</w:t>
              </w:r>
            </w:ins>
          </w:p>
        </w:tc>
        <w:tc>
          <w:tcPr>
            <w:tcW w:w="855" w:type="dxa"/>
            <w:tcPrChange w:id="690" w:author="David Vacas Miguel" w:date="2018-06-01T02:08: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91" w:author="David Vacas Miguel" w:date="2018-06-01T02:08:00Z"/>
              </w:rPr>
            </w:pPr>
            <w:ins w:id="692" w:author="David Vacas Miguel" w:date="2018-06-01T02:09:00Z">
              <w:r>
                <w:t>3</w:t>
              </w:r>
            </w:ins>
          </w:p>
        </w:tc>
        <w:tc>
          <w:tcPr>
            <w:tcW w:w="808" w:type="dxa"/>
            <w:tcPrChange w:id="693" w:author="David Vacas Miguel" w:date="2018-06-01T02:08: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94" w:author="David Vacas Miguel" w:date="2018-06-01T02:08:00Z"/>
              </w:rPr>
            </w:pPr>
            <w:ins w:id="695" w:author="David Vacas Miguel" w:date="2018-06-01T02:09:00Z">
              <w:r>
                <w:t>22</w:t>
              </w:r>
            </w:ins>
          </w:p>
        </w:tc>
        <w:tc>
          <w:tcPr>
            <w:tcW w:w="844" w:type="dxa"/>
            <w:tcPrChange w:id="696" w:author="David Vacas Miguel" w:date="2018-06-01T02:08: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97" w:author="David Vacas Miguel" w:date="2018-06-01T02:08:00Z"/>
              </w:rPr>
            </w:pPr>
            <w:ins w:id="698" w:author="David Vacas Miguel" w:date="2018-06-01T02:09:00Z">
              <w:r>
                <w:t>16</w:t>
              </w:r>
            </w:ins>
          </w:p>
        </w:tc>
        <w:tc>
          <w:tcPr>
            <w:tcW w:w="819" w:type="dxa"/>
            <w:tcPrChange w:id="699" w:author="David Vacas Miguel" w:date="2018-06-01T02:08: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00" w:author="David Vacas Miguel" w:date="2018-06-01T02:08:00Z"/>
              </w:rPr>
            </w:pPr>
            <w:ins w:id="701" w:author="David Vacas Miguel" w:date="2018-06-01T02:09:00Z">
              <w:r>
                <w:t>0</w:t>
              </w:r>
            </w:ins>
          </w:p>
        </w:tc>
        <w:tc>
          <w:tcPr>
            <w:tcW w:w="799" w:type="dxa"/>
            <w:tcPrChange w:id="702" w:author="David Vacas Miguel" w:date="2018-06-01T02:08: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03" w:author="David Vacas Miguel" w:date="2018-06-01T02:08:00Z"/>
              </w:rPr>
            </w:pPr>
            <w:ins w:id="704" w:author="David Vacas Miguel" w:date="2018-06-01T02:09:00Z">
              <w:r>
                <w:t>4</w:t>
              </w:r>
            </w:ins>
          </w:p>
        </w:tc>
        <w:tc>
          <w:tcPr>
            <w:tcW w:w="998" w:type="dxa"/>
            <w:shd w:val="clear" w:color="auto" w:fill="FFE599" w:themeFill="accent4" w:themeFillTint="66"/>
            <w:tcPrChange w:id="705" w:author="David Vacas Miguel" w:date="2018-06-01T02:08: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706" w:author="David Vacas Miguel" w:date="2018-06-01T02:08:00Z"/>
                <w:b/>
                <w:rPrChange w:id="707" w:author="David Vacas Miguel" w:date="2018-06-01T02:16:00Z">
                  <w:rPr>
                    <w:ins w:id="708" w:author="David Vacas Miguel" w:date="2018-06-01T02:08:00Z"/>
                  </w:rPr>
                </w:rPrChange>
              </w:rPr>
            </w:pPr>
            <w:ins w:id="709" w:author="David Vacas Miguel" w:date="2018-06-01T02:10:00Z">
              <w:r w:rsidRPr="00325A94">
                <w:rPr>
                  <w:b/>
                  <w:rPrChange w:id="710" w:author="David Vacas Miguel" w:date="2018-06-01T02:16:00Z">
                    <w:rPr/>
                  </w:rPrChange>
                </w:rPr>
                <w:t>87s</w:t>
              </w:r>
            </w:ins>
          </w:p>
        </w:tc>
      </w:tr>
    </w:tbl>
    <w:p w14:paraId="30FE1C5D" w14:textId="77777777" w:rsidR="0063454D" w:rsidRDefault="0063454D">
      <w:pPr>
        <w:pStyle w:val="LetranormalTFG"/>
        <w:rPr>
          <w:ins w:id="711" w:author="David Vacas Miguel" w:date="2018-06-01T02:10:00Z"/>
          <w:b/>
        </w:rPr>
      </w:pPr>
    </w:p>
    <w:p w14:paraId="17CBD8E7" w14:textId="78DDE9A2" w:rsidR="00F85EBE" w:rsidRPr="00F85EBE" w:rsidDel="00325A94" w:rsidRDefault="00D74DD8">
      <w:pPr>
        <w:pStyle w:val="LetranormalTFG"/>
        <w:jc w:val="left"/>
        <w:rPr>
          <w:del w:id="712" w:author="David Vacas Miguel" w:date="2018-06-01T02:10:00Z"/>
          <w:rPrChange w:id="713" w:author="David Vacas Miguel" w:date="2018-05-27T11:37:00Z">
            <w:rPr>
              <w:del w:id="714" w:author="David Vacas Miguel" w:date="2018-06-01T02:10:00Z"/>
              <w:b/>
            </w:rPr>
          </w:rPrChange>
        </w:rPr>
        <w:pPrChange w:id="715" w:author="David Vacas Miguel" w:date="2018-06-01T02:12:00Z">
          <w:pPr>
            <w:pStyle w:val="LetranormalTFG"/>
          </w:pPr>
        </w:pPrChange>
      </w:pPr>
      <w:del w:id="716"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717" w:author="David Vacas Miguel" w:date="2018-06-01T02:12:00Z" w:name="move515582459"/>
      <w:moveTo w:id="718"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717"/>
    </w:p>
    <w:p w14:paraId="75C0C18D" w14:textId="6C64B2B4" w:rsidR="00D74DD8" w:rsidRDefault="00D74DD8" w:rsidP="00325A94">
      <w:pPr>
        <w:pStyle w:val="LetranormalTFG"/>
        <w:jc w:val="center"/>
        <w:rPr>
          <w:ins w:id="719" w:author="David Vacas Miguel" w:date="2018-06-01T02:37:00Z"/>
        </w:rPr>
      </w:pPr>
      <w:del w:id="720" w:author="David Vacas Miguel" w:date="2018-06-01T02:37:00Z">
        <w:r w:rsidRPr="00F21B89" w:rsidDel="003429F4">
          <w:rPr>
            <w:b/>
          </w:rPr>
          <w:delText xml:space="preserve">Figura </w:delText>
        </w:r>
      </w:del>
      <w:del w:id="721" w:author="David Vacas Miguel" w:date="2018-05-27T13:38:00Z">
        <w:r w:rsidRPr="00F21B89" w:rsidDel="0047468B">
          <w:rPr>
            <w:b/>
          </w:rPr>
          <w:delText>X</w:delText>
        </w:r>
      </w:del>
      <w:del w:id="722" w:author="David Vacas Miguel" w:date="2018-06-01T02:37:00Z">
        <w:r w:rsidRPr="00F21B89" w:rsidDel="003429F4">
          <w:rPr>
            <w:b/>
          </w:rPr>
          <w:delText>.</w:delText>
        </w:r>
      </w:del>
      <w:ins w:id="723" w:author="David Vacas Miguel" w:date="2018-06-01T02:37:00Z">
        <w:r w:rsidR="003429F4">
          <w:rPr>
            <w:b/>
          </w:rPr>
          <w:t>a)</w:t>
        </w:r>
      </w:ins>
      <w:r>
        <w:t xml:space="preserve"> </w:t>
      </w:r>
      <w:del w:id="724" w:author="David Vacas Miguel" w:date="2018-06-01T02:13:00Z">
        <w:r w:rsidDel="00325A94">
          <w:delText>Caso 2.1 m</w:delText>
        </w:r>
      </w:del>
      <w:ins w:id="725" w:author="David Vacas Miguel" w:date="2018-06-01T02:13:00Z">
        <w:r w:rsidR="00325A94">
          <w:t>M</w:t>
        </w:r>
      </w:ins>
      <w:r>
        <w:t>ayor separación</w:t>
      </w:r>
      <w:del w:id="726" w:author="David Vacas Miguel" w:date="2018-06-01T02:13:00Z">
        <w:r w:rsidDel="00325A94">
          <w:delText xml:space="preserve"> entre ruedas</w:delText>
        </w:r>
      </w:del>
      <w:r>
        <w:t>.</w:t>
      </w:r>
      <w:ins w:id="727" w:author="David Vacas Miguel" w:date="2018-06-01T02:13:00Z">
        <w:r w:rsidR="00325A94">
          <w:rPr>
            <w:b/>
          </w:rPr>
          <w:tab/>
        </w:r>
        <w:r w:rsidR="00325A94">
          <w:rPr>
            <w:b/>
          </w:rPr>
          <w:tab/>
        </w:r>
      </w:ins>
      <w:ins w:id="728" w:author="David Vacas Miguel" w:date="2018-06-01T02:37:00Z">
        <w:r w:rsidR="003429F4">
          <w:rPr>
            <w:b/>
          </w:rPr>
          <w:t>b)</w:t>
        </w:r>
      </w:ins>
      <w:ins w:id="729" w:author="David Vacas Miguel" w:date="2018-06-01T02:12:00Z">
        <w:r w:rsidR="00325A94">
          <w:t xml:space="preserve"> </w:t>
        </w:r>
      </w:ins>
      <w:ins w:id="730" w:author="David Vacas Miguel" w:date="2018-06-01T02:13:00Z">
        <w:r w:rsidR="00325A94">
          <w:t>M</w:t>
        </w:r>
      </w:ins>
      <w:ins w:id="731" w:author="David Vacas Miguel" w:date="2018-06-01T02:12:00Z">
        <w:r w:rsidR="00325A94">
          <w:t>enor separación.</w:t>
        </w:r>
      </w:ins>
    </w:p>
    <w:p w14:paraId="5C505341" w14:textId="320DDCCE" w:rsidR="003429F4" w:rsidRDefault="003429F4">
      <w:pPr>
        <w:pStyle w:val="LetranormalTFG"/>
        <w:jc w:val="center"/>
      </w:pPr>
      <w:ins w:id="732" w:author="David Vacas Miguel" w:date="2018-06-01T02:37:00Z">
        <w:r w:rsidRPr="003429F4">
          <w:rPr>
            <w:b/>
            <w:rPrChange w:id="733" w:author="David Vacas Miguel" w:date="2018-06-01T02:37:00Z">
              <w:rPr/>
            </w:rPrChange>
          </w:rPr>
          <w:t xml:space="preserve">Figura </w:t>
        </w:r>
      </w:ins>
      <w:ins w:id="734" w:author="David Vacas Miguel" w:date="2018-06-01T03:11:00Z">
        <w:r w:rsidR="008E3CBA">
          <w:rPr>
            <w:b/>
          </w:rPr>
          <w:t>33</w:t>
        </w:r>
      </w:ins>
      <w:ins w:id="735" w:author="David Vacas Miguel" w:date="2018-06-01T02:37:00Z">
        <w:r w:rsidRPr="003429F4">
          <w:rPr>
            <w:b/>
            <w:rPrChange w:id="736"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737"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738" w:author="David Vacas Miguel" w:date="2018-06-01T02:10:00Z"/>
              </w:rPr>
            </w:pPr>
            <w:del w:id="739"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40" w:author="David Vacas Miguel" w:date="2018-06-01T02:10:00Z"/>
              </w:rPr>
            </w:pPr>
            <w:del w:id="741"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42" w:author="David Vacas Miguel" w:date="2018-06-01T02:10:00Z"/>
              </w:rPr>
            </w:pPr>
            <w:del w:id="743"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44" w:author="David Vacas Miguel" w:date="2018-06-01T02:10:00Z"/>
              </w:rPr>
            </w:pPr>
            <w:del w:id="745"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46" w:author="David Vacas Miguel" w:date="2018-06-01T02:10:00Z"/>
              </w:rPr>
            </w:pPr>
            <w:del w:id="747"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48" w:author="David Vacas Miguel" w:date="2018-06-01T02:10:00Z"/>
              </w:rPr>
            </w:pPr>
            <w:del w:id="749"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0" w:author="David Vacas Miguel" w:date="2018-06-01T02:10:00Z"/>
              </w:rPr>
            </w:pPr>
            <w:del w:id="751"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2" w:author="David Vacas Miguel" w:date="2018-06-01T02:10:00Z"/>
              </w:rPr>
            </w:pPr>
            <w:del w:id="753"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54" w:author="David Vacas Miguel" w:date="2018-06-01T02:10:00Z"/>
              </w:rPr>
            </w:pPr>
            <w:del w:id="755"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756"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757" w:author="David Vacas Miguel" w:date="2018-06-01T02:10:00Z"/>
              </w:rPr>
            </w:pPr>
            <w:del w:id="758"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59" w:author="David Vacas Miguel" w:date="2018-06-01T02:10:00Z"/>
              </w:rPr>
            </w:pPr>
            <w:del w:id="760"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61" w:author="David Vacas Miguel" w:date="2018-06-01T02:10:00Z"/>
              </w:rPr>
            </w:pPr>
            <w:del w:id="762"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63" w:author="David Vacas Miguel" w:date="2018-06-01T02:10:00Z"/>
                <w:b/>
              </w:rPr>
            </w:pPr>
            <w:del w:id="764"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65" w:author="David Vacas Miguel" w:date="2018-06-01T02:10:00Z"/>
              </w:rPr>
            </w:pPr>
            <w:del w:id="766"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67" w:author="David Vacas Miguel" w:date="2018-06-01T02:10:00Z"/>
              </w:rPr>
            </w:pPr>
            <w:del w:id="768"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69" w:author="David Vacas Miguel" w:date="2018-06-01T02:10:00Z"/>
              </w:rPr>
            </w:pPr>
            <w:del w:id="770"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71" w:author="David Vacas Miguel" w:date="2018-06-01T02:10:00Z"/>
              </w:rPr>
            </w:pPr>
            <w:del w:id="772"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73" w:author="David Vacas Miguel" w:date="2018-06-01T02:10:00Z"/>
              </w:rPr>
            </w:pPr>
            <w:del w:id="774" w:author="David Vacas Miguel" w:date="2018-06-01T02:10:00Z">
              <w:r w:rsidDel="0063454D">
                <w:delText>4</w:delText>
              </w:r>
            </w:del>
          </w:p>
        </w:tc>
      </w:tr>
    </w:tbl>
    <w:p w14:paraId="778C5363" w14:textId="43C5B089" w:rsidR="00185EA2" w:rsidRPr="00185EA2" w:rsidRDefault="00325A94">
      <w:pPr>
        <w:pStyle w:val="LetranormalTFG"/>
        <w:rPr>
          <w:rPrChange w:id="775" w:author="David Vacas Miguel" w:date="2018-05-27T12:13:00Z">
            <w:rPr>
              <w:b/>
            </w:rPr>
          </w:rPrChange>
        </w:rPr>
      </w:pPr>
      <w:ins w:id="776" w:author="David Vacas Miguel" w:date="2018-06-01T02:10:00Z">
        <w:r>
          <w:t xml:space="preserve">Debido a tener una mayor distancia entre las ruedas este robot debe hacer un mayor recorrido para hacer el mismo giro. </w:t>
        </w:r>
      </w:ins>
      <w:ins w:id="777" w:author="David Vacas Miguel" w:date="2018-06-01T02:11:00Z">
        <w:r>
          <w:t>Al</w:t>
        </w:r>
      </w:ins>
      <w:ins w:id="778" w:author="David Vacas Miguel" w:date="2018-06-01T02:10:00Z">
        <w:r>
          <w:t xml:space="preserve"> ser un circuito con muchos giros, tarda más en realizarlo. </w:t>
        </w:r>
      </w:ins>
      <w:del w:id="779"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780" w:author="David Vacas Miguel" w:date="2018-06-01T02:11:00Z">
        <w:r>
          <w:t>Por lo tanto, en el segundo caso</w:t>
        </w:r>
      </w:ins>
      <w:ins w:id="781" w:author="David Vacas Miguel" w:date="2018-05-27T12:13:00Z">
        <w:r w:rsidR="00185EA2">
          <w:t xml:space="preserve">, al tener </w:t>
        </w:r>
      </w:ins>
      <w:ins w:id="782" w:author="David Vacas Miguel" w:date="2018-05-27T12:14:00Z">
        <w:r w:rsidR="00185EA2">
          <w:t>una</w:t>
        </w:r>
      </w:ins>
      <w:ins w:id="783" w:author="David Vacas Miguel" w:date="2018-05-27T12:13:00Z">
        <w:r w:rsidR="00185EA2">
          <w:t xml:space="preserve"> separación de ruedas menor, realiza </w:t>
        </w:r>
      </w:ins>
      <w:ins w:id="784" w:author="David Vacas Miguel" w:date="2018-05-27T12:14:00Z">
        <w:r w:rsidR="00185EA2">
          <w:t xml:space="preserve">giros </w:t>
        </w:r>
      </w:ins>
      <w:ins w:id="785" w:author="David Vacas Miguel" w:date="2018-05-27T12:21:00Z">
        <w:r w:rsidR="003A2C66">
          <w:t>más</w:t>
        </w:r>
      </w:ins>
      <w:ins w:id="786" w:author="David Vacas Miguel" w:date="2018-05-27T12:14:00Z">
        <w:r w:rsidR="00185EA2">
          <w:t xml:space="preserve"> rápido.</w:t>
        </w:r>
      </w:ins>
    </w:p>
    <w:p w14:paraId="3E89EAAE" w14:textId="57453196" w:rsidR="00D74DD8" w:rsidRDefault="00403E80" w:rsidP="00F21B89">
      <w:pPr>
        <w:jc w:val="center"/>
      </w:pPr>
      <w:moveFromRangeStart w:id="787" w:author="David Vacas Miguel" w:date="2018-06-01T02:12:00Z" w:name="move515582459"/>
      <w:moveFrom w:id="788" w:author="David Vacas Miguel" w:date="2018-06-01T02:12:00Z">
        <w:r w:rsidDel="00325A94">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From>
      <w:moveFromRangeEnd w:id="787"/>
    </w:p>
    <w:p w14:paraId="31C9BA9E" w14:textId="77777777" w:rsidR="001523AB" w:rsidRDefault="001523AB">
      <w:pPr>
        <w:rPr>
          <w:ins w:id="789" w:author="David Vacas Miguel" w:date="2018-06-02T13:01:00Z"/>
          <w:rFonts w:ascii="Century Gothic" w:hAnsi="Century Gothic" w:cs="Times New Roman"/>
          <w:b/>
          <w:sz w:val="28"/>
        </w:rPr>
      </w:pPr>
      <w:ins w:id="790" w:author="David Vacas Miguel" w:date="2018-06-02T13:01:00Z">
        <w:r>
          <w:rPr>
            <w:b/>
            <w:sz w:val="28"/>
          </w:rPr>
          <w:br w:type="page"/>
        </w:r>
      </w:ins>
    </w:p>
    <w:p w14:paraId="3C7EE9C2" w14:textId="759D621C" w:rsidR="00D74DD8" w:rsidRDefault="00325A94" w:rsidP="00325A94">
      <w:pPr>
        <w:pStyle w:val="LetranormalTFG"/>
        <w:rPr>
          <w:ins w:id="791" w:author="David Vacas Miguel" w:date="2018-06-01T02:15:00Z"/>
          <w:b/>
          <w:sz w:val="28"/>
        </w:rPr>
      </w:pPr>
      <w:ins w:id="792" w:author="David Vacas Miguel" w:date="2018-06-01T02:14:00Z">
        <w:r w:rsidRPr="00325A94">
          <w:rPr>
            <w:b/>
            <w:sz w:val="28"/>
            <w:rPrChange w:id="793" w:author="David Vacas Miguel" w:date="2018-06-01T02:15:00Z">
              <w:rPr>
                <w:b/>
              </w:rPr>
            </w:rPrChange>
          </w:rPr>
          <w:lastRenderedPageBreak/>
          <w:t>Caso 3. Cambio en el r</w:t>
        </w:r>
      </w:ins>
      <w:ins w:id="794" w:author="David Vacas Miguel" w:date="2018-06-01T02:15:00Z">
        <w:r w:rsidRPr="00325A94">
          <w:rPr>
            <w:b/>
            <w:sz w:val="28"/>
            <w:rPrChange w:id="795" w:author="David Vacas Miguel" w:date="2018-06-01T02:15:00Z">
              <w:rPr>
                <w:b/>
              </w:rPr>
            </w:rPrChange>
          </w:rPr>
          <w:t>adio de las ruedas.</w:t>
        </w:r>
      </w:ins>
      <w:del w:id="796" w:author="David Vacas Miguel" w:date="2018-06-01T02:12:00Z">
        <w:r w:rsidR="00D74DD8" w:rsidRPr="00325A94" w:rsidDel="00325A94">
          <w:rPr>
            <w:b/>
            <w:sz w:val="28"/>
            <w:rPrChange w:id="797" w:author="David Vacas Miguel" w:date="2018-06-01T02:15:00Z">
              <w:rPr>
                <w:b/>
              </w:rPr>
            </w:rPrChange>
          </w:rPr>
          <w:delText xml:space="preserve">Figura </w:delText>
        </w:r>
      </w:del>
      <w:del w:id="798" w:author="David Vacas Miguel" w:date="2018-05-27T13:38:00Z">
        <w:r w:rsidR="00D74DD8" w:rsidRPr="00325A94" w:rsidDel="0047468B">
          <w:rPr>
            <w:b/>
            <w:sz w:val="28"/>
            <w:rPrChange w:id="799" w:author="David Vacas Miguel" w:date="2018-06-01T02:15:00Z">
              <w:rPr>
                <w:b/>
              </w:rPr>
            </w:rPrChange>
          </w:rPr>
          <w:delText>X</w:delText>
        </w:r>
      </w:del>
      <w:del w:id="800" w:author="David Vacas Miguel" w:date="2018-06-01T02:12:00Z">
        <w:r w:rsidR="00D74DD8" w:rsidRPr="00325A94" w:rsidDel="00325A94">
          <w:rPr>
            <w:b/>
            <w:sz w:val="28"/>
            <w:rPrChange w:id="801" w:author="David Vacas Miguel" w:date="2018-06-01T02:15:00Z">
              <w:rPr>
                <w:b/>
              </w:rPr>
            </w:rPrChange>
          </w:rPr>
          <w:delText>.</w:delText>
        </w:r>
        <w:r w:rsidR="00D74DD8" w:rsidRPr="00325A94" w:rsidDel="00325A94">
          <w:rPr>
            <w:b/>
            <w:sz w:val="28"/>
            <w:rPrChange w:id="802" w:author="David Vacas Miguel" w:date="2018-06-01T02:15:00Z">
              <w:rPr/>
            </w:rPrChange>
          </w:rPr>
          <w:delText xml:space="preserve"> </w:delText>
        </w:r>
        <w:r w:rsidR="00DF3C73" w:rsidRPr="00325A94" w:rsidDel="00325A94">
          <w:rPr>
            <w:b/>
            <w:sz w:val="28"/>
            <w:rPrChange w:id="803" w:author="David Vacas Miguel" w:date="2018-06-01T02:15:00Z">
              <w:rPr/>
            </w:rPrChange>
          </w:rPr>
          <w:delText>Caso 2.2 menor separación entre ruedas</w:delText>
        </w:r>
        <w:r w:rsidR="00D74DD8" w:rsidRPr="00325A94" w:rsidDel="00325A94">
          <w:rPr>
            <w:b/>
            <w:sz w:val="28"/>
            <w:rPrChange w:id="804" w:author="David Vacas Miguel" w:date="2018-06-01T02:15:00Z">
              <w:rPr/>
            </w:rPrChange>
          </w:rPr>
          <w:delText>.</w:delText>
        </w:r>
      </w:del>
    </w:p>
    <w:p w14:paraId="5F4F81B0" w14:textId="2E21D968" w:rsidR="00325A94" w:rsidRPr="00325A94" w:rsidRDefault="00325A94">
      <w:pPr>
        <w:pStyle w:val="LetranormalTFG"/>
        <w:pPrChange w:id="805" w:author="David Vacas Miguel" w:date="2018-06-01T02:16:00Z">
          <w:pPr>
            <w:pStyle w:val="LetranormalTFG"/>
            <w:jc w:val="center"/>
          </w:pPr>
        </w:pPrChange>
      </w:pPr>
      <w:ins w:id="806" w:author="David Vacas Miguel" w:date="2018-06-01T02:15:00Z">
        <w:r w:rsidRPr="00325A94">
          <w:rPr>
            <w:rPrChange w:id="807" w:author="David Vacas Miguel" w:date="2018-06-01T02:16:00Z">
              <w:rPr>
                <w:b/>
                <w:sz w:val="28"/>
              </w:rPr>
            </w:rPrChange>
          </w:rPr>
          <w:t xml:space="preserve">Para este caso se aumenta y disminuye el radio de las ruedas respecto al robot </w:t>
        </w:r>
      </w:ins>
      <w:ins w:id="808" w:author="David Vacas Miguel" w:date="2018-06-01T02:16:00Z">
        <w:r w:rsidRPr="00325A94">
          <w:rPr>
            <w:rPrChange w:id="809" w:author="David Vacas Miguel" w:date="2018-06-01T02:16:00Z">
              <w:rPr>
                <w:b/>
                <w:sz w:val="28"/>
              </w:rPr>
            </w:rPrChange>
          </w:rPr>
          <w:t>estándar.</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810">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325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6BDA9D60" w14:textId="77777777" w:rsidR="00325A94" w:rsidRDefault="00325A94" w:rsidP="00F21B89">
            <w:pPr>
              <w:pStyle w:val="LetranormalTFG"/>
            </w:pPr>
            <w:r>
              <w:t>Parámetros</w:t>
            </w:r>
          </w:p>
        </w:tc>
        <w:tc>
          <w:tcPr>
            <w:tcW w:w="833" w:type="dxa"/>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811" w:author="David Vacas Miguel" w:date="2018-06-01T02:16:00Z"/>
              </w:rPr>
            </w:pPr>
            <w:ins w:id="812" w:author="David Vacas Miguel" w:date="2018-06-01T02:16:00Z">
              <w:r>
                <w:t>Tiempo</w:t>
              </w:r>
            </w:ins>
          </w:p>
        </w:tc>
      </w:tr>
      <w:tr w:rsidR="001523AB" w14:paraId="039DDABA" w14:textId="1D70336A" w:rsidTr="00325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FF8A7D8" w14:textId="23980320" w:rsidR="00325A94" w:rsidRDefault="00325A94" w:rsidP="00325A94">
            <w:pPr>
              <w:pStyle w:val="LetranormalTFG"/>
            </w:pPr>
            <w:ins w:id="813" w:author="David Vacas Miguel" w:date="2018-06-01T02:17:00Z">
              <w:r>
                <w:t>Valor (↑)</w:t>
              </w:r>
            </w:ins>
            <w:del w:id="814" w:author="David Vacas Miguel" w:date="2018-06-01T02:17:00Z">
              <w:r w:rsidDel="003C2F57">
                <w:delText>Valor</w:delText>
              </w:r>
            </w:del>
          </w:p>
        </w:tc>
        <w:tc>
          <w:tcPr>
            <w:tcW w:w="833" w:type="dxa"/>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836" w:type="dxa"/>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815" w:author="David Vacas Miguel" w:date="2018-06-01T02:16:00Z"/>
                <w:b/>
                <w:rPrChange w:id="816" w:author="David Vacas Miguel" w:date="2018-06-01T02:16:00Z">
                  <w:rPr>
                    <w:ins w:id="817" w:author="David Vacas Miguel" w:date="2018-06-01T02:16:00Z"/>
                  </w:rPr>
                </w:rPrChange>
              </w:rPr>
            </w:pPr>
            <w:ins w:id="818" w:author="David Vacas Miguel" w:date="2018-06-01T02:16:00Z">
              <w:r w:rsidRPr="00325A94">
                <w:rPr>
                  <w:b/>
                  <w:rPrChange w:id="819" w:author="David Vacas Miguel" w:date="2018-06-01T02:16:00Z">
                    <w:rPr/>
                  </w:rPrChange>
                </w:rPr>
                <w:t>60s</w:t>
              </w:r>
            </w:ins>
          </w:p>
        </w:tc>
      </w:tr>
      <w:tr w:rsidR="00325A94" w14:paraId="04A34811" w14:textId="33F5CFC3" w:rsidTr="00325A94">
        <w:tblPrEx>
          <w:tblW w:w="0" w:type="auto"/>
          <w:tblPrExChange w:id="820" w:author="David Vacas Miguel" w:date="2018-06-01T02:16:00Z">
            <w:tblPrEx>
              <w:tblW w:w="0" w:type="auto"/>
            </w:tblPrEx>
          </w:tblPrExChange>
        </w:tblPrEx>
        <w:trPr>
          <w:ins w:id="821"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822" w:author="David Vacas Miguel" w:date="2018-06-01T02:16:00Z">
              <w:tcPr>
                <w:tcW w:w="1433" w:type="dxa"/>
              </w:tcPr>
            </w:tcPrChange>
          </w:tcPr>
          <w:p w14:paraId="6D585286" w14:textId="19BCB5F3" w:rsidR="00325A94" w:rsidRDefault="00325A94" w:rsidP="00325A94">
            <w:pPr>
              <w:pStyle w:val="LetranormalTFG"/>
              <w:rPr>
                <w:ins w:id="823" w:author="David Vacas Miguel" w:date="2018-06-01T02:16:00Z"/>
              </w:rPr>
            </w:pPr>
            <w:ins w:id="824" w:author="David Vacas Miguel" w:date="2018-06-01T02:17:00Z">
              <w:r>
                <w:t>Valor (↓)</w:t>
              </w:r>
            </w:ins>
          </w:p>
        </w:tc>
        <w:tc>
          <w:tcPr>
            <w:tcW w:w="833" w:type="dxa"/>
            <w:tcPrChange w:id="825" w:author="David Vacas Miguel" w:date="2018-06-01T02:16: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26" w:author="David Vacas Miguel" w:date="2018-06-01T02:16:00Z"/>
              </w:rPr>
            </w:pPr>
            <w:ins w:id="827" w:author="David Vacas Miguel" w:date="2018-06-01T02:17:00Z">
              <w:r>
                <w:t>2</w:t>
              </w:r>
            </w:ins>
          </w:p>
        </w:tc>
        <w:tc>
          <w:tcPr>
            <w:tcW w:w="844" w:type="dxa"/>
            <w:tcPrChange w:id="828" w:author="David Vacas Miguel" w:date="2018-06-01T02:16: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29" w:author="David Vacas Miguel" w:date="2018-06-01T02:16:00Z"/>
                <w:b/>
              </w:rPr>
            </w:pPr>
            <w:ins w:id="830" w:author="David Vacas Miguel" w:date="2018-06-01T02:17:00Z">
              <w:r>
                <w:rPr>
                  <w:b/>
                </w:rPr>
                <w:t>1</w:t>
              </w:r>
            </w:ins>
          </w:p>
        </w:tc>
        <w:tc>
          <w:tcPr>
            <w:tcW w:w="836" w:type="dxa"/>
            <w:tcPrChange w:id="831" w:author="David Vacas Miguel" w:date="2018-06-01T02:16: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2" w:author="David Vacas Miguel" w:date="2018-06-01T02:16:00Z"/>
              </w:rPr>
            </w:pPr>
            <w:ins w:id="833" w:author="David Vacas Miguel" w:date="2018-06-01T02:17:00Z">
              <w:r>
                <w:t>16</w:t>
              </w:r>
            </w:ins>
          </w:p>
        </w:tc>
        <w:tc>
          <w:tcPr>
            <w:tcW w:w="855" w:type="dxa"/>
            <w:tcPrChange w:id="834" w:author="David Vacas Miguel" w:date="2018-06-01T02:16: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5" w:author="David Vacas Miguel" w:date="2018-06-01T02:16:00Z"/>
              </w:rPr>
            </w:pPr>
            <w:ins w:id="836" w:author="David Vacas Miguel" w:date="2018-06-01T02:17:00Z">
              <w:r>
                <w:t>3</w:t>
              </w:r>
            </w:ins>
          </w:p>
        </w:tc>
        <w:tc>
          <w:tcPr>
            <w:tcW w:w="808" w:type="dxa"/>
            <w:tcPrChange w:id="837" w:author="David Vacas Miguel" w:date="2018-06-01T02:16: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8" w:author="David Vacas Miguel" w:date="2018-06-01T02:16:00Z"/>
              </w:rPr>
            </w:pPr>
            <w:ins w:id="839" w:author="David Vacas Miguel" w:date="2018-06-01T02:17:00Z">
              <w:r>
                <w:t>22</w:t>
              </w:r>
            </w:ins>
          </w:p>
        </w:tc>
        <w:tc>
          <w:tcPr>
            <w:tcW w:w="844" w:type="dxa"/>
            <w:tcPrChange w:id="840" w:author="David Vacas Miguel" w:date="2018-06-01T02:16: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41" w:author="David Vacas Miguel" w:date="2018-06-01T02:16:00Z"/>
              </w:rPr>
            </w:pPr>
            <w:ins w:id="842" w:author="David Vacas Miguel" w:date="2018-06-01T02:17:00Z">
              <w:r>
                <w:t>16</w:t>
              </w:r>
            </w:ins>
          </w:p>
        </w:tc>
        <w:tc>
          <w:tcPr>
            <w:tcW w:w="819" w:type="dxa"/>
            <w:tcPrChange w:id="843" w:author="David Vacas Miguel" w:date="2018-06-01T02:16: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44" w:author="David Vacas Miguel" w:date="2018-06-01T02:16:00Z"/>
              </w:rPr>
            </w:pPr>
            <w:ins w:id="845" w:author="David Vacas Miguel" w:date="2018-06-01T02:17:00Z">
              <w:r>
                <w:t>0</w:t>
              </w:r>
            </w:ins>
          </w:p>
        </w:tc>
        <w:tc>
          <w:tcPr>
            <w:tcW w:w="799" w:type="dxa"/>
            <w:tcPrChange w:id="846" w:author="David Vacas Miguel" w:date="2018-06-01T02:16: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47" w:author="David Vacas Miguel" w:date="2018-06-01T02:16:00Z"/>
              </w:rPr>
            </w:pPr>
            <w:ins w:id="848" w:author="David Vacas Miguel" w:date="2018-06-01T02:17:00Z">
              <w:r>
                <w:t>4</w:t>
              </w:r>
            </w:ins>
          </w:p>
        </w:tc>
        <w:tc>
          <w:tcPr>
            <w:tcW w:w="998" w:type="dxa"/>
            <w:shd w:val="clear" w:color="auto" w:fill="FFE599" w:themeFill="accent4" w:themeFillTint="66"/>
            <w:tcPrChange w:id="849" w:author="David Vacas Miguel" w:date="2018-06-01T02:16: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50" w:author="David Vacas Miguel" w:date="2018-06-01T02:16:00Z"/>
                <w:b/>
                <w:rPrChange w:id="851" w:author="David Vacas Miguel" w:date="2018-06-01T02:17:00Z">
                  <w:rPr>
                    <w:ins w:id="852" w:author="David Vacas Miguel" w:date="2018-06-01T02:16:00Z"/>
                  </w:rPr>
                </w:rPrChange>
              </w:rPr>
            </w:pPr>
            <w:ins w:id="853" w:author="David Vacas Miguel" w:date="2018-06-01T02:17:00Z">
              <w:r w:rsidRPr="00325A94">
                <w:rPr>
                  <w:b/>
                  <w:rPrChange w:id="854" w:author="David Vacas Miguel" w:date="2018-06-01T02:17:00Z">
                    <w:rPr/>
                  </w:rPrChange>
                </w:rPr>
                <w:t>181s</w:t>
              </w:r>
            </w:ins>
          </w:p>
        </w:tc>
      </w:tr>
    </w:tbl>
    <w:p w14:paraId="0A4EEF12" w14:textId="455E0B23" w:rsidR="00185EA2" w:rsidRPr="00185EA2" w:rsidDel="00325A94" w:rsidRDefault="00D74DD8" w:rsidP="00D74DD8">
      <w:pPr>
        <w:pStyle w:val="LetranormalTFG"/>
        <w:rPr>
          <w:del w:id="855" w:author="David Vacas Miguel" w:date="2018-06-01T02:18:00Z"/>
          <w:rPrChange w:id="856" w:author="David Vacas Miguel" w:date="2018-05-27T12:16:00Z">
            <w:rPr>
              <w:del w:id="857" w:author="David Vacas Miguel" w:date="2018-06-01T02:18:00Z"/>
              <w:b/>
            </w:rPr>
          </w:rPrChange>
        </w:rPr>
      </w:pPr>
      <w:del w:id="858"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859"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860"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861" w:author="David Vacas Miguel" w:date="2018-06-01T02:18:00Z"/>
        </w:rPr>
        <w:pPrChange w:id="862" w:author="David Vacas Miguel" w:date="2018-06-01T02:19:00Z">
          <w:pPr>
            <w:jc w:val="center"/>
          </w:pPr>
        </w:pPrChange>
      </w:pPr>
    </w:p>
    <w:p w14:paraId="3856509D" w14:textId="5E90DC61" w:rsidR="00325A94" w:rsidRDefault="00D74DD8" w:rsidP="00325A94">
      <w:pPr>
        <w:pStyle w:val="LetranormalTFG"/>
        <w:jc w:val="center"/>
        <w:rPr>
          <w:ins w:id="863" w:author="David Vacas Miguel" w:date="2018-06-01T02:36:00Z"/>
        </w:rPr>
      </w:pPr>
      <w:del w:id="864" w:author="David Vacas Miguel" w:date="2018-06-01T02:37:00Z">
        <w:r w:rsidRPr="00793CF4" w:rsidDel="003429F4">
          <w:rPr>
            <w:b/>
          </w:rPr>
          <w:delText xml:space="preserve">Figura </w:delText>
        </w:r>
      </w:del>
      <w:del w:id="865" w:author="David Vacas Miguel" w:date="2018-05-27T13:38:00Z">
        <w:r w:rsidRPr="00793CF4" w:rsidDel="0047468B">
          <w:rPr>
            <w:b/>
          </w:rPr>
          <w:delText>X</w:delText>
        </w:r>
      </w:del>
      <w:del w:id="866" w:author="David Vacas Miguel" w:date="2018-06-01T02:37:00Z">
        <w:r w:rsidRPr="00793CF4" w:rsidDel="003429F4">
          <w:rPr>
            <w:b/>
          </w:rPr>
          <w:delText>.</w:delText>
        </w:r>
      </w:del>
      <w:ins w:id="867" w:author="David Vacas Miguel" w:date="2018-06-01T02:37:00Z">
        <w:r w:rsidR="003429F4">
          <w:rPr>
            <w:b/>
          </w:rPr>
          <w:t>a)</w:t>
        </w:r>
      </w:ins>
      <w:r>
        <w:t xml:space="preserve"> </w:t>
      </w:r>
      <w:del w:id="868" w:author="David Vacas Miguel" w:date="2018-06-01T02:18:00Z">
        <w:r w:rsidR="00DF3C73" w:rsidDel="00325A94">
          <w:delText>Caso 3.1 m</w:delText>
        </w:r>
      </w:del>
      <w:ins w:id="869" w:author="David Vacas Miguel" w:date="2018-06-01T02:18:00Z">
        <w:r w:rsidR="00325A94">
          <w:t>M</w:t>
        </w:r>
      </w:ins>
      <w:r w:rsidR="00DF3C73">
        <w:t>ayor radio de rueda</w:t>
      </w:r>
      <w:r>
        <w:t>.</w:t>
      </w:r>
      <w:ins w:id="870" w:author="David Vacas Miguel" w:date="2018-06-01T02:37:00Z">
        <w:r w:rsidR="003429F4">
          <w:rPr>
            <w:b/>
          </w:rPr>
          <w:tab/>
        </w:r>
        <w:r w:rsidR="003429F4">
          <w:rPr>
            <w:b/>
          </w:rPr>
          <w:tab/>
        </w:r>
        <w:r w:rsidR="003429F4">
          <w:rPr>
            <w:b/>
          </w:rPr>
          <w:tab/>
          <w:t>b)</w:t>
        </w:r>
      </w:ins>
      <w:ins w:id="871" w:author="David Vacas Miguel" w:date="2018-06-01T02:18:00Z">
        <w:r w:rsidR="00325A94">
          <w:t xml:space="preserve"> Menor radio de rueda.</w:t>
        </w:r>
      </w:ins>
    </w:p>
    <w:p w14:paraId="047C565E" w14:textId="398059F1" w:rsidR="003429F4" w:rsidRDefault="003429F4">
      <w:pPr>
        <w:pStyle w:val="LetranormalTFG"/>
        <w:jc w:val="center"/>
        <w:rPr>
          <w:ins w:id="872" w:author="David Vacas Miguel" w:date="2018-06-01T02:18:00Z"/>
        </w:rPr>
        <w:pPrChange w:id="873" w:author="David Vacas Miguel" w:date="2018-06-01T02:36:00Z">
          <w:pPr>
            <w:jc w:val="center"/>
          </w:pPr>
        </w:pPrChange>
      </w:pPr>
      <w:ins w:id="874" w:author="David Vacas Miguel" w:date="2018-06-01T02:36:00Z">
        <w:r w:rsidRPr="003429F4">
          <w:rPr>
            <w:b/>
            <w:rPrChange w:id="875" w:author="David Vacas Miguel" w:date="2018-06-01T02:36:00Z">
              <w:rPr/>
            </w:rPrChange>
          </w:rPr>
          <w:t xml:space="preserve">Figura </w:t>
        </w:r>
      </w:ins>
      <w:ins w:id="876" w:author="David Vacas Miguel" w:date="2018-06-01T03:11:00Z">
        <w:r w:rsidR="008E3CBA">
          <w:rPr>
            <w:b/>
          </w:rPr>
          <w:t>34</w:t>
        </w:r>
      </w:ins>
      <w:ins w:id="877" w:author="David Vacas Miguel" w:date="2018-06-01T02:36:00Z">
        <w:r w:rsidRPr="003429F4">
          <w:rPr>
            <w:b/>
            <w:rPrChange w:id="878"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879"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880"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881" w:author="David Vacas Miguel" w:date="2018-06-01T02:19:00Z"/>
              </w:rPr>
            </w:pPr>
            <w:del w:id="882"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3" w:author="David Vacas Miguel" w:date="2018-06-01T02:19:00Z"/>
              </w:rPr>
            </w:pPr>
            <w:del w:id="884"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5" w:author="David Vacas Miguel" w:date="2018-06-01T02:19:00Z"/>
              </w:rPr>
            </w:pPr>
            <w:del w:id="886"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7" w:author="David Vacas Miguel" w:date="2018-06-01T02:19:00Z"/>
              </w:rPr>
            </w:pPr>
            <w:del w:id="888"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9" w:author="David Vacas Miguel" w:date="2018-06-01T02:19:00Z"/>
              </w:rPr>
            </w:pPr>
            <w:del w:id="890"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1" w:author="David Vacas Miguel" w:date="2018-06-01T02:19:00Z"/>
              </w:rPr>
            </w:pPr>
            <w:del w:id="892"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3" w:author="David Vacas Miguel" w:date="2018-06-01T02:19:00Z"/>
              </w:rPr>
            </w:pPr>
            <w:del w:id="894"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5" w:author="David Vacas Miguel" w:date="2018-06-01T02:19:00Z"/>
              </w:rPr>
            </w:pPr>
            <w:del w:id="896"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7" w:author="David Vacas Miguel" w:date="2018-06-01T02:19:00Z"/>
              </w:rPr>
            </w:pPr>
            <w:del w:id="898"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899"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900" w:author="David Vacas Miguel" w:date="2018-06-01T02:19:00Z"/>
              </w:rPr>
            </w:pPr>
            <w:del w:id="901"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2" w:author="David Vacas Miguel" w:date="2018-06-01T02:19:00Z"/>
              </w:rPr>
            </w:pPr>
            <w:del w:id="903"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4" w:author="David Vacas Miguel" w:date="2018-06-01T02:19:00Z"/>
                <w:b/>
              </w:rPr>
            </w:pPr>
            <w:del w:id="905"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6" w:author="David Vacas Miguel" w:date="2018-06-01T02:19:00Z"/>
              </w:rPr>
            </w:pPr>
            <w:del w:id="907"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8" w:author="David Vacas Miguel" w:date="2018-06-01T02:19:00Z"/>
              </w:rPr>
            </w:pPr>
            <w:del w:id="909"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0" w:author="David Vacas Miguel" w:date="2018-06-01T02:19:00Z"/>
              </w:rPr>
            </w:pPr>
            <w:del w:id="911"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2" w:author="David Vacas Miguel" w:date="2018-06-01T02:19:00Z"/>
              </w:rPr>
            </w:pPr>
            <w:del w:id="913"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4" w:author="David Vacas Miguel" w:date="2018-06-01T02:19:00Z"/>
              </w:rPr>
            </w:pPr>
            <w:del w:id="915"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6" w:author="David Vacas Miguel" w:date="2018-06-01T02:19:00Z"/>
              </w:rPr>
            </w:pPr>
            <w:del w:id="917" w:author="David Vacas Miguel" w:date="2018-06-01T02:19:00Z">
              <w:r w:rsidDel="00325A94">
                <w:delText>4</w:delText>
              </w:r>
            </w:del>
          </w:p>
        </w:tc>
      </w:tr>
    </w:tbl>
    <w:p w14:paraId="6920B35C" w14:textId="443EF25F" w:rsidR="003A2C66" w:rsidRPr="00C74DA0" w:rsidRDefault="00D74DD8">
      <w:pPr>
        <w:pStyle w:val="LetranormalTFG"/>
        <w:rPr>
          <w:ins w:id="918" w:author="David Vacas Miguel" w:date="2018-05-27T12:21:00Z"/>
        </w:rPr>
      </w:pPr>
      <w:del w:id="919"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920" w:author="David Vacas Miguel" w:date="2018-06-01T02:18:00Z">
        <w:r w:rsidR="00325A94">
          <w:t>La velocidad del motor esta medida en revoluciones por segundo, por consiguiente, cuanto más radio tengan las ruedas, más veloz es el robot</w:t>
        </w:r>
      </w:ins>
      <w:ins w:id="921" w:author="David Vacas Miguel" w:date="2018-06-01T02:20:00Z">
        <w:r w:rsidR="00325A94">
          <w:t xml:space="preserve"> y cuanto menor sea el radio más lento es.</w:t>
        </w:r>
      </w:ins>
    </w:p>
    <w:p w14:paraId="2D9E9BE8" w14:textId="77777777" w:rsidR="001523AB" w:rsidRDefault="001523AB">
      <w:pPr>
        <w:rPr>
          <w:ins w:id="922" w:author="David Vacas Miguel" w:date="2018-06-02T13:01:00Z"/>
          <w:rFonts w:ascii="Century Gothic" w:hAnsi="Century Gothic" w:cs="Times New Roman"/>
          <w:b/>
          <w:sz w:val="28"/>
        </w:rPr>
      </w:pPr>
      <w:ins w:id="923" w:author="David Vacas Miguel" w:date="2018-06-02T13:01:00Z">
        <w:r>
          <w:rPr>
            <w:b/>
            <w:sz w:val="28"/>
          </w:rPr>
          <w:br w:type="page"/>
        </w:r>
      </w:ins>
    </w:p>
    <w:p w14:paraId="378EB386" w14:textId="23090F59" w:rsidR="003A2C66" w:rsidDel="00CF62B4" w:rsidRDefault="00CF62B4" w:rsidP="00CF62B4">
      <w:pPr>
        <w:pStyle w:val="LetranormalTFG"/>
        <w:rPr>
          <w:del w:id="924" w:author="David Vacas Miguel" w:date="2018-05-27T12:21:00Z"/>
          <w:b/>
          <w:sz w:val="28"/>
        </w:rPr>
      </w:pPr>
      <w:ins w:id="925" w:author="David Vacas Miguel" w:date="2018-06-01T02:20:00Z">
        <w:r w:rsidRPr="00CF62B4">
          <w:rPr>
            <w:b/>
            <w:sz w:val="28"/>
            <w:rPrChange w:id="926" w:author="David Vacas Miguel" w:date="2018-06-01T02:21:00Z">
              <w:rPr/>
            </w:rPrChange>
          </w:rPr>
          <w:lastRenderedPageBreak/>
          <w:t>Caso 4.</w:t>
        </w:r>
      </w:ins>
      <w:ins w:id="927" w:author="David Vacas Miguel" w:date="2018-06-01T02:21:00Z">
        <w:r w:rsidRPr="00CF62B4">
          <w:rPr>
            <w:b/>
            <w:sz w:val="28"/>
            <w:rPrChange w:id="928" w:author="David Vacas Miguel" w:date="2018-06-01T02:21:00Z">
              <w:rPr/>
            </w:rPrChange>
          </w:rPr>
          <w:t xml:space="preserve"> Cambio en la separación entre sensores.</w:t>
        </w:r>
      </w:ins>
    </w:p>
    <w:p w14:paraId="717491FE" w14:textId="77777777" w:rsidR="00CF62B4" w:rsidRPr="00CF62B4" w:rsidRDefault="00CF62B4">
      <w:pPr>
        <w:pStyle w:val="LetranormalTFG"/>
        <w:rPr>
          <w:ins w:id="929" w:author="David Vacas Miguel" w:date="2018-06-01T02:21:00Z"/>
          <w:b/>
          <w:sz w:val="28"/>
          <w:rPrChange w:id="930" w:author="David Vacas Miguel" w:date="2018-06-01T02:21:00Z">
            <w:rPr>
              <w:ins w:id="931" w:author="David Vacas Miguel" w:date="2018-06-01T02:21:00Z"/>
              <w:b/>
            </w:rPr>
          </w:rPrChange>
        </w:rPr>
      </w:pPr>
    </w:p>
    <w:p w14:paraId="18F6956A" w14:textId="77270CF8" w:rsidR="00D74DD8" w:rsidDel="00325A94" w:rsidRDefault="00CF62B4">
      <w:pPr>
        <w:pStyle w:val="LetranormalTFG"/>
        <w:rPr>
          <w:del w:id="932" w:author="David Vacas Miguel" w:date="2018-06-01T02:18:00Z"/>
        </w:rPr>
        <w:pPrChange w:id="933" w:author="David Vacas Miguel" w:date="2018-06-01T02:21:00Z">
          <w:pPr>
            <w:jc w:val="center"/>
          </w:pPr>
        </w:pPrChange>
      </w:pPr>
      <w:ins w:id="934" w:author="David Vacas Miguel" w:date="2018-06-01T02:23:00Z">
        <w:r>
          <w:t>Se realizan modificaciones en la separación entre los sensores, aumentando o disminuyendo esta.</w:t>
        </w:r>
      </w:ins>
      <w:del w:id="935"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936" w:author="David Vacas Miguel" w:date="2018-06-01T02:21:00Z">
          <w:pPr>
            <w:pStyle w:val="LetranormalTFG"/>
            <w:jc w:val="center"/>
          </w:pPr>
        </w:pPrChange>
      </w:pPr>
      <w:del w:id="937" w:author="David Vacas Miguel" w:date="2018-06-01T02:18:00Z">
        <w:r w:rsidRPr="00793CF4" w:rsidDel="00325A94">
          <w:rPr>
            <w:b/>
          </w:rPr>
          <w:delText xml:space="preserve">Figura </w:delText>
        </w:r>
      </w:del>
      <w:del w:id="938" w:author="David Vacas Miguel" w:date="2018-05-27T13:38:00Z">
        <w:r w:rsidRPr="00793CF4" w:rsidDel="0047468B">
          <w:rPr>
            <w:b/>
          </w:rPr>
          <w:delText>X</w:delText>
        </w:r>
      </w:del>
      <w:del w:id="939"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940">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7B1B405D" w14:textId="77777777" w:rsidR="00CF62B4" w:rsidRDefault="00CF62B4" w:rsidP="00F21B89">
            <w:pPr>
              <w:pStyle w:val="LetranormalTFG"/>
            </w:pPr>
            <w:r>
              <w:t>Parámetros</w:t>
            </w:r>
          </w:p>
        </w:tc>
        <w:tc>
          <w:tcPr>
            <w:tcW w:w="833" w:type="dxa"/>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941" w:author="David Vacas Miguel" w:date="2018-06-01T02:23:00Z"/>
              </w:rPr>
            </w:pPr>
            <w:ins w:id="942" w:author="David Vacas Miguel" w:date="2018-06-01T02:23:00Z">
              <w:r>
                <w:t>Tiempo</w:t>
              </w:r>
            </w:ins>
          </w:p>
        </w:tc>
      </w:tr>
      <w:tr w:rsidR="001523AB" w14:paraId="3C51DC70" w14:textId="0D95B598"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61444EE" w14:textId="30A23A19" w:rsidR="00CF62B4" w:rsidRDefault="00CF62B4" w:rsidP="00CF62B4">
            <w:pPr>
              <w:pStyle w:val="LetranormalTFG"/>
            </w:pPr>
            <w:ins w:id="943" w:author="David Vacas Miguel" w:date="2018-06-01T02:24:00Z">
              <w:r>
                <w:t>Valor (↑)</w:t>
              </w:r>
            </w:ins>
            <w:del w:id="944" w:author="David Vacas Miguel" w:date="2018-06-01T02:24:00Z">
              <w:r w:rsidDel="00D644CC">
                <w:delText>Valor</w:delText>
              </w:r>
            </w:del>
          </w:p>
        </w:tc>
        <w:tc>
          <w:tcPr>
            <w:tcW w:w="833" w:type="dxa"/>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998" w:type="dxa"/>
            <w:shd w:val="clear" w:color="auto" w:fill="FFE599" w:themeFill="accent4" w:themeFillTint="66"/>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945" w:author="David Vacas Miguel" w:date="2018-06-01T02:23:00Z"/>
                <w:b/>
              </w:rPr>
            </w:pPr>
            <w:ins w:id="946" w:author="David Vacas Miguel" w:date="2018-06-01T02:23:00Z">
              <w:r>
                <w:rPr>
                  <w:b/>
                </w:rPr>
                <w:t>92s</w:t>
              </w:r>
            </w:ins>
          </w:p>
        </w:tc>
      </w:tr>
      <w:tr w:rsidR="00CF62B4" w14:paraId="0EE991BA" w14:textId="7AB9E626" w:rsidTr="00CF62B4">
        <w:tblPrEx>
          <w:tblW w:w="0" w:type="auto"/>
          <w:tblPrExChange w:id="947" w:author="David Vacas Miguel" w:date="2018-06-01T02:23:00Z">
            <w:tblPrEx>
              <w:tblW w:w="0" w:type="auto"/>
            </w:tblPrEx>
          </w:tblPrExChange>
        </w:tblPrEx>
        <w:trPr>
          <w:ins w:id="948"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949" w:author="David Vacas Miguel" w:date="2018-06-01T02:23:00Z">
              <w:tcPr>
                <w:tcW w:w="1433" w:type="dxa"/>
              </w:tcPr>
            </w:tcPrChange>
          </w:tcPr>
          <w:p w14:paraId="2C60EC32" w14:textId="5A9BB017" w:rsidR="00CF62B4" w:rsidRDefault="00CF62B4" w:rsidP="00CF62B4">
            <w:pPr>
              <w:pStyle w:val="LetranormalTFG"/>
              <w:rPr>
                <w:ins w:id="950" w:author="David Vacas Miguel" w:date="2018-06-01T02:23:00Z"/>
              </w:rPr>
            </w:pPr>
            <w:ins w:id="951" w:author="David Vacas Miguel" w:date="2018-06-01T02:24:00Z">
              <w:r>
                <w:t>Valor (↓)</w:t>
              </w:r>
            </w:ins>
          </w:p>
        </w:tc>
        <w:tc>
          <w:tcPr>
            <w:tcW w:w="833" w:type="dxa"/>
            <w:tcPrChange w:id="952" w:author="David Vacas Miguel" w:date="2018-06-01T02:2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53" w:author="David Vacas Miguel" w:date="2018-06-01T02:23:00Z"/>
              </w:rPr>
            </w:pPr>
            <w:ins w:id="954" w:author="David Vacas Miguel" w:date="2018-06-01T02:23:00Z">
              <w:r>
                <w:t>2</w:t>
              </w:r>
            </w:ins>
          </w:p>
        </w:tc>
        <w:tc>
          <w:tcPr>
            <w:tcW w:w="844" w:type="dxa"/>
            <w:tcPrChange w:id="955" w:author="David Vacas Miguel" w:date="2018-06-01T02:2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56" w:author="David Vacas Miguel" w:date="2018-06-01T02:23:00Z"/>
              </w:rPr>
            </w:pPr>
            <w:ins w:id="957" w:author="David Vacas Miguel" w:date="2018-06-01T02:23:00Z">
              <w:r>
                <w:t>2</w:t>
              </w:r>
            </w:ins>
          </w:p>
        </w:tc>
        <w:tc>
          <w:tcPr>
            <w:tcW w:w="836" w:type="dxa"/>
            <w:tcPrChange w:id="958" w:author="David Vacas Miguel" w:date="2018-06-01T02:2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59" w:author="David Vacas Miguel" w:date="2018-06-01T02:23:00Z"/>
              </w:rPr>
            </w:pPr>
            <w:ins w:id="960" w:author="David Vacas Miguel" w:date="2018-06-01T02:23:00Z">
              <w:r>
                <w:t>16</w:t>
              </w:r>
            </w:ins>
          </w:p>
        </w:tc>
        <w:tc>
          <w:tcPr>
            <w:tcW w:w="855" w:type="dxa"/>
            <w:tcPrChange w:id="961" w:author="David Vacas Miguel" w:date="2018-06-01T02:2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2" w:author="David Vacas Miguel" w:date="2018-06-01T02:23:00Z"/>
              </w:rPr>
            </w:pPr>
            <w:ins w:id="963" w:author="David Vacas Miguel" w:date="2018-06-01T02:23:00Z">
              <w:r>
                <w:t>3</w:t>
              </w:r>
            </w:ins>
          </w:p>
        </w:tc>
        <w:tc>
          <w:tcPr>
            <w:tcW w:w="808" w:type="dxa"/>
            <w:tcPrChange w:id="964" w:author="David Vacas Miguel" w:date="2018-06-01T02:2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5" w:author="David Vacas Miguel" w:date="2018-06-01T02:23:00Z"/>
              </w:rPr>
            </w:pPr>
            <w:ins w:id="966" w:author="David Vacas Miguel" w:date="2018-06-01T02:23:00Z">
              <w:r>
                <w:t>22</w:t>
              </w:r>
            </w:ins>
          </w:p>
        </w:tc>
        <w:tc>
          <w:tcPr>
            <w:tcW w:w="844" w:type="dxa"/>
            <w:tcPrChange w:id="967" w:author="David Vacas Miguel" w:date="2018-06-01T02:2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8" w:author="David Vacas Miguel" w:date="2018-06-01T02:23:00Z"/>
              </w:rPr>
            </w:pPr>
            <w:ins w:id="969" w:author="David Vacas Miguel" w:date="2018-06-01T02:23:00Z">
              <w:r>
                <w:t>16</w:t>
              </w:r>
            </w:ins>
          </w:p>
        </w:tc>
        <w:tc>
          <w:tcPr>
            <w:tcW w:w="819" w:type="dxa"/>
            <w:tcPrChange w:id="970" w:author="David Vacas Miguel" w:date="2018-06-01T02:2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1" w:author="David Vacas Miguel" w:date="2018-06-01T02:23:00Z"/>
              </w:rPr>
            </w:pPr>
            <w:ins w:id="972" w:author="David Vacas Miguel" w:date="2018-06-01T02:23:00Z">
              <w:r>
                <w:t>0</w:t>
              </w:r>
            </w:ins>
          </w:p>
        </w:tc>
        <w:tc>
          <w:tcPr>
            <w:tcW w:w="799" w:type="dxa"/>
            <w:tcPrChange w:id="973" w:author="David Vacas Miguel" w:date="2018-06-01T02:2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4" w:author="David Vacas Miguel" w:date="2018-06-01T02:23:00Z"/>
                <w:b/>
              </w:rPr>
            </w:pPr>
            <w:ins w:id="975" w:author="David Vacas Miguel" w:date="2018-06-01T02:23:00Z">
              <w:r>
                <w:rPr>
                  <w:b/>
                </w:rPr>
                <w:t>2</w:t>
              </w:r>
            </w:ins>
          </w:p>
        </w:tc>
        <w:tc>
          <w:tcPr>
            <w:tcW w:w="998" w:type="dxa"/>
            <w:shd w:val="clear" w:color="auto" w:fill="FFE599" w:themeFill="accent4" w:themeFillTint="66"/>
            <w:tcPrChange w:id="976" w:author="David Vacas Miguel" w:date="2018-06-01T02:2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7" w:author="David Vacas Miguel" w:date="2018-06-01T02:23:00Z"/>
                <w:b/>
              </w:rPr>
            </w:pPr>
            <w:ins w:id="978" w:author="David Vacas Miguel" w:date="2018-06-01T02:23:00Z">
              <w:r>
                <w:rPr>
                  <w:b/>
                </w:rPr>
                <w:t>88s</w:t>
              </w:r>
            </w:ins>
          </w:p>
        </w:tc>
      </w:tr>
    </w:tbl>
    <w:p w14:paraId="121F484C" w14:textId="0BF466F5" w:rsidR="003A2C66" w:rsidRPr="003A2C66" w:rsidDel="00CF62B4" w:rsidRDefault="00D74DD8">
      <w:pPr>
        <w:pStyle w:val="LetranormalTFG"/>
        <w:rPr>
          <w:del w:id="979" w:author="David Vacas Miguel" w:date="2018-06-01T02:24:00Z"/>
          <w:rPrChange w:id="980" w:author="David Vacas Miguel" w:date="2018-05-27T12:26:00Z">
            <w:rPr>
              <w:del w:id="981" w:author="David Vacas Miguel" w:date="2018-06-01T02:24:00Z"/>
              <w:b/>
            </w:rPr>
          </w:rPrChange>
        </w:rPr>
      </w:pPr>
      <w:del w:id="982"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983" w:author="David Vacas Miguel" w:date="2018-06-01T02:25:00Z">
        <w:r w:rsidR="00CF62B4" w:rsidRPr="00CF62B4">
          <w:rPr>
            <w:noProof/>
            <w:lang w:eastAsia="es-ES"/>
          </w:rPr>
          <w:t xml:space="preserve"> </w:t>
        </w:r>
      </w:ins>
      <w:moveToRangeStart w:id="984" w:author="David Vacas Miguel" w:date="2018-06-01T02:25:00Z" w:name="move515583237"/>
      <w:moveTo w:id="985"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984"/>
    </w:p>
    <w:p w14:paraId="5C3D5827" w14:textId="5BEA7296" w:rsidR="00D74DD8" w:rsidRDefault="00D74DD8" w:rsidP="00F21B89">
      <w:pPr>
        <w:pStyle w:val="LetranormalTFG"/>
        <w:jc w:val="center"/>
        <w:rPr>
          <w:ins w:id="986" w:author="David Vacas Miguel" w:date="2018-06-01T02:35:00Z"/>
        </w:rPr>
      </w:pPr>
      <w:del w:id="987" w:author="David Vacas Miguel" w:date="2018-06-01T02:36:00Z">
        <w:r w:rsidRPr="00793CF4" w:rsidDel="003429F4">
          <w:rPr>
            <w:b/>
          </w:rPr>
          <w:delText xml:space="preserve">Figura </w:delText>
        </w:r>
      </w:del>
      <w:ins w:id="988" w:author="David Vacas Miguel" w:date="2018-06-01T02:36:00Z">
        <w:r w:rsidR="003429F4">
          <w:rPr>
            <w:b/>
          </w:rPr>
          <w:t>a)</w:t>
        </w:r>
      </w:ins>
      <w:del w:id="989" w:author="David Vacas Miguel" w:date="2018-05-27T13:38:00Z">
        <w:r w:rsidRPr="00793CF4" w:rsidDel="0047468B">
          <w:rPr>
            <w:b/>
          </w:rPr>
          <w:delText>X.</w:delText>
        </w:r>
      </w:del>
      <w:r>
        <w:t xml:space="preserve"> </w:t>
      </w:r>
      <w:del w:id="990" w:author="David Vacas Miguel" w:date="2018-06-01T02:25:00Z">
        <w:r w:rsidR="00DF3C73" w:rsidDel="00CF62B4">
          <w:delText xml:space="preserve">Caso 4.1 </w:delText>
        </w:r>
      </w:del>
      <w:ins w:id="991" w:author="David Vacas Miguel" w:date="2018-06-01T02:25:00Z">
        <w:r w:rsidR="00CF62B4">
          <w:t>M</w:t>
        </w:r>
      </w:ins>
      <w:del w:id="992" w:author="David Vacas Miguel" w:date="2018-06-01T02:25:00Z">
        <w:r w:rsidR="00DF3C73" w:rsidDel="00CF62B4">
          <w:delText>m</w:delText>
        </w:r>
      </w:del>
      <w:r w:rsidR="00DF3C73">
        <w:t>ayor separación</w:t>
      </w:r>
      <w:del w:id="993" w:author="David Vacas Miguel" w:date="2018-06-01T02:25:00Z">
        <w:r w:rsidR="00DF3C73" w:rsidDel="00CF62B4">
          <w:delText xml:space="preserve"> entre sensores</w:delText>
        </w:r>
      </w:del>
      <w:r>
        <w:t>.</w:t>
      </w:r>
      <w:ins w:id="994" w:author="David Vacas Miguel" w:date="2018-06-01T02:25:00Z">
        <w:r w:rsidR="00CF62B4" w:rsidRPr="00CF62B4">
          <w:rPr>
            <w:b/>
          </w:rPr>
          <w:t xml:space="preserve"> </w:t>
        </w:r>
        <w:r w:rsidR="00CF62B4">
          <w:rPr>
            <w:b/>
          </w:rPr>
          <w:tab/>
        </w:r>
      </w:ins>
      <w:ins w:id="995" w:author="David Vacas Miguel" w:date="2018-06-01T02:26:00Z">
        <w:r w:rsidR="00CF62B4">
          <w:rPr>
            <w:b/>
          </w:rPr>
          <w:tab/>
        </w:r>
      </w:ins>
      <w:ins w:id="996" w:author="David Vacas Miguel" w:date="2018-06-01T02:36:00Z">
        <w:r w:rsidR="003429F4">
          <w:rPr>
            <w:b/>
          </w:rPr>
          <w:tab/>
          <w:t>b)</w:t>
        </w:r>
      </w:ins>
      <w:ins w:id="997" w:author="David Vacas Miguel" w:date="2018-06-01T02:25:00Z">
        <w:r w:rsidR="00CF62B4">
          <w:t xml:space="preserve"> Menor separación.</w:t>
        </w:r>
      </w:ins>
    </w:p>
    <w:p w14:paraId="67481A41" w14:textId="72254798" w:rsidR="003429F4" w:rsidRDefault="003429F4" w:rsidP="00F21B89">
      <w:pPr>
        <w:pStyle w:val="LetranormalTFG"/>
        <w:jc w:val="center"/>
      </w:pPr>
      <w:ins w:id="998" w:author="David Vacas Miguel" w:date="2018-06-01T02:35:00Z">
        <w:r w:rsidRPr="003429F4">
          <w:rPr>
            <w:b/>
            <w:rPrChange w:id="999" w:author="David Vacas Miguel" w:date="2018-06-01T02:36:00Z">
              <w:rPr/>
            </w:rPrChange>
          </w:rPr>
          <w:t xml:space="preserve">Figura </w:t>
        </w:r>
      </w:ins>
      <w:ins w:id="1000" w:author="David Vacas Miguel" w:date="2018-06-01T03:11:00Z">
        <w:r w:rsidR="008E3CBA">
          <w:rPr>
            <w:b/>
          </w:rPr>
          <w:t>35</w:t>
        </w:r>
      </w:ins>
      <w:ins w:id="1001" w:author="David Vacas Miguel" w:date="2018-06-01T02:35:00Z">
        <w:r w:rsidRPr="003429F4">
          <w:rPr>
            <w:b/>
            <w:rPrChange w:id="1002"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1003"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1004" w:author="David Vacas Miguel" w:date="2018-06-01T02:25:00Z"/>
              </w:rPr>
            </w:pPr>
            <w:del w:id="1005"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6" w:author="David Vacas Miguel" w:date="2018-06-01T02:25:00Z"/>
              </w:rPr>
            </w:pPr>
            <w:del w:id="1007"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08" w:author="David Vacas Miguel" w:date="2018-06-01T02:25:00Z"/>
              </w:rPr>
            </w:pPr>
            <w:del w:id="1009"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0" w:author="David Vacas Miguel" w:date="2018-06-01T02:25:00Z"/>
              </w:rPr>
            </w:pPr>
            <w:del w:id="1011"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2" w:author="David Vacas Miguel" w:date="2018-06-01T02:25:00Z"/>
              </w:rPr>
            </w:pPr>
            <w:del w:id="1013"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4" w:author="David Vacas Miguel" w:date="2018-06-01T02:25:00Z"/>
              </w:rPr>
            </w:pPr>
            <w:del w:id="1015"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6" w:author="David Vacas Miguel" w:date="2018-06-01T02:25:00Z"/>
              </w:rPr>
            </w:pPr>
            <w:del w:id="1017"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8" w:author="David Vacas Miguel" w:date="2018-06-01T02:25:00Z"/>
              </w:rPr>
            </w:pPr>
            <w:del w:id="1019"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0" w:author="David Vacas Miguel" w:date="2018-06-01T02:25:00Z"/>
              </w:rPr>
            </w:pPr>
            <w:del w:id="1021"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1022"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1023" w:author="David Vacas Miguel" w:date="2018-06-01T02:25:00Z"/>
              </w:rPr>
            </w:pPr>
            <w:del w:id="1024"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5" w:author="David Vacas Miguel" w:date="2018-06-01T02:25:00Z"/>
              </w:rPr>
            </w:pPr>
            <w:del w:id="1026"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7" w:author="David Vacas Miguel" w:date="2018-06-01T02:25:00Z"/>
              </w:rPr>
            </w:pPr>
            <w:del w:id="1028"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29" w:author="David Vacas Miguel" w:date="2018-06-01T02:25:00Z"/>
              </w:rPr>
            </w:pPr>
            <w:del w:id="1030"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1" w:author="David Vacas Miguel" w:date="2018-06-01T02:25:00Z"/>
              </w:rPr>
            </w:pPr>
            <w:del w:id="1032"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3" w:author="David Vacas Miguel" w:date="2018-06-01T02:25:00Z"/>
              </w:rPr>
            </w:pPr>
            <w:del w:id="1034"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5" w:author="David Vacas Miguel" w:date="2018-06-01T02:25:00Z"/>
              </w:rPr>
            </w:pPr>
            <w:del w:id="1036"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7" w:author="David Vacas Miguel" w:date="2018-06-01T02:25:00Z"/>
              </w:rPr>
            </w:pPr>
            <w:del w:id="1038"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9" w:author="David Vacas Miguel" w:date="2018-06-01T02:25:00Z"/>
                <w:b/>
              </w:rPr>
            </w:pPr>
            <w:del w:id="1040" w:author="David Vacas Miguel" w:date="2018-06-01T02:25:00Z">
              <w:r w:rsidDel="00CF62B4">
                <w:rPr>
                  <w:b/>
                </w:rPr>
                <w:delText>2</w:delText>
              </w:r>
            </w:del>
          </w:p>
        </w:tc>
      </w:tr>
    </w:tbl>
    <w:p w14:paraId="00023681" w14:textId="09CAAF45" w:rsidR="00D33443" w:rsidRPr="00D33443" w:rsidRDefault="00CF62B4">
      <w:pPr>
        <w:pStyle w:val="LetranormalTFG"/>
        <w:rPr>
          <w:rPrChange w:id="1041" w:author="David Vacas Miguel" w:date="2018-05-27T12:37:00Z">
            <w:rPr>
              <w:b/>
            </w:rPr>
          </w:rPrChange>
        </w:rPr>
      </w:pPr>
      <w:ins w:id="1042" w:author="David Vacas Miguel" w:date="2018-06-01T02:26:00Z">
        <w:r w:rsidRPr="00CF62B4">
          <w:rPr>
            <w:rPrChange w:id="1043" w:author="David Vacas Miguel" w:date="2018-06-01T02:26:00Z">
              <w:rPr>
                <w:b/>
              </w:rPr>
            </w:rPrChange>
          </w:rPr>
          <w:t>En el primer caso,</w:t>
        </w:r>
      </w:ins>
      <w:del w:id="1044" w:author="David Vacas Miguel" w:date="2018-06-01T02:25:00Z">
        <w:r w:rsidR="00D74DD8" w:rsidRPr="00CF62B4" w:rsidDel="00CF62B4">
          <w:rPr>
            <w:rPrChange w:id="1045" w:author="David Vacas Miguel" w:date="2018-06-01T02:26:00Z">
              <w:rPr>
                <w:b/>
              </w:rPr>
            </w:rPrChange>
          </w:rPr>
          <w:delText xml:space="preserve">Tiempo: </w:delText>
        </w:r>
        <w:r w:rsidR="00916BAF" w:rsidRPr="00CF62B4" w:rsidDel="00CF62B4">
          <w:rPr>
            <w:rPrChange w:id="1046" w:author="David Vacas Miguel" w:date="2018-06-01T02:26:00Z">
              <w:rPr>
                <w:b/>
              </w:rPr>
            </w:rPrChange>
          </w:rPr>
          <w:delText>88</w:delText>
        </w:r>
        <w:r w:rsidR="00D74DD8" w:rsidRPr="00CF62B4" w:rsidDel="00CF62B4">
          <w:rPr>
            <w:rPrChange w:id="1047" w:author="David Vacas Miguel" w:date="2018-06-01T02:26:00Z">
              <w:rPr>
                <w:b/>
              </w:rPr>
            </w:rPrChange>
          </w:rPr>
          <w:delText>s.</w:delText>
        </w:r>
      </w:del>
      <w:ins w:id="1048" w:author="David Vacas Miguel" w:date="2018-06-01T02:26:00Z">
        <w:r w:rsidRPr="00CF62B4">
          <w:rPr>
            <w:rPrChange w:id="1049" w:author="David Vacas Miguel" w:date="2018-06-01T02:26:00Z">
              <w:rPr>
                <w:b/>
              </w:rPr>
            </w:rPrChange>
          </w:rPr>
          <w:t xml:space="preserve"> p</w:t>
        </w:r>
      </w:ins>
      <w:ins w:id="1050" w:author="David Vacas Miguel" w:date="2018-06-01T02:24:00Z">
        <w:r w:rsidRPr="00CF62B4">
          <w:t>uesto</w:t>
        </w:r>
        <w:r>
          <w:t xml:space="preserve"> que los sensores tienen una separación mayor, hay mayor margen en la colisión con el circuito, por lo que el robot se separa un poco del circuito haciendo que realice un mayor recorrido.</w:t>
        </w:r>
      </w:ins>
      <w:ins w:id="1051" w:author="David Vacas Miguel" w:date="2018-06-01T02:26:00Z">
        <w:r>
          <w:t xml:space="preserve"> Sin </w:t>
        </w:r>
      </w:ins>
      <w:ins w:id="1052" w:author="David Vacas Miguel" w:date="2018-06-01T02:27:00Z">
        <w:r>
          <w:t>embargo, en el segundo</w:t>
        </w:r>
      </w:ins>
      <w:ins w:id="1053" w:author="David Vacas Miguel" w:date="2018-05-27T12:37:00Z">
        <w:r w:rsidR="00D33443">
          <w:t>, al tener los sensores m</w:t>
        </w:r>
      </w:ins>
      <w:ins w:id="1054" w:author="David Vacas Miguel" w:date="2018-05-27T12:40:00Z">
        <w:r w:rsidR="00D33443">
          <w:t>á</w:t>
        </w:r>
      </w:ins>
      <w:ins w:id="1055" w:author="David Vacas Miguel" w:date="2018-05-27T12:37:00Z">
        <w:r w:rsidR="00D33443">
          <w:t>s juntos, el robot se ajusta m</w:t>
        </w:r>
      </w:ins>
      <w:ins w:id="1056" w:author="David Vacas Miguel" w:date="2018-05-27T12:38:00Z">
        <w:r w:rsidR="00D33443">
          <w:t>á</w:t>
        </w:r>
      </w:ins>
      <w:ins w:id="1057" w:author="David Vacas Miguel" w:date="2018-05-27T12:37:00Z">
        <w:r w:rsidR="00D33443">
          <w:t>s al recorrido del circuito</w:t>
        </w:r>
      </w:ins>
      <w:ins w:id="1058" w:author="David Vacas Miguel" w:date="2018-05-27T12:40:00Z">
        <w:r w:rsidR="00D33443">
          <w:t xml:space="preserve"> debido a que se detectan </w:t>
        </w:r>
      </w:ins>
      <w:ins w:id="1059" w:author="David Vacas Miguel" w:date="2018-05-27T12:41:00Z">
        <w:r w:rsidR="00D33443">
          <w:t>muchas colisiones</w:t>
        </w:r>
      </w:ins>
      <w:ins w:id="1060" w:author="David Vacas Miguel" w:date="2018-05-27T12:38:00Z">
        <w:r w:rsidR="00D33443">
          <w:t xml:space="preserve"> y por lo tanto el recorrido que hace es </w:t>
        </w:r>
      </w:ins>
      <w:ins w:id="1061" w:author="David Vacas Miguel" w:date="2018-06-01T02:27:00Z">
        <w:r>
          <w:t>más</w:t>
        </w:r>
      </w:ins>
      <w:ins w:id="1062" w:author="David Vacas Miguel" w:date="2018-05-27T12:38:00Z">
        <w:r w:rsidR="00D33443">
          <w:t xml:space="preserve"> ajustado al recorrido del circuito.</w:t>
        </w:r>
      </w:ins>
    </w:p>
    <w:p w14:paraId="17000707" w14:textId="77777777" w:rsidR="001523AB" w:rsidRDefault="001523AB">
      <w:pPr>
        <w:rPr>
          <w:ins w:id="1063" w:author="David Vacas Miguel" w:date="2018-06-02T13:01:00Z"/>
          <w:rFonts w:ascii="Century Gothic" w:hAnsi="Century Gothic" w:cs="Times New Roman"/>
          <w:b/>
          <w:sz w:val="28"/>
        </w:rPr>
      </w:pPr>
      <w:ins w:id="1064" w:author="David Vacas Miguel" w:date="2018-06-02T13:01:00Z">
        <w:r>
          <w:rPr>
            <w:b/>
            <w:sz w:val="28"/>
          </w:rPr>
          <w:br w:type="page"/>
        </w:r>
      </w:ins>
    </w:p>
    <w:p w14:paraId="072A5876" w14:textId="38CFCD34" w:rsidR="00D74DD8" w:rsidRPr="00CF62B4" w:rsidRDefault="00CF62B4">
      <w:pPr>
        <w:pStyle w:val="LetranormalTFG"/>
        <w:rPr>
          <w:b/>
          <w:sz w:val="28"/>
          <w:rPrChange w:id="1065" w:author="David Vacas Miguel" w:date="2018-06-01T02:27:00Z">
            <w:rPr/>
          </w:rPrChange>
        </w:rPr>
        <w:pPrChange w:id="1066" w:author="David Vacas Miguel" w:date="2018-06-01T02:27:00Z">
          <w:pPr>
            <w:jc w:val="center"/>
          </w:pPr>
        </w:pPrChange>
      </w:pPr>
      <w:ins w:id="1067" w:author="David Vacas Miguel" w:date="2018-06-01T02:27:00Z">
        <w:r w:rsidRPr="00CF62B4">
          <w:rPr>
            <w:b/>
            <w:sz w:val="28"/>
            <w:rPrChange w:id="1068" w:author="David Vacas Miguel" w:date="2018-06-01T02:27:00Z">
              <w:rPr/>
            </w:rPrChange>
          </w:rPr>
          <w:lastRenderedPageBreak/>
          <w:t>Caso 5. Cambio en la separación entre ruedas y sensores.</w:t>
        </w:r>
      </w:ins>
      <w:moveFromRangeStart w:id="1069" w:author="David Vacas Miguel" w:date="2018-06-01T02:25:00Z" w:name="move515583237"/>
      <w:moveFrom w:id="1070" w:author="David Vacas Miguel" w:date="2018-06-01T02:25:00Z">
        <w:r w:rsidR="00403E80" w:rsidRPr="00CF62B4" w:rsidDel="00CF62B4">
          <w:rPr>
            <w:b/>
            <w:noProof/>
            <w:sz w:val="28"/>
            <w:rPrChange w:id="1071" w:author="David Vacas Miguel" w:date="2018-06-01T02:27: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1069"/>
    </w:p>
    <w:p w14:paraId="47E10FE0" w14:textId="1396A655" w:rsidR="00D74DD8" w:rsidRPr="00CF62B4" w:rsidRDefault="00CF62B4">
      <w:pPr>
        <w:pStyle w:val="LetranormalTFG"/>
        <w:pPrChange w:id="1072" w:author="David Vacas Miguel" w:date="2018-06-01T02:28:00Z">
          <w:pPr>
            <w:pStyle w:val="LetranormalTFG"/>
            <w:jc w:val="center"/>
          </w:pPr>
        </w:pPrChange>
      </w:pPr>
      <w:ins w:id="1073" w:author="David Vacas Miguel" w:date="2018-06-01T02:28:00Z">
        <w:r w:rsidRPr="00CF62B4">
          <w:rPr>
            <w:rPrChange w:id="1074" w:author="David Vacas Miguel" w:date="2018-06-01T02:28:00Z">
              <w:rPr>
                <w:b/>
              </w:rPr>
            </w:rPrChange>
          </w:rPr>
          <w:t>Para este caso se va a cambiar la distancia entre los ejes del robot, es decir, la distancia entre el punto central de las ruedas y el punto central de los sensores.</w:t>
        </w:r>
      </w:ins>
      <w:del w:id="1075" w:author="David Vacas Miguel" w:date="2018-06-01T02:25:00Z">
        <w:r w:rsidR="00D74DD8" w:rsidRPr="00CF62B4" w:rsidDel="00CF62B4">
          <w:rPr>
            <w:rPrChange w:id="1076" w:author="David Vacas Miguel" w:date="2018-06-01T02:28:00Z">
              <w:rPr>
                <w:b/>
              </w:rPr>
            </w:rPrChange>
          </w:rPr>
          <w:delText xml:space="preserve">Figura </w:delText>
        </w:r>
      </w:del>
      <w:del w:id="1077" w:author="David Vacas Miguel" w:date="2018-05-27T13:38:00Z">
        <w:r w:rsidR="00D74DD8" w:rsidRPr="00CF62B4" w:rsidDel="0047468B">
          <w:rPr>
            <w:rPrChange w:id="1078" w:author="David Vacas Miguel" w:date="2018-06-01T02:28:00Z">
              <w:rPr>
                <w:b/>
              </w:rPr>
            </w:rPrChange>
          </w:rPr>
          <w:delText>X</w:delText>
        </w:r>
      </w:del>
      <w:del w:id="1079" w:author="David Vacas Miguel" w:date="2018-06-01T02:25:00Z">
        <w:r w:rsidR="00D74DD8" w:rsidRPr="00CF62B4" w:rsidDel="00CF62B4">
          <w:rPr>
            <w:rPrChange w:id="1080"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081">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202AEE53" w14:textId="77777777" w:rsidR="00CF62B4" w:rsidRDefault="00CF62B4" w:rsidP="00F21B89">
            <w:pPr>
              <w:pStyle w:val="LetranormalTFG"/>
            </w:pPr>
            <w:r>
              <w:t>Parámetros</w:t>
            </w:r>
          </w:p>
        </w:tc>
        <w:tc>
          <w:tcPr>
            <w:tcW w:w="833" w:type="dxa"/>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082" w:author="David Vacas Miguel" w:date="2018-06-01T02:29:00Z"/>
              </w:rPr>
            </w:pPr>
            <w:ins w:id="1083" w:author="David Vacas Miguel" w:date="2018-06-01T02:29:00Z">
              <w:r>
                <w:t>Tiempo</w:t>
              </w:r>
            </w:ins>
          </w:p>
        </w:tc>
      </w:tr>
      <w:tr w:rsidR="001523AB" w14:paraId="1C11D4FA" w14:textId="5FC9355F"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4538AF0" w14:textId="740D140E" w:rsidR="00BF7EE6" w:rsidRDefault="00BF7EE6" w:rsidP="00BF7EE6">
            <w:pPr>
              <w:pStyle w:val="LetranormalTFG"/>
            </w:pPr>
            <w:ins w:id="1084" w:author="David Vacas Miguel" w:date="2018-06-01T02:30:00Z">
              <w:r>
                <w:t>Valor (↑)</w:t>
              </w:r>
            </w:ins>
            <w:del w:id="1085" w:author="David Vacas Miguel" w:date="2018-06-01T02:30:00Z">
              <w:r w:rsidDel="00B729F1">
                <w:delText>Valor</w:delText>
              </w:r>
            </w:del>
          </w:p>
        </w:tc>
        <w:tc>
          <w:tcPr>
            <w:tcW w:w="833" w:type="dxa"/>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15CD5578" w14:textId="51284191"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808" w:type="dxa"/>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3372CE2" w14:textId="0806E937"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799" w:type="dxa"/>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451156C0" w14:textId="5945F14E"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1086" w:author="David Vacas Miguel" w:date="2018-06-01T02:29:00Z"/>
                <w:b/>
                <w:rPrChange w:id="1087" w:author="David Vacas Miguel" w:date="2018-06-01T02:29:00Z">
                  <w:rPr>
                    <w:ins w:id="1088" w:author="David Vacas Miguel" w:date="2018-06-01T02:29:00Z"/>
                  </w:rPr>
                </w:rPrChange>
              </w:rPr>
            </w:pPr>
            <w:ins w:id="1089" w:author="David Vacas Miguel" w:date="2018-06-01T02:29:00Z">
              <w:r w:rsidRPr="00CF62B4">
                <w:rPr>
                  <w:b/>
                  <w:rPrChange w:id="1090" w:author="David Vacas Miguel" w:date="2018-06-01T02:29:00Z">
                    <w:rPr/>
                  </w:rPrChange>
                </w:rPr>
                <w:t>85s</w:t>
              </w:r>
            </w:ins>
          </w:p>
        </w:tc>
      </w:tr>
      <w:tr w:rsidR="00BF7EE6" w14:paraId="5EB91ED1" w14:textId="4539EA67" w:rsidTr="00CF62B4">
        <w:tblPrEx>
          <w:tblW w:w="0" w:type="auto"/>
          <w:tblPrExChange w:id="1091" w:author="David Vacas Miguel" w:date="2018-06-01T02:29:00Z">
            <w:tblPrEx>
              <w:tblW w:w="0" w:type="auto"/>
            </w:tblPrEx>
          </w:tblPrExChange>
        </w:tblPrEx>
        <w:trPr>
          <w:ins w:id="1092"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1093" w:author="David Vacas Miguel" w:date="2018-06-01T02:29:00Z">
              <w:tcPr>
                <w:tcW w:w="1433" w:type="dxa"/>
              </w:tcPr>
            </w:tcPrChange>
          </w:tcPr>
          <w:p w14:paraId="424BA553" w14:textId="34C7598B" w:rsidR="00BF7EE6" w:rsidRDefault="00BF7EE6" w:rsidP="00BF7EE6">
            <w:pPr>
              <w:pStyle w:val="LetranormalTFG"/>
              <w:rPr>
                <w:ins w:id="1094" w:author="David Vacas Miguel" w:date="2018-06-01T02:29:00Z"/>
              </w:rPr>
            </w:pPr>
            <w:ins w:id="1095" w:author="David Vacas Miguel" w:date="2018-06-01T02:30:00Z">
              <w:r>
                <w:t>Valor (↓)</w:t>
              </w:r>
            </w:ins>
          </w:p>
        </w:tc>
        <w:tc>
          <w:tcPr>
            <w:tcW w:w="833" w:type="dxa"/>
            <w:tcPrChange w:id="1096" w:author="David Vacas Miguel" w:date="2018-06-01T02:29: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097" w:author="David Vacas Miguel" w:date="2018-06-01T02:29:00Z"/>
              </w:rPr>
            </w:pPr>
            <w:ins w:id="1098" w:author="David Vacas Miguel" w:date="2018-06-01T02:30:00Z">
              <w:r>
                <w:t>2</w:t>
              </w:r>
            </w:ins>
          </w:p>
        </w:tc>
        <w:tc>
          <w:tcPr>
            <w:tcW w:w="844" w:type="dxa"/>
            <w:tcPrChange w:id="1099" w:author="David Vacas Miguel" w:date="2018-06-01T02:29: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00" w:author="David Vacas Miguel" w:date="2018-06-01T02:29:00Z"/>
              </w:rPr>
            </w:pPr>
            <w:ins w:id="1101" w:author="David Vacas Miguel" w:date="2018-06-01T02:30:00Z">
              <w:r>
                <w:t>2</w:t>
              </w:r>
            </w:ins>
          </w:p>
        </w:tc>
        <w:tc>
          <w:tcPr>
            <w:tcW w:w="836" w:type="dxa"/>
            <w:tcPrChange w:id="1102" w:author="David Vacas Miguel" w:date="2018-06-01T02:29: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03" w:author="David Vacas Miguel" w:date="2018-06-01T02:29:00Z"/>
              </w:rPr>
            </w:pPr>
            <w:ins w:id="1104" w:author="David Vacas Miguel" w:date="2018-06-01T02:30:00Z">
              <w:r>
                <w:t>16</w:t>
              </w:r>
            </w:ins>
          </w:p>
        </w:tc>
        <w:tc>
          <w:tcPr>
            <w:tcW w:w="855" w:type="dxa"/>
            <w:tcPrChange w:id="1105" w:author="David Vacas Miguel" w:date="2018-06-01T02:29:00Z">
              <w:tcPr>
                <w:tcW w:w="962" w:type="dxa"/>
                <w:gridSpan w:val="2"/>
              </w:tcPr>
            </w:tcPrChange>
          </w:tcPr>
          <w:p w14:paraId="4DFE6BF6" w14:textId="4162CD0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06" w:author="David Vacas Miguel" w:date="2018-06-01T02:29:00Z"/>
                <w:b/>
              </w:rPr>
            </w:pPr>
            <w:ins w:id="1107" w:author="David Vacas Miguel" w:date="2018-06-01T02:30:00Z">
              <w:r>
                <w:rPr>
                  <w:b/>
                </w:rPr>
                <w:t>2</w:t>
              </w:r>
            </w:ins>
          </w:p>
        </w:tc>
        <w:tc>
          <w:tcPr>
            <w:tcW w:w="808" w:type="dxa"/>
            <w:tcPrChange w:id="1108" w:author="David Vacas Miguel" w:date="2018-06-01T02:29: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09" w:author="David Vacas Miguel" w:date="2018-06-01T02:29:00Z"/>
              </w:rPr>
            </w:pPr>
            <w:ins w:id="1110" w:author="David Vacas Miguel" w:date="2018-06-01T02:30:00Z">
              <w:r>
                <w:t>22</w:t>
              </w:r>
            </w:ins>
          </w:p>
        </w:tc>
        <w:tc>
          <w:tcPr>
            <w:tcW w:w="844" w:type="dxa"/>
            <w:tcPrChange w:id="1111" w:author="David Vacas Miguel" w:date="2018-06-01T02:29: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2" w:author="David Vacas Miguel" w:date="2018-06-01T02:29:00Z"/>
              </w:rPr>
            </w:pPr>
            <w:ins w:id="1113" w:author="David Vacas Miguel" w:date="2018-06-01T02:30:00Z">
              <w:r>
                <w:t>16</w:t>
              </w:r>
            </w:ins>
          </w:p>
        </w:tc>
        <w:tc>
          <w:tcPr>
            <w:tcW w:w="819" w:type="dxa"/>
            <w:tcPrChange w:id="1114" w:author="David Vacas Miguel" w:date="2018-06-01T02:29:00Z">
              <w:tcPr>
                <w:tcW w:w="952" w:type="dxa"/>
                <w:gridSpan w:val="3"/>
              </w:tcPr>
            </w:tcPrChange>
          </w:tcPr>
          <w:p w14:paraId="1DEF49AE" w14:textId="5359942C"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5" w:author="David Vacas Miguel" w:date="2018-06-01T02:29:00Z"/>
                <w:b/>
              </w:rPr>
            </w:pPr>
            <w:ins w:id="1116" w:author="David Vacas Miguel" w:date="2018-06-01T02:30:00Z">
              <w:r>
                <w:t>0</w:t>
              </w:r>
            </w:ins>
          </w:p>
        </w:tc>
        <w:tc>
          <w:tcPr>
            <w:tcW w:w="799" w:type="dxa"/>
            <w:tcPrChange w:id="1117" w:author="David Vacas Miguel" w:date="2018-06-01T02:29: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18" w:author="David Vacas Miguel" w:date="2018-06-01T02:29:00Z"/>
              </w:rPr>
            </w:pPr>
            <w:ins w:id="1119" w:author="David Vacas Miguel" w:date="2018-06-01T02:30:00Z">
              <w:r>
                <w:t>4</w:t>
              </w:r>
            </w:ins>
          </w:p>
        </w:tc>
        <w:tc>
          <w:tcPr>
            <w:tcW w:w="998" w:type="dxa"/>
            <w:shd w:val="clear" w:color="auto" w:fill="FFE599" w:themeFill="accent4" w:themeFillTint="66"/>
            <w:tcPrChange w:id="1120" w:author="David Vacas Miguel" w:date="2018-06-01T02:29: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21" w:author="David Vacas Miguel" w:date="2018-06-01T02:29:00Z"/>
                <w:b/>
                <w:rPrChange w:id="1122" w:author="David Vacas Miguel" w:date="2018-06-01T02:30:00Z">
                  <w:rPr>
                    <w:ins w:id="1123" w:author="David Vacas Miguel" w:date="2018-06-01T02:29:00Z"/>
                  </w:rPr>
                </w:rPrChange>
              </w:rPr>
            </w:pPr>
            <w:ins w:id="1124" w:author="David Vacas Miguel" w:date="2018-06-01T02:30:00Z">
              <w:r w:rsidRPr="00CF62B4">
                <w:rPr>
                  <w:b/>
                  <w:rPrChange w:id="1125" w:author="David Vacas Miguel" w:date="2018-06-01T02:30:00Z">
                    <w:rPr/>
                  </w:rPrChange>
                </w:rPr>
                <w:t>92s</w:t>
              </w:r>
            </w:ins>
          </w:p>
        </w:tc>
      </w:tr>
    </w:tbl>
    <w:p w14:paraId="526AB01C" w14:textId="039C3030" w:rsidR="00D33443" w:rsidRPr="00D33443" w:rsidDel="00181C1C" w:rsidRDefault="00D74DD8">
      <w:pPr>
        <w:pStyle w:val="LetranormalTFG"/>
        <w:rPr>
          <w:del w:id="1126" w:author="David Vacas Miguel" w:date="2018-05-27T13:22:00Z"/>
          <w:rPrChange w:id="1127" w:author="David Vacas Miguel" w:date="2018-05-27T12:43:00Z">
            <w:rPr>
              <w:del w:id="1128" w:author="David Vacas Miguel" w:date="2018-05-27T13:22:00Z"/>
              <w:b/>
            </w:rPr>
          </w:rPrChange>
        </w:rPr>
      </w:pPr>
      <w:del w:id="1129"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637AE05A" w:rsidR="00D74DD8" w:rsidRDefault="00403E80" w:rsidP="00F21B89">
      <w:pPr>
        <w:jc w:val="center"/>
      </w:pPr>
      <w:r>
        <w:rPr>
          <w:noProof/>
          <w:lang w:eastAsia="es-ES"/>
        </w:rPr>
        <w:drawing>
          <wp:inline distT="0" distB="0" distL="0" distR="0" wp14:anchorId="2B419D6C" wp14:editId="4051C2B6">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moveToRangeStart w:id="1130" w:author="David Vacas Miguel" w:date="2018-06-01T02:31:00Z" w:name="move515583609"/>
      <w:moveTo w:id="1131" w:author="David Vacas Miguel" w:date="2018-06-01T02:31:00Z">
        <w:r w:rsidR="00BF7EE6">
          <w:rPr>
            <w:noProof/>
            <w:lang w:eastAsia="es-ES"/>
          </w:rPr>
          <w:drawing>
            <wp:inline distT="0" distB="0" distL="0" distR="0" wp14:anchorId="7BFDBFD3" wp14:editId="3E2B528A">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moveTo>
      <w:moveToRangeEnd w:id="1130"/>
    </w:p>
    <w:p w14:paraId="78152845" w14:textId="1DF6D581" w:rsidR="00BF7EE6" w:rsidRDefault="00D74DD8" w:rsidP="00BF7EE6">
      <w:pPr>
        <w:pStyle w:val="LetranormalTFG"/>
        <w:jc w:val="center"/>
        <w:rPr>
          <w:ins w:id="1132" w:author="David Vacas Miguel" w:date="2018-06-01T02:34:00Z"/>
        </w:rPr>
      </w:pPr>
      <w:del w:id="1133" w:author="David Vacas Miguel" w:date="2018-06-01T02:34:00Z">
        <w:r w:rsidRPr="00793CF4" w:rsidDel="003429F4">
          <w:rPr>
            <w:b/>
          </w:rPr>
          <w:delText xml:space="preserve">Figura </w:delText>
        </w:r>
      </w:del>
      <w:ins w:id="1134" w:author="David Vacas Miguel" w:date="2018-06-01T02:34:00Z">
        <w:r w:rsidR="003429F4">
          <w:rPr>
            <w:b/>
          </w:rPr>
          <w:t>a)</w:t>
        </w:r>
      </w:ins>
      <w:del w:id="1135" w:author="David Vacas Miguel" w:date="2018-05-27T13:38:00Z">
        <w:r w:rsidRPr="00793CF4" w:rsidDel="0047468B">
          <w:rPr>
            <w:b/>
          </w:rPr>
          <w:delText>X</w:delText>
        </w:r>
      </w:del>
      <w:del w:id="1136" w:author="David Vacas Miguel" w:date="2018-06-01T02:34:00Z">
        <w:r w:rsidRPr="00793CF4" w:rsidDel="003429F4">
          <w:rPr>
            <w:b/>
          </w:rPr>
          <w:delText>.</w:delText>
        </w:r>
      </w:del>
      <w:r>
        <w:t xml:space="preserve"> </w:t>
      </w:r>
      <w:ins w:id="1137" w:author="David Vacas Miguel" w:date="2018-06-01T02:31:00Z">
        <w:r w:rsidR="00BF7EE6">
          <w:t>M</w:t>
        </w:r>
      </w:ins>
      <w:del w:id="1138" w:author="David Vacas Miguel" w:date="2018-06-01T02:31:00Z">
        <w:r w:rsidR="00DF3C73" w:rsidDel="00BF7EE6">
          <w:delText>Caso 5.1 m</w:delText>
        </w:r>
      </w:del>
      <w:r w:rsidR="00DF3C73">
        <w:t xml:space="preserve">ayor separación entre </w:t>
      </w:r>
      <w:del w:id="1139" w:author="David Vacas Miguel" w:date="2018-06-01T02:31:00Z">
        <w:r w:rsidR="00DF3C73" w:rsidDel="00BF7EE6">
          <w:delText>ruedas y sensores</w:delText>
        </w:r>
      </w:del>
      <w:ins w:id="1140" w:author="David Vacas Miguel" w:date="2018-06-01T02:31:00Z">
        <w:r w:rsidR="00BF7EE6">
          <w:t>ejes</w:t>
        </w:r>
      </w:ins>
      <w:del w:id="1141" w:author="David Vacas Miguel" w:date="2018-06-01T02:34:00Z">
        <w:r w:rsidDel="003429F4">
          <w:delText>.</w:delText>
        </w:r>
      </w:del>
      <w:ins w:id="1142" w:author="David Vacas Miguel" w:date="2018-06-01T02:34:00Z">
        <w:r w:rsidR="003429F4">
          <w:t>.</w:t>
        </w:r>
        <w:r w:rsidR="003429F4">
          <w:tab/>
        </w:r>
        <w:r w:rsidR="003429F4">
          <w:tab/>
        </w:r>
        <w:r w:rsidR="003429F4">
          <w:rPr>
            <w:b/>
          </w:rPr>
          <w:t>b)</w:t>
        </w:r>
      </w:ins>
      <w:ins w:id="1143" w:author="David Vacas Miguel" w:date="2018-06-01T02:31:00Z">
        <w:r w:rsidR="00BF7EE6">
          <w:t xml:space="preserve"> </w:t>
        </w:r>
      </w:ins>
      <w:ins w:id="1144" w:author="David Vacas Miguel" w:date="2018-06-01T02:32:00Z">
        <w:r w:rsidR="00BF7EE6">
          <w:t>M</w:t>
        </w:r>
      </w:ins>
      <w:ins w:id="1145" w:author="David Vacas Miguel" w:date="2018-06-01T02:31:00Z">
        <w:r w:rsidR="00BF7EE6">
          <w:t xml:space="preserve">enor separación entre </w:t>
        </w:r>
      </w:ins>
      <w:ins w:id="1146" w:author="David Vacas Miguel" w:date="2018-06-01T02:32:00Z">
        <w:r w:rsidR="00BF7EE6">
          <w:t>ejes</w:t>
        </w:r>
      </w:ins>
      <w:ins w:id="1147" w:author="David Vacas Miguel" w:date="2018-06-01T02:31:00Z">
        <w:r w:rsidR="00BF7EE6">
          <w:t>.</w:t>
        </w:r>
      </w:ins>
    </w:p>
    <w:p w14:paraId="2690C570" w14:textId="295DD77F" w:rsidR="003429F4" w:rsidRDefault="003429F4" w:rsidP="00BF7EE6">
      <w:pPr>
        <w:pStyle w:val="LetranormalTFG"/>
        <w:jc w:val="center"/>
        <w:rPr>
          <w:ins w:id="1148" w:author="David Vacas Miguel" w:date="2018-06-01T02:31:00Z"/>
        </w:rPr>
      </w:pPr>
      <w:ins w:id="1149" w:author="David Vacas Miguel" w:date="2018-06-01T02:34:00Z">
        <w:r w:rsidRPr="003429F4">
          <w:rPr>
            <w:b/>
            <w:rPrChange w:id="1150" w:author="David Vacas Miguel" w:date="2018-06-01T02:34:00Z">
              <w:rPr/>
            </w:rPrChange>
          </w:rPr>
          <w:t xml:space="preserve">Figura </w:t>
        </w:r>
      </w:ins>
      <w:ins w:id="1151" w:author="David Vacas Miguel" w:date="2018-06-01T03:12:00Z">
        <w:r w:rsidR="008E3CBA">
          <w:rPr>
            <w:b/>
          </w:rPr>
          <w:t>36</w:t>
        </w:r>
      </w:ins>
      <w:ins w:id="1152" w:author="David Vacas Miguel" w:date="2018-06-01T02:34:00Z">
        <w:r w:rsidRPr="003429F4">
          <w:rPr>
            <w:b/>
            <w:rPrChange w:id="1153" w:author="David Vacas Miguel" w:date="2018-06-01T02:34:00Z">
              <w:rPr/>
            </w:rPrChange>
          </w:rPr>
          <w:t>.</w:t>
        </w:r>
        <w:r>
          <w:t xml:space="preserve"> Cambio en la separación entre ruedas y sensores.</w:t>
        </w:r>
      </w:ins>
    </w:p>
    <w:p w14:paraId="26C2B1C8" w14:textId="2A162CD7" w:rsidR="00D74DD8" w:rsidDel="00BF7EE6" w:rsidRDefault="00BF7EE6">
      <w:pPr>
        <w:pStyle w:val="LetranormalTFG"/>
        <w:rPr>
          <w:del w:id="1154" w:author="David Vacas Miguel" w:date="2018-06-01T02:33:00Z"/>
        </w:rPr>
        <w:pPrChange w:id="1155" w:author="David Vacas Miguel" w:date="2018-06-01T02:33:00Z">
          <w:pPr>
            <w:pStyle w:val="LetranormalTFG"/>
            <w:jc w:val="center"/>
          </w:pPr>
        </w:pPrChange>
      </w:pPr>
      <w:ins w:id="1156" w:author="David Vacas Miguel" w:date="2018-06-01T02:33:00Z">
        <w:r>
          <w:t xml:space="preserve">En </w:t>
        </w:r>
      </w:ins>
      <w:ins w:id="1157" w:author="David Vacas Miguel" w:date="2018-06-01T03:12:00Z">
        <w:r w:rsidR="009F66A6">
          <w:t xml:space="preserve">el caso </w:t>
        </w:r>
      </w:ins>
      <w:ins w:id="1158" w:author="David Vacas Miguel" w:date="2018-06-01T02:33:00Z">
        <w:r>
          <w:t xml:space="preserve">a) al estar más separado el centro de rotación de los sensores, el giro que se realiza hace que los sensores giren más rápido y por lo tanto se detecten colisiones antes. </w:t>
        </w:r>
      </w:ins>
    </w:p>
    <w:p w14:paraId="0323351D" w14:textId="6A6049A2" w:rsidR="00AD4D0D" w:rsidRPr="00AD4D0D" w:rsidRDefault="00D74DD8">
      <w:pPr>
        <w:pStyle w:val="LetranormalTFG"/>
        <w:rPr>
          <w:rPrChange w:id="1159" w:author="David Vacas Miguel" w:date="2018-05-27T13:27:00Z">
            <w:rPr>
              <w:b/>
            </w:rPr>
          </w:rPrChange>
        </w:rPr>
      </w:pPr>
      <w:del w:id="1160"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1161" w:author="David Vacas Miguel" w:date="2018-05-27T13:27:00Z">
        <w:r w:rsidR="00AD4D0D">
          <w:t>Al contrario que en el caso anterior</w:t>
        </w:r>
      </w:ins>
      <w:ins w:id="1162" w:author="David Vacas Miguel" w:date="2018-06-01T02:33:00Z">
        <w:r w:rsidR="00BF7EE6">
          <w:t xml:space="preserve">, para </w:t>
        </w:r>
      </w:ins>
      <w:ins w:id="1163" w:author="David Vacas Miguel" w:date="2018-06-01T03:12:00Z">
        <w:r w:rsidR="009F66A6">
          <w:t>el caso</w:t>
        </w:r>
      </w:ins>
      <w:ins w:id="1164" w:author="David Vacas Miguel" w:date="2018-06-01T02:33:00Z">
        <w:r w:rsidR="00BF7EE6">
          <w:t xml:space="preserve"> b)</w:t>
        </w:r>
      </w:ins>
      <w:ins w:id="1165" w:author="David Vacas Miguel" w:date="2018-05-27T13:27:00Z">
        <w:r w:rsidR="00AD4D0D">
          <w:t>, al e</w:t>
        </w:r>
      </w:ins>
      <w:ins w:id="1166" w:author="David Vacas Miguel" w:date="2018-05-27T13:28:00Z">
        <w:r w:rsidR="00AD4D0D">
          <w:t xml:space="preserve">star </w:t>
        </w:r>
      </w:ins>
      <w:ins w:id="1167" w:author="David Vacas Miguel" w:date="2018-06-01T02:33:00Z">
        <w:r w:rsidR="00BF7EE6">
          <w:t>más</w:t>
        </w:r>
      </w:ins>
      <w:ins w:id="1168" w:author="David Vacas Miguel" w:date="2018-05-27T13:28:00Z">
        <w:r w:rsidR="00AD4D0D">
          <w:t xml:space="preserve"> cerca el centro de rotación de los sensores, el giro del robot se hace de manera </w:t>
        </w:r>
      </w:ins>
      <w:ins w:id="1169" w:author="David Vacas Miguel" w:date="2018-06-01T02:33:00Z">
        <w:r w:rsidR="00BF7EE6">
          <w:t>más</w:t>
        </w:r>
      </w:ins>
      <w:ins w:id="1170" w:author="David Vacas Miguel" w:date="2018-05-27T13:28:00Z">
        <w:r w:rsidR="00AD4D0D">
          <w:t xml:space="preserve"> gradual y se detectan las colisiones un poco </w:t>
        </w:r>
      </w:ins>
      <w:ins w:id="1171" w:author="David Vacas Miguel" w:date="2018-06-01T02:33:00Z">
        <w:r w:rsidR="00BF7EE6">
          <w:t>más</w:t>
        </w:r>
      </w:ins>
      <w:ins w:id="1172" w:author="David Vacas Miguel" w:date="2018-05-27T13:28:00Z">
        <w:r w:rsidR="00AD4D0D">
          <w:t xml:space="preserve"> tarde.</w:t>
        </w:r>
      </w:ins>
    </w:p>
    <w:p w14:paraId="4B0C9ED4" w14:textId="77777777" w:rsidR="001523AB" w:rsidRDefault="001523AB">
      <w:pPr>
        <w:rPr>
          <w:ins w:id="1173" w:author="David Vacas Miguel" w:date="2018-06-02T13:01:00Z"/>
          <w:rFonts w:ascii="Century Gothic" w:hAnsi="Century Gothic" w:cs="Times New Roman"/>
          <w:b/>
          <w:sz w:val="28"/>
        </w:rPr>
      </w:pPr>
      <w:ins w:id="1174" w:author="David Vacas Miguel" w:date="2018-06-02T13:01:00Z">
        <w:r>
          <w:rPr>
            <w:b/>
            <w:sz w:val="28"/>
          </w:rPr>
          <w:br w:type="page"/>
        </w:r>
      </w:ins>
    </w:p>
    <w:p w14:paraId="0B5E5D89" w14:textId="771A67CA" w:rsidR="00D74DD8" w:rsidRDefault="003672AD" w:rsidP="00BB48F9">
      <w:pPr>
        <w:pStyle w:val="LetranormalTFG"/>
        <w:rPr>
          <w:ins w:id="1175" w:author="David Vacas Miguel" w:date="2018-06-01T02:41:00Z"/>
          <w:b/>
          <w:sz w:val="28"/>
        </w:rPr>
      </w:pPr>
      <w:ins w:id="1176" w:author="David Vacas Miguel" w:date="2018-06-01T02:40:00Z">
        <w:r w:rsidRPr="00BB48F9">
          <w:rPr>
            <w:b/>
            <w:sz w:val="28"/>
            <w:rPrChange w:id="1177" w:author="David Vacas Miguel" w:date="2018-06-01T02:41:00Z">
              <w:rPr/>
            </w:rPrChange>
          </w:rPr>
          <w:lastRenderedPageBreak/>
          <w:t>Caso 6.</w:t>
        </w:r>
      </w:ins>
      <w:ins w:id="1178" w:author="David Vacas Miguel" w:date="2018-06-01T02:41:00Z">
        <w:r w:rsidRPr="00BB48F9">
          <w:rPr>
            <w:b/>
            <w:sz w:val="28"/>
            <w:rPrChange w:id="1179" w:author="David Vacas Miguel" w:date="2018-06-01T02:41:00Z">
              <w:rPr/>
            </w:rPrChange>
          </w:rPr>
          <w:t xml:space="preserve"> Circuito diferente.</w:t>
        </w:r>
      </w:ins>
      <w:moveFromRangeStart w:id="1180" w:author="David Vacas Miguel" w:date="2018-06-01T02:31:00Z" w:name="move515583609"/>
      <w:moveFrom w:id="1181" w:author="David Vacas Miguel" w:date="2018-06-01T02:31:00Z">
        <w:r w:rsidR="00403E80" w:rsidRPr="00BB48F9" w:rsidDel="00BF7EE6">
          <w:rPr>
            <w:b/>
            <w:noProof/>
            <w:sz w:val="28"/>
            <w:rPrChange w:id="1182" w:author="David Vacas Miguel" w:date="2018-06-01T02:41: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1180"/>
    </w:p>
    <w:p w14:paraId="3B305F33" w14:textId="2D58A2FD" w:rsidR="00BB48F9" w:rsidRPr="00BB48F9" w:rsidDel="00BB48F9" w:rsidRDefault="00BB48F9">
      <w:pPr>
        <w:pStyle w:val="LetranormalTFG"/>
        <w:rPr>
          <w:del w:id="1183" w:author="David Vacas Miguel" w:date="2018-06-01T02:42:00Z"/>
          <w:rPrChange w:id="1184" w:author="David Vacas Miguel" w:date="2018-06-01T02:42:00Z">
            <w:rPr>
              <w:del w:id="1185" w:author="David Vacas Miguel" w:date="2018-06-01T02:42:00Z"/>
            </w:rPr>
          </w:rPrChange>
        </w:rPr>
        <w:pPrChange w:id="1186" w:author="David Vacas Miguel" w:date="2018-06-01T02:42:00Z">
          <w:pPr>
            <w:jc w:val="center"/>
          </w:pPr>
        </w:pPrChange>
      </w:pPr>
      <w:ins w:id="1187" w:author="David Vacas Miguel" w:date="2018-06-01T02:41:00Z">
        <w:r w:rsidRPr="00BB48F9">
          <w:rPr>
            <w:rPrChange w:id="1188" w:author="David Vacas Miguel" w:date="2018-06-01T02:42:00Z">
              <w:rPr>
                <w:b/>
                <w:sz w:val="28"/>
              </w:rPr>
            </w:rPrChange>
          </w:rPr>
          <w:t>Se utiliza el robot estándar en un circuito dif</w:t>
        </w:r>
      </w:ins>
      <w:ins w:id="1189" w:author="David Vacas Miguel" w:date="2018-06-01T02:42:00Z">
        <w:r w:rsidRPr="00BB48F9">
          <w:rPr>
            <w:rPrChange w:id="1190" w:author="David Vacas Miguel" w:date="2018-06-01T02:42:00Z">
              <w:rPr>
                <w:b/>
                <w:sz w:val="28"/>
              </w:rPr>
            </w:rPrChange>
          </w:rPr>
          <w:t>erente al del resto de pruebas.</w:t>
        </w:r>
      </w:ins>
    </w:p>
    <w:p w14:paraId="2E030D52" w14:textId="3C7199EE" w:rsidR="00AD4D0D" w:rsidRDefault="00D74DD8">
      <w:pPr>
        <w:pStyle w:val="LetranormalTFG"/>
        <w:pPrChange w:id="1191" w:author="David Vacas Miguel" w:date="2018-06-01T02:42:00Z">
          <w:pPr>
            <w:pStyle w:val="LetranormalTFG"/>
            <w:jc w:val="center"/>
          </w:pPr>
        </w:pPrChange>
      </w:pPr>
      <w:del w:id="1192" w:author="David Vacas Miguel" w:date="2018-06-01T02:31:00Z">
        <w:r w:rsidRPr="00793CF4" w:rsidDel="00BF7EE6">
          <w:rPr>
            <w:b/>
          </w:rPr>
          <w:delText xml:space="preserve">Figura </w:delText>
        </w:r>
      </w:del>
      <w:del w:id="1193" w:author="David Vacas Miguel" w:date="2018-05-27T13:39:00Z">
        <w:r w:rsidRPr="00793CF4" w:rsidDel="0047468B">
          <w:rPr>
            <w:b/>
          </w:rPr>
          <w:delText>X</w:delText>
        </w:r>
      </w:del>
      <w:del w:id="1194"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195" w:author="David Vacas Miguel" w:date="2018-06-01T02:42:00Z"/>
              </w:rPr>
            </w:pPr>
            <w:ins w:id="1196"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197" w:author="David Vacas Miguel" w:date="2018-06-01T02:42:00Z"/>
                <w:b/>
                <w:rPrChange w:id="1198" w:author="David Vacas Miguel" w:date="2018-06-01T02:42:00Z">
                  <w:rPr>
                    <w:ins w:id="1199" w:author="David Vacas Miguel" w:date="2018-06-01T02:42:00Z"/>
                  </w:rPr>
                </w:rPrChange>
              </w:rPr>
            </w:pPr>
            <w:ins w:id="1200" w:author="David Vacas Miguel" w:date="2018-06-01T02:42:00Z">
              <w:r w:rsidRPr="00BB48F9">
                <w:rPr>
                  <w:b/>
                  <w:rPrChange w:id="1201" w:author="David Vacas Miguel" w:date="2018-06-01T02:42:00Z">
                    <w:rPr/>
                  </w:rPrChange>
                </w:rPr>
                <w:t>83s</w:t>
              </w:r>
            </w:ins>
          </w:p>
        </w:tc>
      </w:tr>
    </w:tbl>
    <w:p w14:paraId="3F240471" w14:textId="681DF4F3" w:rsidR="00AD4D0D" w:rsidRPr="00AD4D0D" w:rsidDel="00BB48F9" w:rsidRDefault="00D74DD8">
      <w:pPr>
        <w:pStyle w:val="LetranormalTFG"/>
        <w:rPr>
          <w:del w:id="1202" w:author="David Vacas Miguel" w:date="2018-06-01T02:42:00Z"/>
          <w:rPrChange w:id="1203" w:author="David Vacas Miguel" w:date="2018-05-27T13:28:00Z">
            <w:rPr>
              <w:del w:id="1204" w:author="David Vacas Miguel" w:date="2018-06-01T02:42:00Z"/>
              <w:b/>
            </w:rPr>
          </w:rPrChange>
        </w:rPr>
      </w:pPr>
      <w:del w:id="1205"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099B9817" w14:textId="31266CAB" w:rsidR="00000000" w:rsidRDefault="00D74DD8">
      <w:pPr>
        <w:pStyle w:val="LetranormalTFG"/>
        <w:jc w:val="center"/>
        <w:rPr>
          <w:ins w:id="1206" w:author="David Vacas Miguel" w:date="2018-06-02T13:02:00Z"/>
          <w:rPrChange w:id="1207" w:author="David Vacas Miguel" w:date="2018-06-02T13:02:00Z">
            <w:rPr>
              <w:ins w:id="1208" w:author="David Vacas Miguel" w:date="2018-06-02T13:02:00Z"/>
              <w:b/>
            </w:rPr>
          </w:rPrChange>
        </w:rPr>
        <w:sectPr w:rsidR="00000000" w:rsidSect="00036E9B">
          <w:pgSz w:w="11906" w:h="16838"/>
          <w:pgMar w:top="1418" w:right="1418" w:bottom="1418" w:left="1418" w:header="709" w:footer="709" w:gutter="0"/>
          <w:cols w:space="708"/>
          <w:titlePg/>
          <w:docGrid w:linePitch="360"/>
        </w:sectPr>
        <w:pPrChange w:id="1209" w:author="David Vacas Miguel" w:date="2018-06-02T13:02:00Z">
          <w:pPr>
            <w:pStyle w:val="LetranormalTFG"/>
          </w:pPr>
        </w:pPrChange>
      </w:pPr>
      <w:r w:rsidRPr="00793CF4">
        <w:rPr>
          <w:b/>
        </w:rPr>
        <w:t xml:space="preserve">Figura </w:t>
      </w:r>
      <w:ins w:id="1210" w:author="David Vacas Miguel" w:date="2018-06-01T03:12:00Z">
        <w:r w:rsidR="008E3CBA">
          <w:rPr>
            <w:b/>
          </w:rPr>
          <w:t>37</w:t>
        </w:r>
      </w:ins>
      <w:del w:id="1211" w:author="David Vacas Miguel" w:date="2018-05-27T13:39:00Z">
        <w:r w:rsidRPr="00793CF4" w:rsidDel="0047468B">
          <w:rPr>
            <w:b/>
          </w:rPr>
          <w:delText>X</w:delText>
        </w:r>
      </w:del>
      <w:r w:rsidRPr="00793CF4">
        <w:rPr>
          <w:b/>
        </w:rPr>
        <w:t>.</w:t>
      </w:r>
      <w:r>
        <w:t xml:space="preserve"> </w:t>
      </w:r>
      <w:del w:id="1212" w:author="David Vacas Miguel" w:date="2018-06-01T02:43:00Z">
        <w:r w:rsidR="00DF3C73" w:rsidDel="00BB48F9">
          <w:delText>Caso 6 distinto</w:delText>
        </w:r>
      </w:del>
      <w:ins w:id="1213" w:author="David Vacas Miguel" w:date="2018-06-01T02:43:00Z">
        <w:r w:rsidR="00BB48F9">
          <w:t>Distinto</w:t>
        </w:r>
      </w:ins>
      <w:r w:rsidR="00DF3C73">
        <w:t xml:space="preserve"> circuito</w:t>
      </w:r>
      <w:r>
        <w:t>.</w:t>
      </w:r>
    </w:p>
    <w:p w14:paraId="2665F3E8" w14:textId="2A23AC72" w:rsidR="001C0490" w:rsidRPr="00BB48F9" w:rsidDel="004F3E16" w:rsidRDefault="001C0490">
      <w:pPr>
        <w:pStyle w:val="TituloTFG"/>
        <w:rPr>
          <w:del w:id="1214" w:author="David Vacas Miguel" w:date="2018-06-02T13:02:00Z"/>
          <w:rFonts w:eastAsiaTheme="minorHAnsi" w:cs="Times New Roman"/>
          <w:b w:val="0"/>
          <w:sz w:val="22"/>
          <w:szCs w:val="22"/>
          <w:rPrChange w:id="1215" w:author="David Vacas Miguel" w:date="2018-06-01T02:42:00Z">
            <w:rPr>
              <w:del w:id="1216" w:author="David Vacas Miguel" w:date="2018-06-02T13:02:00Z"/>
              <w:rFonts w:eastAsiaTheme="majorEastAsia" w:cstheme="majorBidi"/>
              <w:b/>
              <w:sz w:val="40"/>
              <w:szCs w:val="32"/>
            </w:rPr>
          </w:rPrChange>
        </w:rPr>
        <w:pPrChange w:id="1217" w:author="David Vacas Miguel" w:date="2018-06-02T13:02:00Z">
          <w:pPr>
            <w:pStyle w:val="LetranormalTFG"/>
            <w:jc w:val="center"/>
          </w:pPr>
        </w:pPrChange>
      </w:pPr>
      <w:del w:id="1218" w:author="David Vacas Miguel" w:date="2018-06-02T13:02:00Z">
        <w:r w:rsidRPr="00F21B89" w:rsidDel="004F3E16">
          <w:lastRenderedPageBreak/>
          <w:br w:type="page"/>
        </w:r>
      </w:del>
    </w:p>
    <w:p w14:paraId="7998070B" w14:textId="419C1DF5" w:rsidR="006C6D37" w:rsidRDefault="00AD5F04">
      <w:pPr>
        <w:pStyle w:val="TituloTFG"/>
      </w:pPr>
      <w:r>
        <w:t>Conclusiones</w:t>
      </w:r>
      <w:bookmarkEnd w:id="663"/>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15B122A5" w14:textId="1F2D733B" w:rsidR="00675471" w:rsidRDefault="008252D5" w:rsidP="00675471">
      <w:pPr>
        <w:pStyle w:val="LetranormalTFG"/>
        <w:rPr>
          <w:ins w:id="1219" w:author="David Vacas Miguel" w:date="2018-06-02T13:06:00Z"/>
        </w:rPr>
        <w:sectPr w:rsidR="00675471" w:rsidSect="00036E9B">
          <w:footerReference w:type="first" r:id="rId126"/>
          <w:pgSz w:w="11906" w:h="16838"/>
          <w:pgMar w:top="1418" w:right="1418" w:bottom="1418" w:left="1418" w:header="709" w:footer="709" w:gutter="0"/>
          <w:cols w:space="708"/>
          <w:titlePg/>
          <w:docGrid w:linePitch="360"/>
        </w:sectPr>
      </w:pPr>
      <w:r>
        <w:t>Otra podría ser la posibilidad de dibujar los circuitos desde la propia aplicación o, incluso, modificar los parámetros del robot desde el dibujo mediante el ratón</w:t>
      </w:r>
      <w:del w:id="1225" w:author="David Vacas Miguel" w:date="2018-06-02T13:08:00Z">
        <w:r w:rsidDel="00675471">
          <w:delText>.</w:delText>
        </w:r>
      </w:del>
    </w:p>
    <w:p w14:paraId="5F835676" w14:textId="77777777" w:rsidR="00675471" w:rsidRDefault="00675471" w:rsidP="00675471">
      <w:pPr>
        <w:pStyle w:val="TituloTFG"/>
        <w:rPr>
          <w:ins w:id="1226" w:author="David Vacas Miguel" w:date="2018-06-02T13:08:00Z"/>
        </w:rPr>
      </w:pPr>
      <w:ins w:id="1227" w:author="David Vacas Miguel" w:date="2018-06-02T13:08:00Z">
        <w:r>
          <w:lastRenderedPageBreak/>
          <w:t>Bibliografía</w:t>
        </w:r>
      </w:ins>
    </w:p>
    <w:p w14:paraId="4C98CCDA" w14:textId="77777777" w:rsidR="00675471" w:rsidRPr="001D3695" w:rsidRDefault="00675471" w:rsidP="00675471">
      <w:pPr>
        <w:pStyle w:val="LetranormalTFG"/>
        <w:rPr>
          <w:ins w:id="1228" w:author="David Vacas Miguel" w:date="2018-06-02T13:08:00Z"/>
          <w:b/>
          <w:sz w:val="24"/>
        </w:rPr>
      </w:pPr>
      <w:ins w:id="1229"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1230" w:author="David Vacas Miguel" w:date="2018-06-02T13:08:00Z"/>
        </w:rPr>
      </w:pPr>
      <w:ins w:id="1231"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1232" w:author="David Vacas Miguel" w:date="2018-06-02T13:08:00Z"/>
          <w:i/>
        </w:rPr>
      </w:pPr>
      <w:ins w:id="1233"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1234" w:author="David Vacas Miguel" w:date="2018-06-02T13:08:00Z"/>
          <w:b/>
          <w:sz w:val="24"/>
        </w:rPr>
      </w:pPr>
      <w:ins w:id="1235"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1236" w:author="David Vacas Miguel" w:date="2018-06-02T13:08:00Z"/>
        </w:rPr>
      </w:pPr>
      <w:ins w:id="1237"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1238" w:author="David Vacas Miguel" w:date="2018-06-02T13:08:00Z"/>
        </w:rPr>
      </w:pPr>
      <w:ins w:id="1239"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1240" w:author="David Vacas Miguel" w:date="2018-06-02T13:08:00Z"/>
          <w:i/>
        </w:rPr>
      </w:pPr>
      <w:ins w:id="1241"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1242" w:author="David Vacas Miguel" w:date="2018-06-02T13:08:00Z"/>
        </w:rPr>
      </w:pPr>
      <w:ins w:id="1243"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1244" w:author="David Vacas Miguel" w:date="2018-06-02T13:08:00Z"/>
          <w:b/>
          <w:sz w:val="24"/>
        </w:rPr>
      </w:pPr>
      <w:ins w:id="1245"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1246" w:author="David Vacas Miguel" w:date="2018-06-02T13:08:00Z"/>
        </w:rPr>
      </w:pPr>
      <w:ins w:id="1247"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1248" w:author="David Vacas Miguel" w:date="2018-06-02T13:08:00Z"/>
        </w:rPr>
      </w:pPr>
      <w:ins w:id="1249"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1250" w:author="David Vacas Miguel" w:date="2018-06-02T13:08:00Z"/>
        </w:rPr>
      </w:pPr>
      <w:ins w:id="1251"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1252" w:author="David Vacas Miguel" w:date="2018-06-02T13:08:00Z"/>
          <w:b/>
          <w:sz w:val="24"/>
        </w:rPr>
      </w:pPr>
      <w:proofErr w:type="spellStart"/>
      <w:ins w:id="1253"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1254" w:author="David Vacas Miguel" w:date="2018-06-02T13:08:00Z"/>
        </w:rPr>
      </w:pPr>
      <w:ins w:id="1255"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1256" w:author="David Vacas Miguel" w:date="2018-06-02T13:08:00Z"/>
        </w:rPr>
      </w:pPr>
      <w:ins w:id="1257"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1258" w:author="David Vacas Miguel" w:date="2018-06-02T13:08:00Z"/>
          <w:b/>
          <w:sz w:val="24"/>
        </w:rPr>
      </w:pPr>
      <w:ins w:id="1259"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1260" w:author="David Vacas Miguel" w:date="2018-06-02T13:08:00Z"/>
          <w:i/>
        </w:rPr>
      </w:pPr>
      <w:ins w:id="1261"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1262" w:author="David Vacas Miguel" w:date="2018-06-02T13:08:00Z"/>
        </w:rPr>
      </w:pPr>
      <w:ins w:id="1263"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2FB3B02D" w14:textId="77777777" w:rsidR="00675471" w:rsidRDefault="00675471" w:rsidP="00675471">
      <w:pPr>
        <w:pStyle w:val="LetranormalTFG"/>
        <w:rPr>
          <w:ins w:id="1264" w:author="David Vacas Miguel" w:date="2018-06-02T13:08:00Z"/>
          <w:b/>
          <w:sz w:val="24"/>
        </w:rPr>
      </w:pPr>
      <w:ins w:id="1265" w:author="David Vacas Miguel" w:date="2018-06-02T13:08:00Z">
        <w:r w:rsidRPr="00001CF2">
          <w:rPr>
            <w:b/>
            <w:sz w:val="24"/>
          </w:rPr>
          <w:t>Otras aplicaciones parecidas</w:t>
        </w:r>
      </w:ins>
    </w:p>
    <w:p w14:paraId="1B7A730F" w14:textId="77777777" w:rsidR="00675471" w:rsidRDefault="00675471" w:rsidP="00675471">
      <w:pPr>
        <w:pStyle w:val="LetranormalTFG"/>
        <w:numPr>
          <w:ilvl w:val="0"/>
          <w:numId w:val="36"/>
        </w:numPr>
        <w:rPr>
          <w:ins w:id="1266" w:author="David Vacas Miguel" w:date="2018-06-02T13:08:00Z"/>
        </w:rPr>
      </w:pPr>
      <w:proofErr w:type="spellStart"/>
      <w:ins w:id="1267" w:author="David Vacas Miguel" w:date="2018-06-02T13:08: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1268" w:author="David Vacas Miguel" w:date="2018-06-02T13:08:00Z"/>
        </w:rPr>
      </w:pPr>
      <w:proofErr w:type="spellStart"/>
      <w:ins w:id="1269"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1270" w:author="David Vacas Miguel" w:date="2018-06-02T13:04:00Z"/>
        </w:rPr>
        <w:pPrChange w:id="1271" w:author="David Vacas Miguel" w:date="2018-06-02T13:06:00Z">
          <w:pPr>
            <w:pStyle w:val="LetranormalTFG"/>
          </w:pPr>
        </w:pPrChange>
      </w:pPr>
    </w:p>
    <w:p w14:paraId="0296A1EE" w14:textId="10645830" w:rsidR="00AD5F04" w:rsidDel="004F3E16" w:rsidRDefault="00AD5F04">
      <w:pPr>
        <w:pStyle w:val="TituloTFG"/>
        <w:rPr>
          <w:del w:id="1272" w:author="David Vacas Miguel" w:date="2018-06-02T13:04:00Z"/>
          <w:rFonts w:ascii="Arial" w:hAnsi="Arial"/>
        </w:rPr>
        <w:pPrChange w:id="1273" w:author="David Vacas Miguel" w:date="2018-06-02T13:06:00Z">
          <w:pPr/>
        </w:pPrChange>
      </w:pPr>
      <w:del w:id="1274" w:author="David Vacas Miguel" w:date="2018-06-02T13:03:00Z">
        <w:r w:rsidDel="004F3E16">
          <w:br w:type="page"/>
        </w:r>
      </w:del>
    </w:p>
    <w:p w14:paraId="67CEE799" w14:textId="0E814B78" w:rsidR="00AD5F04" w:rsidDel="00675471" w:rsidRDefault="00515152">
      <w:pPr>
        <w:pStyle w:val="TituloTFG"/>
        <w:rPr>
          <w:del w:id="1275" w:author="David Vacas Miguel" w:date="2018-06-02T13:07:00Z"/>
        </w:rPr>
      </w:pPr>
      <w:bookmarkStart w:id="1276" w:name="_Toc514173948"/>
      <w:del w:id="1277" w:author="David Vacas Miguel" w:date="2018-06-02T13:07:00Z">
        <w:r w:rsidDel="00675471">
          <w:delText>Bibliografía</w:delText>
        </w:r>
        <w:bookmarkEnd w:id="1276"/>
      </w:del>
    </w:p>
    <w:p w14:paraId="1C532129" w14:textId="77777777" w:rsidR="00922577" w:rsidRPr="00922577" w:rsidRDefault="00922577">
      <w:pPr>
        <w:pStyle w:val="LetranormalTFG"/>
        <w:rPr>
          <w:rPrChange w:id="1278" w:author="David Vacas Miguel" w:date="2018-05-27T15:32:00Z">
            <w:rPr/>
          </w:rPrChange>
        </w:rPr>
        <w:pPrChange w:id="1279" w:author="David Vacas Miguel" w:date="2018-06-02T13:07:00Z">
          <w:pPr/>
        </w:pPrChange>
      </w:pPr>
    </w:p>
    <w:sectPr w:rsidR="00922577" w:rsidRPr="00922577" w:rsidSect="00036E9B">
      <w:footerReference w:type="default" r:id="rId127"/>
      <w:footerReference w:type="first" r:id="rId128"/>
      <w:pgSz w:w="11906" w:h="16838"/>
      <w:pgMar w:top="1418" w:right="1418" w:bottom="1418" w:left="1418" w:header="709" w:footer="709" w:gutter="0"/>
      <w:cols w:space="708"/>
      <w:titlePg/>
      <w:docGrid w:linePitch="360"/>
      <w:sectPrChange w:id="1287"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F6A08" w14:textId="77777777" w:rsidR="00E515D5" w:rsidRDefault="00E515D5" w:rsidP="008D373D">
      <w:pPr>
        <w:spacing w:after="0" w:line="240" w:lineRule="auto"/>
      </w:pPr>
      <w:r>
        <w:separator/>
      </w:r>
    </w:p>
  </w:endnote>
  <w:endnote w:type="continuationSeparator" w:id="0">
    <w:p w14:paraId="471DD31B" w14:textId="77777777" w:rsidR="00E515D5" w:rsidRDefault="00E515D5"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137C0CC8"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69" w:author="David Vacas Miguel" w:date="2018-05-31T12:13:00Z">
      <w:r w:rsidRPr="007937C0" w:rsidDel="00036E9B">
        <w:rPr>
          <w:rFonts w:ascii="Century Gothic" w:hAnsi="Century Gothic"/>
          <w:i/>
          <w:sz w:val="20"/>
          <w:szCs w:val="20"/>
        </w:rPr>
        <w:delText>1</w:delText>
      </w:r>
    </w:del>
    <w:ins w:id="70" w:author="David Vacas Miguel" w:date="2018-05-31T12:13: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A5328" w14:textId="3C8728DF" w:rsidR="004F3E16" w:rsidRPr="00F74596" w:rsidRDefault="004F3E16">
    <w:pPr>
      <w:pStyle w:val="Piedepgina"/>
      <w:rPr>
        <w:rFonts w:ascii="Century Gothic" w:hAnsi="Century Gothic"/>
        <w:i/>
        <w:sz w:val="20"/>
        <w:szCs w:val="20"/>
        <w:rPrChange w:id="77" w:author="David Vacas Miguel" w:date="2018-05-31T12:08:00Z">
          <w:rPr/>
        </w:rPrChange>
      </w:rPr>
    </w:pPr>
    <w:ins w:id="78" w:author="David Vacas Miguel" w:date="2018-05-31T12:08:00Z">
      <w:r w:rsidRPr="00F21B89">
        <w:rPr>
          <w:rFonts w:ascii="Century Gothic" w:hAnsi="Century Gothic"/>
          <w:i/>
          <w:sz w:val="20"/>
          <w:szCs w:val="20"/>
        </w:rPr>
        <w:t xml:space="preserve">Capítulo </w:t>
      </w:r>
    </w:ins>
    <w:ins w:id="79" w:author="David Vacas Miguel" w:date="2018-05-31T12:17:00Z">
      <w:r>
        <w:rPr>
          <w:rFonts w:ascii="Century Gothic" w:hAnsi="Century Gothic"/>
          <w:i/>
          <w:sz w:val="20"/>
          <w:szCs w:val="20"/>
        </w:rPr>
        <w:t>2</w:t>
      </w:r>
    </w:ins>
    <w:ins w:id="80"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1</w:t>
    </w:r>
    <w:ins w:id="81" w:author="David Vacas Miguel" w:date="2018-05-31T12:08: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47DE" w14:textId="784774E5"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178" w:author="David Vacas Miguel" w:date="2018-05-31T12:13:00Z">
      <w:r w:rsidRPr="007937C0" w:rsidDel="00036E9B">
        <w:rPr>
          <w:rFonts w:ascii="Century Gothic" w:hAnsi="Century Gothic"/>
          <w:i/>
          <w:sz w:val="20"/>
          <w:szCs w:val="20"/>
        </w:rPr>
        <w:delText>1</w:delText>
      </w:r>
    </w:del>
    <w:ins w:id="179" w:author="David Vacas Miguel" w:date="2018-05-31T12:1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7BEBC690" w:rsidR="004F3E16" w:rsidRPr="00675471" w:rsidRDefault="00675471">
    <w:pPr>
      <w:pStyle w:val="Piedepgina"/>
      <w:rPr>
        <w:rFonts w:ascii="Century Gothic" w:hAnsi="Century Gothic"/>
        <w:i/>
        <w:sz w:val="20"/>
        <w:szCs w:val="20"/>
        <w:rPrChange w:id="464" w:author="David Vacas Miguel" w:date="2018-06-02T13:06:00Z">
          <w:rPr/>
        </w:rPrChange>
      </w:rPr>
    </w:pPr>
    <w:ins w:id="465" w:author="David Vacas Miguel" w:date="2018-06-02T13:08:00Z">
      <w:r>
        <w:rPr>
          <w:rFonts w:ascii="Century Gothic" w:hAnsi="Century Gothic"/>
          <w:i/>
          <w:sz w:val="20"/>
          <w:szCs w:val="20"/>
        </w:rPr>
        <w:t>C</w:t>
      </w:r>
    </w:ins>
    <w:ins w:id="466" w:author="David Vacas Miguel" w:date="2018-06-02T13:06:00Z">
      <w:r>
        <w:rPr>
          <w:rFonts w:ascii="Century Gothic" w:hAnsi="Century Gothic"/>
          <w:i/>
          <w:sz w:val="20"/>
          <w:szCs w:val="20"/>
        </w:rPr>
        <w:t>onclusiones</w:t>
      </w:r>
    </w:ins>
    <w:ins w:id="467" w:author="David Vacas Miguel" w:date="2018-05-31T12:08:00Z">
      <w:r w:rsidR="004F3E16" w:rsidRPr="00F21B89">
        <w:rPr>
          <w:rFonts w:ascii="Century Gothic" w:hAnsi="Century Gothic"/>
          <w:i/>
          <w:sz w:val="20"/>
          <w:szCs w:val="20"/>
        </w:rPr>
        <w:ptab w:relativeTo="margin" w:alignment="right" w:leader="none"/>
      </w:r>
      <w:r w:rsidR="004F3E16" w:rsidRPr="00F21B89">
        <w:rPr>
          <w:rFonts w:ascii="Century Gothic" w:hAnsi="Century Gothic"/>
          <w:sz w:val="20"/>
          <w:szCs w:val="20"/>
        </w:rPr>
        <w:fldChar w:fldCharType="begin"/>
      </w:r>
      <w:r w:rsidR="004F3E16" w:rsidRPr="00F21B89">
        <w:rPr>
          <w:rFonts w:ascii="Century Gothic" w:hAnsi="Century Gothic"/>
          <w:sz w:val="20"/>
          <w:szCs w:val="20"/>
        </w:rPr>
        <w:instrText xml:space="preserve"> PAGE  \* Arabic  \* MERGEFORMAT </w:instrText>
      </w:r>
      <w:r w:rsidR="004F3E16" w:rsidRPr="00F21B89">
        <w:rPr>
          <w:rFonts w:ascii="Century Gothic" w:hAnsi="Century Gothic"/>
          <w:sz w:val="20"/>
          <w:szCs w:val="20"/>
        </w:rPr>
        <w:fldChar w:fldCharType="separate"/>
      </w:r>
    </w:ins>
    <w:r w:rsidR="004F3E16">
      <w:rPr>
        <w:rFonts w:ascii="Century Gothic" w:hAnsi="Century Gothic"/>
        <w:noProof/>
        <w:sz w:val="20"/>
        <w:szCs w:val="20"/>
      </w:rPr>
      <w:t>31</w:t>
    </w:r>
    <w:ins w:id="468" w:author="David Vacas Miguel" w:date="2018-05-31T12:08:00Z">
      <w:r w:rsidR="004F3E16" w:rsidRPr="00F21B89">
        <w:rPr>
          <w:rFonts w:ascii="Century Gothic" w:hAnsi="Century Gothic"/>
          <w:sz w:val="20"/>
          <w:szCs w:val="20"/>
        </w:rPr>
        <w:fldChar w:fldCharType="end"/>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675471" w:rsidRPr="00675471" w:rsidRDefault="00675471">
    <w:pPr>
      <w:pStyle w:val="Piedepgina"/>
      <w:rPr>
        <w:rFonts w:ascii="Century Gothic" w:hAnsi="Century Gothic"/>
        <w:i/>
        <w:sz w:val="20"/>
        <w:szCs w:val="20"/>
        <w:rPrChange w:id="1220" w:author="David Vacas Miguel" w:date="2018-06-02T13:06:00Z">
          <w:rPr/>
        </w:rPrChange>
      </w:rPr>
    </w:pPr>
    <w:ins w:id="1221" w:author="David Vacas Miguel" w:date="2018-06-02T13:08:00Z">
      <w:r>
        <w:rPr>
          <w:rFonts w:ascii="Century Gothic" w:hAnsi="Century Gothic"/>
          <w:i/>
          <w:sz w:val="20"/>
          <w:szCs w:val="20"/>
        </w:rPr>
        <w:t>C</w:t>
      </w:r>
    </w:ins>
    <w:ins w:id="1222" w:author="David Vacas Miguel" w:date="2018-06-02T13:06:00Z">
      <w:r>
        <w:rPr>
          <w:rFonts w:ascii="Century Gothic" w:hAnsi="Century Gothic"/>
          <w:i/>
          <w:sz w:val="20"/>
          <w:szCs w:val="20"/>
        </w:rPr>
        <w:t>onclusiones</w:t>
      </w:r>
    </w:ins>
    <w:ins w:id="1223"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224" w:author="David Vacas Miguel" w:date="2018-05-31T12:08:00Z">
      <w:r w:rsidRPr="00F21B89">
        <w:rPr>
          <w:rFonts w:ascii="Century Gothic" w:hAnsi="Century Gothic"/>
          <w:sz w:val="20"/>
          <w:szCs w:val="20"/>
        </w:rP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675471" w:rsidRPr="00F21B89" w:rsidRDefault="00675471">
    <w:pPr>
      <w:pStyle w:val="Piedepgina"/>
      <w:rPr>
        <w:rFonts w:ascii="Century Gothic" w:hAnsi="Century Gothic"/>
        <w:i/>
        <w:sz w:val="20"/>
        <w:szCs w:val="20"/>
      </w:rPr>
    </w:pPr>
    <w:del w:id="1280" w:author="David Vacas Miguel" w:date="2018-06-02T13:09:00Z">
      <w:r w:rsidRPr="00F21B89" w:rsidDel="00675471">
        <w:rPr>
          <w:rFonts w:ascii="Century Gothic" w:hAnsi="Century Gothic"/>
          <w:i/>
          <w:sz w:val="20"/>
          <w:szCs w:val="20"/>
        </w:rPr>
        <w:delText xml:space="preserve">Capítulo </w:delText>
      </w:r>
    </w:del>
    <w:del w:id="1281" w:author="David Vacas Miguel" w:date="2018-05-31T12:13:00Z">
      <w:r w:rsidRPr="007937C0" w:rsidDel="00036E9B">
        <w:rPr>
          <w:rFonts w:ascii="Century Gothic" w:hAnsi="Century Gothic"/>
          <w:i/>
          <w:sz w:val="20"/>
          <w:szCs w:val="20"/>
        </w:rPr>
        <w:delText>1</w:delText>
      </w:r>
    </w:del>
    <w:ins w:id="1282" w:author="David Vacas Miguel" w:date="2018-06-02T13:10:00Z">
      <w:r w:rsidR="00DA49EB">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675471" w:rsidRPr="00675471" w:rsidRDefault="00DA49EB">
    <w:pPr>
      <w:pStyle w:val="Piedepgina"/>
      <w:rPr>
        <w:rFonts w:ascii="Century Gothic" w:hAnsi="Century Gothic"/>
        <w:i/>
        <w:sz w:val="20"/>
        <w:szCs w:val="20"/>
        <w:rPrChange w:id="1283" w:author="David Vacas Miguel" w:date="2018-06-02T13:06:00Z">
          <w:rPr/>
        </w:rPrChange>
      </w:rPr>
    </w:pPr>
    <w:ins w:id="1284" w:author="David Vacas Miguel" w:date="2018-06-02T13:10:00Z">
      <w:r>
        <w:rPr>
          <w:rFonts w:ascii="Century Gothic" w:hAnsi="Century Gothic"/>
          <w:i/>
          <w:sz w:val="20"/>
          <w:szCs w:val="20"/>
        </w:rPr>
        <w:t>Bibliografía</w:t>
      </w:r>
    </w:ins>
    <w:ins w:id="1285" w:author="David Vacas Miguel" w:date="2018-05-31T12:08:00Z">
      <w:r w:rsidR="00675471" w:rsidRPr="00F21B89">
        <w:rPr>
          <w:rFonts w:ascii="Century Gothic" w:hAnsi="Century Gothic"/>
          <w:i/>
          <w:sz w:val="20"/>
          <w:szCs w:val="20"/>
        </w:rPr>
        <w:ptab w:relativeTo="margin" w:alignment="right" w:leader="none"/>
      </w:r>
      <w:r w:rsidR="00675471" w:rsidRPr="00F21B89">
        <w:rPr>
          <w:rFonts w:ascii="Century Gothic" w:hAnsi="Century Gothic"/>
          <w:sz w:val="20"/>
          <w:szCs w:val="20"/>
        </w:rPr>
        <w:fldChar w:fldCharType="begin"/>
      </w:r>
      <w:r w:rsidR="00675471" w:rsidRPr="00F21B89">
        <w:rPr>
          <w:rFonts w:ascii="Century Gothic" w:hAnsi="Century Gothic"/>
          <w:sz w:val="20"/>
          <w:szCs w:val="20"/>
        </w:rPr>
        <w:instrText xml:space="preserve"> PAGE  \* Arabic  \* MERGEFORMAT </w:instrText>
      </w:r>
      <w:r w:rsidR="00675471" w:rsidRPr="00F21B89">
        <w:rPr>
          <w:rFonts w:ascii="Century Gothic" w:hAnsi="Century Gothic"/>
          <w:sz w:val="20"/>
          <w:szCs w:val="20"/>
        </w:rPr>
        <w:fldChar w:fldCharType="separate"/>
      </w:r>
    </w:ins>
    <w:r w:rsidR="00675471">
      <w:rPr>
        <w:rFonts w:ascii="Century Gothic" w:hAnsi="Century Gothic"/>
        <w:noProof/>
        <w:sz w:val="20"/>
        <w:szCs w:val="20"/>
      </w:rPr>
      <w:t>31</w:t>
    </w:r>
    <w:ins w:id="1286" w:author="David Vacas Miguel" w:date="2018-05-31T12:08:00Z">
      <w:r w:rsidR="00675471"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903DD" w14:textId="77777777" w:rsidR="00E515D5" w:rsidRDefault="00E515D5" w:rsidP="008D373D">
      <w:pPr>
        <w:spacing w:after="0" w:line="240" w:lineRule="auto"/>
      </w:pPr>
      <w:r>
        <w:separator/>
      </w:r>
    </w:p>
  </w:footnote>
  <w:footnote w:type="continuationSeparator" w:id="0">
    <w:p w14:paraId="1BB122EC" w14:textId="77777777" w:rsidR="00E515D5" w:rsidRDefault="00E515D5"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4F3E16" w:rsidRPr="00F21B89" w:rsidRDefault="004F3E16"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E515D5">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9B9D" w14:textId="0F07FD96" w:rsidR="004F3E16" w:rsidRPr="00F21B89" w:rsidRDefault="004F3E16">
    <w:pPr>
      <w:pStyle w:val="Encabezado"/>
      <w:jc w:val="center"/>
      <w:rPr>
        <w:ins w:id="71" w:author="David Vacas Miguel" w:date="2018-05-31T12:08:00Z"/>
        <w:rFonts w:ascii="Century Gothic" w:hAnsi="Century Gothic"/>
        <w:i/>
        <w:sz w:val="20"/>
        <w:szCs w:val="20"/>
      </w:rPr>
      <w:pPrChange w:id="72" w:author="David Vacas Miguel" w:date="2018-05-31T12:10:00Z">
        <w:pPr>
          <w:pStyle w:val="Encabezado"/>
          <w:jc w:val="right"/>
        </w:pPr>
      </w:pPrChange>
    </w:pPr>
    <w:ins w:id="73" w:author="David Vacas Miguel" w:date="2018-05-31T12:10:00Z">
      <w:r>
        <w:tab/>
      </w:r>
    </w:ins>
    <w:ins w:id="74" w:author="David Vacas Miguel" w:date="2018-05-31T12:08:00Z">
      <w:r>
        <w:tab/>
      </w:r>
      <w:r>
        <w:rPr>
          <w:rFonts w:ascii="Century Gothic" w:hAnsi="Century Gothic"/>
          <w:i/>
          <w:noProof/>
          <w:sz w:val="20"/>
          <w:szCs w:val="20"/>
          <w:lang w:eastAsia="es-ES"/>
        </w:rPr>
        <w:drawing>
          <wp:anchor distT="0" distB="0" distL="114300" distR="114300" simplePos="0" relativeHeight="251666432" behindDoc="0" locked="0" layoutInCell="1" allowOverlap="1" wp14:anchorId="5F428EDD" wp14:editId="179CF816">
            <wp:simplePos x="0" y="0"/>
            <wp:positionH relativeFrom="margin">
              <wp:posOffset>3175</wp:posOffset>
            </wp:positionH>
            <wp:positionV relativeFrom="margin">
              <wp:posOffset>-624205</wp:posOffset>
            </wp:positionV>
            <wp:extent cx="1087755" cy="414655"/>
            <wp:effectExtent l="0" t="0" r="0" b="4445"/>
            <wp:wrapSquare wrapText="bothSides"/>
            <wp:docPr id="5" name="Imagen 5"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576FA717" w14:textId="40980A4E" w:rsidR="004F3E16" w:rsidRDefault="004F3E16">
    <w:pPr>
      <w:pStyle w:val="Encabezado"/>
      <w:tabs>
        <w:tab w:val="clear" w:pos="4252"/>
        <w:tab w:val="clear" w:pos="8504"/>
        <w:tab w:val="left" w:pos="1490"/>
      </w:tabs>
      <w:pPrChange w:id="75" w:author="David Vacas Miguel" w:date="2018-05-31T12:08:00Z">
        <w:pPr>
          <w:pStyle w:val="Encabezado"/>
        </w:pPr>
      </w:pPrChange>
    </w:pPr>
    <w:ins w:id="76" w:author="David Vacas Miguel" w:date="2018-05-31T12:08: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2FB19C05" wp14:editId="24152D69">
                <wp:simplePos x="0" y="0"/>
                <wp:positionH relativeFrom="margin">
                  <wp:posOffset>3619529</wp:posOffset>
                </wp:positionH>
                <wp:positionV relativeFrom="paragraph">
                  <wp:posOffset>24469</wp:posOffset>
                </wp:positionV>
                <wp:extent cx="1982258" cy="45719"/>
                <wp:effectExtent l="0" t="0" r="0" b="0"/>
                <wp:wrapNone/>
                <wp:docPr id="1" name="Rectángulo 1"/>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4D33" id="Rectángulo 1" o:spid="_x0000_s1026" style="position:absolute;margin-left:285pt;margin-top:1.95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" fillcolor="#ff8080" stroked="f" strokeweight="1pt">
                <v:fill color2="#ffdada" rotate="t" angle="45" colors="0 #ff8080;.5 #ffb3b3;1 #ffdada" focus="100%" type="gradient"/>
                <w10:wrap anchorx="margin"/>
              </v:rect>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6"/>
  </w:num>
  <w:num w:numId="4">
    <w:abstractNumId w:val="33"/>
  </w:num>
  <w:num w:numId="5">
    <w:abstractNumId w:val="22"/>
  </w:num>
  <w:num w:numId="6">
    <w:abstractNumId w:val="0"/>
  </w:num>
  <w:num w:numId="7">
    <w:abstractNumId w:val="23"/>
  </w:num>
  <w:num w:numId="8">
    <w:abstractNumId w:val="36"/>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4"/>
  </w:num>
  <w:num w:numId="19">
    <w:abstractNumId w:val="18"/>
  </w:num>
  <w:num w:numId="20">
    <w:abstractNumId w:val="16"/>
  </w:num>
  <w:num w:numId="21">
    <w:abstractNumId w:val="27"/>
  </w:num>
  <w:num w:numId="22">
    <w:abstractNumId w:val="1"/>
  </w:num>
  <w:num w:numId="23">
    <w:abstractNumId w:val="21"/>
  </w:num>
  <w:num w:numId="24">
    <w:abstractNumId w:val="32"/>
  </w:num>
  <w:num w:numId="25">
    <w:abstractNumId w:val="19"/>
  </w:num>
  <w:num w:numId="26">
    <w:abstractNumId w:val="25"/>
  </w:num>
  <w:num w:numId="27">
    <w:abstractNumId w:val="3"/>
  </w:num>
  <w:num w:numId="28">
    <w:abstractNumId w:val="15"/>
  </w:num>
  <w:num w:numId="29">
    <w:abstractNumId w:val="29"/>
  </w:num>
  <w:num w:numId="30">
    <w:abstractNumId w:val="24"/>
  </w:num>
  <w:num w:numId="31">
    <w:abstractNumId w:val="30"/>
  </w:num>
  <w:num w:numId="32">
    <w:abstractNumId w:val="11"/>
  </w:num>
  <w:num w:numId="33">
    <w:abstractNumId w:val="2"/>
  </w:num>
  <w:num w:numId="34">
    <w:abstractNumId w:val="8"/>
  </w:num>
  <w:num w:numId="35">
    <w:abstractNumId w:val="28"/>
  </w:num>
  <w:num w:numId="36">
    <w:abstractNumId w:val="10"/>
  </w:num>
  <w:num w:numId="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30C"/>
    <w:rsid w:val="000475C7"/>
    <w:rsid w:val="00047849"/>
    <w:rsid w:val="000519AA"/>
    <w:rsid w:val="00051FDF"/>
    <w:rsid w:val="000522FD"/>
    <w:rsid w:val="0005392A"/>
    <w:rsid w:val="000566DB"/>
    <w:rsid w:val="00064F73"/>
    <w:rsid w:val="00065285"/>
    <w:rsid w:val="00080F53"/>
    <w:rsid w:val="00087F4D"/>
    <w:rsid w:val="000918FD"/>
    <w:rsid w:val="00094084"/>
    <w:rsid w:val="00095EB3"/>
    <w:rsid w:val="000964D9"/>
    <w:rsid w:val="00097F18"/>
    <w:rsid w:val="000A56AE"/>
    <w:rsid w:val="000A7975"/>
    <w:rsid w:val="000B21A2"/>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23AB"/>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5395"/>
    <w:rsid w:val="00296EF1"/>
    <w:rsid w:val="002A3AB0"/>
    <w:rsid w:val="002B5545"/>
    <w:rsid w:val="002C0392"/>
    <w:rsid w:val="002C1587"/>
    <w:rsid w:val="002C495C"/>
    <w:rsid w:val="002C4E52"/>
    <w:rsid w:val="002C7DD3"/>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A94"/>
    <w:rsid w:val="00325BE3"/>
    <w:rsid w:val="00325FCC"/>
    <w:rsid w:val="003261C4"/>
    <w:rsid w:val="0032750E"/>
    <w:rsid w:val="003278DE"/>
    <w:rsid w:val="00330B20"/>
    <w:rsid w:val="00330E3E"/>
    <w:rsid w:val="00331F53"/>
    <w:rsid w:val="00342989"/>
    <w:rsid w:val="003429F4"/>
    <w:rsid w:val="003460D2"/>
    <w:rsid w:val="00347D83"/>
    <w:rsid w:val="003510C1"/>
    <w:rsid w:val="003570ED"/>
    <w:rsid w:val="00361B7E"/>
    <w:rsid w:val="0036635E"/>
    <w:rsid w:val="003672AD"/>
    <w:rsid w:val="00373585"/>
    <w:rsid w:val="003736CF"/>
    <w:rsid w:val="0037381C"/>
    <w:rsid w:val="00376976"/>
    <w:rsid w:val="00377B20"/>
    <w:rsid w:val="003904EC"/>
    <w:rsid w:val="003908D9"/>
    <w:rsid w:val="00391550"/>
    <w:rsid w:val="00397491"/>
    <w:rsid w:val="003A2C66"/>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2BD3"/>
    <w:rsid w:val="004640A6"/>
    <w:rsid w:val="00467294"/>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3E16"/>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E23"/>
    <w:rsid w:val="00565FA6"/>
    <w:rsid w:val="00575C18"/>
    <w:rsid w:val="005761F9"/>
    <w:rsid w:val="00576A92"/>
    <w:rsid w:val="00577EBA"/>
    <w:rsid w:val="00580636"/>
    <w:rsid w:val="005831F0"/>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0286"/>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E06D0"/>
    <w:rsid w:val="009E3E6E"/>
    <w:rsid w:val="009F1D2F"/>
    <w:rsid w:val="009F39AF"/>
    <w:rsid w:val="009F5B28"/>
    <w:rsid w:val="009F66A6"/>
    <w:rsid w:val="009F7E3E"/>
    <w:rsid w:val="00A04C85"/>
    <w:rsid w:val="00A0674C"/>
    <w:rsid w:val="00A10B6C"/>
    <w:rsid w:val="00A14D9B"/>
    <w:rsid w:val="00A21C1C"/>
    <w:rsid w:val="00A21FC0"/>
    <w:rsid w:val="00A234F7"/>
    <w:rsid w:val="00A240FE"/>
    <w:rsid w:val="00A24204"/>
    <w:rsid w:val="00A274EE"/>
    <w:rsid w:val="00A27F84"/>
    <w:rsid w:val="00A3242A"/>
    <w:rsid w:val="00A33DFF"/>
    <w:rsid w:val="00A341DA"/>
    <w:rsid w:val="00A36722"/>
    <w:rsid w:val="00A36994"/>
    <w:rsid w:val="00A4782C"/>
    <w:rsid w:val="00A47960"/>
    <w:rsid w:val="00A47CBE"/>
    <w:rsid w:val="00A56DAC"/>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554D6"/>
    <w:rsid w:val="00B63CE6"/>
    <w:rsid w:val="00B6543A"/>
    <w:rsid w:val="00B728D7"/>
    <w:rsid w:val="00B72F56"/>
    <w:rsid w:val="00B7373F"/>
    <w:rsid w:val="00B73A5E"/>
    <w:rsid w:val="00B802F7"/>
    <w:rsid w:val="00B81C92"/>
    <w:rsid w:val="00B83CD9"/>
    <w:rsid w:val="00B8549C"/>
    <w:rsid w:val="00B854FF"/>
    <w:rsid w:val="00B87C65"/>
    <w:rsid w:val="00B9255C"/>
    <w:rsid w:val="00B96DD1"/>
    <w:rsid w:val="00BA1BAF"/>
    <w:rsid w:val="00BA2384"/>
    <w:rsid w:val="00BA5D1E"/>
    <w:rsid w:val="00BA61BE"/>
    <w:rsid w:val="00BB37CA"/>
    <w:rsid w:val="00BB472A"/>
    <w:rsid w:val="00BB48F9"/>
    <w:rsid w:val="00BC11EF"/>
    <w:rsid w:val="00BC2C9D"/>
    <w:rsid w:val="00BC3217"/>
    <w:rsid w:val="00BC3346"/>
    <w:rsid w:val="00BD2B3D"/>
    <w:rsid w:val="00BD32D4"/>
    <w:rsid w:val="00BD6783"/>
    <w:rsid w:val="00BE1911"/>
    <w:rsid w:val="00BE24E5"/>
    <w:rsid w:val="00BE7DC7"/>
    <w:rsid w:val="00BF10EA"/>
    <w:rsid w:val="00BF62BA"/>
    <w:rsid w:val="00BF72A9"/>
    <w:rsid w:val="00BF7EE6"/>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7A35"/>
    <w:rsid w:val="00D94177"/>
    <w:rsid w:val="00DA03E8"/>
    <w:rsid w:val="00DA06C6"/>
    <w:rsid w:val="00DA0F7E"/>
    <w:rsid w:val="00DA3344"/>
    <w:rsid w:val="00DA49EB"/>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1273"/>
    <w:rsid w:val="00EF2129"/>
    <w:rsid w:val="00EF24D5"/>
    <w:rsid w:val="00F0487E"/>
    <w:rsid w:val="00F04ECC"/>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5.emf"/><Relationship Id="rId68" Type="http://schemas.openxmlformats.org/officeDocument/2006/relationships/image" Target="media/image38.wmf"/><Relationship Id="rId84" Type="http://schemas.openxmlformats.org/officeDocument/2006/relationships/image" Target="media/image50.wmf"/><Relationship Id="rId89" Type="http://schemas.openxmlformats.org/officeDocument/2006/relationships/image" Target="media/image53.wmf"/><Relationship Id="rId112" Type="http://schemas.openxmlformats.org/officeDocument/2006/relationships/image" Target="media/image65.png"/><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image" Target="media/image21.wmf"/><Relationship Id="rId53" Type="http://schemas.openxmlformats.org/officeDocument/2006/relationships/oleObject" Target="embeddings/oleObject15.bin"/><Relationship Id="rId58" Type="http://schemas.openxmlformats.org/officeDocument/2006/relationships/image" Target="media/image32.wmf"/><Relationship Id="rId74" Type="http://schemas.openxmlformats.org/officeDocument/2006/relationships/image" Target="media/image43.jpeg"/><Relationship Id="rId79" Type="http://schemas.openxmlformats.org/officeDocument/2006/relationships/image" Target="media/image46.wmf"/><Relationship Id="rId102" Type="http://schemas.openxmlformats.org/officeDocument/2006/relationships/oleObject" Target="embeddings/oleObject33.bin"/><Relationship Id="rId123" Type="http://schemas.openxmlformats.org/officeDocument/2006/relationships/image" Target="media/image76.png"/><Relationship Id="rId128"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6.wmf"/><Relationship Id="rId19" Type="http://schemas.openxmlformats.org/officeDocument/2006/relationships/image" Target="media/image10.jpeg"/><Relationship Id="rId14" Type="http://schemas.openxmlformats.org/officeDocument/2006/relationships/header" Target="header2.xml"/><Relationship Id="rId22" Type="http://schemas.openxmlformats.org/officeDocument/2006/relationships/image" Target="media/image13.wmf"/><Relationship Id="rId27" Type="http://schemas.openxmlformats.org/officeDocument/2006/relationships/oleObject" Target="embeddings/oleObject3.bin"/><Relationship Id="rId30" Type="http://schemas.openxmlformats.org/officeDocument/2006/relationships/image" Target="media/image17.wmf"/><Relationship Id="rId35" Type="http://schemas.openxmlformats.org/officeDocument/2006/relationships/oleObject" Target="embeddings/oleObject7.bin"/><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6.png"/><Relationship Id="rId69" Type="http://schemas.openxmlformats.org/officeDocument/2006/relationships/oleObject" Target="embeddings/oleObject21.bin"/><Relationship Id="rId77" Type="http://schemas.openxmlformats.org/officeDocument/2006/relationships/image" Target="media/image45.wmf"/><Relationship Id="rId100" Type="http://schemas.openxmlformats.org/officeDocument/2006/relationships/oleObject" Target="embeddings/oleObject32.bin"/><Relationship Id="rId105" Type="http://schemas.openxmlformats.org/officeDocument/2006/relationships/oleObject" Target="embeddings/oleObject35.bin"/><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80" Type="http://schemas.openxmlformats.org/officeDocument/2006/relationships/oleObject" Target="embeddings/oleObject24.bin"/><Relationship Id="rId85" Type="http://schemas.openxmlformats.org/officeDocument/2006/relationships/oleObject" Target="embeddings/oleObject25.bin"/><Relationship Id="rId93" Type="http://schemas.openxmlformats.org/officeDocument/2006/relationships/image" Target="media/image55.wmf"/><Relationship Id="rId98" Type="http://schemas.openxmlformats.org/officeDocument/2006/relationships/oleObject" Target="embeddings/oleObject31.bin"/><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6.wmf"/><Relationship Id="rId59" Type="http://schemas.openxmlformats.org/officeDocument/2006/relationships/oleObject" Target="embeddings/oleObject18.bin"/><Relationship Id="rId67" Type="http://schemas.openxmlformats.org/officeDocument/2006/relationships/oleObject" Target="embeddings/oleObject20.bin"/><Relationship Id="rId103" Type="http://schemas.openxmlformats.org/officeDocument/2006/relationships/oleObject" Target="embeddings/oleObject34.bin"/><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7.png"/><Relationship Id="rId12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3.wmf"/><Relationship Id="rId54" Type="http://schemas.openxmlformats.org/officeDocument/2006/relationships/image" Target="media/image30.w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image" Target="media/image49.jpeg"/><Relationship Id="rId88" Type="http://schemas.openxmlformats.org/officeDocument/2006/relationships/oleObject" Target="embeddings/oleObject26.bin"/><Relationship Id="rId91" Type="http://schemas.openxmlformats.org/officeDocument/2006/relationships/image" Target="media/image54.wmf"/><Relationship Id="rId96" Type="http://schemas.openxmlformats.org/officeDocument/2006/relationships/oleObject" Target="embeddings/oleObject30.bin"/><Relationship Id="rId111"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6.wmf"/><Relationship Id="rId36" Type="http://schemas.openxmlformats.org/officeDocument/2006/relationships/image" Target="media/image20.jpe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36.bin"/><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footer" Target="footer6.xml"/><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footer" Target="footer3.xml"/><Relationship Id="rId73" Type="http://schemas.openxmlformats.org/officeDocument/2006/relationships/image" Target="media/image42.png"/><Relationship Id="rId78" Type="http://schemas.openxmlformats.org/officeDocument/2006/relationships/oleObject" Target="embeddings/oleObject23.bin"/><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oleObject" Target="embeddings/oleObject29.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5.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22.wmf"/><Relationship Id="rId109" Type="http://schemas.openxmlformats.org/officeDocument/2006/relationships/image" Target="media/image63.png"/><Relationship Id="rId34" Type="http://schemas.openxmlformats.org/officeDocument/2006/relationships/image" Target="media/image19.wmf"/><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image" Target="media/image60.wmf"/><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image" Target="media/image25.png"/><Relationship Id="rId66" Type="http://schemas.openxmlformats.org/officeDocument/2006/relationships/image" Target="media/image37.wmf"/><Relationship Id="rId87" Type="http://schemas.openxmlformats.org/officeDocument/2006/relationships/image" Target="media/image52.wmf"/><Relationship Id="rId110" Type="http://schemas.openxmlformats.org/officeDocument/2006/relationships/footer" Target="footer4.xml"/><Relationship Id="rId115" Type="http://schemas.openxmlformats.org/officeDocument/2006/relationships/image" Target="media/image68.jpeg"/><Relationship Id="rId131"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98F03-07A9-4780-A97C-A916F75D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7311</TotalTime>
  <Pages>44</Pages>
  <Words>7699</Words>
  <Characters>42349</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733</cp:revision>
  <cp:lastPrinted>2018-05-15T16:55:00Z</cp:lastPrinted>
  <dcterms:created xsi:type="dcterms:W3CDTF">2017-06-28T08:41:00Z</dcterms:created>
  <dcterms:modified xsi:type="dcterms:W3CDTF">2018-06-10T13:10:00Z</dcterms:modified>
</cp:coreProperties>
</file>
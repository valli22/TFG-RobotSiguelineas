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F83E8B" w14:textId="3ED62663" w:rsidR="00AB6870" w:rsidRDefault="00AB6870" w:rsidP="00AB6870">
      <w:pPr>
        <w:spacing w:after="130"/>
        <w:ind w:left="2442"/>
      </w:pPr>
      <w:r>
        <w:rPr>
          <w:rFonts w:ascii="Arial" w:eastAsia="Arial" w:hAnsi="Arial" w:cs="Arial"/>
          <w:b/>
          <w:sz w:val="56"/>
        </w:rPr>
        <w:t xml:space="preserve"> </w:t>
      </w:r>
    </w:p>
    <w:tbl>
      <w:tblPr>
        <w:tblStyle w:val="Tablaconcuadrcula"/>
        <w:tblW w:w="10137" w:type="dxa"/>
        <w:tblLook w:val="04A0" w:firstRow="1" w:lastRow="0" w:firstColumn="1" w:lastColumn="0" w:noHBand="0" w:noVBand="1"/>
      </w:tblPr>
      <w:tblGrid>
        <w:gridCol w:w="3261"/>
        <w:gridCol w:w="6876"/>
      </w:tblGrid>
      <w:tr w:rsidR="00100523" w14:paraId="1850D1AE" w14:textId="77777777" w:rsidTr="00F21B89">
        <w:tc>
          <w:tcPr>
            <w:tcW w:w="3261" w:type="dxa"/>
            <w:tcBorders>
              <w:top w:val="nil"/>
              <w:left w:val="nil"/>
              <w:bottom w:val="nil"/>
              <w:right w:val="nil"/>
            </w:tcBorders>
          </w:tcPr>
          <w:p w14:paraId="02842CEC" w14:textId="77777777" w:rsidR="00100523" w:rsidRDefault="00100523" w:rsidP="00F21B89">
            <w:pPr>
              <w:spacing w:after="274"/>
              <w:jc w:val="right"/>
            </w:pPr>
            <w:r>
              <w:rPr>
                <w:noProof/>
                <w:lang w:eastAsia="es-ES"/>
              </w:rPr>
              <w:drawing>
                <wp:inline distT="0" distB="0" distL="0" distR="0" wp14:anchorId="0EEAC66F" wp14:editId="5FCB3EA1">
                  <wp:extent cx="1062567" cy="12319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_URJC.png"/>
                          <pic:cNvPicPr/>
                        </pic:nvPicPr>
                        <pic:blipFill rotWithShape="1">
                          <a:blip r:embed="rId8" cstate="print">
                            <a:extLst>
                              <a:ext uri="{28A0092B-C50C-407E-A947-70E740481C1C}">
                                <a14:useLocalDpi xmlns:a14="http://schemas.microsoft.com/office/drawing/2010/main" val="0"/>
                              </a:ext>
                            </a:extLst>
                          </a:blip>
                          <a:srcRect r="13745"/>
                          <a:stretch/>
                        </pic:blipFill>
                        <pic:spPr bwMode="auto">
                          <a:xfrm>
                            <a:off x="0" y="0"/>
                            <a:ext cx="1070554" cy="1241160"/>
                          </a:xfrm>
                          <a:prstGeom prst="rect">
                            <a:avLst/>
                          </a:prstGeom>
                          <a:ln>
                            <a:noFill/>
                          </a:ln>
                          <a:extLst>
                            <a:ext uri="{53640926-AAD7-44D8-BBD7-CCE9431645EC}">
                              <a14:shadowObscured xmlns:a14="http://schemas.microsoft.com/office/drawing/2010/main"/>
                            </a:ext>
                          </a:extLst>
                        </pic:spPr>
                      </pic:pic>
                    </a:graphicData>
                  </a:graphic>
                </wp:inline>
              </w:drawing>
            </w:r>
          </w:p>
        </w:tc>
        <w:tc>
          <w:tcPr>
            <w:tcW w:w="6876" w:type="dxa"/>
            <w:tcBorders>
              <w:top w:val="nil"/>
              <w:left w:val="nil"/>
              <w:bottom w:val="nil"/>
              <w:right w:val="nil"/>
            </w:tcBorders>
          </w:tcPr>
          <w:p w14:paraId="23BC05B8" w14:textId="77777777" w:rsidR="00100523" w:rsidRPr="00F21B89" w:rsidRDefault="00100523" w:rsidP="00F21B89">
            <w:pPr>
              <w:spacing w:after="130"/>
              <w:rPr>
                <w:rFonts w:ascii="Arial" w:eastAsia="Arial" w:hAnsi="Arial" w:cs="Arial"/>
                <w:b/>
                <w:sz w:val="36"/>
                <w:szCs w:val="36"/>
              </w:rPr>
            </w:pPr>
          </w:p>
          <w:p w14:paraId="7F342F38" w14:textId="388B7F4E" w:rsidR="00100523" w:rsidRPr="00F21B89" w:rsidRDefault="00100523" w:rsidP="00F21B89">
            <w:pPr>
              <w:spacing w:after="130"/>
              <w:rPr>
                <w:rFonts w:ascii="Arial" w:eastAsia="Arial" w:hAnsi="Arial" w:cs="Arial"/>
                <w:b/>
                <w:sz w:val="52"/>
                <w:szCs w:val="52"/>
              </w:rPr>
            </w:pPr>
            <w:r w:rsidRPr="00F21B89">
              <w:rPr>
                <w:rFonts w:ascii="Arial" w:eastAsia="Arial" w:hAnsi="Arial" w:cs="Arial"/>
                <w:b/>
                <w:sz w:val="52"/>
                <w:szCs w:val="52"/>
              </w:rPr>
              <w:t xml:space="preserve">Universidad </w:t>
            </w:r>
          </w:p>
          <w:p w14:paraId="10048436" w14:textId="5F24B941" w:rsidR="00100523" w:rsidRDefault="00100523" w:rsidP="00F21B89">
            <w:pPr>
              <w:spacing w:after="274"/>
              <w:ind w:left="-34" w:firstLine="34"/>
            </w:pPr>
            <w:r w:rsidRPr="00F21B89">
              <w:rPr>
                <w:rFonts w:ascii="Arial" w:eastAsia="Arial" w:hAnsi="Arial" w:cs="Arial"/>
                <w:b/>
                <w:sz w:val="52"/>
                <w:szCs w:val="52"/>
              </w:rPr>
              <w:t>Rey Juan Carlos</w:t>
            </w:r>
          </w:p>
        </w:tc>
      </w:tr>
    </w:tbl>
    <w:p w14:paraId="6F88AD51" w14:textId="77777777" w:rsidR="00100523" w:rsidRDefault="00100523" w:rsidP="00F21B89">
      <w:pPr>
        <w:spacing w:after="274"/>
        <w:jc w:val="center"/>
      </w:pPr>
    </w:p>
    <w:p w14:paraId="696DE39A" w14:textId="77777777" w:rsidR="00AB6870" w:rsidRDefault="00AB6870" w:rsidP="00AB6870">
      <w:pPr>
        <w:spacing w:after="0"/>
        <w:ind w:left="1"/>
      </w:pPr>
      <w:r>
        <w:rPr>
          <w:rFonts w:ascii="Arial" w:eastAsia="Arial" w:hAnsi="Arial" w:cs="Arial"/>
          <w:b/>
          <w:sz w:val="28"/>
        </w:rPr>
        <w:t xml:space="preserve"> </w:t>
      </w:r>
    </w:p>
    <w:p w14:paraId="37C1696E" w14:textId="77777777" w:rsidR="00AB6870" w:rsidRDefault="00AB6870" w:rsidP="00AB6870">
      <w:pPr>
        <w:spacing w:after="272"/>
        <w:ind w:left="1"/>
      </w:pPr>
      <w:r>
        <w:rPr>
          <w:rFonts w:ascii="Calibri" w:eastAsia="Calibri" w:hAnsi="Calibri" w:cs="Calibri"/>
        </w:rPr>
        <w:t xml:space="preserve"> </w:t>
      </w:r>
    </w:p>
    <w:p w14:paraId="11F67CAD" w14:textId="77777777" w:rsidR="00AB6870" w:rsidRDefault="00AB6870" w:rsidP="00AB6870">
      <w:pPr>
        <w:spacing w:after="0"/>
        <w:ind w:left="168"/>
      </w:pPr>
      <w:r>
        <w:rPr>
          <w:rFonts w:ascii="Arial" w:eastAsia="Arial" w:hAnsi="Arial" w:cs="Arial"/>
          <w:b/>
          <w:sz w:val="28"/>
        </w:rPr>
        <w:t xml:space="preserve">ESCUELA TÉCNICA SUPERIOR DE INGENIERÍA INFORMÁTICA </w:t>
      </w:r>
    </w:p>
    <w:p w14:paraId="3819B8EA" w14:textId="77777777" w:rsidR="00AB6870" w:rsidRDefault="00AB6870" w:rsidP="00AB6870">
      <w:pPr>
        <w:spacing w:after="0"/>
        <w:ind w:left="1"/>
      </w:pPr>
      <w:r>
        <w:rPr>
          <w:rFonts w:ascii="Arial" w:eastAsia="Arial" w:hAnsi="Arial" w:cs="Arial"/>
          <w:b/>
          <w:sz w:val="28"/>
        </w:rPr>
        <w:t xml:space="preserve"> </w:t>
      </w:r>
    </w:p>
    <w:p w14:paraId="4DD7A819" w14:textId="77777777" w:rsidR="00AB6870" w:rsidRDefault="00AB6870" w:rsidP="00AB6870">
      <w:pPr>
        <w:spacing w:after="163"/>
        <w:ind w:left="1"/>
      </w:pPr>
      <w:r>
        <w:rPr>
          <w:rFonts w:ascii="Arial" w:eastAsia="Arial" w:hAnsi="Arial" w:cs="Arial"/>
          <w:b/>
          <w:sz w:val="28"/>
        </w:rPr>
        <w:t xml:space="preserve"> </w:t>
      </w:r>
    </w:p>
    <w:p w14:paraId="65589EAC" w14:textId="11D2CAA1" w:rsidR="00AB6870" w:rsidRDefault="00AB6870" w:rsidP="00AB6870">
      <w:pPr>
        <w:tabs>
          <w:tab w:val="center" w:pos="4365"/>
        </w:tabs>
        <w:spacing w:after="521"/>
        <w:ind w:left="-14"/>
        <w:jc w:val="center"/>
      </w:pPr>
      <w:r>
        <w:rPr>
          <w:rFonts w:ascii="Arial" w:eastAsia="Arial" w:hAnsi="Arial" w:cs="Arial"/>
          <w:b/>
          <w:sz w:val="28"/>
        </w:rPr>
        <w:t>GRADO EN INGENIERIA INFORMATICA</w:t>
      </w:r>
    </w:p>
    <w:p w14:paraId="13CC134A" w14:textId="77777777" w:rsidR="00AB6870" w:rsidRDefault="00AB6870" w:rsidP="00AB6870">
      <w:pPr>
        <w:spacing w:after="0"/>
        <w:jc w:val="center"/>
      </w:pPr>
      <w:r>
        <w:rPr>
          <w:rFonts w:ascii="Arial" w:eastAsia="Arial" w:hAnsi="Arial" w:cs="Arial"/>
          <w:b/>
          <w:sz w:val="28"/>
        </w:rPr>
        <w:t xml:space="preserve">Curso Académico 2017/2018 </w:t>
      </w:r>
    </w:p>
    <w:p w14:paraId="170CB974" w14:textId="77777777" w:rsidR="00AB6870" w:rsidRDefault="00AB6870" w:rsidP="00AB6870">
      <w:pPr>
        <w:spacing w:after="223"/>
        <w:ind w:left="77"/>
        <w:jc w:val="center"/>
      </w:pPr>
      <w:r>
        <w:rPr>
          <w:rFonts w:ascii="Arial" w:eastAsia="Arial" w:hAnsi="Arial" w:cs="Arial"/>
          <w:sz w:val="28"/>
        </w:rPr>
        <w:t xml:space="preserve"> </w:t>
      </w:r>
    </w:p>
    <w:p w14:paraId="5E335A20" w14:textId="77777777" w:rsidR="00AB6870" w:rsidRDefault="00AB6870" w:rsidP="00AB6870">
      <w:pPr>
        <w:spacing w:after="223"/>
        <w:ind w:right="1"/>
        <w:jc w:val="center"/>
      </w:pPr>
      <w:r>
        <w:rPr>
          <w:rFonts w:ascii="Arial" w:eastAsia="Arial" w:hAnsi="Arial" w:cs="Arial"/>
          <w:b/>
          <w:sz w:val="28"/>
        </w:rPr>
        <w:t xml:space="preserve">Trabajo Fin de Grado </w:t>
      </w:r>
    </w:p>
    <w:p w14:paraId="7315664C" w14:textId="77777777" w:rsidR="00AB6870" w:rsidRDefault="00AB6870" w:rsidP="00AB6870">
      <w:pPr>
        <w:spacing w:after="223"/>
        <w:ind w:left="1"/>
      </w:pPr>
      <w:r>
        <w:rPr>
          <w:rFonts w:ascii="Arial" w:eastAsia="Arial" w:hAnsi="Arial" w:cs="Arial"/>
          <w:b/>
          <w:sz w:val="28"/>
        </w:rPr>
        <w:t xml:space="preserve"> </w:t>
      </w:r>
    </w:p>
    <w:p w14:paraId="7A07F112" w14:textId="43D1A788" w:rsidR="00AB6870" w:rsidRDefault="00AB6870" w:rsidP="00F21B89">
      <w:pPr>
        <w:spacing w:after="223"/>
        <w:ind w:left="1"/>
      </w:pPr>
      <w:r>
        <w:rPr>
          <w:rFonts w:ascii="Arial" w:eastAsia="Arial" w:hAnsi="Arial" w:cs="Arial"/>
          <w:b/>
          <w:sz w:val="28"/>
        </w:rPr>
        <w:t xml:space="preserve">   </w:t>
      </w:r>
    </w:p>
    <w:p w14:paraId="1DB82AEA" w14:textId="4CA55CEA" w:rsidR="009F1D2F" w:rsidRPr="009F1D2F" w:rsidRDefault="009F1D2F" w:rsidP="00F21B89">
      <w:pPr>
        <w:pStyle w:val="Ttulo2"/>
        <w:spacing w:before="0" w:line="360" w:lineRule="auto"/>
        <w:jc w:val="center"/>
        <w:rPr>
          <w:rFonts w:ascii="Arial" w:eastAsia="Arial" w:hAnsi="Arial" w:cs="Arial"/>
          <w:b/>
          <w:color w:val="000000"/>
          <w:sz w:val="36"/>
          <w:szCs w:val="22"/>
          <w:lang w:eastAsia="es-ES"/>
        </w:rPr>
      </w:pPr>
      <w:r w:rsidRPr="00F21B89">
        <w:rPr>
          <w:rFonts w:ascii="Arial" w:eastAsia="Arial" w:hAnsi="Arial" w:cs="Arial"/>
          <w:b/>
          <w:color w:val="000000"/>
          <w:sz w:val="36"/>
          <w:szCs w:val="22"/>
          <w:lang w:eastAsia="es-ES"/>
        </w:rPr>
        <w:t xml:space="preserve">DESARROLLO DE UNA APLICACIÓN PARA LA SIMULACIÓN DE UN ROBOT </w:t>
      </w:r>
      <w:r>
        <w:rPr>
          <w:rFonts w:ascii="Arial" w:eastAsia="Arial" w:hAnsi="Arial" w:cs="Arial"/>
          <w:b/>
          <w:color w:val="000000"/>
          <w:sz w:val="36"/>
          <w:szCs w:val="22"/>
          <w:lang w:eastAsia="es-ES"/>
        </w:rPr>
        <w:t>MÓVIL CON DIRECCIONAMIENTO DIFERENCIAL</w:t>
      </w:r>
    </w:p>
    <w:p w14:paraId="3D5311B9" w14:textId="77777777" w:rsidR="00AB6870" w:rsidRDefault="00AB6870" w:rsidP="00AB6870">
      <w:pPr>
        <w:spacing w:after="219"/>
        <w:ind w:left="1"/>
      </w:pPr>
      <w:r>
        <w:rPr>
          <w:rFonts w:ascii="Arial" w:eastAsia="Arial" w:hAnsi="Arial" w:cs="Arial"/>
          <w:b/>
          <w:sz w:val="24"/>
        </w:rPr>
        <w:t xml:space="preserve"> </w:t>
      </w:r>
    </w:p>
    <w:p w14:paraId="7CC83A6F" w14:textId="69C9279C" w:rsidR="00AB6870" w:rsidRDefault="00AB6870" w:rsidP="00F21B89">
      <w:pPr>
        <w:spacing w:after="258"/>
        <w:ind w:left="1"/>
      </w:pPr>
      <w:r>
        <w:rPr>
          <w:rFonts w:ascii="Arial" w:eastAsia="Arial" w:hAnsi="Arial" w:cs="Arial"/>
          <w:b/>
          <w:sz w:val="24"/>
        </w:rPr>
        <w:t xml:space="preserve">  </w:t>
      </w:r>
      <w:r>
        <w:rPr>
          <w:rFonts w:ascii="Arial" w:eastAsia="Arial" w:hAnsi="Arial" w:cs="Arial"/>
          <w:b/>
          <w:sz w:val="28"/>
        </w:rPr>
        <w:t xml:space="preserve"> </w:t>
      </w:r>
    </w:p>
    <w:p w14:paraId="2876AF49" w14:textId="0EFBDD8F" w:rsidR="00AB6870" w:rsidRPr="0020148C" w:rsidRDefault="00AB6870" w:rsidP="00AB6870">
      <w:pPr>
        <w:pStyle w:val="Ttulo3"/>
        <w:spacing w:before="0" w:after="223"/>
        <w:ind w:left="11" w:right="1" w:hanging="10"/>
        <w:jc w:val="center"/>
        <w:rPr>
          <w:rFonts w:ascii="Arial" w:eastAsia="Arial" w:hAnsi="Arial" w:cs="Arial"/>
          <w:b/>
          <w:color w:val="000000"/>
          <w:sz w:val="28"/>
          <w:szCs w:val="22"/>
          <w:lang w:eastAsia="es-ES"/>
        </w:rPr>
      </w:pPr>
      <w:bookmarkStart w:id="1" w:name="_Toc489893533"/>
      <w:r w:rsidRPr="0020148C">
        <w:rPr>
          <w:rFonts w:ascii="Arial" w:eastAsia="Arial" w:hAnsi="Arial" w:cs="Arial"/>
          <w:b/>
          <w:color w:val="000000"/>
          <w:sz w:val="28"/>
          <w:szCs w:val="22"/>
          <w:lang w:eastAsia="es-ES"/>
        </w:rPr>
        <w:t xml:space="preserve">Autor: </w:t>
      </w:r>
      <w:r w:rsidRPr="00F21B89">
        <w:rPr>
          <w:rFonts w:ascii="Arial" w:eastAsia="Arial" w:hAnsi="Arial" w:cs="Arial"/>
          <w:color w:val="000000"/>
          <w:sz w:val="28"/>
          <w:szCs w:val="22"/>
          <w:lang w:eastAsia="es-ES"/>
        </w:rPr>
        <w:t>David Vacas Miguel</w:t>
      </w:r>
      <w:bookmarkEnd w:id="1"/>
      <w:r w:rsidRPr="0020148C">
        <w:rPr>
          <w:rFonts w:ascii="Arial" w:eastAsia="Arial" w:hAnsi="Arial" w:cs="Arial"/>
          <w:b/>
          <w:color w:val="000000"/>
          <w:sz w:val="28"/>
          <w:szCs w:val="22"/>
          <w:lang w:eastAsia="es-ES"/>
        </w:rPr>
        <w:t xml:space="preserve"> </w:t>
      </w:r>
    </w:p>
    <w:p w14:paraId="6C2F39D7" w14:textId="5D4BAFA8" w:rsidR="00AB6870" w:rsidRPr="0020148C" w:rsidRDefault="00A27F84" w:rsidP="00AB6870">
      <w:pPr>
        <w:pStyle w:val="Ttulo3"/>
        <w:spacing w:before="0" w:after="223"/>
        <w:ind w:left="11" w:right="1" w:hanging="10"/>
        <w:jc w:val="center"/>
        <w:rPr>
          <w:rFonts w:ascii="Arial" w:eastAsia="Arial" w:hAnsi="Arial" w:cs="Arial"/>
          <w:b/>
          <w:color w:val="000000"/>
          <w:sz w:val="28"/>
          <w:szCs w:val="22"/>
          <w:lang w:eastAsia="es-ES"/>
        </w:rPr>
      </w:pPr>
      <w:bookmarkStart w:id="2" w:name="_Toc489893534"/>
      <w:del w:id="3" w:author="David Vacas Miguel" w:date="2018-06-21T16:35:00Z">
        <w:r w:rsidDel="00460C31">
          <w:rPr>
            <w:rFonts w:ascii="Arial" w:eastAsia="Arial" w:hAnsi="Arial" w:cs="Arial"/>
            <w:b/>
            <w:color w:val="000000"/>
            <w:sz w:val="28"/>
            <w:szCs w:val="22"/>
            <w:lang w:eastAsia="es-ES"/>
          </w:rPr>
          <w:delText>Director</w:delText>
        </w:r>
        <w:r w:rsidR="00AB6870" w:rsidRPr="0020148C" w:rsidDel="00460C31">
          <w:rPr>
            <w:rFonts w:ascii="Arial" w:eastAsia="Arial" w:hAnsi="Arial" w:cs="Arial"/>
            <w:b/>
            <w:color w:val="000000"/>
            <w:sz w:val="28"/>
            <w:szCs w:val="22"/>
            <w:lang w:eastAsia="es-ES"/>
          </w:rPr>
          <w:delText>/</w:delText>
        </w:r>
      </w:del>
      <w:r w:rsidR="00AB6870" w:rsidRPr="0020148C">
        <w:rPr>
          <w:rFonts w:ascii="Arial" w:eastAsia="Arial" w:hAnsi="Arial" w:cs="Arial"/>
          <w:b/>
          <w:color w:val="000000"/>
          <w:sz w:val="28"/>
          <w:szCs w:val="22"/>
          <w:lang w:eastAsia="es-ES"/>
        </w:rPr>
        <w:t xml:space="preserve">Tutor: </w:t>
      </w:r>
      <w:r w:rsidR="00AB6870" w:rsidRPr="00F21B89">
        <w:rPr>
          <w:rFonts w:ascii="Arial" w:eastAsia="Arial" w:hAnsi="Arial" w:cs="Arial"/>
          <w:color w:val="000000"/>
          <w:sz w:val="28"/>
          <w:szCs w:val="22"/>
          <w:lang w:eastAsia="es-ES"/>
        </w:rPr>
        <w:t>Alberto Herrán González</w:t>
      </w:r>
      <w:bookmarkEnd w:id="2"/>
      <w:r w:rsidR="00AB6870" w:rsidRPr="00F21B89">
        <w:rPr>
          <w:rFonts w:ascii="Arial" w:eastAsia="Arial" w:hAnsi="Arial" w:cs="Arial"/>
          <w:color w:val="000000"/>
          <w:sz w:val="28"/>
          <w:szCs w:val="22"/>
          <w:lang w:eastAsia="es-ES"/>
        </w:rPr>
        <w:t xml:space="preserve"> </w:t>
      </w:r>
    </w:p>
    <w:p w14:paraId="6ACAE164" w14:textId="77777777" w:rsidR="00AB6870" w:rsidRDefault="00AB6870" w:rsidP="00AB6870">
      <w:r>
        <w:br w:type="page"/>
      </w:r>
    </w:p>
    <w:customXmlInsRangeStart w:id="4" w:author="David Vacas Miguel" w:date="2018-06-26T17:09:00Z"/>
    <w:sdt>
      <w:sdtPr>
        <w:rPr>
          <w:rFonts w:asciiTheme="minorHAnsi" w:eastAsiaTheme="minorHAnsi" w:hAnsiTheme="minorHAnsi" w:cstheme="minorBidi"/>
          <w:color w:val="auto"/>
          <w:sz w:val="22"/>
          <w:szCs w:val="22"/>
          <w:lang w:eastAsia="en-US"/>
        </w:rPr>
        <w:id w:val="1347674584"/>
        <w:docPartObj>
          <w:docPartGallery w:val="Table of Contents"/>
          <w:docPartUnique/>
        </w:docPartObj>
      </w:sdtPr>
      <w:sdtEndPr>
        <w:rPr>
          <w:b/>
          <w:bCs/>
        </w:rPr>
      </w:sdtEndPr>
      <w:sdtContent>
        <w:customXmlInsRangeEnd w:id="4"/>
        <w:p w14:paraId="52F628A8" w14:textId="565C8A36" w:rsidR="008C5C28" w:rsidRDefault="009336A1">
          <w:pPr>
            <w:pStyle w:val="TtuloTDC"/>
            <w:rPr>
              <w:ins w:id="5" w:author="David Vacas Miguel" w:date="2018-06-26T17:14:00Z"/>
              <w:rFonts w:ascii="Century Gothic" w:hAnsi="Century Gothic"/>
              <w:b/>
              <w:color w:val="auto"/>
              <w:sz w:val="40"/>
              <w:lang w:eastAsia="en-US"/>
            </w:rPr>
          </w:pPr>
          <w:ins w:id="6" w:author="David Vacas Miguel" w:date="2018-06-26T17:14:00Z">
            <w:r w:rsidRPr="009336A1">
              <w:rPr>
                <w:rFonts w:ascii="Century Gothic" w:hAnsi="Century Gothic"/>
                <w:b/>
                <w:color w:val="auto"/>
                <w:sz w:val="40"/>
                <w:lang w:eastAsia="en-US"/>
                <w:rPrChange w:id="7" w:author="David Vacas Miguel" w:date="2018-06-26T17:14:00Z">
                  <w:rPr/>
                </w:rPrChange>
              </w:rPr>
              <w:t>INDICE</w:t>
            </w:r>
          </w:ins>
        </w:p>
        <w:p w14:paraId="372F261D" w14:textId="77777777" w:rsidR="009336A1" w:rsidRPr="00206AF0" w:rsidRDefault="009336A1">
          <w:pPr>
            <w:rPr>
              <w:ins w:id="8" w:author="David Vacas Miguel" w:date="2018-06-26T17:09:00Z"/>
            </w:rPr>
            <w:pPrChange w:id="9" w:author="David Vacas Miguel" w:date="2018-06-26T17:14:00Z">
              <w:pPr>
                <w:pStyle w:val="TtuloTDC"/>
              </w:pPr>
            </w:pPrChange>
          </w:pPr>
        </w:p>
        <w:p w14:paraId="04C331B1" w14:textId="13A1A799" w:rsidR="008F14BB" w:rsidRDefault="00051D98">
          <w:pPr>
            <w:pStyle w:val="TDC1"/>
            <w:tabs>
              <w:tab w:val="right" w:leader="dot" w:pos="9060"/>
            </w:tabs>
            <w:rPr>
              <w:ins w:id="10" w:author="David Vacas Miguel" w:date="2018-06-27T13:36:00Z"/>
              <w:rFonts w:asciiTheme="minorHAnsi" w:eastAsiaTheme="minorEastAsia" w:hAnsiTheme="minorHAnsi"/>
              <w:b w:val="0"/>
              <w:bCs w:val="0"/>
              <w:caps w:val="0"/>
              <w:noProof/>
              <w:sz w:val="22"/>
              <w:szCs w:val="22"/>
              <w:lang w:eastAsia="es-ES"/>
            </w:rPr>
          </w:pPr>
          <w:ins w:id="11" w:author="David Vacas Miguel" w:date="2018-06-27T12:29:00Z">
            <w:r>
              <w:fldChar w:fldCharType="begin"/>
            </w:r>
            <w:r>
              <w:instrText xml:space="preserve"> TOC \h \z \t "Titulo TFG;1;Titulo 3 tfg;3;TFG titulo 2;2;Tfg titulo 3 mas grande;3" </w:instrText>
            </w:r>
          </w:ins>
          <w:r>
            <w:fldChar w:fldCharType="separate"/>
          </w:r>
          <w:bookmarkStart w:id="12" w:name="_GoBack"/>
          <w:bookmarkEnd w:id="12"/>
          <w:ins w:id="13" w:author="David Vacas Miguel" w:date="2018-06-27T13:36:00Z">
            <w:r w:rsidR="008F14BB" w:rsidRPr="002D6DB4">
              <w:rPr>
                <w:rStyle w:val="Hipervnculo"/>
                <w:noProof/>
              </w:rPr>
              <w:fldChar w:fldCharType="begin"/>
            </w:r>
            <w:r w:rsidR="008F14BB" w:rsidRPr="002D6DB4">
              <w:rPr>
                <w:rStyle w:val="Hipervnculo"/>
                <w:noProof/>
              </w:rPr>
              <w:instrText xml:space="preserve"> </w:instrText>
            </w:r>
            <w:r w:rsidR="008F14BB">
              <w:rPr>
                <w:noProof/>
              </w:rPr>
              <w:instrText>HYPERLINK \l "_Toc517869938"</w:instrText>
            </w:r>
            <w:r w:rsidR="008F14BB" w:rsidRPr="002D6DB4">
              <w:rPr>
                <w:rStyle w:val="Hipervnculo"/>
                <w:noProof/>
              </w:rPr>
              <w:instrText xml:space="preserve"> </w:instrText>
            </w:r>
            <w:r w:rsidR="008F14BB" w:rsidRPr="002D6DB4">
              <w:rPr>
                <w:rStyle w:val="Hipervnculo"/>
                <w:noProof/>
              </w:rPr>
            </w:r>
            <w:r w:rsidR="008F14BB" w:rsidRPr="002D6DB4">
              <w:rPr>
                <w:rStyle w:val="Hipervnculo"/>
                <w:noProof/>
              </w:rPr>
              <w:fldChar w:fldCharType="separate"/>
            </w:r>
            <w:r w:rsidR="008F14BB" w:rsidRPr="002D6DB4">
              <w:rPr>
                <w:rStyle w:val="Hipervnculo"/>
                <w:noProof/>
              </w:rPr>
              <w:t>Agradecimientos</w:t>
            </w:r>
            <w:r w:rsidR="008F14BB">
              <w:rPr>
                <w:noProof/>
                <w:webHidden/>
              </w:rPr>
              <w:tab/>
            </w:r>
            <w:r w:rsidR="008F14BB">
              <w:rPr>
                <w:noProof/>
                <w:webHidden/>
              </w:rPr>
              <w:fldChar w:fldCharType="begin"/>
            </w:r>
            <w:r w:rsidR="008F14BB">
              <w:rPr>
                <w:noProof/>
                <w:webHidden/>
              </w:rPr>
              <w:instrText xml:space="preserve"> PAGEREF _Toc517869938 \h </w:instrText>
            </w:r>
            <w:r w:rsidR="008F14BB">
              <w:rPr>
                <w:noProof/>
                <w:webHidden/>
              </w:rPr>
            </w:r>
          </w:ins>
          <w:r w:rsidR="008F14BB">
            <w:rPr>
              <w:noProof/>
              <w:webHidden/>
            </w:rPr>
            <w:fldChar w:fldCharType="separate"/>
          </w:r>
          <w:ins w:id="14" w:author="David Vacas Miguel" w:date="2018-06-27T13:36:00Z">
            <w:r w:rsidR="008F14BB">
              <w:rPr>
                <w:noProof/>
                <w:webHidden/>
              </w:rPr>
              <w:t>3</w:t>
            </w:r>
            <w:r w:rsidR="008F14BB">
              <w:rPr>
                <w:noProof/>
                <w:webHidden/>
              </w:rPr>
              <w:fldChar w:fldCharType="end"/>
            </w:r>
            <w:r w:rsidR="008F14BB" w:rsidRPr="002D6DB4">
              <w:rPr>
                <w:rStyle w:val="Hipervnculo"/>
                <w:noProof/>
              </w:rPr>
              <w:fldChar w:fldCharType="end"/>
            </w:r>
          </w:ins>
        </w:p>
        <w:p w14:paraId="4F5612C4" w14:textId="1FC84450" w:rsidR="008F14BB" w:rsidRDefault="008F14BB">
          <w:pPr>
            <w:pStyle w:val="TDC1"/>
            <w:tabs>
              <w:tab w:val="right" w:leader="dot" w:pos="9060"/>
            </w:tabs>
            <w:rPr>
              <w:ins w:id="15" w:author="David Vacas Miguel" w:date="2018-06-27T13:36:00Z"/>
              <w:rFonts w:asciiTheme="minorHAnsi" w:eastAsiaTheme="minorEastAsia" w:hAnsiTheme="minorHAnsi"/>
              <w:b w:val="0"/>
              <w:bCs w:val="0"/>
              <w:caps w:val="0"/>
              <w:noProof/>
              <w:sz w:val="22"/>
              <w:szCs w:val="22"/>
              <w:lang w:eastAsia="es-ES"/>
            </w:rPr>
          </w:pPr>
          <w:ins w:id="16" w:author="David Vacas Miguel" w:date="2018-06-27T13:36:00Z">
            <w:r w:rsidRPr="002D6DB4">
              <w:rPr>
                <w:rStyle w:val="Hipervnculo"/>
                <w:noProof/>
              </w:rPr>
              <w:fldChar w:fldCharType="begin"/>
            </w:r>
            <w:r w:rsidRPr="002D6DB4">
              <w:rPr>
                <w:rStyle w:val="Hipervnculo"/>
                <w:noProof/>
              </w:rPr>
              <w:instrText xml:space="preserve"> </w:instrText>
            </w:r>
            <w:r>
              <w:rPr>
                <w:noProof/>
              </w:rPr>
              <w:instrText>HYPERLINK \l "_Toc517869939"</w:instrText>
            </w:r>
            <w:r w:rsidRPr="002D6DB4">
              <w:rPr>
                <w:rStyle w:val="Hipervnculo"/>
                <w:noProof/>
              </w:rPr>
              <w:instrText xml:space="preserve"> </w:instrText>
            </w:r>
            <w:r w:rsidRPr="002D6DB4">
              <w:rPr>
                <w:rStyle w:val="Hipervnculo"/>
                <w:noProof/>
              </w:rPr>
            </w:r>
            <w:r w:rsidRPr="002D6DB4">
              <w:rPr>
                <w:rStyle w:val="Hipervnculo"/>
                <w:noProof/>
              </w:rPr>
              <w:fldChar w:fldCharType="separate"/>
            </w:r>
            <w:r w:rsidRPr="002D6DB4">
              <w:rPr>
                <w:rStyle w:val="Hipervnculo"/>
                <w:noProof/>
              </w:rPr>
              <w:t>Resumen</w:t>
            </w:r>
            <w:r>
              <w:rPr>
                <w:noProof/>
                <w:webHidden/>
              </w:rPr>
              <w:tab/>
            </w:r>
            <w:r>
              <w:rPr>
                <w:noProof/>
                <w:webHidden/>
              </w:rPr>
              <w:fldChar w:fldCharType="begin"/>
            </w:r>
            <w:r>
              <w:rPr>
                <w:noProof/>
                <w:webHidden/>
              </w:rPr>
              <w:instrText xml:space="preserve"> PAGEREF _Toc517869939 \h </w:instrText>
            </w:r>
            <w:r>
              <w:rPr>
                <w:noProof/>
                <w:webHidden/>
              </w:rPr>
            </w:r>
          </w:ins>
          <w:r>
            <w:rPr>
              <w:noProof/>
              <w:webHidden/>
            </w:rPr>
            <w:fldChar w:fldCharType="separate"/>
          </w:r>
          <w:ins w:id="17" w:author="David Vacas Miguel" w:date="2018-06-27T13:36:00Z">
            <w:r>
              <w:rPr>
                <w:noProof/>
                <w:webHidden/>
              </w:rPr>
              <w:t>4</w:t>
            </w:r>
            <w:r>
              <w:rPr>
                <w:noProof/>
                <w:webHidden/>
              </w:rPr>
              <w:fldChar w:fldCharType="end"/>
            </w:r>
            <w:r w:rsidRPr="002D6DB4">
              <w:rPr>
                <w:rStyle w:val="Hipervnculo"/>
                <w:noProof/>
              </w:rPr>
              <w:fldChar w:fldCharType="end"/>
            </w:r>
          </w:ins>
        </w:p>
        <w:p w14:paraId="341ABD46" w14:textId="6465A14F" w:rsidR="008F14BB" w:rsidRDefault="008F14BB">
          <w:pPr>
            <w:pStyle w:val="TDC1"/>
            <w:tabs>
              <w:tab w:val="right" w:leader="dot" w:pos="9060"/>
            </w:tabs>
            <w:rPr>
              <w:ins w:id="18" w:author="David Vacas Miguel" w:date="2018-06-27T13:36:00Z"/>
              <w:rFonts w:asciiTheme="minorHAnsi" w:eastAsiaTheme="minorEastAsia" w:hAnsiTheme="minorHAnsi"/>
              <w:b w:val="0"/>
              <w:bCs w:val="0"/>
              <w:caps w:val="0"/>
              <w:noProof/>
              <w:sz w:val="22"/>
              <w:szCs w:val="22"/>
              <w:lang w:eastAsia="es-ES"/>
            </w:rPr>
          </w:pPr>
          <w:ins w:id="19" w:author="David Vacas Miguel" w:date="2018-06-27T13:36:00Z">
            <w:r w:rsidRPr="002D6DB4">
              <w:rPr>
                <w:rStyle w:val="Hipervnculo"/>
                <w:noProof/>
              </w:rPr>
              <w:fldChar w:fldCharType="begin"/>
            </w:r>
            <w:r w:rsidRPr="002D6DB4">
              <w:rPr>
                <w:rStyle w:val="Hipervnculo"/>
                <w:noProof/>
              </w:rPr>
              <w:instrText xml:space="preserve"> </w:instrText>
            </w:r>
            <w:r>
              <w:rPr>
                <w:noProof/>
              </w:rPr>
              <w:instrText>HYPERLINK \l "_Toc517869940"</w:instrText>
            </w:r>
            <w:r w:rsidRPr="002D6DB4">
              <w:rPr>
                <w:rStyle w:val="Hipervnculo"/>
                <w:noProof/>
              </w:rPr>
              <w:instrText xml:space="preserve"> </w:instrText>
            </w:r>
            <w:r w:rsidRPr="002D6DB4">
              <w:rPr>
                <w:rStyle w:val="Hipervnculo"/>
                <w:noProof/>
              </w:rPr>
            </w:r>
            <w:r w:rsidRPr="002D6DB4">
              <w:rPr>
                <w:rStyle w:val="Hipervnculo"/>
                <w:noProof/>
              </w:rPr>
              <w:fldChar w:fldCharType="separate"/>
            </w:r>
            <w:r w:rsidRPr="002D6DB4">
              <w:rPr>
                <w:rStyle w:val="Hipervnculo"/>
                <w:noProof/>
              </w:rPr>
              <w:t>Capítulo 1 Introducción</w:t>
            </w:r>
            <w:r>
              <w:rPr>
                <w:noProof/>
                <w:webHidden/>
              </w:rPr>
              <w:tab/>
            </w:r>
            <w:r>
              <w:rPr>
                <w:noProof/>
                <w:webHidden/>
              </w:rPr>
              <w:fldChar w:fldCharType="begin"/>
            </w:r>
            <w:r>
              <w:rPr>
                <w:noProof/>
                <w:webHidden/>
              </w:rPr>
              <w:instrText xml:space="preserve"> PAGEREF _Toc517869940 \h </w:instrText>
            </w:r>
            <w:r>
              <w:rPr>
                <w:noProof/>
                <w:webHidden/>
              </w:rPr>
            </w:r>
          </w:ins>
          <w:r>
            <w:rPr>
              <w:noProof/>
              <w:webHidden/>
            </w:rPr>
            <w:fldChar w:fldCharType="separate"/>
          </w:r>
          <w:ins w:id="20" w:author="David Vacas Miguel" w:date="2018-06-27T13:36:00Z">
            <w:r>
              <w:rPr>
                <w:noProof/>
                <w:webHidden/>
              </w:rPr>
              <w:t>5</w:t>
            </w:r>
            <w:r>
              <w:rPr>
                <w:noProof/>
                <w:webHidden/>
              </w:rPr>
              <w:fldChar w:fldCharType="end"/>
            </w:r>
            <w:r w:rsidRPr="002D6DB4">
              <w:rPr>
                <w:rStyle w:val="Hipervnculo"/>
                <w:noProof/>
              </w:rPr>
              <w:fldChar w:fldCharType="end"/>
            </w:r>
          </w:ins>
        </w:p>
        <w:p w14:paraId="00DBF8A1" w14:textId="5FA834D9" w:rsidR="008F14BB" w:rsidRDefault="008F14BB">
          <w:pPr>
            <w:pStyle w:val="TDC2"/>
            <w:tabs>
              <w:tab w:val="right" w:leader="dot" w:pos="9060"/>
            </w:tabs>
            <w:rPr>
              <w:ins w:id="21" w:author="David Vacas Miguel" w:date="2018-06-27T13:36:00Z"/>
              <w:rFonts w:eastAsiaTheme="minorEastAsia"/>
              <w:smallCaps w:val="0"/>
              <w:noProof/>
              <w:sz w:val="22"/>
              <w:szCs w:val="22"/>
              <w:lang w:eastAsia="es-ES"/>
            </w:rPr>
          </w:pPr>
          <w:ins w:id="22" w:author="David Vacas Miguel" w:date="2018-06-27T13:36:00Z">
            <w:r w:rsidRPr="002D6DB4">
              <w:rPr>
                <w:rStyle w:val="Hipervnculo"/>
                <w:noProof/>
              </w:rPr>
              <w:fldChar w:fldCharType="begin"/>
            </w:r>
            <w:r w:rsidRPr="002D6DB4">
              <w:rPr>
                <w:rStyle w:val="Hipervnculo"/>
                <w:noProof/>
              </w:rPr>
              <w:instrText xml:space="preserve"> </w:instrText>
            </w:r>
            <w:r>
              <w:rPr>
                <w:noProof/>
              </w:rPr>
              <w:instrText>HYPERLINK \l "_Toc517869941"</w:instrText>
            </w:r>
            <w:r w:rsidRPr="002D6DB4">
              <w:rPr>
                <w:rStyle w:val="Hipervnculo"/>
                <w:noProof/>
              </w:rPr>
              <w:instrText xml:space="preserve"> </w:instrText>
            </w:r>
            <w:r w:rsidRPr="002D6DB4">
              <w:rPr>
                <w:rStyle w:val="Hipervnculo"/>
                <w:noProof/>
              </w:rPr>
            </w:r>
            <w:r w:rsidRPr="002D6DB4">
              <w:rPr>
                <w:rStyle w:val="Hipervnculo"/>
                <w:noProof/>
              </w:rPr>
              <w:fldChar w:fldCharType="separate"/>
            </w:r>
            <w:r w:rsidRPr="002D6DB4">
              <w:rPr>
                <w:rStyle w:val="Hipervnculo"/>
                <w:noProof/>
              </w:rPr>
              <w:t>1.1. Motivación</w:t>
            </w:r>
            <w:r>
              <w:rPr>
                <w:noProof/>
                <w:webHidden/>
              </w:rPr>
              <w:tab/>
            </w:r>
            <w:r>
              <w:rPr>
                <w:noProof/>
                <w:webHidden/>
              </w:rPr>
              <w:fldChar w:fldCharType="begin"/>
            </w:r>
            <w:r>
              <w:rPr>
                <w:noProof/>
                <w:webHidden/>
              </w:rPr>
              <w:instrText xml:space="preserve"> PAGEREF _Toc517869941 \h </w:instrText>
            </w:r>
            <w:r>
              <w:rPr>
                <w:noProof/>
                <w:webHidden/>
              </w:rPr>
            </w:r>
          </w:ins>
          <w:r>
            <w:rPr>
              <w:noProof/>
              <w:webHidden/>
            </w:rPr>
            <w:fldChar w:fldCharType="separate"/>
          </w:r>
          <w:ins w:id="23" w:author="David Vacas Miguel" w:date="2018-06-27T13:36:00Z">
            <w:r>
              <w:rPr>
                <w:noProof/>
                <w:webHidden/>
              </w:rPr>
              <w:t>5</w:t>
            </w:r>
            <w:r>
              <w:rPr>
                <w:noProof/>
                <w:webHidden/>
              </w:rPr>
              <w:fldChar w:fldCharType="end"/>
            </w:r>
            <w:r w:rsidRPr="002D6DB4">
              <w:rPr>
                <w:rStyle w:val="Hipervnculo"/>
                <w:noProof/>
              </w:rPr>
              <w:fldChar w:fldCharType="end"/>
            </w:r>
          </w:ins>
        </w:p>
        <w:p w14:paraId="11DDF5EF" w14:textId="66E21DFC" w:rsidR="008F14BB" w:rsidRDefault="008F14BB">
          <w:pPr>
            <w:pStyle w:val="TDC2"/>
            <w:tabs>
              <w:tab w:val="right" w:leader="dot" w:pos="9060"/>
            </w:tabs>
            <w:rPr>
              <w:ins w:id="24" w:author="David Vacas Miguel" w:date="2018-06-27T13:36:00Z"/>
              <w:rFonts w:eastAsiaTheme="minorEastAsia"/>
              <w:smallCaps w:val="0"/>
              <w:noProof/>
              <w:sz w:val="22"/>
              <w:szCs w:val="22"/>
              <w:lang w:eastAsia="es-ES"/>
            </w:rPr>
          </w:pPr>
          <w:ins w:id="25" w:author="David Vacas Miguel" w:date="2018-06-27T13:36:00Z">
            <w:r w:rsidRPr="002D6DB4">
              <w:rPr>
                <w:rStyle w:val="Hipervnculo"/>
                <w:noProof/>
              </w:rPr>
              <w:fldChar w:fldCharType="begin"/>
            </w:r>
            <w:r w:rsidRPr="002D6DB4">
              <w:rPr>
                <w:rStyle w:val="Hipervnculo"/>
                <w:noProof/>
              </w:rPr>
              <w:instrText xml:space="preserve"> </w:instrText>
            </w:r>
            <w:r>
              <w:rPr>
                <w:noProof/>
              </w:rPr>
              <w:instrText>HYPERLINK \l "_Toc517869942"</w:instrText>
            </w:r>
            <w:r w:rsidRPr="002D6DB4">
              <w:rPr>
                <w:rStyle w:val="Hipervnculo"/>
                <w:noProof/>
              </w:rPr>
              <w:instrText xml:space="preserve"> </w:instrText>
            </w:r>
            <w:r w:rsidRPr="002D6DB4">
              <w:rPr>
                <w:rStyle w:val="Hipervnculo"/>
                <w:noProof/>
              </w:rPr>
            </w:r>
            <w:r w:rsidRPr="002D6DB4">
              <w:rPr>
                <w:rStyle w:val="Hipervnculo"/>
                <w:noProof/>
              </w:rPr>
              <w:fldChar w:fldCharType="separate"/>
            </w:r>
            <w:r w:rsidRPr="002D6DB4">
              <w:rPr>
                <w:rStyle w:val="Hipervnculo"/>
                <w:noProof/>
              </w:rPr>
              <w:t>1.2. Objetivos</w:t>
            </w:r>
            <w:r>
              <w:rPr>
                <w:noProof/>
                <w:webHidden/>
              </w:rPr>
              <w:tab/>
            </w:r>
            <w:r>
              <w:rPr>
                <w:noProof/>
                <w:webHidden/>
              </w:rPr>
              <w:fldChar w:fldCharType="begin"/>
            </w:r>
            <w:r>
              <w:rPr>
                <w:noProof/>
                <w:webHidden/>
              </w:rPr>
              <w:instrText xml:space="preserve"> PAGEREF _Toc517869942 \h </w:instrText>
            </w:r>
            <w:r>
              <w:rPr>
                <w:noProof/>
                <w:webHidden/>
              </w:rPr>
            </w:r>
          </w:ins>
          <w:r>
            <w:rPr>
              <w:noProof/>
              <w:webHidden/>
            </w:rPr>
            <w:fldChar w:fldCharType="separate"/>
          </w:r>
          <w:ins w:id="26" w:author="David Vacas Miguel" w:date="2018-06-27T13:36:00Z">
            <w:r>
              <w:rPr>
                <w:noProof/>
                <w:webHidden/>
              </w:rPr>
              <w:t>7</w:t>
            </w:r>
            <w:r>
              <w:rPr>
                <w:noProof/>
                <w:webHidden/>
              </w:rPr>
              <w:fldChar w:fldCharType="end"/>
            </w:r>
            <w:r w:rsidRPr="002D6DB4">
              <w:rPr>
                <w:rStyle w:val="Hipervnculo"/>
                <w:noProof/>
              </w:rPr>
              <w:fldChar w:fldCharType="end"/>
            </w:r>
          </w:ins>
        </w:p>
        <w:p w14:paraId="0B308335" w14:textId="0D245B1B" w:rsidR="008F14BB" w:rsidRDefault="008F14BB">
          <w:pPr>
            <w:pStyle w:val="TDC2"/>
            <w:tabs>
              <w:tab w:val="right" w:leader="dot" w:pos="9060"/>
            </w:tabs>
            <w:rPr>
              <w:ins w:id="27" w:author="David Vacas Miguel" w:date="2018-06-27T13:36:00Z"/>
              <w:rFonts w:eastAsiaTheme="minorEastAsia"/>
              <w:smallCaps w:val="0"/>
              <w:noProof/>
              <w:sz w:val="22"/>
              <w:szCs w:val="22"/>
              <w:lang w:eastAsia="es-ES"/>
            </w:rPr>
          </w:pPr>
          <w:ins w:id="28" w:author="David Vacas Miguel" w:date="2018-06-27T13:36:00Z">
            <w:r w:rsidRPr="002D6DB4">
              <w:rPr>
                <w:rStyle w:val="Hipervnculo"/>
                <w:noProof/>
              </w:rPr>
              <w:fldChar w:fldCharType="begin"/>
            </w:r>
            <w:r w:rsidRPr="002D6DB4">
              <w:rPr>
                <w:rStyle w:val="Hipervnculo"/>
                <w:noProof/>
              </w:rPr>
              <w:instrText xml:space="preserve"> </w:instrText>
            </w:r>
            <w:r>
              <w:rPr>
                <w:noProof/>
              </w:rPr>
              <w:instrText>HYPERLINK \l "_Toc517869943"</w:instrText>
            </w:r>
            <w:r w:rsidRPr="002D6DB4">
              <w:rPr>
                <w:rStyle w:val="Hipervnculo"/>
                <w:noProof/>
              </w:rPr>
              <w:instrText xml:space="preserve"> </w:instrText>
            </w:r>
            <w:r w:rsidRPr="002D6DB4">
              <w:rPr>
                <w:rStyle w:val="Hipervnculo"/>
                <w:noProof/>
              </w:rPr>
            </w:r>
            <w:r w:rsidRPr="002D6DB4">
              <w:rPr>
                <w:rStyle w:val="Hipervnculo"/>
                <w:noProof/>
              </w:rPr>
              <w:fldChar w:fldCharType="separate"/>
            </w:r>
            <w:r w:rsidRPr="002D6DB4">
              <w:rPr>
                <w:rStyle w:val="Hipervnculo"/>
                <w:noProof/>
              </w:rPr>
              <w:t>1.3. Estado del arte</w:t>
            </w:r>
            <w:r>
              <w:rPr>
                <w:noProof/>
                <w:webHidden/>
              </w:rPr>
              <w:tab/>
            </w:r>
            <w:r>
              <w:rPr>
                <w:noProof/>
                <w:webHidden/>
              </w:rPr>
              <w:fldChar w:fldCharType="begin"/>
            </w:r>
            <w:r>
              <w:rPr>
                <w:noProof/>
                <w:webHidden/>
              </w:rPr>
              <w:instrText xml:space="preserve"> PAGEREF _Toc517869943 \h </w:instrText>
            </w:r>
            <w:r>
              <w:rPr>
                <w:noProof/>
                <w:webHidden/>
              </w:rPr>
            </w:r>
          </w:ins>
          <w:r>
            <w:rPr>
              <w:noProof/>
              <w:webHidden/>
            </w:rPr>
            <w:fldChar w:fldCharType="separate"/>
          </w:r>
          <w:ins w:id="29" w:author="David Vacas Miguel" w:date="2018-06-27T13:36:00Z">
            <w:r>
              <w:rPr>
                <w:noProof/>
                <w:webHidden/>
              </w:rPr>
              <w:t>8</w:t>
            </w:r>
            <w:r>
              <w:rPr>
                <w:noProof/>
                <w:webHidden/>
              </w:rPr>
              <w:fldChar w:fldCharType="end"/>
            </w:r>
            <w:r w:rsidRPr="002D6DB4">
              <w:rPr>
                <w:rStyle w:val="Hipervnculo"/>
                <w:noProof/>
              </w:rPr>
              <w:fldChar w:fldCharType="end"/>
            </w:r>
          </w:ins>
        </w:p>
        <w:p w14:paraId="5F263BC4" w14:textId="5F619E6B" w:rsidR="008F14BB" w:rsidRDefault="008F14BB">
          <w:pPr>
            <w:pStyle w:val="TDC2"/>
            <w:tabs>
              <w:tab w:val="right" w:leader="dot" w:pos="9060"/>
            </w:tabs>
            <w:rPr>
              <w:ins w:id="30" w:author="David Vacas Miguel" w:date="2018-06-27T13:36:00Z"/>
              <w:rFonts w:eastAsiaTheme="minorEastAsia"/>
              <w:smallCaps w:val="0"/>
              <w:noProof/>
              <w:sz w:val="22"/>
              <w:szCs w:val="22"/>
              <w:lang w:eastAsia="es-ES"/>
            </w:rPr>
          </w:pPr>
          <w:ins w:id="31" w:author="David Vacas Miguel" w:date="2018-06-27T13:36:00Z">
            <w:r w:rsidRPr="002D6DB4">
              <w:rPr>
                <w:rStyle w:val="Hipervnculo"/>
                <w:noProof/>
              </w:rPr>
              <w:fldChar w:fldCharType="begin"/>
            </w:r>
            <w:r w:rsidRPr="002D6DB4">
              <w:rPr>
                <w:rStyle w:val="Hipervnculo"/>
                <w:noProof/>
              </w:rPr>
              <w:instrText xml:space="preserve"> </w:instrText>
            </w:r>
            <w:r>
              <w:rPr>
                <w:noProof/>
              </w:rPr>
              <w:instrText>HYPERLINK \l "_Toc517869944"</w:instrText>
            </w:r>
            <w:r w:rsidRPr="002D6DB4">
              <w:rPr>
                <w:rStyle w:val="Hipervnculo"/>
                <w:noProof/>
              </w:rPr>
              <w:instrText xml:space="preserve"> </w:instrText>
            </w:r>
            <w:r w:rsidRPr="002D6DB4">
              <w:rPr>
                <w:rStyle w:val="Hipervnculo"/>
                <w:noProof/>
              </w:rPr>
            </w:r>
            <w:r w:rsidRPr="002D6DB4">
              <w:rPr>
                <w:rStyle w:val="Hipervnculo"/>
                <w:noProof/>
              </w:rPr>
              <w:fldChar w:fldCharType="separate"/>
            </w:r>
            <w:r w:rsidRPr="002D6DB4">
              <w:rPr>
                <w:rStyle w:val="Hipervnculo"/>
                <w:noProof/>
              </w:rPr>
              <w:t>1.4. Estructura de la memoria</w:t>
            </w:r>
            <w:r>
              <w:rPr>
                <w:noProof/>
                <w:webHidden/>
              </w:rPr>
              <w:tab/>
            </w:r>
            <w:r>
              <w:rPr>
                <w:noProof/>
                <w:webHidden/>
              </w:rPr>
              <w:fldChar w:fldCharType="begin"/>
            </w:r>
            <w:r>
              <w:rPr>
                <w:noProof/>
                <w:webHidden/>
              </w:rPr>
              <w:instrText xml:space="preserve"> PAGEREF _Toc517869944 \h </w:instrText>
            </w:r>
            <w:r>
              <w:rPr>
                <w:noProof/>
                <w:webHidden/>
              </w:rPr>
            </w:r>
          </w:ins>
          <w:r>
            <w:rPr>
              <w:noProof/>
              <w:webHidden/>
            </w:rPr>
            <w:fldChar w:fldCharType="separate"/>
          </w:r>
          <w:ins w:id="32" w:author="David Vacas Miguel" w:date="2018-06-27T13:36:00Z">
            <w:r>
              <w:rPr>
                <w:noProof/>
                <w:webHidden/>
              </w:rPr>
              <w:t>8</w:t>
            </w:r>
            <w:r>
              <w:rPr>
                <w:noProof/>
                <w:webHidden/>
              </w:rPr>
              <w:fldChar w:fldCharType="end"/>
            </w:r>
            <w:r w:rsidRPr="002D6DB4">
              <w:rPr>
                <w:rStyle w:val="Hipervnculo"/>
                <w:noProof/>
              </w:rPr>
              <w:fldChar w:fldCharType="end"/>
            </w:r>
          </w:ins>
        </w:p>
        <w:p w14:paraId="58CFB68A" w14:textId="70A7BD64" w:rsidR="008F14BB" w:rsidRDefault="008F14BB">
          <w:pPr>
            <w:pStyle w:val="TDC1"/>
            <w:tabs>
              <w:tab w:val="right" w:leader="dot" w:pos="9060"/>
            </w:tabs>
            <w:rPr>
              <w:ins w:id="33" w:author="David Vacas Miguel" w:date="2018-06-27T13:36:00Z"/>
              <w:rFonts w:asciiTheme="minorHAnsi" w:eastAsiaTheme="minorEastAsia" w:hAnsiTheme="minorHAnsi"/>
              <w:b w:val="0"/>
              <w:bCs w:val="0"/>
              <w:caps w:val="0"/>
              <w:noProof/>
              <w:sz w:val="22"/>
              <w:szCs w:val="22"/>
              <w:lang w:eastAsia="es-ES"/>
            </w:rPr>
          </w:pPr>
          <w:ins w:id="34" w:author="David Vacas Miguel" w:date="2018-06-27T13:36:00Z">
            <w:r w:rsidRPr="002D6DB4">
              <w:rPr>
                <w:rStyle w:val="Hipervnculo"/>
                <w:noProof/>
              </w:rPr>
              <w:fldChar w:fldCharType="begin"/>
            </w:r>
            <w:r w:rsidRPr="002D6DB4">
              <w:rPr>
                <w:rStyle w:val="Hipervnculo"/>
                <w:noProof/>
              </w:rPr>
              <w:instrText xml:space="preserve"> </w:instrText>
            </w:r>
            <w:r>
              <w:rPr>
                <w:noProof/>
              </w:rPr>
              <w:instrText>HYPERLINK \l "_Toc517869945"</w:instrText>
            </w:r>
            <w:r w:rsidRPr="002D6DB4">
              <w:rPr>
                <w:rStyle w:val="Hipervnculo"/>
                <w:noProof/>
              </w:rPr>
              <w:instrText xml:space="preserve"> </w:instrText>
            </w:r>
            <w:r w:rsidRPr="002D6DB4">
              <w:rPr>
                <w:rStyle w:val="Hipervnculo"/>
                <w:noProof/>
              </w:rPr>
            </w:r>
            <w:r w:rsidRPr="002D6DB4">
              <w:rPr>
                <w:rStyle w:val="Hipervnculo"/>
                <w:noProof/>
              </w:rPr>
              <w:fldChar w:fldCharType="separate"/>
            </w:r>
            <w:r w:rsidRPr="002D6DB4">
              <w:rPr>
                <w:rStyle w:val="Hipervnculo"/>
                <w:noProof/>
              </w:rPr>
              <w:t>Capítulo 2 Modelado del sistema</w:t>
            </w:r>
            <w:r>
              <w:rPr>
                <w:noProof/>
                <w:webHidden/>
              </w:rPr>
              <w:tab/>
            </w:r>
            <w:r>
              <w:rPr>
                <w:noProof/>
                <w:webHidden/>
              </w:rPr>
              <w:fldChar w:fldCharType="begin"/>
            </w:r>
            <w:r>
              <w:rPr>
                <w:noProof/>
                <w:webHidden/>
              </w:rPr>
              <w:instrText xml:space="preserve"> PAGEREF _Toc517869945 \h </w:instrText>
            </w:r>
            <w:r>
              <w:rPr>
                <w:noProof/>
                <w:webHidden/>
              </w:rPr>
            </w:r>
          </w:ins>
          <w:r>
            <w:rPr>
              <w:noProof/>
              <w:webHidden/>
            </w:rPr>
            <w:fldChar w:fldCharType="separate"/>
          </w:r>
          <w:ins w:id="35" w:author="David Vacas Miguel" w:date="2018-06-27T13:36:00Z">
            <w:r>
              <w:rPr>
                <w:noProof/>
                <w:webHidden/>
              </w:rPr>
              <w:t>10</w:t>
            </w:r>
            <w:r>
              <w:rPr>
                <w:noProof/>
                <w:webHidden/>
              </w:rPr>
              <w:fldChar w:fldCharType="end"/>
            </w:r>
            <w:r w:rsidRPr="002D6DB4">
              <w:rPr>
                <w:rStyle w:val="Hipervnculo"/>
                <w:noProof/>
              </w:rPr>
              <w:fldChar w:fldCharType="end"/>
            </w:r>
          </w:ins>
        </w:p>
        <w:p w14:paraId="339AB6AF" w14:textId="019311EA" w:rsidR="008F14BB" w:rsidRDefault="008F14BB">
          <w:pPr>
            <w:pStyle w:val="TDC2"/>
            <w:tabs>
              <w:tab w:val="right" w:leader="dot" w:pos="9060"/>
            </w:tabs>
            <w:rPr>
              <w:ins w:id="36" w:author="David Vacas Miguel" w:date="2018-06-27T13:36:00Z"/>
              <w:rFonts w:eastAsiaTheme="minorEastAsia"/>
              <w:smallCaps w:val="0"/>
              <w:noProof/>
              <w:sz w:val="22"/>
              <w:szCs w:val="22"/>
              <w:lang w:eastAsia="es-ES"/>
            </w:rPr>
          </w:pPr>
          <w:ins w:id="37" w:author="David Vacas Miguel" w:date="2018-06-27T13:36:00Z">
            <w:r w:rsidRPr="002D6DB4">
              <w:rPr>
                <w:rStyle w:val="Hipervnculo"/>
                <w:noProof/>
              </w:rPr>
              <w:fldChar w:fldCharType="begin"/>
            </w:r>
            <w:r w:rsidRPr="002D6DB4">
              <w:rPr>
                <w:rStyle w:val="Hipervnculo"/>
                <w:noProof/>
              </w:rPr>
              <w:instrText xml:space="preserve"> </w:instrText>
            </w:r>
            <w:r>
              <w:rPr>
                <w:noProof/>
              </w:rPr>
              <w:instrText>HYPERLINK \l "_Toc517869946"</w:instrText>
            </w:r>
            <w:r w:rsidRPr="002D6DB4">
              <w:rPr>
                <w:rStyle w:val="Hipervnculo"/>
                <w:noProof/>
              </w:rPr>
              <w:instrText xml:space="preserve"> </w:instrText>
            </w:r>
            <w:r w:rsidRPr="002D6DB4">
              <w:rPr>
                <w:rStyle w:val="Hipervnculo"/>
                <w:noProof/>
              </w:rPr>
            </w:r>
            <w:r w:rsidRPr="002D6DB4">
              <w:rPr>
                <w:rStyle w:val="Hipervnculo"/>
                <w:noProof/>
              </w:rPr>
              <w:fldChar w:fldCharType="separate"/>
            </w:r>
            <w:r w:rsidRPr="002D6DB4">
              <w:rPr>
                <w:rStyle w:val="Hipervnculo"/>
                <w:noProof/>
              </w:rPr>
              <w:t>2.1. Robótica móvil</w:t>
            </w:r>
            <w:r>
              <w:rPr>
                <w:noProof/>
                <w:webHidden/>
              </w:rPr>
              <w:tab/>
            </w:r>
            <w:r>
              <w:rPr>
                <w:noProof/>
                <w:webHidden/>
              </w:rPr>
              <w:fldChar w:fldCharType="begin"/>
            </w:r>
            <w:r>
              <w:rPr>
                <w:noProof/>
                <w:webHidden/>
              </w:rPr>
              <w:instrText xml:space="preserve"> PAGEREF _Toc517869946 \h </w:instrText>
            </w:r>
            <w:r>
              <w:rPr>
                <w:noProof/>
                <w:webHidden/>
              </w:rPr>
            </w:r>
          </w:ins>
          <w:r>
            <w:rPr>
              <w:noProof/>
              <w:webHidden/>
            </w:rPr>
            <w:fldChar w:fldCharType="separate"/>
          </w:r>
          <w:ins w:id="38" w:author="David Vacas Miguel" w:date="2018-06-27T13:36:00Z">
            <w:r>
              <w:rPr>
                <w:noProof/>
                <w:webHidden/>
              </w:rPr>
              <w:t>10</w:t>
            </w:r>
            <w:r>
              <w:rPr>
                <w:noProof/>
                <w:webHidden/>
              </w:rPr>
              <w:fldChar w:fldCharType="end"/>
            </w:r>
            <w:r w:rsidRPr="002D6DB4">
              <w:rPr>
                <w:rStyle w:val="Hipervnculo"/>
                <w:noProof/>
              </w:rPr>
              <w:fldChar w:fldCharType="end"/>
            </w:r>
          </w:ins>
        </w:p>
        <w:p w14:paraId="515F164A" w14:textId="1F3D9864" w:rsidR="008F14BB" w:rsidRDefault="008F14BB">
          <w:pPr>
            <w:pStyle w:val="TDC2"/>
            <w:tabs>
              <w:tab w:val="right" w:leader="dot" w:pos="9060"/>
            </w:tabs>
            <w:rPr>
              <w:ins w:id="39" w:author="David Vacas Miguel" w:date="2018-06-27T13:36:00Z"/>
              <w:rFonts w:eastAsiaTheme="minorEastAsia"/>
              <w:smallCaps w:val="0"/>
              <w:noProof/>
              <w:sz w:val="22"/>
              <w:szCs w:val="22"/>
              <w:lang w:eastAsia="es-ES"/>
            </w:rPr>
          </w:pPr>
          <w:ins w:id="40" w:author="David Vacas Miguel" w:date="2018-06-27T13:36:00Z">
            <w:r w:rsidRPr="002D6DB4">
              <w:rPr>
                <w:rStyle w:val="Hipervnculo"/>
                <w:noProof/>
              </w:rPr>
              <w:fldChar w:fldCharType="begin"/>
            </w:r>
            <w:r w:rsidRPr="002D6DB4">
              <w:rPr>
                <w:rStyle w:val="Hipervnculo"/>
                <w:noProof/>
              </w:rPr>
              <w:instrText xml:space="preserve"> </w:instrText>
            </w:r>
            <w:r>
              <w:rPr>
                <w:noProof/>
              </w:rPr>
              <w:instrText>HYPERLINK \l "_Toc517869947"</w:instrText>
            </w:r>
            <w:r w:rsidRPr="002D6DB4">
              <w:rPr>
                <w:rStyle w:val="Hipervnculo"/>
                <w:noProof/>
              </w:rPr>
              <w:instrText xml:space="preserve"> </w:instrText>
            </w:r>
            <w:r w:rsidRPr="002D6DB4">
              <w:rPr>
                <w:rStyle w:val="Hipervnculo"/>
                <w:noProof/>
              </w:rPr>
            </w:r>
            <w:r w:rsidRPr="002D6DB4">
              <w:rPr>
                <w:rStyle w:val="Hipervnculo"/>
                <w:noProof/>
              </w:rPr>
              <w:fldChar w:fldCharType="separate"/>
            </w:r>
            <w:r w:rsidRPr="002D6DB4">
              <w:rPr>
                <w:rStyle w:val="Hipervnculo"/>
                <w:noProof/>
              </w:rPr>
              <w:t>2.2. Vehículos con ruedas</w:t>
            </w:r>
            <w:r>
              <w:rPr>
                <w:noProof/>
                <w:webHidden/>
              </w:rPr>
              <w:tab/>
            </w:r>
            <w:r>
              <w:rPr>
                <w:noProof/>
                <w:webHidden/>
              </w:rPr>
              <w:fldChar w:fldCharType="begin"/>
            </w:r>
            <w:r>
              <w:rPr>
                <w:noProof/>
                <w:webHidden/>
              </w:rPr>
              <w:instrText xml:space="preserve"> PAGEREF _Toc517869947 \h </w:instrText>
            </w:r>
            <w:r>
              <w:rPr>
                <w:noProof/>
                <w:webHidden/>
              </w:rPr>
            </w:r>
          </w:ins>
          <w:r>
            <w:rPr>
              <w:noProof/>
              <w:webHidden/>
            </w:rPr>
            <w:fldChar w:fldCharType="separate"/>
          </w:r>
          <w:ins w:id="41" w:author="David Vacas Miguel" w:date="2018-06-27T13:36:00Z">
            <w:r>
              <w:rPr>
                <w:noProof/>
                <w:webHidden/>
              </w:rPr>
              <w:t>10</w:t>
            </w:r>
            <w:r>
              <w:rPr>
                <w:noProof/>
                <w:webHidden/>
              </w:rPr>
              <w:fldChar w:fldCharType="end"/>
            </w:r>
            <w:r w:rsidRPr="002D6DB4">
              <w:rPr>
                <w:rStyle w:val="Hipervnculo"/>
                <w:noProof/>
              </w:rPr>
              <w:fldChar w:fldCharType="end"/>
            </w:r>
          </w:ins>
        </w:p>
        <w:p w14:paraId="47E6EFFF" w14:textId="18F82431" w:rsidR="008F14BB" w:rsidRDefault="008F14BB">
          <w:pPr>
            <w:pStyle w:val="TDC2"/>
            <w:tabs>
              <w:tab w:val="right" w:leader="dot" w:pos="9060"/>
            </w:tabs>
            <w:rPr>
              <w:ins w:id="42" w:author="David Vacas Miguel" w:date="2018-06-27T13:36:00Z"/>
              <w:rFonts w:eastAsiaTheme="minorEastAsia"/>
              <w:smallCaps w:val="0"/>
              <w:noProof/>
              <w:sz w:val="22"/>
              <w:szCs w:val="22"/>
              <w:lang w:eastAsia="es-ES"/>
            </w:rPr>
          </w:pPr>
          <w:ins w:id="43" w:author="David Vacas Miguel" w:date="2018-06-27T13:36:00Z">
            <w:r w:rsidRPr="002D6DB4">
              <w:rPr>
                <w:rStyle w:val="Hipervnculo"/>
                <w:noProof/>
              </w:rPr>
              <w:fldChar w:fldCharType="begin"/>
            </w:r>
            <w:r w:rsidRPr="002D6DB4">
              <w:rPr>
                <w:rStyle w:val="Hipervnculo"/>
                <w:noProof/>
              </w:rPr>
              <w:instrText xml:space="preserve"> </w:instrText>
            </w:r>
            <w:r>
              <w:rPr>
                <w:noProof/>
              </w:rPr>
              <w:instrText>HYPERLINK \l "_Toc517869948"</w:instrText>
            </w:r>
            <w:r w:rsidRPr="002D6DB4">
              <w:rPr>
                <w:rStyle w:val="Hipervnculo"/>
                <w:noProof/>
              </w:rPr>
              <w:instrText xml:space="preserve"> </w:instrText>
            </w:r>
            <w:r w:rsidRPr="002D6DB4">
              <w:rPr>
                <w:rStyle w:val="Hipervnculo"/>
                <w:noProof/>
              </w:rPr>
            </w:r>
            <w:r w:rsidRPr="002D6DB4">
              <w:rPr>
                <w:rStyle w:val="Hipervnculo"/>
                <w:noProof/>
              </w:rPr>
              <w:fldChar w:fldCharType="separate"/>
            </w:r>
            <w:r w:rsidRPr="002D6DB4">
              <w:rPr>
                <w:rStyle w:val="Hipervnculo"/>
                <w:noProof/>
              </w:rPr>
              <w:t>2.3. Modelo físico direccionamiento diferencial</w:t>
            </w:r>
            <w:r>
              <w:rPr>
                <w:noProof/>
                <w:webHidden/>
              </w:rPr>
              <w:tab/>
            </w:r>
            <w:r>
              <w:rPr>
                <w:noProof/>
                <w:webHidden/>
              </w:rPr>
              <w:fldChar w:fldCharType="begin"/>
            </w:r>
            <w:r>
              <w:rPr>
                <w:noProof/>
                <w:webHidden/>
              </w:rPr>
              <w:instrText xml:space="preserve"> PAGEREF _Toc517869948 \h </w:instrText>
            </w:r>
            <w:r>
              <w:rPr>
                <w:noProof/>
                <w:webHidden/>
              </w:rPr>
            </w:r>
          </w:ins>
          <w:r>
            <w:rPr>
              <w:noProof/>
              <w:webHidden/>
            </w:rPr>
            <w:fldChar w:fldCharType="separate"/>
          </w:r>
          <w:ins w:id="44" w:author="David Vacas Miguel" w:date="2018-06-27T13:36:00Z">
            <w:r>
              <w:rPr>
                <w:noProof/>
                <w:webHidden/>
              </w:rPr>
              <w:t>13</w:t>
            </w:r>
            <w:r>
              <w:rPr>
                <w:noProof/>
                <w:webHidden/>
              </w:rPr>
              <w:fldChar w:fldCharType="end"/>
            </w:r>
            <w:r w:rsidRPr="002D6DB4">
              <w:rPr>
                <w:rStyle w:val="Hipervnculo"/>
                <w:noProof/>
              </w:rPr>
              <w:fldChar w:fldCharType="end"/>
            </w:r>
          </w:ins>
        </w:p>
        <w:p w14:paraId="0191DEAF" w14:textId="096190EF" w:rsidR="008F14BB" w:rsidRDefault="008F14BB">
          <w:pPr>
            <w:pStyle w:val="TDC2"/>
            <w:tabs>
              <w:tab w:val="right" w:leader="dot" w:pos="9060"/>
            </w:tabs>
            <w:rPr>
              <w:ins w:id="45" w:author="David Vacas Miguel" w:date="2018-06-27T13:36:00Z"/>
              <w:rFonts w:eastAsiaTheme="minorEastAsia"/>
              <w:smallCaps w:val="0"/>
              <w:noProof/>
              <w:sz w:val="22"/>
              <w:szCs w:val="22"/>
              <w:lang w:eastAsia="es-ES"/>
            </w:rPr>
          </w:pPr>
          <w:ins w:id="46" w:author="David Vacas Miguel" w:date="2018-06-27T13:36:00Z">
            <w:r w:rsidRPr="002D6DB4">
              <w:rPr>
                <w:rStyle w:val="Hipervnculo"/>
                <w:noProof/>
              </w:rPr>
              <w:fldChar w:fldCharType="begin"/>
            </w:r>
            <w:r w:rsidRPr="002D6DB4">
              <w:rPr>
                <w:rStyle w:val="Hipervnculo"/>
                <w:noProof/>
              </w:rPr>
              <w:instrText xml:space="preserve"> </w:instrText>
            </w:r>
            <w:r>
              <w:rPr>
                <w:noProof/>
              </w:rPr>
              <w:instrText>HYPERLINK \l "_Toc517869949"</w:instrText>
            </w:r>
            <w:r w:rsidRPr="002D6DB4">
              <w:rPr>
                <w:rStyle w:val="Hipervnculo"/>
                <w:noProof/>
              </w:rPr>
              <w:instrText xml:space="preserve"> </w:instrText>
            </w:r>
            <w:r w:rsidRPr="002D6DB4">
              <w:rPr>
                <w:rStyle w:val="Hipervnculo"/>
                <w:noProof/>
              </w:rPr>
            </w:r>
            <w:r w:rsidRPr="002D6DB4">
              <w:rPr>
                <w:rStyle w:val="Hipervnculo"/>
                <w:noProof/>
              </w:rPr>
              <w:fldChar w:fldCharType="separate"/>
            </w:r>
            <w:r w:rsidRPr="002D6DB4">
              <w:rPr>
                <w:rStyle w:val="Hipervnculo"/>
                <w:noProof/>
              </w:rPr>
              <w:t>2.4. Navegación autónoma</w:t>
            </w:r>
            <w:r>
              <w:rPr>
                <w:noProof/>
                <w:webHidden/>
              </w:rPr>
              <w:tab/>
            </w:r>
            <w:r>
              <w:rPr>
                <w:noProof/>
                <w:webHidden/>
              </w:rPr>
              <w:fldChar w:fldCharType="begin"/>
            </w:r>
            <w:r>
              <w:rPr>
                <w:noProof/>
                <w:webHidden/>
              </w:rPr>
              <w:instrText xml:space="preserve"> PAGEREF _Toc517869949 \h </w:instrText>
            </w:r>
            <w:r>
              <w:rPr>
                <w:noProof/>
                <w:webHidden/>
              </w:rPr>
            </w:r>
          </w:ins>
          <w:r>
            <w:rPr>
              <w:noProof/>
              <w:webHidden/>
            </w:rPr>
            <w:fldChar w:fldCharType="separate"/>
          </w:r>
          <w:ins w:id="47" w:author="David Vacas Miguel" w:date="2018-06-27T13:36:00Z">
            <w:r>
              <w:rPr>
                <w:noProof/>
                <w:webHidden/>
              </w:rPr>
              <w:t>17</w:t>
            </w:r>
            <w:r>
              <w:rPr>
                <w:noProof/>
                <w:webHidden/>
              </w:rPr>
              <w:fldChar w:fldCharType="end"/>
            </w:r>
            <w:r w:rsidRPr="002D6DB4">
              <w:rPr>
                <w:rStyle w:val="Hipervnculo"/>
                <w:noProof/>
              </w:rPr>
              <w:fldChar w:fldCharType="end"/>
            </w:r>
          </w:ins>
        </w:p>
        <w:p w14:paraId="54189945" w14:textId="1A160F9F" w:rsidR="008F14BB" w:rsidRDefault="008F14BB">
          <w:pPr>
            <w:pStyle w:val="TDC1"/>
            <w:tabs>
              <w:tab w:val="right" w:leader="dot" w:pos="9060"/>
            </w:tabs>
            <w:rPr>
              <w:ins w:id="48" w:author="David Vacas Miguel" w:date="2018-06-27T13:36:00Z"/>
              <w:rFonts w:asciiTheme="minorHAnsi" w:eastAsiaTheme="minorEastAsia" w:hAnsiTheme="minorHAnsi"/>
              <w:b w:val="0"/>
              <w:bCs w:val="0"/>
              <w:caps w:val="0"/>
              <w:noProof/>
              <w:sz w:val="22"/>
              <w:szCs w:val="22"/>
              <w:lang w:eastAsia="es-ES"/>
            </w:rPr>
          </w:pPr>
          <w:ins w:id="49" w:author="David Vacas Miguel" w:date="2018-06-27T13:36:00Z">
            <w:r w:rsidRPr="002D6DB4">
              <w:rPr>
                <w:rStyle w:val="Hipervnculo"/>
                <w:noProof/>
              </w:rPr>
              <w:fldChar w:fldCharType="begin"/>
            </w:r>
            <w:r w:rsidRPr="002D6DB4">
              <w:rPr>
                <w:rStyle w:val="Hipervnculo"/>
                <w:noProof/>
              </w:rPr>
              <w:instrText xml:space="preserve"> </w:instrText>
            </w:r>
            <w:r>
              <w:rPr>
                <w:noProof/>
              </w:rPr>
              <w:instrText>HYPERLINK \l "_Toc517869950"</w:instrText>
            </w:r>
            <w:r w:rsidRPr="002D6DB4">
              <w:rPr>
                <w:rStyle w:val="Hipervnculo"/>
                <w:noProof/>
              </w:rPr>
              <w:instrText xml:space="preserve"> </w:instrText>
            </w:r>
            <w:r w:rsidRPr="002D6DB4">
              <w:rPr>
                <w:rStyle w:val="Hipervnculo"/>
                <w:noProof/>
              </w:rPr>
            </w:r>
            <w:r w:rsidRPr="002D6DB4">
              <w:rPr>
                <w:rStyle w:val="Hipervnculo"/>
                <w:noProof/>
              </w:rPr>
              <w:fldChar w:fldCharType="separate"/>
            </w:r>
            <w:r w:rsidRPr="002D6DB4">
              <w:rPr>
                <w:rStyle w:val="Hipervnculo"/>
                <w:noProof/>
              </w:rPr>
              <w:t>Capítulo 3 Entorno tecnológico</w:t>
            </w:r>
            <w:r>
              <w:rPr>
                <w:noProof/>
                <w:webHidden/>
              </w:rPr>
              <w:tab/>
            </w:r>
            <w:r>
              <w:rPr>
                <w:noProof/>
                <w:webHidden/>
              </w:rPr>
              <w:fldChar w:fldCharType="begin"/>
            </w:r>
            <w:r>
              <w:rPr>
                <w:noProof/>
                <w:webHidden/>
              </w:rPr>
              <w:instrText xml:space="preserve"> PAGEREF _Toc517869950 \h </w:instrText>
            </w:r>
            <w:r>
              <w:rPr>
                <w:noProof/>
                <w:webHidden/>
              </w:rPr>
            </w:r>
          </w:ins>
          <w:r>
            <w:rPr>
              <w:noProof/>
              <w:webHidden/>
            </w:rPr>
            <w:fldChar w:fldCharType="separate"/>
          </w:r>
          <w:ins w:id="50" w:author="David Vacas Miguel" w:date="2018-06-27T13:36:00Z">
            <w:r>
              <w:rPr>
                <w:noProof/>
                <w:webHidden/>
              </w:rPr>
              <w:t>20</w:t>
            </w:r>
            <w:r>
              <w:rPr>
                <w:noProof/>
                <w:webHidden/>
              </w:rPr>
              <w:fldChar w:fldCharType="end"/>
            </w:r>
            <w:r w:rsidRPr="002D6DB4">
              <w:rPr>
                <w:rStyle w:val="Hipervnculo"/>
                <w:noProof/>
              </w:rPr>
              <w:fldChar w:fldCharType="end"/>
            </w:r>
          </w:ins>
        </w:p>
        <w:p w14:paraId="4EBCC0A9" w14:textId="7606D878" w:rsidR="008F14BB" w:rsidRDefault="008F14BB">
          <w:pPr>
            <w:pStyle w:val="TDC2"/>
            <w:tabs>
              <w:tab w:val="right" w:leader="dot" w:pos="9060"/>
            </w:tabs>
            <w:rPr>
              <w:ins w:id="51" w:author="David Vacas Miguel" w:date="2018-06-27T13:36:00Z"/>
              <w:rFonts w:eastAsiaTheme="minorEastAsia"/>
              <w:smallCaps w:val="0"/>
              <w:noProof/>
              <w:sz w:val="22"/>
              <w:szCs w:val="22"/>
              <w:lang w:eastAsia="es-ES"/>
            </w:rPr>
          </w:pPr>
          <w:ins w:id="52" w:author="David Vacas Miguel" w:date="2018-06-27T13:36:00Z">
            <w:r w:rsidRPr="002D6DB4">
              <w:rPr>
                <w:rStyle w:val="Hipervnculo"/>
                <w:noProof/>
              </w:rPr>
              <w:fldChar w:fldCharType="begin"/>
            </w:r>
            <w:r w:rsidRPr="002D6DB4">
              <w:rPr>
                <w:rStyle w:val="Hipervnculo"/>
                <w:noProof/>
              </w:rPr>
              <w:instrText xml:space="preserve"> </w:instrText>
            </w:r>
            <w:r>
              <w:rPr>
                <w:noProof/>
              </w:rPr>
              <w:instrText>HYPERLINK \l "_Toc517869951"</w:instrText>
            </w:r>
            <w:r w:rsidRPr="002D6DB4">
              <w:rPr>
                <w:rStyle w:val="Hipervnculo"/>
                <w:noProof/>
              </w:rPr>
              <w:instrText xml:space="preserve"> </w:instrText>
            </w:r>
            <w:r w:rsidRPr="002D6DB4">
              <w:rPr>
                <w:rStyle w:val="Hipervnculo"/>
                <w:noProof/>
              </w:rPr>
            </w:r>
            <w:r w:rsidRPr="002D6DB4">
              <w:rPr>
                <w:rStyle w:val="Hipervnculo"/>
                <w:noProof/>
              </w:rPr>
              <w:fldChar w:fldCharType="separate"/>
            </w:r>
            <w:r w:rsidRPr="002D6DB4">
              <w:rPr>
                <w:rStyle w:val="Hipervnculo"/>
                <w:noProof/>
              </w:rPr>
              <w:t>3.1. OpenGL</w:t>
            </w:r>
            <w:r>
              <w:rPr>
                <w:noProof/>
                <w:webHidden/>
              </w:rPr>
              <w:tab/>
            </w:r>
            <w:r>
              <w:rPr>
                <w:noProof/>
                <w:webHidden/>
              </w:rPr>
              <w:fldChar w:fldCharType="begin"/>
            </w:r>
            <w:r>
              <w:rPr>
                <w:noProof/>
                <w:webHidden/>
              </w:rPr>
              <w:instrText xml:space="preserve"> PAGEREF _Toc517869951 \h </w:instrText>
            </w:r>
            <w:r>
              <w:rPr>
                <w:noProof/>
                <w:webHidden/>
              </w:rPr>
            </w:r>
          </w:ins>
          <w:r>
            <w:rPr>
              <w:noProof/>
              <w:webHidden/>
            </w:rPr>
            <w:fldChar w:fldCharType="separate"/>
          </w:r>
          <w:ins w:id="53" w:author="David Vacas Miguel" w:date="2018-06-27T13:36:00Z">
            <w:r>
              <w:rPr>
                <w:noProof/>
                <w:webHidden/>
              </w:rPr>
              <w:t>20</w:t>
            </w:r>
            <w:r>
              <w:rPr>
                <w:noProof/>
                <w:webHidden/>
              </w:rPr>
              <w:fldChar w:fldCharType="end"/>
            </w:r>
            <w:r w:rsidRPr="002D6DB4">
              <w:rPr>
                <w:rStyle w:val="Hipervnculo"/>
                <w:noProof/>
              </w:rPr>
              <w:fldChar w:fldCharType="end"/>
            </w:r>
          </w:ins>
        </w:p>
        <w:p w14:paraId="3A37FB78" w14:textId="5CB0C42A" w:rsidR="008F14BB" w:rsidRDefault="008F14BB">
          <w:pPr>
            <w:pStyle w:val="TDC2"/>
            <w:tabs>
              <w:tab w:val="right" w:leader="dot" w:pos="9060"/>
            </w:tabs>
            <w:rPr>
              <w:ins w:id="54" w:author="David Vacas Miguel" w:date="2018-06-27T13:36:00Z"/>
              <w:rFonts w:eastAsiaTheme="minorEastAsia"/>
              <w:smallCaps w:val="0"/>
              <w:noProof/>
              <w:sz w:val="22"/>
              <w:szCs w:val="22"/>
              <w:lang w:eastAsia="es-ES"/>
            </w:rPr>
          </w:pPr>
          <w:ins w:id="55" w:author="David Vacas Miguel" w:date="2018-06-27T13:36:00Z">
            <w:r w:rsidRPr="002D6DB4">
              <w:rPr>
                <w:rStyle w:val="Hipervnculo"/>
                <w:noProof/>
              </w:rPr>
              <w:fldChar w:fldCharType="begin"/>
            </w:r>
            <w:r w:rsidRPr="002D6DB4">
              <w:rPr>
                <w:rStyle w:val="Hipervnculo"/>
                <w:noProof/>
              </w:rPr>
              <w:instrText xml:space="preserve"> </w:instrText>
            </w:r>
            <w:r>
              <w:rPr>
                <w:noProof/>
              </w:rPr>
              <w:instrText>HYPERLINK \l "_Toc517869952"</w:instrText>
            </w:r>
            <w:r w:rsidRPr="002D6DB4">
              <w:rPr>
                <w:rStyle w:val="Hipervnculo"/>
                <w:noProof/>
              </w:rPr>
              <w:instrText xml:space="preserve"> </w:instrText>
            </w:r>
            <w:r w:rsidRPr="002D6DB4">
              <w:rPr>
                <w:rStyle w:val="Hipervnculo"/>
                <w:noProof/>
              </w:rPr>
            </w:r>
            <w:r w:rsidRPr="002D6DB4">
              <w:rPr>
                <w:rStyle w:val="Hipervnculo"/>
                <w:noProof/>
              </w:rPr>
              <w:fldChar w:fldCharType="separate"/>
            </w:r>
            <w:r w:rsidRPr="002D6DB4">
              <w:rPr>
                <w:rStyle w:val="Hipervnculo"/>
                <w:noProof/>
              </w:rPr>
              <w:t>3.2. Etapa Geométrica</w:t>
            </w:r>
            <w:r>
              <w:rPr>
                <w:noProof/>
                <w:webHidden/>
              </w:rPr>
              <w:tab/>
            </w:r>
            <w:r>
              <w:rPr>
                <w:noProof/>
                <w:webHidden/>
              </w:rPr>
              <w:fldChar w:fldCharType="begin"/>
            </w:r>
            <w:r>
              <w:rPr>
                <w:noProof/>
                <w:webHidden/>
              </w:rPr>
              <w:instrText xml:space="preserve"> PAGEREF _Toc517869952 \h </w:instrText>
            </w:r>
            <w:r>
              <w:rPr>
                <w:noProof/>
                <w:webHidden/>
              </w:rPr>
            </w:r>
          </w:ins>
          <w:r>
            <w:rPr>
              <w:noProof/>
              <w:webHidden/>
            </w:rPr>
            <w:fldChar w:fldCharType="separate"/>
          </w:r>
          <w:ins w:id="56" w:author="David Vacas Miguel" w:date="2018-06-27T13:36:00Z">
            <w:r>
              <w:rPr>
                <w:noProof/>
                <w:webHidden/>
              </w:rPr>
              <w:t>22</w:t>
            </w:r>
            <w:r>
              <w:rPr>
                <w:noProof/>
                <w:webHidden/>
              </w:rPr>
              <w:fldChar w:fldCharType="end"/>
            </w:r>
            <w:r w:rsidRPr="002D6DB4">
              <w:rPr>
                <w:rStyle w:val="Hipervnculo"/>
                <w:noProof/>
              </w:rPr>
              <w:fldChar w:fldCharType="end"/>
            </w:r>
          </w:ins>
        </w:p>
        <w:p w14:paraId="10B70FE6" w14:textId="37D8BAA1" w:rsidR="008F14BB" w:rsidRDefault="008F14BB">
          <w:pPr>
            <w:pStyle w:val="TDC3"/>
            <w:rPr>
              <w:ins w:id="57" w:author="David Vacas Miguel" w:date="2018-06-27T13:36:00Z"/>
              <w:rFonts w:asciiTheme="minorHAnsi" w:eastAsiaTheme="minorEastAsia" w:hAnsiTheme="minorHAnsi"/>
              <w:iCs w:val="0"/>
              <w:sz w:val="22"/>
              <w:szCs w:val="22"/>
              <w:lang w:eastAsia="es-ES"/>
            </w:rPr>
          </w:pPr>
          <w:ins w:id="58" w:author="David Vacas Miguel" w:date="2018-06-27T13:36:00Z">
            <w:r w:rsidRPr="002D6DB4">
              <w:rPr>
                <w:rStyle w:val="Hipervnculo"/>
              </w:rPr>
              <w:fldChar w:fldCharType="begin"/>
            </w:r>
            <w:r w:rsidRPr="002D6DB4">
              <w:rPr>
                <w:rStyle w:val="Hipervnculo"/>
              </w:rPr>
              <w:instrText xml:space="preserve"> </w:instrText>
            </w:r>
            <w:r>
              <w:instrText>HYPERLINK \l "_Toc517869953"</w:instrText>
            </w:r>
            <w:r w:rsidRPr="002D6DB4">
              <w:rPr>
                <w:rStyle w:val="Hipervnculo"/>
              </w:rPr>
              <w:instrText xml:space="preserve"> </w:instrText>
            </w:r>
            <w:r w:rsidRPr="002D6DB4">
              <w:rPr>
                <w:rStyle w:val="Hipervnculo"/>
              </w:rPr>
            </w:r>
            <w:r w:rsidRPr="002D6DB4">
              <w:rPr>
                <w:rStyle w:val="Hipervnculo"/>
              </w:rPr>
              <w:fldChar w:fldCharType="separate"/>
            </w:r>
            <w:r w:rsidRPr="002D6DB4">
              <w:rPr>
                <w:rStyle w:val="Hipervnculo"/>
              </w:rPr>
              <w:t>3.2.1. Posicionamiento del modelo</w:t>
            </w:r>
            <w:r>
              <w:rPr>
                <w:webHidden/>
              </w:rPr>
              <w:tab/>
            </w:r>
            <w:r>
              <w:rPr>
                <w:webHidden/>
              </w:rPr>
              <w:fldChar w:fldCharType="begin"/>
            </w:r>
            <w:r>
              <w:rPr>
                <w:webHidden/>
              </w:rPr>
              <w:instrText xml:space="preserve"> PAGEREF _Toc517869953 \h </w:instrText>
            </w:r>
            <w:r>
              <w:rPr>
                <w:webHidden/>
              </w:rPr>
            </w:r>
          </w:ins>
          <w:r>
            <w:rPr>
              <w:webHidden/>
            </w:rPr>
            <w:fldChar w:fldCharType="separate"/>
          </w:r>
          <w:ins w:id="59" w:author="David Vacas Miguel" w:date="2018-06-27T13:36:00Z">
            <w:r>
              <w:rPr>
                <w:webHidden/>
              </w:rPr>
              <w:t>22</w:t>
            </w:r>
            <w:r>
              <w:rPr>
                <w:webHidden/>
              </w:rPr>
              <w:fldChar w:fldCharType="end"/>
            </w:r>
            <w:r w:rsidRPr="002D6DB4">
              <w:rPr>
                <w:rStyle w:val="Hipervnculo"/>
              </w:rPr>
              <w:fldChar w:fldCharType="end"/>
            </w:r>
          </w:ins>
        </w:p>
        <w:p w14:paraId="59E9B435" w14:textId="551BF0D1" w:rsidR="008F14BB" w:rsidRDefault="008F14BB">
          <w:pPr>
            <w:pStyle w:val="TDC3"/>
            <w:rPr>
              <w:ins w:id="60" w:author="David Vacas Miguel" w:date="2018-06-27T13:36:00Z"/>
              <w:rFonts w:asciiTheme="minorHAnsi" w:eastAsiaTheme="minorEastAsia" w:hAnsiTheme="minorHAnsi"/>
              <w:iCs w:val="0"/>
              <w:sz w:val="22"/>
              <w:szCs w:val="22"/>
              <w:lang w:eastAsia="es-ES"/>
            </w:rPr>
          </w:pPr>
          <w:ins w:id="61" w:author="David Vacas Miguel" w:date="2018-06-27T13:36:00Z">
            <w:r w:rsidRPr="002D6DB4">
              <w:rPr>
                <w:rStyle w:val="Hipervnculo"/>
              </w:rPr>
              <w:fldChar w:fldCharType="begin"/>
            </w:r>
            <w:r w:rsidRPr="002D6DB4">
              <w:rPr>
                <w:rStyle w:val="Hipervnculo"/>
              </w:rPr>
              <w:instrText xml:space="preserve"> </w:instrText>
            </w:r>
            <w:r>
              <w:instrText>HYPERLINK \l "_Toc517869954"</w:instrText>
            </w:r>
            <w:r w:rsidRPr="002D6DB4">
              <w:rPr>
                <w:rStyle w:val="Hipervnculo"/>
              </w:rPr>
              <w:instrText xml:space="preserve"> </w:instrText>
            </w:r>
            <w:r w:rsidRPr="002D6DB4">
              <w:rPr>
                <w:rStyle w:val="Hipervnculo"/>
              </w:rPr>
            </w:r>
            <w:r w:rsidRPr="002D6DB4">
              <w:rPr>
                <w:rStyle w:val="Hipervnculo"/>
              </w:rPr>
              <w:fldChar w:fldCharType="separate"/>
            </w:r>
            <w:r w:rsidRPr="002D6DB4">
              <w:rPr>
                <w:rStyle w:val="Hipervnculo"/>
              </w:rPr>
              <w:t>3.2.2. Posicionamiento de la camara</w:t>
            </w:r>
            <w:r>
              <w:rPr>
                <w:webHidden/>
              </w:rPr>
              <w:tab/>
            </w:r>
            <w:r>
              <w:rPr>
                <w:webHidden/>
              </w:rPr>
              <w:fldChar w:fldCharType="begin"/>
            </w:r>
            <w:r>
              <w:rPr>
                <w:webHidden/>
              </w:rPr>
              <w:instrText xml:space="preserve"> PAGEREF _Toc517869954 \h </w:instrText>
            </w:r>
            <w:r>
              <w:rPr>
                <w:webHidden/>
              </w:rPr>
            </w:r>
          </w:ins>
          <w:r>
            <w:rPr>
              <w:webHidden/>
            </w:rPr>
            <w:fldChar w:fldCharType="separate"/>
          </w:r>
          <w:ins w:id="62" w:author="David Vacas Miguel" w:date="2018-06-27T13:36:00Z">
            <w:r>
              <w:rPr>
                <w:webHidden/>
              </w:rPr>
              <w:t>24</w:t>
            </w:r>
            <w:r>
              <w:rPr>
                <w:webHidden/>
              </w:rPr>
              <w:fldChar w:fldCharType="end"/>
            </w:r>
            <w:r w:rsidRPr="002D6DB4">
              <w:rPr>
                <w:rStyle w:val="Hipervnculo"/>
              </w:rPr>
              <w:fldChar w:fldCharType="end"/>
            </w:r>
          </w:ins>
        </w:p>
        <w:p w14:paraId="75B3444B" w14:textId="302CF9CB" w:rsidR="008F14BB" w:rsidRDefault="008F14BB">
          <w:pPr>
            <w:pStyle w:val="TDC3"/>
            <w:rPr>
              <w:ins w:id="63" w:author="David Vacas Miguel" w:date="2018-06-27T13:36:00Z"/>
              <w:rFonts w:asciiTheme="minorHAnsi" w:eastAsiaTheme="minorEastAsia" w:hAnsiTheme="minorHAnsi"/>
              <w:iCs w:val="0"/>
              <w:sz w:val="22"/>
              <w:szCs w:val="22"/>
              <w:lang w:eastAsia="es-ES"/>
            </w:rPr>
          </w:pPr>
          <w:ins w:id="64" w:author="David Vacas Miguel" w:date="2018-06-27T13:36:00Z">
            <w:r w:rsidRPr="002D6DB4">
              <w:rPr>
                <w:rStyle w:val="Hipervnculo"/>
              </w:rPr>
              <w:fldChar w:fldCharType="begin"/>
            </w:r>
            <w:r w:rsidRPr="002D6DB4">
              <w:rPr>
                <w:rStyle w:val="Hipervnculo"/>
              </w:rPr>
              <w:instrText xml:space="preserve"> </w:instrText>
            </w:r>
            <w:r>
              <w:instrText>HYPERLINK \l "_Toc517869955"</w:instrText>
            </w:r>
            <w:r w:rsidRPr="002D6DB4">
              <w:rPr>
                <w:rStyle w:val="Hipervnculo"/>
              </w:rPr>
              <w:instrText xml:space="preserve"> </w:instrText>
            </w:r>
            <w:r w:rsidRPr="002D6DB4">
              <w:rPr>
                <w:rStyle w:val="Hipervnculo"/>
              </w:rPr>
            </w:r>
            <w:r w:rsidRPr="002D6DB4">
              <w:rPr>
                <w:rStyle w:val="Hipervnculo"/>
              </w:rPr>
              <w:fldChar w:fldCharType="separate"/>
            </w:r>
            <w:r w:rsidRPr="002D6DB4">
              <w:rPr>
                <w:rStyle w:val="Hipervnculo"/>
              </w:rPr>
              <w:t>3.2.3. Modelo de proyección</w:t>
            </w:r>
            <w:r>
              <w:rPr>
                <w:webHidden/>
              </w:rPr>
              <w:tab/>
            </w:r>
            <w:r>
              <w:rPr>
                <w:webHidden/>
              </w:rPr>
              <w:fldChar w:fldCharType="begin"/>
            </w:r>
            <w:r>
              <w:rPr>
                <w:webHidden/>
              </w:rPr>
              <w:instrText xml:space="preserve"> PAGEREF _Toc517869955 \h </w:instrText>
            </w:r>
            <w:r>
              <w:rPr>
                <w:webHidden/>
              </w:rPr>
            </w:r>
          </w:ins>
          <w:r>
            <w:rPr>
              <w:webHidden/>
            </w:rPr>
            <w:fldChar w:fldCharType="separate"/>
          </w:r>
          <w:ins w:id="65" w:author="David Vacas Miguel" w:date="2018-06-27T13:36:00Z">
            <w:r>
              <w:rPr>
                <w:webHidden/>
              </w:rPr>
              <w:t>26</w:t>
            </w:r>
            <w:r>
              <w:rPr>
                <w:webHidden/>
              </w:rPr>
              <w:fldChar w:fldCharType="end"/>
            </w:r>
            <w:r w:rsidRPr="002D6DB4">
              <w:rPr>
                <w:rStyle w:val="Hipervnculo"/>
              </w:rPr>
              <w:fldChar w:fldCharType="end"/>
            </w:r>
          </w:ins>
        </w:p>
        <w:p w14:paraId="794FF8CA" w14:textId="138EBE9D" w:rsidR="008F14BB" w:rsidRDefault="008F14BB">
          <w:pPr>
            <w:pStyle w:val="TDC2"/>
            <w:tabs>
              <w:tab w:val="right" w:leader="dot" w:pos="9060"/>
            </w:tabs>
            <w:rPr>
              <w:ins w:id="66" w:author="David Vacas Miguel" w:date="2018-06-27T13:36:00Z"/>
              <w:rFonts w:eastAsiaTheme="minorEastAsia"/>
              <w:smallCaps w:val="0"/>
              <w:noProof/>
              <w:sz w:val="22"/>
              <w:szCs w:val="22"/>
              <w:lang w:eastAsia="es-ES"/>
            </w:rPr>
          </w:pPr>
          <w:ins w:id="67" w:author="David Vacas Miguel" w:date="2018-06-27T13:36:00Z">
            <w:r w:rsidRPr="002D6DB4">
              <w:rPr>
                <w:rStyle w:val="Hipervnculo"/>
                <w:noProof/>
              </w:rPr>
              <w:fldChar w:fldCharType="begin"/>
            </w:r>
            <w:r w:rsidRPr="002D6DB4">
              <w:rPr>
                <w:rStyle w:val="Hipervnculo"/>
                <w:noProof/>
              </w:rPr>
              <w:instrText xml:space="preserve"> </w:instrText>
            </w:r>
            <w:r>
              <w:rPr>
                <w:noProof/>
              </w:rPr>
              <w:instrText>HYPERLINK \l "_Toc517869956"</w:instrText>
            </w:r>
            <w:r w:rsidRPr="002D6DB4">
              <w:rPr>
                <w:rStyle w:val="Hipervnculo"/>
                <w:noProof/>
              </w:rPr>
              <w:instrText xml:space="preserve"> </w:instrText>
            </w:r>
            <w:r w:rsidRPr="002D6DB4">
              <w:rPr>
                <w:rStyle w:val="Hipervnculo"/>
                <w:noProof/>
              </w:rPr>
            </w:r>
            <w:r w:rsidRPr="002D6DB4">
              <w:rPr>
                <w:rStyle w:val="Hipervnculo"/>
                <w:noProof/>
              </w:rPr>
              <w:fldChar w:fldCharType="separate"/>
            </w:r>
            <w:r w:rsidRPr="002D6DB4">
              <w:rPr>
                <w:rStyle w:val="Hipervnculo"/>
                <w:noProof/>
              </w:rPr>
              <w:t>3.3. Qt</w:t>
            </w:r>
            <w:r>
              <w:rPr>
                <w:noProof/>
                <w:webHidden/>
              </w:rPr>
              <w:tab/>
            </w:r>
            <w:r>
              <w:rPr>
                <w:noProof/>
                <w:webHidden/>
              </w:rPr>
              <w:fldChar w:fldCharType="begin"/>
            </w:r>
            <w:r>
              <w:rPr>
                <w:noProof/>
                <w:webHidden/>
              </w:rPr>
              <w:instrText xml:space="preserve"> PAGEREF _Toc517869956 \h </w:instrText>
            </w:r>
            <w:r>
              <w:rPr>
                <w:noProof/>
                <w:webHidden/>
              </w:rPr>
            </w:r>
          </w:ins>
          <w:r>
            <w:rPr>
              <w:noProof/>
              <w:webHidden/>
            </w:rPr>
            <w:fldChar w:fldCharType="separate"/>
          </w:r>
          <w:ins w:id="68" w:author="David Vacas Miguel" w:date="2018-06-27T13:36:00Z">
            <w:r>
              <w:rPr>
                <w:noProof/>
                <w:webHidden/>
              </w:rPr>
              <w:t>27</w:t>
            </w:r>
            <w:r>
              <w:rPr>
                <w:noProof/>
                <w:webHidden/>
              </w:rPr>
              <w:fldChar w:fldCharType="end"/>
            </w:r>
            <w:r w:rsidRPr="002D6DB4">
              <w:rPr>
                <w:rStyle w:val="Hipervnculo"/>
                <w:noProof/>
              </w:rPr>
              <w:fldChar w:fldCharType="end"/>
            </w:r>
          </w:ins>
        </w:p>
        <w:p w14:paraId="0C084DDB" w14:textId="5C019E06" w:rsidR="008F14BB" w:rsidRDefault="008F14BB">
          <w:pPr>
            <w:pStyle w:val="TDC2"/>
            <w:tabs>
              <w:tab w:val="right" w:leader="dot" w:pos="9060"/>
            </w:tabs>
            <w:rPr>
              <w:ins w:id="69" w:author="David Vacas Miguel" w:date="2018-06-27T13:36:00Z"/>
              <w:rFonts w:eastAsiaTheme="minorEastAsia"/>
              <w:smallCaps w:val="0"/>
              <w:noProof/>
              <w:sz w:val="22"/>
              <w:szCs w:val="22"/>
              <w:lang w:eastAsia="es-ES"/>
            </w:rPr>
          </w:pPr>
          <w:ins w:id="70" w:author="David Vacas Miguel" w:date="2018-06-27T13:36:00Z">
            <w:r w:rsidRPr="002D6DB4">
              <w:rPr>
                <w:rStyle w:val="Hipervnculo"/>
                <w:noProof/>
              </w:rPr>
              <w:fldChar w:fldCharType="begin"/>
            </w:r>
            <w:r w:rsidRPr="002D6DB4">
              <w:rPr>
                <w:rStyle w:val="Hipervnculo"/>
                <w:noProof/>
              </w:rPr>
              <w:instrText xml:space="preserve"> </w:instrText>
            </w:r>
            <w:r>
              <w:rPr>
                <w:noProof/>
              </w:rPr>
              <w:instrText>HYPERLINK \l "_Toc517869957"</w:instrText>
            </w:r>
            <w:r w:rsidRPr="002D6DB4">
              <w:rPr>
                <w:rStyle w:val="Hipervnculo"/>
                <w:noProof/>
              </w:rPr>
              <w:instrText xml:space="preserve"> </w:instrText>
            </w:r>
            <w:r w:rsidRPr="002D6DB4">
              <w:rPr>
                <w:rStyle w:val="Hipervnculo"/>
                <w:noProof/>
              </w:rPr>
            </w:r>
            <w:r w:rsidRPr="002D6DB4">
              <w:rPr>
                <w:rStyle w:val="Hipervnculo"/>
                <w:noProof/>
              </w:rPr>
              <w:fldChar w:fldCharType="separate"/>
            </w:r>
            <w:r w:rsidRPr="002D6DB4">
              <w:rPr>
                <w:rStyle w:val="Hipervnculo"/>
                <w:noProof/>
              </w:rPr>
              <w:t>3.4. Metodología ágil</w:t>
            </w:r>
            <w:r>
              <w:rPr>
                <w:noProof/>
                <w:webHidden/>
              </w:rPr>
              <w:tab/>
            </w:r>
            <w:r>
              <w:rPr>
                <w:noProof/>
                <w:webHidden/>
              </w:rPr>
              <w:fldChar w:fldCharType="begin"/>
            </w:r>
            <w:r>
              <w:rPr>
                <w:noProof/>
                <w:webHidden/>
              </w:rPr>
              <w:instrText xml:space="preserve"> PAGEREF _Toc517869957 \h </w:instrText>
            </w:r>
            <w:r>
              <w:rPr>
                <w:noProof/>
                <w:webHidden/>
              </w:rPr>
            </w:r>
          </w:ins>
          <w:r>
            <w:rPr>
              <w:noProof/>
              <w:webHidden/>
            </w:rPr>
            <w:fldChar w:fldCharType="separate"/>
          </w:r>
          <w:ins w:id="71" w:author="David Vacas Miguel" w:date="2018-06-27T13:36:00Z">
            <w:r>
              <w:rPr>
                <w:noProof/>
                <w:webHidden/>
              </w:rPr>
              <w:t>29</w:t>
            </w:r>
            <w:r>
              <w:rPr>
                <w:noProof/>
                <w:webHidden/>
              </w:rPr>
              <w:fldChar w:fldCharType="end"/>
            </w:r>
            <w:r w:rsidRPr="002D6DB4">
              <w:rPr>
                <w:rStyle w:val="Hipervnculo"/>
                <w:noProof/>
              </w:rPr>
              <w:fldChar w:fldCharType="end"/>
            </w:r>
          </w:ins>
        </w:p>
        <w:p w14:paraId="359F7066" w14:textId="4AB49DD3" w:rsidR="008F14BB" w:rsidRDefault="008F14BB">
          <w:pPr>
            <w:pStyle w:val="TDC1"/>
            <w:tabs>
              <w:tab w:val="right" w:leader="dot" w:pos="9060"/>
            </w:tabs>
            <w:rPr>
              <w:ins w:id="72" w:author="David Vacas Miguel" w:date="2018-06-27T13:36:00Z"/>
              <w:rFonts w:asciiTheme="minorHAnsi" w:eastAsiaTheme="minorEastAsia" w:hAnsiTheme="minorHAnsi"/>
              <w:b w:val="0"/>
              <w:bCs w:val="0"/>
              <w:caps w:val="0"/>
              <w:noProof/>
              <w:sz w:val="22"/>
              <w:szCs w:val="22"/>
              <w:lang w:eastAsia="es-ES"/>
            </w:rPr>
          </w:pPr>
          <w:ins w:id="73" w:author="David Vacas Miguel" w:date="2018-06-27T13:36:00Z">
            <w:r w:rsidRPr="002D6DB4">
              <w:rPr>
                <w:rStyle w:val="Hipervnculo"/>
                <w:noProof/>
              </w:rPr>
              <w:fldChar w:fldCharType="begin"/>
            </w:r>
            <w:r w:rsidRPr="002D6DB4">
              <w:rPr>
                <w:rStyle w:val="Hipervnculo"/>
                <w:noProof/>
              </w:rPr>
              <w:instrText xml:space="preserve"> </w:instrText>
            </w:r>
            <w:r>
              <w:rPr>
                <w:noProof/>
              </w:rPr>
              <w:instrText>HYPERLINK \l "_Toc517869958"</w:instrText>
            </w:r>
            <w:r w:rsidRPr="002D6DB4">
              <w:rPr>
                <w:rStyle w:val="Hipervnculo"/>
                <w:noProof/>
              </w:rPr>
              <w:instrText xml:space="preserve"> </w:instrText>
            </w:r>
            <w:r w:rsidRPr="002D6DB4">
              <w:rPr>
                <w:rStyle w:val="Hipervnculo"/>
                <w:noProof/>
              </w:rPr>
            </w:r>
            <w:r w:rsidRPr="002D6DB4">
              <w:rPr>
                <w:rStyle w:val="Hipervnculo"/>
                <w:noProof/>
              </w:rPr>
              <w:fldChar w:fldCharType="separate"/>
            </w:r>
            <w:r w:rsidRPr="002D6DB4">
              <w:rPr>
                <w:rStyle w:val="Hipervnculo"/>
                <w:noProof/>
              </w:rPr>
              <w:t>Capítulo 4 Descripción de la aplicación</w:t>
            </w:r>
            <w:r>
              <w:rPr>
                <w:noProof/>
                <w:webHidden/>
              </w:rPr>
              <w:tab/>
            </w:r>
            <w:r>
              <w:rPr>
                <w:noProof/>
                <w:webHidden/>
              </w:rPr>
              <w:fldChar w:fldCharType="begin"/>
            </w:r>
            <w:r>
              <w:rPr>
                <w:noProof/>
                <w:webHidden/>
              </w:rPr>
              <w:instrText xml:space="preserve"> PAGEREF _Toc517869958 \h </w:instrText>
            </w:r>
            <w:r>
              <w:rPr>
                <w:noProof/>
                <w:webHidden/>
              </w:rPr>
            </w:r>
          </w:ins>
          <w:r>
            <w:rPr>
              <w:noProof/>
              <w:webHidden/>
            </w:rPr>
            <w:fldChar w:fldCharType="separate"/>
          </w:r>
          <w:ins w:id="74" w:author="David Vacas Miguel" w:date="2018-06-27T13:36:00Z">
            <w:r>
              <w:rPr>
                <w:noProof/>
                <w:webHidden/>
              </w:rPr>
              <w:t>31</w:t>
            </w:r>
            <w:r>
              <w:rPr>
                <w:noProof/>
                <w:webHidden/>
              </w:rPr>
              <w:fldChar w:fldCharType="end"/>
            </w:r>
            <w:r w:rsidRPr="002D6DB4">
              <w:rPr>
                <w:rStyle w:val="Hipervnculo"/>
                <w:noProof/>
              </w:rPr>
              <w:fldChar w:fldCharType="end"/>
            </w:r>
          </w:ins>
        </w:p>
        <w:p w14:paraId="40A7C87B" w14:textId="4FC61C66" w:rsidR="008F14BB" w:rsidRDefault="008F14BB">
          <w:pPr>
            <w:pStyle w:val="TDC2"/>
            <w:tabs>
              <w:tab w:val="right" w:leader="dot" w:pos="9060"/>
            </w:tabs>
            <w:rPr>
              <w:ins w:id="75" w:author="David Vacas Miguel" w:date="2018-06-27T13:36:00Z"/>
              <w:rFonts w:eastAsiaTheme="minorEastAsia"/>
              <w:smallCaps w:val="0"/>
              <w:noProof/>
              <w:sz w:val="22"/>
              <w:szCs w:val="22"/>
              <w:lang w:eastAsia="es-ES"/>
            </w:rPr>
          </w:pPr>
          <w:ins w:id="76" w:author="David Vacas Miguel" w:date="2018-06-27T13:36:00Z">
            <w:r w:rsidRPr="002D6DB4">
              <w:rPr>
                <w:rStyle w:val="Hipervnculo"/>
                <w:noProof/>
              </w:rPr>
              <w:fldChar w:fldCharType="begin"/>
            </w:r>
            <w:r w:rsidRPr="002D6DB4">
              <w:rPr>
                <w:rStyle w:val="Hipervnculo"/>
                <w:noProof/>
              </w:rPr>
              <w:instrText xml:space="preserve"> </w:instrText>
            </w:r>
            <w:r>
              <w:rPr>
                <w:noProof/>
              </w:rPr>
              <w:instrText>HYPERLINK \l "_Toc517869959"</w:instrText>
            </w:r>
            <w:r w:rsidRPr="002D6DB4">
              <w:rPr>
                <w:rStyle w:val="Hipervnculo"/>
                <w:noProof/>
              </w:rPr>
              <w:instrText xml:space="preserve"> </w:instrText>
            </w:r>
            <w:r w:rsidRPr="002D6DB4">
              <w:rPr>
                <w:rStyle w:val="Hipervnculo"/>
                <w:noProof/>
              </w:rPr>
            </w:r>
            <w:r w:rsidRPr="002D6DB4">
              <w:rPr>
                <w:rStyle w:val="Hipervnculo"/>
                <w:noProof/>
              </w:rPr>
              <w:fldChar w:fldCharType="separate"/>
            </w:r>
            <w:r w:rsidRPr="002D6DB4">
              <w:rPr>
                <w:rStyle w:val="Hipervnculo"/>
                <w:noProof/>
              </w:rPr>
              <w:t>4.1. Zona izquierda: Viewport</w:t>
            </w:r>
            <w:r>
              <w:rPr>
                <w:noProof/>
                <w:webHidden/>
              </w:rPr>
              <w:tab/>
            </w:r>
            <w:r>
              <w:rPr>
                <w:noProof/>
                <w:webHidden/>
              </w:rPr>
              <w:fldChar w:fldCharType="begin"/>
            </w:r>
            <w:r>
              <w:rPr>
                <w:noProof/>
                <w:webHidden/>
              </w:rPr>
              <w:instrText xml:space="preserve"> PAGEREF _Toc517869959 \h </w:instrText>
            </w:r>
            <w:r>
              <w:rPr>
                <w:noProof/>
                <w:webHidden/>
              </w:rPr>
            </w:r>
          </w:ins>
          <w:r>
            <w:rPr>
              <w:noProof/>
              <w:webHidden/>
            </w:rPr>
            <w:fldChar w:fldCharType="separate"/>
          </w:r>
          <w:ins w:id="77" w:author="David Vacas Miguel" w:date="2018-06-27T13:36:00Z">
            <w:r>
              <w:rPr>
                <w:noProof/>
                <w:webHidden/>
              </w:rPr>
              <w:t>31</w:t>
            </w:r>
            <w:r>
              <w:rPr>
                <w:noProof/>
                <w:webHidden/>
              </w:rPr>
              <w:fldChar w:fldCharType="end"/>
            </w:r>
            <w:r w:rsidRPr="002D6DB4">
              <w:rPr>
                <w:rStyle w:val="Hipervnculo"/>
                <w:noProof/>
              </w:rPr>
              <w:fldChar w:fldCharType="end"/>
            </w:r>
          </w:ins>
        </w:p>
        <w:p w14:paraId="7FC2DED6" w14:textId="01ED9B05" w:rsidR="008F14BB" w:rsidRDefault="008F14BB">
          <w:pPr>
            <w:pStyle w:val="TDC2"/>
            <w:tabs>
              <w:tab w:val="right" w:leader="dot" w:pos="9060"/>
            </w:tabs>
            <w:rPr>
              <w:ins w:id="78" w:author="David Vacas Miguel" w:date="2018-06-27T13:36:00Z"/>
              <w:rFonts w:eastAsiaTheme="minorEastAsia"/>
              <w:smallCaps w:val="0"/>
              <w:noProof/>
              <w:sz w:val="22"/>
              <w:szCs w:val="22"/>
              <w:lang w:eastAsia="es-ES"/>
            </w:rPr>
          </w:pPr>
          <w:ins w:id="79" w:author="David Vacas Miguel" w:date="2018-06-27T13:36:00Z">
            <w:r w:rsidRPr="002D6DB4">
              <w:rPr>
                <w:rStyle w:val="Hipervnculo"/>
                <w:noProof/>
              </w:rPr>
              <w:fldChar w:fldCharType="begin"/>
            </w:r>
            <w:r w:rsidRPr="002D6DB4">
              <w:rPr>
                <w:rStyle w:val="Hipervnculo"/>
                <w:noProof/>
              </w:rPr>
              <w:instrText xml:space="preserve"> </w:instrText>
            </w:r>
            <w:r>
              <w:rPr>
                <w:noProof/>
              </w:rPr>
              <w:instrText>HYPERLINK \l "_Toc517869960"</w:instrText>
            </w:r>
            <w:r w:rsidRPr="002D6DB4">
              <w:rPr>
                <w:rStyle w:val="Hipervnculo"/>
                <w:noProof/>
              </w:rPr>
              <w:instrText xml:space="preserve"> </w:instrText>
            </w:r>
            <w:r w:rsidRPr="002D6DB4">
              <w:rPr>
                <w:rStyle w:val="Hipervnculo"/>
                <w:noProof/>
              </w:rPr>
            </w:r>
            <w:r w:rsidRPr="002D6DB4">
              <w:rPr>
                <w:rStyle w:val="Hipervnculo"/>
                <w:noProof/>
              </w:rPr>
              <w:fldChar w:fldCharType="separate"/>
            </w:r>
            <w:r w:rsidRPr="002D6DB4">
              <w:rPr>
                <w:rStyle w:val="Hipervnculo"/>
                <w:noProof/>
              </w:rPr>
              <w:t>4.2. Zona derecha: campos de entrada de datos</w:t>
            </w:r>
            <w:r>
              <w:rPr>
                <w:noProof/>
                <w:webHidden/>
              </w:rPr>
              <w:tab/>
            </w:r>
            <w:r>
              <w:rPr>
                <w:noProof/>
                <w:webHidden/>
              </w:rPr>
              <w:fldChar w:fldCharType="begin"/>
            </w:r>
            <w:r>
              <w:rPr>
                <w:noProof/>
                <w:webHidden/>
              </w:rPr>
              <w:instrText xml:space="preserve"> PAGEREF _Toc517869960 \h </w:instrText>
            </w:r>
            <w:r>
              <w:rPr>
                <w:noProof/>
                <w:webHidden/>
              </w:rPr>
            </w:r>
          </w:ins>
          <w:r>
            <w:rPr>
              <w:noProof/>
              <w:webHidden/>
            </w:rPr>
            <w:fldChar w:fldCharType="separate"/>
          </w:r>
          <w:ins w:id="80" w:author="David Vacas Miguel" w:date="2018-06-27T13:36:00Z">
            <w:r>
              <w:rPr>
                <w:noProof/>
                <w:webHidden/>
              </w:rPr>
              <w:t>33</w:t>
            </w:r>
            <w:r>
              <w:rPr>
                <w:noProof/>
                <w:webHidden/>
              </w:rPr>
              <w:fldChar w:fldCharType="end"/>
            </w:r>
            <w:r w:rsidRPr="002D6DB4">
              <w:rPr>
                <w:rStyle w:val="Hipervnculo"/>
                <w:noProof/>
              </w:rPr>
              <w:fldChar w:fldCharType="end"/>
            </w:r>
          </w:ins>
        </w:p>
        <w:p w14:paraId="71EBB4DF" w14:textId="79FA6550" w:rsidR="008F14BB" w:rsidRDefault="008F14BB">
          <w:pPr>
            <w:pStyle w:val="TDC2"/>
            <w:tabs>
              <w:tab w:val="right" w:leader="dot" w:pos="9060"/>
            </w:tabs>
            <w:rPr>
              <w:ins w:id="81" w:author="David Vacas Miguel" w:date="2018-06-27T13:36:00Z"/>
              <w:rFonts w:eastAsiaTheme="minorEastAsia"/>
              <w:smallCaps w:val="0"/>
              <w:noProof/>
              <w:sz w:val="22"/>
              <w:szCs w:val="22"/>
              <w:lang w:eastAsia="es-ES"/>
            </w:rPr>
          </w:pPr>
          <w:ins w:id="82" w:author="David Vacas Miguel" w:date="2018-06-27T13:36:00Z">
            <w:r w:rsidRPr="002D6DB4">
              <w:rPr>
                <w:rStyle w:val="Hipervnculo"/>
                <w:noProof/>
              </w:rPr>
              <w:fldChar w:fldCharType="begin"/>
            </w:r>
            <w:r w:rsidRPr="002D6DB4">
              <w:rPr>
                <w:rStyle w:val="Hipervnculo"/>
                <w:noProof/>
              </w:rPr>
              <w:instrText xml:space="preserve"> </w:instrText>
            </w:r>
            <w:r>
              <w:rPr>
                <w:noProof/>
              </w:rPr>
              <w:instrText>HYPERLINK \l "_Toc517869961"</w:instrText>
            </w:r>
            <w:r w:rsidRPr="002D6DB4">
              <w:rPr>
                <w:rStyle w:val="Hipervnculo"/>
                <w:noProof/>
              </w:rPr>
              <w:instrText xml:space="preserve"> </w:instrText>
            </w:r>
            <w:r w:rsidRPr="002D6DB4">
              <w:rPr>
                <w:rStyle w:val="Hipervnculo"/>
                <w:noProof/>
              </w:rPr>
            </w:r>
            <w:r w:rsidRPr="002D6DB4">
              <w:rPr>
                <w:rStyle w:val="Hipervnculo"/>
                <w:noProof/>
              </w:rPr>
              <w:fldChar w:fldCharType="separate"/>
            </w:r>
            <w:r w:rsidRPr="002D6DB4">
              <w:rPr>
                <w:rStyle w:val="Hipervnculo"/>
                <w:noProof/>
              </w:rPr>
              <w:t>4.3. Casos de uso</w:t>
            </w:r>
            <w:r>
              <w:rPr>
                <w:noProof/>
                <w:webHidden/>
              </w:rPr>
              <w:tab/>
            </w:r>
            <w:r>
              <w:rPr>
                <w:noProof/>
                <w:webHidden/>
              </w:rPr>
              <w:fldChar w:fldCharType="begin"/>
            </w:r>
            <w:r>
              <w:rPr>
                <w:noProof/>
                <w:webHidden/>
              </w:rPr>
              <w:instrText xml:space="preserve"> PAGEREF _Toc517869961 \h </w:instrText>
            </w:r>
            <w:r>
              <w:rPr>
                <w:noProof/>
                <w:webHidden/>
              </w:rPr>
            </w:r>
          </w:ins>
          <w:r>
            <w:rPr>
              <w:noProof/>
              <w:webHidden/>
            </w:rPr>
            <w:fldChar w:fldCharType="separate"/>
          </w:r>
          <w:ins w:id="83" w:author="David Vacas Miguel" w:date="2018-06-27T13:36:00Z">
            <w:r>
              <w:rPr>
                <w:noProof/>
                <w:webHidden/>
              </w:rPr>
              <w:t>36</w:t>
            </w:r>
            <w:r>
              <w:rPr>
                <w:noProof/>
                <w:webHidden/>
              </w:rPr>
              <w:fldChar w:fldCharType="end"/>
            </w:r>
            <w:r w:rsidRPr="002D6DB4">
              <w:rPr>
                <w:rStyle w:val="Hipervnculo"/>
                <w:noProof/>
              </w:rPr>
              <w:fldChar w:fldCharType="end"/>
            </w:r>
          </w:ins>
        </w:p>
        <w:p w14:paraId="7A86B609" w14:textId="6D2ACF50" w:rsidR="008F14BB" w:rsidRDefault="008F14BB">
          <w:pPr>
            <w:pStyle w:val="TDC3"/>
            <w:rPr>
              <w:ins w:id="84" w:author="David Vacas Miguel" w:date="2018-06-27T13:36:00Z"/>
              <w:rFonts w:asciiTheme="minorHAnsi" w:eastAsiaTheme="minorEastAsia" w:hAnsiTheme="minorHAnsi"/>
              <w:iCs w:val="0"/>
              <w:sz w:val="22"/>
              <w:szCs w:val="22"/>
              <w:lang w:eastAsia="es-ES"/>
            </w:rPr>
          </w:pPr>
          <w:ins w:id="85" w:author="David Vacas Miguel" w:date="2018-06-27T13:36:00Z">
            <w:r w:rsidRPr="002D6DB4">
              <w:rPr>
                <w:rStyle w:val="Hipervnculo"/>
              </w:rPr>
              <w:fldChar w:fldCharType="begin"/>
            </w:r>
            <w:r w:rsidRPr="002D6DB4">
              <w:rPr>
                <w:rStyle w:val="Hipervnculo"/>
              </w:rPr>
              <w:instrText xml:space="preserve"> </w:instrText>
            </w:r>
            <w:r>
              <w:instrText>HYPERLINK \l "_Toc517869962"</w:instrText>
            </w:r>
            <w:r w:rsidRPr="002D6DB4">
              <w:rPr>
                <w:rStyle w:val="Hipervnculo"/>
              </w:rPr>
              <w:instrText xml:space="preserve"> </w:instrText>
            </w:r>
            <w:r w:rsidRPr="002D6DB4">
              <w:rPr>
                <w:rStyle w:val="Hipervnculo"/>
              </w:rPr>
            </w:r>
            <w:r w:rsidRPr="002D6DB4">
              <w:rPr>
                <w:rStyle w:val="Hipervnculo"/>
              </w:rPr>
              <w:fldChar w:fldCharType="separate"/>
            </w:r>
            <w:r w:rsidRPr="002D6DB4">
              <w:rPr>
                <w:rStyle w:val="Hipervnculo"/>
              </w:rPr>
              <w:t>4.3.1. Robot de referencia</w:t>
            </w:r>
            <w:r>
              <w:rPr>
                <w:webHidden/>
              </w:rPr>
              <w:tab/>
            </w:r>
            <w:r>
              <w:rPr>
                <w:webHidden/>
              </w:rPr>
              <w:fldChar w:fldCharType="begin"/>
            </w:r>
            <w:r>
              <w:rPr>
                <w:webHidden/>
              </w:rPr>
              <w:instrText xml:space="preserve"> PAGEREF _Toc517869962 \h </w:instrText>
            </w:r>
            <w:r>
              <w:rPr>
                <w:webHidden/>
              </w:rPr>
            </w:r>
          </w:ins>
          <w:r>
            <w:rPr>
              <w:webHidden/>
            </w:rPr>
            <w:fldChar w:fldCharType="separate"/>
          </w:r>
          <w:ins w:id="86" w:author="David Vacas Miguel" w:date="2018-06-27T13:36:00Z">
            <w:r>
              <w:rPr>
                <w:webHidden/>
              </w:rPr>
              <w:t>36</w:t>
            </w:r>
            <w:r>
              <w:rPr>
                <w:webHidden/>
              </w:rPr>
              <w:fldChar w:fldCharType="end"/>
            </w:r>
            <w:r w:rsidRPr="002D6DB4">
              <w:rPr>
                <w:rStyle w:val="Hipervnculo"/>
              </w:rPr>
              <w:fldChar w:fldCharType="end"/>
            </w:r>
          </w:ins>
        </w:p>
        <w:p w14:paraId="1D026E2F" w14:textId="5FCB55F1" w:rsidR="008F14BB" w:rsidRDefault="008F14BB">
          <w:pPr>
            <w:pStyle w:val="TDC3"/>
            <w:rPr>
              <w:ins w:id="87" w:author="David Vacas Miguel" w:date="2018-06-27T13:36:00Z"/>
              <w:rFonts w:asciiTheme="minorHAnsi" w:eastAsiaTheme="minorEastAsia" w:hAnsiTheme="minorHAnsi"/>
              <w:iCs w:val="0"/>
              <w:sz w:val="22"/>
              <w:szCs w:val="22"/>
              <w:lang w:eastAsia="es-ES"/>
            </w:rPr>
          </w:pPr>
          <w:ins w:id="88" w:author="David Vacas Miguel" w:date="2018-06-27T13:36:00Z">
            <w:r w:rsidRPr="002D6DB4">
              <w:rPr>
                <w:rStyle w:val="Hipervnculo"/>
              </w:rPr>
              <w:fldChar w:fldCharType="begin"/>
            </w:r>
            <w:r w:rsidRPr="002D6DB4">
              <w:rPr>
                <w:rStyle w:val="Hipervnculo"/>
              </w:rPr>
              <w:instrText xml:space="preserve"> </w:instrText>
            </w:r>
            <w:r>
              <w:instrText>HYPERLINK \l "_Toc517869963"</w:instrText>
            </w:r>
            <w:r w:rsidRPr="002D6DB4">
              <w:rPr>
                <w:rStyle w:val="Hipervnculo"/>
              </w:rPr>
              <w:instrText xml:space="preserve"> </w:instrText>
            </w:r>
            <w:r w:rsidRPr="002D6DB4">
              <w:rPr>
                <w:rStyle w:val="Hipervnculo"/>
              </w:rPr>
            </w:r>
            <w:r w:rsidRPr="002D6DB4">
              <w:rPr>
                <w:rStyle w:val="Hipervnculo"/>
              </w:rPr>
              <w:fldChar w:fldCharType="separate"/>
            </w:r>
            <w:r w:rsidRPr="002D6DB4">
              <w:rPr>
                <w:rStyle w:val="Hipervnculo"/>
              </w:rPr>
              <w:t>4.3.2. Separación entre ruedas</w:t>
            </w:r>
            <w:r>
              <w:rPr>
                <w:webHidden/>
              </w:rPr>
              <w:tab/>
            </w:r>
            <w:r>
              <w:rPr>
                <w:webHidden/>
              </w:rPr>
              <w:fldChar w:fldCharType="begin"/>
            </w:r>
            <w:r>
              <w:rPr>
                <w:webHidden/>
              </w:rPr>
              <w:instrText xml:space="preserve"> PAGEREF _Toc517869963 \h </w:instrText>
            </w:r>
            <w:r>
              <w:rPr>
                <w:webHidden/>
              </w:rPr>
            </w:r>
          </w:ins>
          <w:r>
            <w:rPr>
              <w:webHidden/>
            </w:rPr>
            <w:fldChar w:fldCharType="separate"/>
          </w:r>
          <w:ins w:id="89" w:author="David Vacas Miguel" w:date="2018-06-27T13:36:00Z">
            <w:r>
              <w:rPr>
                <w:webHidden/>
              </w:rPr>
              <w:t>37</w:t>
            </w:r>
            <w:r>
              <w:rPr>
                <w:webHidden/>
              </w:rPr>
              <w:fldChar w:fldCharType="end"/>
            </w:r>
            <w:r w:rsidRPr="002D6DB4">
              <w:rPr>
                <w:rStyle w:val="Hipervnculo"/>
              </w:rPr>
              <w:fldChar w:fldCharType="end"/>
            </w:r>
          </w:ins>
        </w:p>
        <w:p w14:paraId="0149BEBF" w14:textId="38D1EEEE" w:rsidR="008F14BB" w:rsidRDefault="008F14BB">
          <w:pPr>
            <w:pStyle w:val="TDC3"/>
            <w:rPr>
              <w:ins w:id="90" w:author="David Vacas Miguel" w:date="2018-06-27T13:36:00Z"/>
              <w:rFonts w:asciiTheme="minorHAnsi" w:eastAsiaTheme="minorEastAsia" w:hAnsiTheme="minorHAnsi"/>
              <w:iCs w:val="0"/>
              <w:sz w:val="22"/>
              <w:szCs w:val="22"/>
              <w:lang w:eastAsia="es-ES"/>
            </w:rPr>
          </w:pPr>
          <w:ins w:id="91" w:author="David Vacas Miguel" w:date="2018-06-27T13:36:00Z">
            <w:r w:rsidRPr="002D6DB4">
              <w:rPr>
                <w:rStyle w:val="Hipervnculo"/>
              </w:rPr>
              <w:fldChar w:fldCharType="begin"/>
            </w:r>
            <w:r w:rsidRPr="002D6DB4">
              <w:rPr>
                <w:rStyle w:val="Hipervnculo"/>
              </w:rPr>
              <w:instrText xml:space="preserve"> </w:instrText>
            </w:r>
            <w:r>
              <w:instrText>HYPERLINK \l "_Toc517869964"</w:instrText>
            </w:r>
            <w:r w:rsidRPr="002D6DB4">
              <w:rPr>
                <w:rStyle w:val="Hipervnculo"/>
              </w:rPr>
              <w:instrText xml:space="preserve"> </w:instrText>
            </w:r>
            <w:r w:rsidRPr="002D6DB4">
              <w:rPr>
                <w:rStyle w:val="Hipervnculo"/>
              </w:rPr>
            </w:r>
            <w:r w:rsidRPr="002D6DB4">
              <w:rPr>
                <w:rStyle w:val="Hipervnculo"/>
              </w:rPr>
              <w:fldChar w:fldCharType="separate"/>
            </w:r>
            <w:r w:rsidRPr="002D6DB4">
              <w:rPr>
                <w:rStyle w:val="Hipervnculo"/>
              </w:rPr>
              <w:t>4.3.3. Radio de las ruedas</w:t>
            </w:r>
            <w:r>
              <w:rPr>
                <w:webHidden/>
              </w:rPr>
              <w:tab/>
            </w:r>
            <w:r>
              <w:rPr>
                <w:webHidden/>
              </w:rPr>
              <w:fldChar w:fldCharType="begin"/>
            </w:r>
            <w:r>
              <w:rPr>
                <w:webHidden/>
              </w:rPr>
              <w:instrText xml:space="preserve"> PAGEREF _Toc517869964 \h </w:instrText>
            </w:r>
            <w:r>
              <w:rPr>
                <w:webHidden/>
              </w:rPr>
            </w:r>
          </w:ins>
          <w:r>
            <w:rPr>
              <w:webHidden/>
            </w:rPr>
            <w:fldChar w:fldCharType="separate"/>
          </w:r>
          <w:ins w:id="92" w:author="David Vacas Miguel" w:date="2018-06-27T13:36:00Z">
            <w:r>
              <w:rPr>
                <w:webHidden/>
              </w:rPr>
              <w:t>38</w:t>
            </w:r>
            <w:r>
              <w:rPr>
                <w:webHidden/>
              </w:rPr>
              <w:fldChar w:fldCharType="end"/>
            </w:r>
            <w:r w:rsidRPr="002D6DB4">
              <w:rPr>
                <w:rStyle w:val="Hipervnculo"/>
              </w:rPr>
              <w:fldChar w:fldCharType="end"/>
            </w:r>
          </w:ins>
        </w:p>
        <w:p w14:paraId="0527454F" w14:textId="1441F2AB" w:rsidR="008F14BB" w:rsidRDefault="008F14BB">
          <w:pPr>
            <w:pStyle w:val="TDC3"/>
            <w:rPr>
              <w:ins w:id="93" w:author="David Vacas Miguel" w:date="2018-06-27T13:36:00Z"/>
              <w:rFonts w:asciiTheme="minorHAnsi" w:eastAsiaTheme="minorEastAsia" w:hAnsiTheme="minorHAnsi"/>
              <w:iCs w:val="0"/>
              <w:sz w:val="22"/>
              <w:szCs w:val="22"/>
              <w:lang w:eastAsia="es-ES"/>
            </w:rPr>
          </w:pPr>
          <w:ins w:id="94" w:author="David Vacas Miguel" w:date="2018-06-27T13:36:00Z">
            <w:r w:rsidRPr="002D6DB4">
              <w:rPr>
                <w:rStyle w:val="Hipervnculo"/>
              </w:rPr>
              <w:fldChar w:fldCharType="begin"/>
            </w:r>
            <w:r w:rsidRPr="002D6DB4">
              <w:rPr>
                <w:rStyle w:val="Hipervnculo"/>
              </w:rPr>
              <w:instrText xml:space="preserve"> </w:instrText>
            </w:r>
            <w:r>
              <w:instrText>HYPERLINK \l "_Toc517869965"</w:instrText>
            </w:r>
            <w:r w:rsidRPr="002D6DB4">
              <w:rPr>
                <w:rStyle w:val="Hipervnculo"/>
              </w:rPr>
              <w:instrText xml:space="preserve"> </w:instrText>
            </w:r>
            <w:r w:rsidRPr="002D6DB4">
              <w:rPr>
                <w:rStyle w:val="Hipervnculo"/>
              </w:rPr>
            </w:r>
            <w:r w:rsidRPr="002D6DB4">
              <w:rPr>
                <w:rStyle w:val="Hipervnculo"/>
              </w:rPr>
              <w:fldChar w:fldCharType="separate"/>
            </w:r>
            <w:r w:rsidRPr="002D6DB4">
              <w:rPr>
                <w:rStyle w:val="Hipervnculo"/>
              </w:rPr>
              <w:t>4.3.4. Separación entre sensores</w:t>
            </w:r>
            <w:r>
              <w:rPr>
                <w:webHidden/>
              </w:rPr>
              <w:tab/>
            </w:r>
            <w:r>
              <w:rPr>
                <w:webHidden/>
              </w:rPr>
              <w:fldChar w:fldCharType="begin"/>
            </w:r>
            <w:r>
              <w:rPr>
                <w:webHidden/>
              </w:rPr>
              <w:instrText xml:space="preserve"> PAGEREF _Toc517869965 \h </w:instrText>
            </w:r>
            <w:r>
              <w:rPr>
                <w:webHidden/>
              </w:rPr>
            </w:r>
          </w:ins>
          <w:r>
            <w:rPr>
              <w:webHidden/>
            </w:rPr>
            <w:fldChar w:fldCharType="separate"/>
          </w:r>
          <w:ins w:id="95" w:author="David Vacas Miguel" w:date="2018-06-27T13:36:00Z">
            <w:r>
              <w:rPr>
                <w:webHidden/>
              </w:rPr>
              <w:t>39</w:t>
            </w:r>
            <w:r>
              <w:rPr>
                <w:webHidden/>
              </w:rPr>
              <w:fldChar w:fldCharType="end"/>
            </w:r>
            <w:r w:rsidRPr="002D6DB4">
              <w:rPr>
                <w:rStyle w:val="Hipervnculo"/>
              </w:rPr>
              <w:fldChar w:fldCharType="end"/>
            </w:r>
          </w:ins>
        </w:p>
        <w:p w14:paraId="4E9AA9B6" w14:textId="1C4B2BD9" w:rsidR="008F14BB" w:rsidRDefault="008F14BB">
          <w:pPr>
            <w:pStyle w:val="TDC3"/>
            <w:rPr>
              <w:ins w:id="96" w:author="David Vacas Miguel" w:date="2018-06-27T13:36:00Z"/>
              <w:rFonts w:asciiTheme="minorHAnsi" w:eastAsiaTheme="minorEastAsia" w:hAnsiTheme="minorHAnsi"/>
              <w:iCs w:val="0"/>
              <w:sz w:val="22"/>
              <w:szCs w:val="22"/>
              <w:lang w:eastAsia="es-ES"/>
            </w:rPr>
          </w:pPr>
          <w:ins w:id="97" w:author="David Vacas Miguel" w:date="2018-06-27T13:36:00Z">
            <w:r w:rsidRPr="002D6DB4">
              <w:rPr>
                <w:rStyle w:val="Hipervnculo"/>
              </w:rPr>
              <w:fldChar w:fldCharType="begin"/>
            </w:r>
            <w:r w:rsidRPr="002D6DB4">
              <w:rPr>
                <w:rStyle w:val="Hipervnculo"/>
              </w:rPr>
              <w:instrText xml:space="preserve"> </w:instrText>
            </w:r>
            <w:r>
              <w:instrText>HYPERLINK \l "_Toc517869966"</w:instrText>
            </w:r>
            <w:r w:rsidRPr="002D6DB4">
              <w:rPr>
                <w:rStyle w:val="Hipervnculo"/>
              </w:rPr>
              <w:instrText xml:space="preserve"> </w:instrText>
            </w:r>
            <w:r w:rsidRPr="002D6DB4">
              <w:rPr>
                <w:rStyle w:val="Hipervnculo"/>
              </w:rPr>
            </w:r>
            <w:r w:rsidRPr="002D6DB4">
              <w:rPr>
                <w:rStyle w:val="Hipervnculo"/>
              </w:rPr>
              <w:fldChar w:fldCharType="separate"/>
            </w:r>
            <w:r w:rsidRPr="002D6DB4">
              <w:rPr>
                <w:rStyle w:val="Hipervnculo"/>
              </w:rPr>
              <w:t>4.3.5. Separación entre ruedas y sensores</w:t>
            </w:r>
            <w:r>
              <w:rPr>
                <w:webHidden/>
              </w:rPr>
              <w:tab/>
            </w:r>
            <w:r>
              <w:rPr>
                <w:webHidden/>
              </w:rPr>
              <w:fldChar w:fldCharType="begin"/>
            </w:r>
            <w:r>
              <w:rPr>
                <w:webHidden/>
              </w:rPr>
              <w:instrText xml:space="preserve"> PAGEREF _Toc517869966 \h </w:instrText>
            </w:r>
            <w:r>
              <w:rPr>
                <w:webHidden/>
              </w:rPr>
            </w:r>
          </w:ins>
          <w:r>
            <w:rPr>
              <w:webHidden/>
            </w:rPr>
            <w:fldChar w:fldCharType="separate"/>
          </w:r>
          <w:ins w:id="98" w:author="David Vacas Miguel" w:date="2018-06-27T13:36:00Z">
            <w:r>
              <w:rPr>
                <w:webHidden/>
              </w:rPr>
              <w:t>40</w:t>
            </w:r>
            <w:r>
              <w:rPr>
                <w:webHidden/>
              </w:rPr>
              <w:fldChar w:fldCharType="end"/>
            </w:r>
            <w:r w:rsidRPr="002D6DB4">
              <w:rPr>
                <w:rStyle w:val="Hipervnculo"/>
              </w:rPr>
              <w:fldChar w:fldCharType="end"/>
            </w:r>
          </w:ins>
        </w:p>
        <w:p w14:paraId="1E6D916E" w14:textId="4E54654D" w:rsidR="008F14BB" w:rsidRDefault="008F14BB">
          <w:pPr>
            <w:pStyle w:val="TDC3"/>
            <w:rPr>
              <w:ins w:id="99" w:author="David Vacas Miguel" w:date="2018-06-27T13:36:00Z"/>
              <w:rFonts w:asciiTheme="minorHAnsi" w:eastAsiaTheme="minorEastAsia" w:hAnsiTheme="minorHAnsi"/>
              <w:iCs w:val="0"/>
              <w:sz w:val="22"/>
              <w:szCs w:val="22"/>
              <w:lang w:eastAsia="es-ES"/>
            </w:rPr>
          </w:pPr>
          <w:ins w:id="100" w:author="David Vacas Miguel" w:date="2018-06-27T13:36:00Z">
            <w:r w:rsidRPr="002D6DB4">
              <w:rPr>
                <w:rStyle w:val="Hipervnculo"/>
              </w:rPr>
              <w:fldChar w:fldCharType="begin"/>
            </w:r>
            <w:r w:rsidRPr="002D6DB4">
              <w:rPr>
                <w:rStyle w:val="Hipervnculo"/>
              </w:rPr>
              <w:instrText xml:space="preserve"> </w:instrText>
            </w:r>
            <w:r>
              <w:instrText>HYPERLINK \l "_Toc517869967"</w:instrText>
            </w:r>
            <w:r w:rsidRPr="002D6DB4">
              <w:rPr>
                <w:rStyle w:val="Hipervnculo"/>
              </w:rPr>
              <w:instrText xml:space="preserve"> </w:instrText>
            </w:r>
            <w:r w:rsidRPr="002D6DB4">
              <w:rPr>
                <w:rStyle w:val="Hipervnculo"/>
              </w:rPr>
            </w:r>
            <w:r w:rsidRPr="002D6DB4">
              <w:rPr>
                <w:rStyle w:val="Hipervnculo"/>
              </w:rPr>
              <w:fldChar w:fldCharType="separate"/>
            </w:r>
            <w:r w:rsidRPr="002D6DB4">
              <w:rPr>
                <w:rStyle w:val="Hipervnculo"/>
              </w:rPr>
              <w:t>4.3.6. Circuito diferente</w:t>
            </w:r>
            <w:r>
              <w:rPr>
                <w:webHidden/>
              </w:rPr>
              <w:tab/>
            </w:r>
            <w:r>
              <w:rPr>
                <w:webHidden/>
              </w:rPr>
              <w:fldChar w:fldCharType="begin"/>
            </w:r>
            <w:r>
              <w:rPr>
                <w:webHidden/>
              </w:rPr>
              <w:instrText xml:space="preserve"> PAGEREF _Toc517869967 \h </w:instrText>
            </w:r>
            <w:r>
              <w:rPr>
                <w:webHidden/>
              </w:rPr>
            </w:r>
          </w:ins>
          <w:r>
            <w:rPr>
              <w:webHidden/>
            </w:rPr>
            <w:fldChar w:fldCharType="separate"/>
          </w:r>
          <w:ins w:id="101" w:author="David Vacas Miguel" w:date="2018-06-27T13:36:00Z">
            <w:r>
              <w:rPr>
                <w:webHidden/>
              </w:rPr>
              <w:t>41</w:t>
            </w:r>
            <w:r>
              <w:rPr>
                <w:webHidden/>
              </w:rPr>
              <w:fldChar w:fldCharType="end"/>
            </w:r>
            <w:r w:rsidRPr="002D6DB4">
              <w:rPr>
                <w:rStyle w:val="Hipervnculo"/>
              </w:rPr>
              <w:fldChar w:fldCharType="end"/>
            </w:r>
          </w:ins>
        </w:p>
        <w:p w14:paraId="6C70E92C" w14:textId="727FC3AC" w:rsidR="008F14BB" w:rsidRDefault="008F14BB">
          <w:pPr>
            <w:pStyle w:val="TDC3"/>
            <w:rPr>
              <w:ins w:id="102" w:author="David Vacas Miguel" w:date="2018-06-27T13:36:00Z"/>
              <w:rFonts w:asciiTheme="minorHAnsi" w:eastAsiaTheme="minorEastAsia" w:hAnsiTheme="minorHAnsi"/>
              <w:iCs w:val="0"/>
              <w:sz w:val="22"/>
              <w:szCs w:val="22"/>
              <w:lang w:eastAsia="es-ES"/>
            </w:rPr>
          </w:pPr>
          <w:ins w:id="103" w:author="David Vacas Miguel" w:date="2018-06-27T13:36:00Z">
            <w:r w:rsidRPr="002D6DB4">
              <w:rPr>
                <w:rStyle w:val="Hipervnculo"/>
              </w:rPr>
              <w:fldChar w:fldCharType="begin"/>
            </w:r>
            <w:r w:rsidRPr="002D6DB4">
              <w:rPr>
                <w:rStyle w:val="Hipervnculo"/>
              </w:rPr>
              <w:instrText xml:space="preserve"> </w:instrText>
            </w:r>
            <w:r>
              <w:instrText>HYPERLINK \l "_Toc517869968"</w:instrText>
            </w:r>
            <w:r w:rsidRPr="002D6DB4">
              <w:rPr>
                <w:rStyle w:val="Hipervnculo"/>
              </w:rPr>
              <w:instrText xml:space="preserve"> </w:instrText>
            </w:r>
            <w:r w:rsidRPr="002D6DB4">
              <w:rPr>
                <w:rStyle w:val="Hipervnculo"/>
              </w:rPr>
            </w:r>
            <w:r w:rsidRPr="002D6DB4">
              <w:rPr>
                <w:rStyle w:val="Hipervnculo"/>
              </w:rPr>
              <w:fldChar w:fldCharType="separate"/>
            </w:r>
            <w:r w:rsidRPr="002D6DB4">
              <w:rPr>
                <w:rStyle w:val="Hipervnculo"/>
              </w:rPr>
              <w:t>4.3.7. Vista en perspectiva</w:t>
            </w:r>
            <w:r>
              <w:rPr>
                <w:webHidden/>
              </w:rPr>
              <w:tab/>
            </w:r>
            <w:r>
              <w:rPr>
                <w:webHidden/>
              </w:rPr>
              <w:fldChar w:fldCharType="begin"/>
            </w:r>
            <w:r>
              <w:rPr>
                <w:webHidden/>
              </w:rPr>
              <w:instrText xml:space="preserve"> PAGEREF _Toc517869968 \h </w:instrText>
            </w:r>
            <w:r>
              <w:rPr>
                <w:webHidden/>
              </w:rPr>
            </w:r>
          </w:ins>
          <w:r>
            <w:rPr>
              <w:webHidden/>
            </w:rPr>
            <w:fldChar w:fldCharType="separate"/>
          </w:r>
          <w:ins w:id="104" w:author="David Vacas Miguel" w:date="2018-06-27T13:36:00Z">
            <w:r>
              <w:rPr>
                <w:webHidden/>
              </w:rPr>
              <w:t>41</w:t>
            </w:r>
            <w:r>
              <w:rPr>
                <w:webHidden/>
              </w:rPr>
              <w:fldChar w:fldCharType="end"/>
            </w:r>
            <w:r w:rsidRPr="002D6DB4">
              <w:rPr>
                <w:rStyle w:val="Hipervnculo"/>
              </w:rPr>
              <w:fldChar w:fldCharType="end"/>
            </w:r>
          </w:ins>
        </w:p>
        <w:p w14:paraId="42AE3060" w14:textId="04C1ECA4" w:rsidR="008F14BB" w:rsidRDefault="008F14BB">
          <w:pPr>
            <w:pStyle w:val="TDC1"/>
            <w:tabs>
              <w:tab w:val="right" w:leader="dot" w:pos="9060"/>
            </w:tabs>
            <w:rPr>
              <w:ins w:id="105" w:author="David Vacas Miguel" w:date="2018-06-27T13:36:00Z"/>
              <w:rFonts w:asciiTheme="minorHAnsi" w:eastAsiaTheme="minorEastAsia" w:hAnsiTheme="minorHAnsi"/>
              <w:b w:val="0"/>
              <w:bCs w:val="0"/>
              <w:caps w:val="0"/>
              <w:noProof/>
              <w:sz w:val="22"/>
              <w:szCs w:val="22"/>
              <w:lang w:eastAsia="es-ES"/>
            </w:rPr>
          </w:pPr>
          <w:ins w:id="106" w:author="David Vacas Miguel" w:date="2018-06-27T13:36:00Z">
            <w:r w:rsidRPr="002D6DB4">
              <w:rPr>
                <w:rStyle w:val="Hipervnculo"/>
                <w:noProof/>
              </w:rPr>
              <w:fldChar w:fldCharType="begin"/>
            </w:r>
            <w:r w:rsidRPr="002D6DB4">
              <w:rPr>
                <w:rStyle w:val="Hipervnculo"/>
                <w:noProof/>
              </w:rPr>
              <w:instrText xml:space="preserve"> </w:instrText>
            </w:r>
            <w:r>
              <w:rPr>
                <w:noProof/>
              </w:rPr>
              <w:instrText>HYPERLINK \l "_Toc517869969"</w:instrText>
            </w:r>
            <w:r w:rsidRPr="002D6DB4">
              <w:rPr>
                <w:rStyle w:val="Hipervnculo"/>
                <w:noProof/>
              </w:rPr>
              <w:instrText xml:space="preserve"> </w:instrText>
            </w:r>
            <w:r w:rsidRPr="002D6DB4">
              <w:rPr>
                <w:rStyle w:val="Hipervnculo"/>
                <w:noProof/>
              </w:rPr>
            </w:r>
            <w:r w:rsidRPr="002D6DB4">
              <w:rPr>
                <w:rStyle w:val="Hipervnculo"/>
                <w:noProof/>
              </w:rPr>
              <w:fldChar w:fldCharType="separate"/>
            </w:r>
            <w:r w:rsidRPr="002D6DB4">
              <w:rPr>
                <w:rStyle w:val="Hipervnculo"/>
                <w:noProof/>
              </w:rPr>
              <w:t>Conclusiones</w:t>
            </w:r>
            <w:r>
              <w:rPr>
                <w:noProof/>
                <w:webHidden/>
              </w:rPr>
              <w:tab/>
            </w:r>
            <w:r>
              <w:rPr>
                <w:noProof/>
                <w:webHidden/>
              </w:rPr>
              <w:fldChar w:fldCharType="begin"/>
            </w:r>
            <w:r>
              <w:rPr>
                <w:noProof/>
                <w:webHidden/>
              </w:rPr>
              <w:instrText xml:space="preserve"> PAGEREF _Toc517869969 \h </w:instrText>
            </w:r>
            <w:r>
              <w:rPr>
                <w:noProof/>
                <w:webHidden/>
              </w:rPr>
            </w:r>
          </w:ins>
          <w:r>
            <w:rPr>
              <w:noProof/>
              <w:webHidden/>
            </w:rPr>
            <w:fldChar w:fldCharType="separate"/>
          </w:r>
          <w:ins w:id="107" w:author="David Vacas Miguel" w:date="2018-06-27T13:36:00Z">
            <w:r>
              <w:rPr>
                <w:noProof/>
                <w:webHidden/>
              </w:rPr>
              <w:t>42</w:t>
            </w:r>
            <w:r>
              <w:rPr>
                <w:noProof/>
                <w:webHidden/>
              </w:rPr>
              <w:fldChar w:fldCharType="end"/>
            </w:r>
            <w:r w:rsidRPr="002D6DB4">
              <w:rPr>
                <w:rStyle w:val="Hipervnculo"/>
                <w:noProof/>
              </w:rPr>
              <w:fldChar w:fldCharType="end"/>
            </w:r>
          </w:ins>
        </w:p>
        <w:p w14:paraId="2F82A23A" w14:textId="2C8712F2" w:rsidR="008F14BB" w:rsidRDefault="008F14BB">
          <w:pPr>
            <w:pStyle w:val="TDC1"/>
            <w:tabs>
              <w:tab w:val="right" w:leader="dot" w:pos="9060"/>
            </w:tabs>
            <w:rPr>
              <w:ins w:id="108" w:author="David Vacas Miguel" w:date="2018-06-27T13:36:00Z"/>
              <w:rFonts w:asciiTheme="minorHAnsi" w:eastAsiaTheme="minorEastAsia" w:hAnsiTheme="minorHAnsi"/>
              <w:b w:val="0"/>
              <w:bCs w:val="0"/>
              <w:caps w:val="0"/>
              <w:noProof/>
              <w:sz w:val="22"/>
              <w:szCs w:val="22"/>
              <w:lang w:eastAsia="es-ES"/>
            </w:rPr>
          </w:pPr>
          <w:ins w:id="109" w:author="David Vacas Miguel" w:date="2018-06-27T13:36:00Z">
            <w:r w:rsidRPr="002D6DB4">
              <w:rPr>
                <w:rStyle w:val="Hipervnculo"/>
                <w:noProof/>
              </w:rPr>
              <w:fldChar w:fldCharType="begin"/>
            </w:r>
            <w:r w:rsidRPr="002D6DB4">
              <w:rPr>
                <w:rStyle w:val="Hipervnculo"/>
                <w:noProof/>
              </w:rPr>
              <w:instrText xml:space="preserve"> </w:instrText>
            </w:r>
            <w:r>
              <w:rPr>
                <w:noProof/>
              </w:rPr>
              <w:instrText>HYPERLINK \l "_Toc517869970"</w:instrText>
            </w:r>
            <w:r w:rsidRPr="002D6DB4">
              <w:rPr>
                <w:rStyle w:val="Hipervnculo"/>
                <w:noProof/>
              </w:rPr>
              <w:instrText xml:space="preserve"> </w:instrText>
            </w:r>
            <w:r w:rsidRPr="002D6DB4">
              <w:rPr>
                <w:rStyle w:val="Hipervnculo"/>
                <w:noProof/>
              </w:rPr>
            </w:r>
            <w:r w:rsidRPr="002D6DB4">
              <w:rPr>
                <w:rStyle w:val="Hipervnculo"/>
                <w:noProof/>
              </w:rPr>
              <w:fldChar w:fldCharType="separate"/>
            </w:r>
            <w:r w:rsidRPr="002D6DB4">
              <w:rPr>
                <w:rStyle w:val="Hipervnculo"/>
                <w:noProof/>
              </w:rPr>
              <w:t>Bibliografía</w:t>
            </w:r>
            <w:r>
              <w:rPr>
                <w:noProof/>
                <w:webHidden/>
              </w:rPr>
              <w:tab/>
            </w:r>
            <w:r>
              <w:rPr>
                <w:noProof/>
                <w:webHidden/>
              </w:rPr>
              <w:fldChar w:fldCharType="begin"/>
            </w:r>
            <w:r>
              <w:rPr>
                <w:noProof/>
                <w:webHidden/>
              </w:rPr>
              <w:instrText xml:space="preserve"> PAGEREF _Toc517869970 \h </w:instrText>
            </w:r>
            <w:r>
              <w:rPr>
                <w:noProof/>
                <w:webHidden/>
              </w:rPr>
            </w:r>
          </w:ins>
          <w:r>
            <w:rPr>
              <w:noProof/>
              <w:webHidden/>
            </w:rPr>
            <w:fldChar w:fldCharType="separate"/>
          </w:r>
          <w:ins w:id="110" w:author="David Vacas Miguel" w:date="2018-06-27T13:36:00Z">
            <w:r>
              <w:rPr>
                <w:noProof/>
                <w:webHidden/>
              </w:rPr>
              <w:t>43</w:t>
            </w:r>
            <w:r>
              <w:rPr>
                <w:noProof/>
                <w:webHidden/>
              </w:rPr>
              <w:fldChar w:fldCharType="end"/>
            </w:r>
            <w:r w:rsidRPr="002D6DB4">
              <w:rPr>
                <w:rStyle w:val="Hipervnculo"/>
                <w:noProof/>
              </w:rPr>
              <w:fldChar w:fldCharType="end"/>
            </w:r>
          </w:ins>
        </w:p>
        <w:p w14:paraId="4882A68C" w14:textId="192392CB" w:rsidR="008C5C28" w:rsidRDefault="00051D98">
          <w:pPr>
            <w:rPr>
              <w:ins w:id="111" w:author="David Vacas Miguel" w:date="2018-06-26T17:09:00Z"/>
            </w:rPr>
          </w:pPr>
          <w:ins w:id="112" w:author="David Vacas Miguel" w:date="2018-06-27T12:29:00Z">
            <w:r>
              <w:fldChar w:fldCharType="end"/>
            </w:r>
          </w:ins>
        </w:p>
        <w:customXmlInsRangeStart w:id="113" w:author="David Vacas Miguel" w:date="2018-06-26T17:09:00Z"/>
      </w:sdtContent>
    </w:sdt>
    <w:customXmlInsRangeEnd w:id="113"/>
    <w:p w14:paraId="71B443DD" w14:textId="3EC82FD2" w:rsidR="0069117E" w:rsidRDefault="0069117E" w:rsidP="002D2995">
      <w:pPr>
        <w:rPr>
          <w:ins w:id="114" w:author="David Vacas Miguel" w:date="2018-06-21T17:49:00Z"/>
          <w:rFonts w:ascii="Times New Roman" w:hAnsi="Times New Roman" w:cs="Times New Roman"/>
          <w:sz w:val="24"/>
        </w:rPr>
        <w:sectPr w:rsidR="0069117E" w:rsidSect="00460C31">
          <w:headerReference w:type="default" r:id="rId9"/>
          <w:footerReference w:type="default" r:id="rId10"/>
          <w:type w:val="continuous"/>
          <w:pgSz w:w="11906" w:h="16838"/>
          <w:pgMar w:top="1418" w:right="1418" w:bottom="1418" w:left="1418" w:header="709" w:footer="709" w:gutter="0"/>
          <w:cols w:space="708"/>
          <w:titlePg/>
          <w:docGrid w:linePitch="360"/>
        </w:sectPr>
      </w:pPr>
    </w:p>
    <w:p w14:paraId="03A474C6" w14:textId="7512D833" w:rsidR="003E7F06" w:rsidRPr="00BC39FA" w:rsidDel="002D2995" w:rsidRDefault="003A3898">
      <w:pPr>
        <w:pStyle w:val="TituloTFG"/>
        <w:rPr>
          <w:del w:id="117" w:author="David Vacas Miguel" w:date="2018-06-21T17:49:00Z"/>
          <w:rPrChange w:id="118" w:author="David Vacas Miguel" w:date="2018-06-21T17:49:00Z">
            <w:rPr>
              <w:del w:id="119" w:author="David Vacas Miguel" w:date="2018-06-21T17:49:00Z"/>
              <w:rFonts w:ascii="Times New Roman" w:hAnsi="Times New Roman" w:cs="Times New Roman"/>
              <w:sz w:val="24"/>
            </w:rPr>
          </w:rPrChange>
        </w:rPr>
        <w:pPrChange w:id="120" w:author="David Vacas Miguel" w:date="2018-06-21T17:49:00Z">
          <w:pPr>
            <w:ind w:left="1416" w:hanging="1416"/>
          </w:pPr>
        </w:pPrChange>
      </w:pPr>
      <w:del w:id="121" w:author="David Vacas Miguel" w:date="2018-06-21T17:49:00Z">
        <w:r w:rsidRPr="00BC39FA" w:rsidDel="002D2995">
          <w:rPr>
            <w:rPrChange w:id="122" w:author="David Vacas Miguel" w:date="2018-06-21T17:49:00Z">
              <w:rPr>
                <w:rFonts w:ascii="Times New Roman" w:hAnsi="Times New Roman" w:cs="Times New Roman"/>
                <w:sz w:val="24"/>
              </w:rPr>
            </w:rPrChange>
          </w:rPr>
          <w:lastRenderedPageBreak/>
          <w:br w:type="page"/>
        </w:r>
      </w:del>
    </w:p>
    <w:p w14:paraId="57207372" w14:textId="39D7FF96" w:rsidR="00BC3217" w:rsidRDefault="00BC3217">
      <w:pPr>
        <w:pStyle w:val="TituloTFG"/>
      </w:pPr>
      <w:bookmarkStart w:id="123" w:name="_Toc517795794"/>
      <w:bookmarkStart w:id="124" w:name="_Toc517869938"/>
      <w:r>
        <w:t>Agradecimientos</w:t>
      </w:r>
      <w:bookmarkEnd w:id="123"/>
      <w:bookmarkEnd w:id="124"/>
    </w:p>
    <w:p w14:paraId="116166D2" w14:textId="77777777" w:rsidR="008E7C45" w:rsidRDefault="008E7C45" w:rsidP="008E7C45">
      <w:pPr>
        <w:pStyle w:val="LetranormalTFG"/>
      </w:pPr>
      <w:r>
        <w:t>Me gustaría agradecer a la universidad por el conocimiento recibido y en especial a mi tutor, Alberto Herrán, por su ayuda y apoyo durante el desarrollo del proyecto.</w:t>
      </w:r>
    </w:p>
    <w:p w14:paraId="404C5B98" w14:textId="77777777" w:rsidR="00BC39FA" w:rsidRDefault="00BC39FA">
      <w:pPr>
        <w:rPr>
          <w:ins w:id="125" w:author="David Vacas Miguel" w:date="2018-06-21T17:49:00Z"/>
        </w:rPr>
        <w:sectPr w:rsidR="00BC39FA" w:rsidSect="002D2995">
          <w:headerReference w:type="first" r:id="rId11"/>
          <w:footerReference w:type="first" r:id="rId12"/>
          <w:pgSz w:w="11906" w:h="16838"/>
          <w:pgMar w:top="1418" w:right="1418" w:bottom="1418" w:left="1418" w:header="709" w:footer="709" w:gutter="0"/>
          <w:cols w:space="708"/>
          <w:titlePg/>
          <w:docGrid w:linePitch="360"/>
        </w:sectPr>
      </w:pPr>
    </w:p>
    <w:p w14:paraId="60B25171" w14:textId="4C62BC58" w:rsidR="00BC3217" w:rsidRPr="00BC39FA" w:rsidDel="00BC39FA" w:rsidRDefault="00BC3217">
      <w:pPr>
        <w:pStyle w:val="TituloTFG"/>
        <w:rPr>
          <w:del w:id="131" w:author="David Vacas Miguel" w:date="2018-06-21T17:49:00Z"/>
          <w:b w:val="0"/>
          <w:rPrChange w:id="132" w:author="David Vacas Miguel" w:date="2018-06-21T17:49:00Z">
            <w:rPr>
              <w:del w:id="133" w:author="David Vacas Miguel" w:date="2018-06-21T17:49:00Z"/>
              <w:rFonts w:ascii="Arial" w:eastAsiaTheme="majorEastAsia" w:hAnsi="Arial" w:cstheme="majorBidi"/>
              <w:b/>
              <w:sz w:val="40"/>
              <w:szCs w:val="32"/>
            </w:rPr>
          </w:rPrChange>
        </w:rPr>
        <w:pPrChange w:id="134" w:author="David Vacas Miguel" w:date="2018-06-21T17:49:00Z">
          <w:pPr/>
        </w:pPrChange>
      </w:pPr>
      <w:del w:id="135" w:author="David Vacas Miguel" w:date="2018-06-21T17:49:00Z">
        <w:r w:rsidDel="00BC39FA">
          <w:lastRenderedPageBreak/>
          <w:br w:type="page"/>
        </w:r>
      </w:del>
    </w:p>
    <w:p w14:paraId="33EB3D02" w14:textId="154085C8" w:rsidR="00BC3217" w:rsidRDefault="00BC3217">
      <w:pPr>
        <w:pStyle w:val="TituloTFG"/>
      </w:pPr>
      <w:bookmarkStart w:id="136" w:name="_Toc517795795"/>
      <w:bookmarkStart w:id="137" w:name="_Toc517869939"/>
      <w:r>
        <w:t>Resumen</w:t>
      </w:r>
      <w:bookmarkEnd w:id="136"/>
      <w:bookmarkEnd w:id="137"/>
    </w:p>
    <w:p w14:paraId="55887C80" w14:textId="0560B7FC" w:rsidR="00CB554E" w:rsidRDefault="00CB554E" w:rsidP="00CB554E">
      <w:pPr>
        <w:pStyle w:val="LetranormalTFG"/>
      </w:pPr>
      <w:r>
        <w:t>En este TFG se ha d</w:t>
      </w:r>
      <w:r w:rsidRPr="00AB4922">
        <w:t>esarrolla</w:t>
      </w:r>
      <w:r>
        <w:t>do</w:t>
      </w:r>
      <w:r w:rsidRPr="00AB4922">
        <w:t xml:space="preserve"> una aplicación </w:t>
      </w:r>
      <w:r>
        <w:t>con la que poder</w:t>
      </w:r>
      <w:r w:rsidR="00767B69">
        <w:t xml:space="preserve"> simular y</w:t>
      </w:r>
      <w:r w:rsidRPr="00AB4922">
        <w:t xml:space="preserve"> visualizar </w:t>
      </w:r>
      <w:r>
        <w:t xml:space="preserve">el funcionamiento de </w:t>
      </w:r>
      <w:r w:rsidRPr="00AB4922">
        <w:t>un robot móvil con direccionamiento diferencial</w:t>
      </w:r>
      <w:r>
        <w:t xml:space="preserve"> cuando trata de seguir </w:t>
      </w:r>
      <w:r w:rsidR="00767B69">
        <w:t xml:space="preserve">el </w:t>
      </w:r>
      <w:r>
        <w:t>recorrido marcado por una línea negra sobre un fondo blanco.</w:t>
      </w:r>
    </w:p>
    <w:p w14:paraId="701D2C50" w14:textId="3C3621EB" w:rsidR="00CB554E" w:rsidRDefault="00CB554E" w:rsidP="00CB554E">
      <w:pPr>
        <w:pStyle w:val="LetranormalTFG"/>
      </w:pPr>
      <w:r>
        <w:t xml:space="preserve">Para ello, se ha comenzado estudiando la mecánica de tal sistema a través de las ecuaciones que relacionan el giro de los motores con la posición y orientación del </w:t>
      </w:r>
      <w:r w:rsidR="00767B69">
        <w:t>robot</w:t>
      </w:r>
      <w:r>
        <w:t xml:space="preserve">. A </w:t>
      </w:r>
      <w:r w:rsidR="002C4E52">
        <w:t>continuación,</w:t>
      </w:r>
      <w:r>
        <w:t xml:space="preserve"> se ha</w:t>
      </w:r>
      <w:r w:rsidR="00767B69">
        <w:t>n</w:t>
      </w:r>
      <w:r>
        <w:t xml:space="preserve"> analizado </w:t>
      </w:r>
      <w:r w:rsidR="00767B69">
        <w:t>las diferentes tecnologías disponibles para la implementación</w:t>
      </w:r>
      <w:r w:rsidR="00C500F8">
        <w:t xml:space="preserve"> de la aplicación</w:t>
      </w:r>
      <w:r>
        <w:t xml:space="preserve">, habiéndose </w:t>
      </w:r>
      <w:r w:rsidR="002C4E52">
        <w:t>elegido Qt</w:t>
      </w:r>
      <w:r>
        <w:t xml:space="preserve"> y OpenGL.  </w:t>
      </w:r>
      <w:r w:rsidR="00C37C60">
        <w:t>D</w:t>
      </w:r>
      <w:r w:rsidR="00C500F8">
        <w:t>icha aplicación, tiene implementadas tanto la</w:t>
      </w:r>
      <w:r>
        <w:t xml:space="preserve"> simulación</w:t>
      </w:r>
      <w:r w:rsidR="00781F2D">
        <w:t xml:space="preserve"> del comportamiento del robot</w:t>
      </w:r>
      <w:r w:rsidR="00A21C1C">
        <w:t xml:space="preserve"> </w:t>
      </w:r>
      <w:r w:rsidR="00C500F8">
        <w:t>como</w:t>
      </w:r>
      <w:r w:rsidR="00781F2D">
        <w:t xml:space="preserve"> su visualización </w:t>
      </w:r>
      <w:r w:rsidR="00A21C1C">
        <w:t>sobre el circuito</w:t>
      </w:r>
      <w:ins w:id="138" w:author="David Vacas Miguel" w:date="2018-06-25T11:25:00Z">
        <w:r w:rsidR="00B33DAB">
          <w:t xml:space="preserve">. </w:t>
        </w:r>
      </w:ins>
      <w:ins w:id="139" w:author="David Vacas Miguel" w:date="2018-06-25T11:26:00Z">
        <w:r w:rsidR="00B33DAB">
          <w:t>Además</w:t>
        </w:r>
      </w:ins>
      <w:ins w:id="140" w:author="David Vacas Miguel" w:date="2018-06-25T11:25:00Z">
        <w:r w:rsidR="00B33DAB">
          <w:t xml:space="preserve">, el usuario puede interaccionar con la misma, no solo introduciendo los </w:t>
        </w:r>
      </w:ins>
      <w:ins w:id="141" w:author="David Vacas Miguel" w:date="2018-06-25T11:26:00Z">
        <w:r w:rsidR="00B33DAB">
          <w:t>parámetros</w:t>
        </w:r>
      </w:ins>
      <w:ins w:id="142" w:author="David Vacas Miguel" w:date="2018-06-25T11:25:00Z">
        <w:r w:rsidR="00B33DAB">
          <w:t xml:space="preserve"> del esce</w:t>
        </w:r>
      </w:ins>
      <w:ins w:id="143" w:author="David Vacas Miguel" w:date="2018-06-25T11:26:00Z">
        <w:r w:rsidR="00B33DAB">
          <w:t>nario</w:t>
        </w:r>
      </w:ins>
      <w:ins w:id="144" w:author="David Vacas Miguel" w:date="2018-06-25T11:27:00Z">
        <w:r w:rsidR="00B33DAB">
          <w:t xml:space="preserve"> </w:t>
        </w:r>
      </w:ins>
      <w:ins w:id="145" w:author="David Vacas Miguel" w:date="2018-06-25T11:26:00Z">
        <w:r w:rsidR="00B33DAB">
          <w:t>a simular</w:t>
        </w:r>
      </w:ins>
      <w:ins w:id="146" w:author="David Vacas Miguel" w:date="2018-06-25T11:28:00Z">
        <w:r w:rsidR="00B33DAB">
          <w:t xml:space="preserve"> y cambiando de perspectiva,</w:t>
        </w:r>
      </w:ins>
      <w:ins w:id="147" w:author="David Vacas Miguel" w:date="2018-06-25T11:26:00Z">
        <w:r w:rsidR="00B33DAB">
          <w:t xml:space="preserve"> sino también en tiempo de ejecución mediante la realización de zoom mediante el ratón.</w:t>
        </w:r>
      </w:ins>
      <w:del w:id="148" w:author="David Vacas Miguel" w:date="2018-05-30T11:22:00Z">
        <w:r w:rsidR="00C500F8" w:rsidDel="007600E2">
          <w:delText>.</w:delText>
        </w:r>
      </w:del>
      <w:del w:id="149" w:author="David Vacas Miguel" w:date="2018-06-25T11:25:00Z">
        <w:r w:rsidR="00C500F8" w:rsidDel="00B33DAB">
          <w:delText xml:space="preserve"> </w:delText>
        </w:r>
      </w:del>
      <w:del w:id="150" w:author="David Vacas Miguel" w:date="2018-05-30T11:22:00Z">
        <w:r w:rsidR="00C500F8" w:rsidDel="007600E2">
          <w:delText>A</w:delText>
        </w:r>
      </w:del>
      <w:del w:id="151" w:author="David Vacas Miguel" w:date="2018-06-25T11:25:00Z">
        <w:r w:rsidR="00781F2D" w:rsidDel="00B33DAB">
          <w:delText>demás de</w:delText>
        </w:r>
        <w:r w:rsidDel="00B33DAB">
          <w:delText xml:space="preserve"> la interacción con el usuario final</w:delText>
        </w:r>
        <w:r w:rsidR="00781F2D" w:rsidDel="00B33DAB">
          <w:delText xml:space="preserve"> mediante inputs en la aplicación</w:delText>
        </w:r>
        <w:r w:rsidDel="00B33DAB">
          <w:delText xml:space="preserve">. Finalmente, se han </w:delText>
        </w:r>
        <w:r w:rsidR="00C500F8" w:rsidDel="00B33DAB">
          <w:delText>impl</w:delText>
        </w:r>
      </w:del>
      <w:del w:id="152" w:author="David Vacas Miguel" w:date="2018-05-30T11:23:00Z">
        <w:r w:rsidR="00C500F8" w:rsidDel="007600E2">
          <w:delText>antado</w:delText>
        </w:r>
      </w:del>
      <w:del w:id="153" w:author="David Vacas Miguel" w:date="2018-06-25T11:25:00Z">
        <w:r w:rsidR="00C500F8" w:rsidDel="00B33DAB">
          <w:delText xml:space="preserve"> </w:delText>
        </w:r>
        <w:r w:rsidDel="00B33DAB">
          <w:delText>opciones</w:delText>
        </w:r>
        <w:r w:rsidR="00781F2D" w:rsidDel="00B33DAB">
          <w:delText xml:space="preserve"> adicionales</w:delText>
        </w:r>
        <w:r w:rsidDel="00B33DAB">
          <w:delText xml:space="preserve"> para la mejora </w:delText>
        </w:r>
        <w:r w:rsidR="00781F2D" w:rsidDel="00B33DAB">
          <w:delText>de la experiencia del usuario</w:delText>
        </w:r>
        <w:r w:rsidR="00BF10EA" w:rsidDel="00B33DAB">
          <w:delText xml:space="preserve"> y de la aplicación</w:delText>
        </w:r>
      </w:del>
      <w:del w:id="154" w:author="David Vacas Miguel" w:date="2018-06-01T02:56:00Z">
        <w:r w:rsidDel="006D25AA">
          <w:delText>.</w:delText>
        </w:r>
      </w:del>
    </w:p>
    <w:p w14:paraId="6F8AF379" w14:textId="77777777" w:rsidR="002D2995" w:rsidRDefault="002D2995">
      <w:pPr>
        <w:rPr>
          <w:ins w:id="155" w:author="David Vacas Miguel" w:date="2018-06-21T17:47:00Z"/>
        </w:rPr>
        <w:sectPr w:rsidR="002D2995" w:rsidSect="002D2995">
          <w:headerReference w:type="first" r:id="rId13"/>
          <w:footerReference w:type="first" r:id="rId14"/>
          <w:pgSz w:w="11906" w:h="16838"/>
          <w:pgMar w:top="1418" w:right="1418" w:bottom="1418" w:left="1418" w:header="709" w:footer="709" w:gutter="0"/>
          <w:cols w:space="708"/>
          <w:titlePg/>
          <w:docGrid w:linePitch="360"/>
        </w:sectPr>
      </w:pPr>
    </w:p>
    <w:p w14:paraId="2A39F5E5" w14:textId="40AB638A" w:rsidR="00BC3217" w:rsidRPr="002D2995" w:rsidDel="002D2995" w:rsidRDefault="00BC3217">
      <w:pPr>
        <w:pStyle w:val="TituloTFG"/>
        <w:rPr>
          <w:del w:id="162" w:author="David Vacas Miguel" w:date="2018-06-21T17:47:00Z"/>
          <w:b w:val="0"/>
          <w:rPrChange w:id="163" w:author="David Vacas Miguel" w:date="2018-06-21T17:48:00Z">
            <w:rPr>
              <w:del w:id="164" w:author="David Vacas Miguel" w:date="2018-06-21T17:47:00Z"/>
              <w:rFonts w:ascii="Arial" w:eastAsiaTheme="majorEastAsia" w:hAnsi="Arial" w:cstheme="majorBidi"/>
              <w:b/>
              <w:sz w:val="40"/>
              <w:szCs w:val="32"/>
            </w:rPr>
          </w:rPrChange>
        </w:rPr>
        <w:pPrChange w:id="165" w:author="David Vacas Miguel" w:date="2018-06-21T17:48:00Z">
          <w:pPr/>
        </w:pPrChange>
      </w:pPr>
      <w:del w:id="166" w:author="David Vacas Miguel" w:date="2018-06-21T17:47:00Z">
        <w:r w:rsidDel="002D2995">
          <w:lastRenderedPageBreak/>
          <w:br w:type="page"/>
        </w:r>
      </w:del>
    </w:p>
    <w:p w14:paraId="0C9B1D59" w14:textId="12843109" w:rsidR="00BC3217" w:rsidRDefault="00BC3217">
      <w:pPr>
        <w:pStyle w:val="TituloTFG"/>
      </w:pPr>
      <w:bookmarkStart w:id="167" w:name="_Toc517795796"/>
      <w:bookmarkStart w:id="168" w:name="_Toc517869940"/>
      <w:r>
        <w:t>Capítulo 1 Introducción</w:t>
      </w:r>
      <w:bookmarkEnd w:id="167"/>
      <w:bookmarkEnd w:id="168"/>
    </w:p>
    <w:p w14:paraId="35C199ED" w14:textId="69E9AC6A" w:rsidR="00BC3217" w:rsidRDefault="00D27C27">
      <w:pPr>
        <w:pStyle w:val="TFGtitulo2"/>
        <w:pPrChange w:id="169" w:author="David Vacas Miguel" w:date="2018-06-15T16:37:00Z">
          <w:pPr>
            <w:pStyle w:val="TFGtitulo2"/>
            <w:numPr>
              <w:numId w:val="12"/>
            </w:numPr>
            <w:ind w:left="426" w:hanging="426"/>
          </w:pPr>
        </w:pPrChange>
      </w:pPr>
      <w:bookmarkStart w:id="170" w:name="_Toc517795797"/>
      <w:bookmarkStart w:id="171" w:name="_Toc517869941"/>
      <w:ins w:id="172" w:author="David Vacas Miguel" w:date="2018-06-26T17:26:00Z">
        <w:r>
          <w:t>1.</w:t>
        </w:r>
      </w:ins>
      <w:ins w:id="173" w:author="David Vacas Miguel" w:date="2018-06-15T16:37:00Z">
        <w:r w:rsidR="009D710D">
          <w:t xml:space="preserve">1. </w:t>
        </w:r>
      </w:ins>
      <w:r w:rsidR="00BC3217">
        <w:t>Motivación</w:t>
      </w:r>
      <w:bookmarkEnd w:id="170"/>
      <w:bookmarkEnd w:id="171"/>
    </w:p>
    <w:p w14:paraId="73C5F003" w14:textId="7B46EFC4" w:rsidR="00932531" w:rsidRDefault="00932531" w:rsidP="00932531">
      <w:pPr>
        <w:pStyle w:val="LetranormalTFG"/>
      </w:pPr>
      <w:r>
        <w:t xml:space="preserve">Este trabajo nace motivado por un intento de mejorar una de las herramientas </w:t>
      </w:r>
      <w:r w:rsidR="006425E3">
        <w:t xml:space="preserve">que se utilizaban </w:t>
      </w:r>
      <w:r>
        <w:t>en la</w:t>
      </w:r>
      <w:ins w:id="174" w:author="David Vacas Miguel" w:date="2018-06-25T11:29:00Z">
        <w:r w:rsidR="00B33DAB">
          <w:t xml:space="preserve"> </w:t>
        </w:r>
      </w:ins>
      <w:del w:id="175" w:author="David Vacas Miguel" w:date="2018-06-25T11:28:00Z">
        <w:r w:rsidDel="00B33DAB">
          <w:delText xml:space="preserve"> </w:delText>
        </w:r>
        <w:r w:rsidR="006425E3" w:rsidDel="00B33DAB">
          <w:delText xml:space="preserve">antigua </w:delText>
        </w:r>
      </w:del>
      <w:r>
        <w:t>asignatura “Robótica” de la titulación “Ingeniería Técnica en Informática de Sistemas” impartida en el antiguo Centro de Estudios Superiores Felipe Segundo, que actualmente constituye el Campus de Aranjuez de la Universidad Rey Juan Carlos.</w:t>
      </w:r>
    </w:p>
    <w:p w14:paraId="0B9594E9" w14:textId="73114D04" w:rsidR="00932531" w:rsidRDefault="00932531" w:rsidP="00932531">
      <w:pPr>
        <w:pStyle w:val="LetranormalTFG"/>
        <w:rPr>
          <w:ins w:id="176" w:author="Alberto Herrán González" w:date="2018-06-26T20:38:00Z"/>
        </w:rPr>
      </w:pPr>
      <w:r>
        <w:t>En esta asignatura los alumnos</w:t>
      </w:r>
      <w:del w:id="177" w:author="David Vacas Miguel" w:date="2018-06-25T11:29:00Z">
        <w:r w:rsidDel="00B33DAB">
          <w:delText>, en grupos,</w:delText>
        </w:r>
      </w:del>
      <w:r>
        <w:t xml:space="preserve"> </w:t>
      </w:r>
      <w:r w:rsidR="00C500F8">
        <w:t>construyen</w:t>
      </w:r>
      <w:r w:rsidR="002C4E52">
        <w:t xml:space="preserve"> </w:t>
      </w:r>
      <w:r>
        <w:t>robots de distintos tipos: sigue</w:t>
      </w:r>
      <w:ins w:id="178" w:author="Alberto Herrán González" w:date="2018-06-26T20:43:00Z">
        <w:r w:rsidR="00206AF0">
          <w:t>-</w:t>
        </w:r>
      </w:ins>
      <w:del w:id="179" w:author="Alberto Herrán González" w:date="2018-06-26T20:43:00Z">
        <w:r w:rsidDel="00206AF0">
          <w:delText xml:space="preserve"> </w:delText>
        </w:r>
      </w:del>
      <w:r>
        <w:t xml:space="preserve">líneas, velocistas, etc. Al final del curso el profesor realiza </w:t>
      </w:r>
      <w:r w:rsidR="002C4E52">
        <w:t>una competición en la que</w:t>
      </w:r>
      <w:r>
        <w:t xml:space="preserve"> se usa</w:t>
      </w:r>
      <w:r w:rsidR="00C500F8">
        <w:t>n</w:t>
      </w:r>
      <w:r>
        <w:t xml:space="preserve"> los robots construido</w:t>
      </w:r>
      <w:r w:rsidR="00C500F8">
        <w:t>s</w:t>
      </w:r>
      <w:r>
        <w:t xml:space="preserve"> para ver cuál </w:t>
      </w:r>
      <w:r w:rsidR="00C500F8">
        <w:t xml:space="preserve">es </w:t>
      </w:r>
      <w:r>
        <w:t>el más rápido</w:t>
      </w:r>
      <w:r w:rsidR="00501D56">
        <w:t xml:space="preserve"> realizando diferentes tareas. En concreto, para el robot sigue-</w:t>
      </w:r>
      <w:proofErr w:type="spellStart"/>
      <w:r w:rsidR="00501D56">
        <w:t>lineas</w:t>
      </w:r>
      <w:proofErr w:type="spellEnd"/>
      <w:r w:rsidR="00501D56">
        <w:t>,</w:t>
      </w:r>
      <w:r>
        <w:t xml:space="preserve"> </w:t>
      </w:r>
      <w:r w:rsidR="00501D56">
        <w:t>s</w:t>
      </w:r>
      <w:r w:rsidR="002C4E52">
        <w:t>e cronometra el tiempo que tarda cada robot en r</w:t>
      </w:r>
      <w:r w:rsidR="00501D56">
        <w:t>ecorrer</w:t>
      </w:r>
      <w:ins w:id="180" w:author="David Vacas Miguel" w:date="2018-06-25T11:30:00Z">
        <w:r w:rsidR="00BD6C0A">
          <w:t xml:space="preserve"> </w:t>
        </w:r>
      </w:ins>
      <w:del w:id="181" w:author="David Vacas Miguel" w:date="2018-06-25T11:29:00Z">
        <w:r w:rsidR="00501D56" w:rsidDel="00B33DAB">
          <w:delText xml:space="preserve"> </w:delText>
        </w:r>
        <w:r w:rsidR="002C4E52" w:rsidDel="00B33DAB">
          <w:delText>e</w:delText>
        </w:r>
      </w:del>
      <w:ins w:id="182" w:author="David Vacas Miguel" w:date="2018-06-25T11:29:00Z">
        <w:r w:rsidR="00B33DAB">
          <w:t>un</w:t>
        </w:r>
      </w:ins>
      <w:del w:id="183" w:author="David Vacas Miguel" w:date="2018-06-25T11:30:00Z">
        <w:r w:rsidR="002C4E52" w:rsidDel="00BD6C0A">
          <w:delText>l</w:delText>
        </w:r>
      </w:del>
      <w:r w:rsidR="002C4E52">
        <w:t xml:space="preserve"> circuito</w:t>
      </w:r>
      <w:ins w:id="184" w:author="David Vacas Miguel" w:date="2018-06-25T11:29:00Z">
        <w:r w:rsidR="00B33DAB">
          <w:t xml:space="preserve"> marcado por una línea negra sobre un fondo blanco</w:t>
        </w:r>
      </w:ins>
      <w:r w:rsidR="00501D56">
        <w:t>.</w:t>
      </w:r>
      <w:r w:rsidR="002C4E52">
        <w:t xml:space="preserve"> </w:t>
      </w:r>
      <w:r w:rsidR="00501D56">
        <w:t>E</w:t>
      </w:r>
      <w:r w:rsidR="002C4E52">
        <w:t>ste tiempo depend</w:t>
      </w:r>
      <w:r w:rsidR="00501D56">
        <w:t>e</w:t>
      </w:r>
      <w:r w:rsidR="002C4E52">
        <w:t xml:space="preserve"> de ciertos parámetros </w:t>
      </w:r>
      <w:ins w:id="185" w:author="David Vacas Miguel" w:date="2018-06-25T11:29:00Z">
        <w:r w:rsidR="00B33DAB">
          <w:t xml:space="preserve">geométricos </w:t>
        </w:r>
      </w:ins>
      <w:r w:rsidR="002C4E52">
        <w:t>que los alumnos el</w:t>
      </w:r>
      <w:r w:rsidR="00501D56">
        <w:t>i</w:t>
      </w:r>
      <w:r w:rsidR="002C4E52">
        <w:t>g</w:t>
      </w:r>
      <w:r w:rsidR="00501D56">
        <w:t>e</w:t>
      </w:r>
      <w:r w:rsidR="002C4E52">
        <w:t>n a la hora de crear el robot.</w:t>
      </w:r>
      <w:ins w:id="186" w:author="Alberto Herrán González" w:date="2018-06-26T20:41:00Z">
        <w:r w:rsidR="00206AF0">
          <w:t xml:space="preserve"> La figura 1 muestra una fotograf</w:t>
        </w:r>
      </w:ins>
      <w:ins w:id="187" w:author="Alberto Herrán González" w:date="2018-06-26T20:42:00Z">
        <w:r w:rsidR="00206AF0">
          <w:t>ía real de dicha competición.</w:t>
        </w:r>
      </w:ins>
    </w:p>
    <w:p w14:paraId="22F0CAAE" w14:textId="2766B05B" w:rsidR="00206AF0" w:rsidRDefault="00206AF0">
      <w:pPr>
        <w:pStyle w:val="LetranormalTFG"/>
        <w:spacing w:before="100" w:beforeAutospacing="1" w:after="120"/>
        <w:jc w:val="center"/>
        <w:rPr>
          <w:ins w:id="188" w:author="Alberto Herrán González" w:date="2018-06-26T20:39:00Z"/>
        </w:rPr>
        <w:pPrChange w:id="189" w:author="Alberto Herrán González" w:date="2018-06-26T20:43:00Z">
          <w:pPr>
            <w:pStyle w:val="LetranormalTFG"/>
          </w:pPr>
        </w:pPrChange>
      </w:pPr>
      <w:ins w:id="190" w:author="Alberto Herrán González" w:date="2018-06-26T20:39:00Z">
        <w:r>
          <w:rPr>
            <w:noProof/>
            <w:lang w:eastAsia="es-ES"/>
          </w:rPr>
          <w:drawing>
            <wp:inline distT="0" distB="0" distL="0" distR="0" wp14:anchorId="2988622F" wp14:editId="2B0D289A">
              <wp:extent cx="3764253" cy="2125745"/>
              <wp:effectExtent l="0" t="0" r="8255"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obotic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24090" cy="2159536"/>
                      </a:xfrm>
                      <a:prstGeom prst="rect">
                        <a:avLst/>
                      </a:prstGeom>
                    </pic:spPr>
                  </pic:pic>
                </a:graphicData>
              </a:graphic>
            </wp:inline>
          </w:drawing>
        </w:r>
      </w:ins>
    </w:p>
    <w:p w14:paraId="6CD6FAC9" w14:textId="61A0751E" w:rsidR="00206AF0" w:rsidRPr="007D0E09" w:rsidRDefault="00206AF0" w:rsidP="00206AF0">
      <w:pPr>
        <w:pStyle w:val="LetranormalTFG"/>
        <w:jc w:val="center"/>
        <w:rPr>
          <w:ins w:id="191" w:author="Alberto Herrán González" w:date="2018-06-26T20:39:00Z"/>
        </w:rPr>
      </w:pPr>
      <w:ins w:id="192" w:author="Alberto Herrán González" w:date="2018-06-26T20:39:00Z">
        <w:r w:rsidRPr="007D0E09">
          <w:rPr>
            <w:b/>
          </w:rPr>
          <w:t>Figura 1.</w:t>
        </w:r>
        <w:r w:rsidRPr="007D0E09">
          <w:t xml:space="preserve"> </w:t>
        </w:r>
        <w:del w:id="193" w:author="David Vacas Miguel" w:date="2018-06-27T00:42:00Z">
          <w:r w:rsidRPr="007D0E09" w:rsidDel="003443CD">
            <w:delText xml:space="preserve">Modelo del </w:delText>
          </w:r>
          <w:r w:rsidDel="003443CD">
            <w:delText>simulador</w:delText>
          </w:r>
          <w:r w:rsidRPr="007D0E09" w:rsidDel="003443CD">
            <w:delText xml:space="preserve"> hecho en MATLAB-Simulink</w:delText>
          </w:r>
        </w:del>
      </w:ins>
      <w:ins w:id="194" w:author="David Vacas Miguel" w:date="2018-06-27T00:43:00Z">
        <w:r w:rsidR="003443CD">
          <w:t>Competición</w:t>
        </w:r>
      </w:ins>
      <w:ins w:id="195" w:author="David Vacas Miguel" w:date="2018-06-27T00:42:00Z">
        <w:r w:rsidR="003443CD">
          <w:t xml:space="preserve"> </w:t>
        </w:r>
      </w:ins>
      <w:ins w:id="196" w:author="David Vacas Miguel" w:date="2018-06-27T00:43:00Z">
        <w:r w:rsidR="003443CD">
          <w:t>de robots</w:t>
        </w:r>
      </w:ins>
      <w:ins w:id="197" w:author="Alberto Herrán González" w:date="2018-06-26T20:39:00Z">
        <w:r w:rsidRPr="007D0E09">
          <w:t>.</w:t>
        </w:r>
      </w:ins>
    </w:p>
    <w:p w14:paraId="690C40C6" w14:textId="0E5FEF5A" w:rsidR="00206AF0" w:rsidDel="00206AF0" w:rsidRDefault="00206AF0">
      <w:pPr>
        <w:pStyle w:val="LetranormalTFG"/>
        <w:jc w:val="center"/>
        <w:rPr>
          <w:del w:id="198" w:author="Alberto Herrán González" w:date="2018-06-26T20:39:00Z"/>
        </w:rPr>
        <w:pPrChange w:id="199" w:author="Alberto Herrán González" w:date="2018-06-26T20:38:00Z">
          <w:pPr>
            <w:pStyle w:val="LetranormalTFG"/>
          </w:pPr>
        </w:pPrChange>
      </w:pPr>
    </w:p>
    <w:p w14:paraId="047E5ED4" w14:textId="1737724B" w:rsidR="00932531" w:rsidRDefault="00932531" w:rsidP="00932531">
      <w:pPr>
        <w:pStyle w:val="LetranormalTFG"/>
      </w:pPr>
      <w:r w:rsidRPr="008867AE">
        <w:t>El objetivo de este proyecto es desarrollar una aplicación que permita simular y visualizar la dinámica de</w:t>
      </w:r>
      <w:r w:rsidR="00501D56">
        <w:t xml:space="preserve"> dicho robot bajo diferentes </w:t>
      </w:r>
      <w:del w:id="200" w:author="David Vacas Miguel" w:date="2018-05-27T13:29:00Z">
        <w:r w:rsidR="00501D56" w:rsidDel="00447A67">
          <w:delText>configuraciones(</w:delText>
        </w:r>
      </w:del>
      <w:ins w:id="201" w:author="David Vacas Miguel" w:date="2018-05-27T13:29:00Z">
        <w:r w:rsidR="00447A67">
          <w:t>configuraciones (</w:t>
        </w:r>
      </w:ins>
      <w:r w:rsidR="00501D56">
        <w:t xml:space="preserve">parámetros, circuitos, </w:t>
      </w:r>
      <w:proofErr w:type="spellStart"/>
      <w:r w:rsidR="007824D8">
        <w:t>etc</w:t>
      </w:r>
      <w:proofErr w:type="spellEnd"/>
      <w:r w:rsidR="00501D56">
        <w:t>)</w:t>
      </w:r>
      <w:r>
        <w:t xml:space="preserve"> </w:t>
      </w:r>
      <w:r w:rsidR="007824D8">
        <w:t xml:space="preserve">sirviendo </w:t>
      </w:r>
      <w:r w:rsidRPr="008867AE">
        <w:t xml:space="preserve">de banco de pruebas con el </w:t>
      </w:r>
      <w:r>
        <w:t xml:space="preserve">que analizar el comportamiento </w:t>
      </w:r>
      <w:r w:rsidRPr="008867AE">
        <w:t xml:space="preserve">del </w:t>
      </w:r>
      <w:r w:rsidR="007824D8">
        <w:t>mismo</w:t>
      </w:r>
      <w:r>
        <w:t xml:space="preserve"> antes de su construcción real.</w:t>
      </w:r>
    </w:p>
    <w:p w14:paraId="3C0450A6" w14:textId="63B9E25A" w:rsidR="00447A67" w:rsidRDefault="007824D8" w:rsidP="00932531">
      <w:pPr>
        <w:pStyle w:val="LetranormalTFG"/>
      </w:pPr>
      <w:r>
        <w:t>Actualmente</w:t>
      </w:r>
      <w:r w:rsidR="00932531" w:rsidRPr="008867AE">
        <w:t xml:space="preserve"> se dispone de un desarrollo previo </w:t>
      </w:r>
      <w:r w:rsidR="00932531">
        <w:t>en MATLAB-</w:t>
      </w:r>
      <w:proofErr w:type="spellStart"/>
      <w:r w:rsidR="00932531">
        <w:t>Simulink</w:t>
      </w:r>
      <w:proofErr w:type="spellEnd"/>
      <w:r>
        <w:t>. E</w:t>
      </w:r>
      <w:r w:rsidR="005513D3">
        <w:t xml:space="preserve">n la figura </w:t>
      </w:r>
      <w:ins w:id="202" w:author="Alberto Herrán González" w:date="2018-06-26T20:41:00Z">
        <w:r w:rsidR="00206AF0">
          <w:t>2</w:t>
        </w:r>
      </w:ins>
      <w:del w:id="203" w:author="Alberto Herrán González" w:date="2018-06-26T20:41:00Z">
        <w:r w:rsidR="005513D3" w:rsidDel="00206AF0">
          <w:delText>1</w:delText>
        </w:r>
      </w:del>
      <w:r w:rsidR="005513D3">
        <w:t xml:space="preserve"> se puede observar el esquema de dicho desarrollo,</w:t>
      </w:r>
      <w:r w:rsidR="00BF10EA">
        <w:t xml:space="preserve"> en</w:t>
      </w:r>
      <w:r w:rsidR="005513D3">
        <w:t xml:space="preserve"> el que se puede</w:t>
      </w:r>
      <w:ins w:id="204" w:author="David Vacas Miguel" w:date="2018-06-25T11:30:00Z">
        <w:r w:rsidR="00BD6C0A">
          <w:t>n</w:t>
        </w:r>
      </w:ins>
      <w:r w:rsidR="005513D3">
        <w:t xml:space="preserve"> ver los diferentes </w:t>
      </w:r>
      <w:r w:rsidR="004C0A22">
        <w:t>bloques</w:t>
      </w:r>
      <w:r w:rsidR="005513D3">
        <w:t xml:space="preserve"> que se utilizan en la</w:t>
      </w:r>
      <w:r w:rsidR="004C0A22">
        <w:t xml:space="preserve"> aplicación, estos bloques son: el responsable </w:t>
      </w:r>
      <w:r w:rsidR="004C0A22">
        <w:lastRenderedPageBreak/>
        <w:t>de controlar la velocidad de las ruedas que decide si alguna de las ruedas debe pararse</w:t>
      </w:r>
      <w:ins w:id="205" w:author="David Vacas Miguel" w:date="2018-06-25T11:30:00Z">
        <w:r w:rsidR="00BD6C0A">
          <w:t>,</w:t>
        </w:r>
      </w:ins>
      <w:del w:id="206" w:author="David Vacas Miguel" w:date="2018-06-25T11:31:00Z">
        <w:r w:rsidR="004C0A22" w:rsidDel="00BD6C0A">
          <w:delText xml:space="preserve"> y</w:delText>
        </w:r>
      </w:del>
      <w:r w:rsidR="004C0A22">
        <w:t xml:space="preserve"> el responsable de los cálculos de la posición</w:t>
      </w:r>
      <w:ins w:id="207" w:author="David Vacas Miguel" w:date="2018-06-25T11:31:00Z">
        <w:r w:rsidR="00BD6C0A">
          <w:t xml:space="preserve"> y</w:t>
        </w:r>
      </w:ins>
      <w:del w:id="208" w:author="David Vacas Miguel" w:date="2018-06-25T11:31:00Z">
        <w:r w:rsidR="004C0A22" w:rsidDel="00BD6C0A">
          <w:delText>,</w:delText>
        </w:r>
      </w:del>
      <w:r w:rsidR="004C0A22">
        <w:t xml:space="preserve"> orientación </w:t>
      </w:r>
      <w:del w:id="209" w:author="David Vacas Miguel" w:date="2018-06-25T11:31:00Z">
        <w:r w:rsidR="004C0A22" w:rsidDel="00BD6C0A">
          <w:delText>y pintado del robot</w:delText>
        </w:r>
      </w:del>
      <w:ins w:id="210" w:author="David Vacas Miguel" w:date="2018-06-25T11:31:00Z">
        <w:r w:rsidR="00BD6C0A">
          <w:t>del robot, y el cargado de dibujar el estado del robot en la ventana correspondiente</w:t>
        </w:r>
      </w:ins>
      <w:del w:id="211" w:author="David Vacas Miguel" w:date="2018-06-25T11:33:00Z">
        <w:r w:rsidR="00932531" w:rsidDel="00BD6C0A">
          <w:delText>.</w:delText>
        </w:r>
        <w:r w:rsidR="005513D3" w:rsidDel="00BD6C0A">
          <w:delText xml:space="preserve"> La figura 2 muestra el programa en ejecución.</w:delText>
        </w:r>
      </w:del>
      <w:ins w:id="212" w:author="David Vacas Miguel" w:date="2018-06-25T11:33:00Z">
        <w:r w:rsidR="00BD6C0A">
          <w:t>.</w:t>
        </w:r>
      </w:ins>
    </w:p>
    <w:p w14:paraId="07874707" w14:textId="688642A2" w:rsidR="00932531" w:rsidDel="00206AF0" w:rsidRDefault="00932531" w:rsidP="00F21B89">
      <w:pPr>
        <w:pStyle w:val="LetranormalTFG"/>
        <w:spacing w:before="100" w:beforeAutospacing="1" w:after="120"/>
        <w:jc w:val="center"/>
        <w:rPr>
          <w:del w:id="213" w:author="Alberto Herrán González" w:date="2018-06-26T20:40:00Z"/>
        </w:rPr>
      </w:pPr>
      <w:moveFromRangeStart w:id="214" w:author="Alberto Herrán González" w:date="2018-06-26T20:40:00Z" w:name="move517808933"/>
      <w:moveFrom w:id="215" w:author="Alberto Herrán González" w:date="2018-06-26T20:40:00Z">
        <w:del w:id="216" w:author="Alberto Herrán González" w:date="2018-06-26T20:40:00Z">
          <w:r w:rsidDel="00206AF0">
            <w:rPr>
              <w:noProof/>
              <w:lang w:eastAsia="es-ES"/>
            </w:rPr>
            <w:drawing>
              <wp:inline distT="0" distB="0" distL="0" distR="0" wp14:anchorId="132E8A12" wp14:editId="4565DC76">
                <wp:extent cx="3762257" cy="17049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59388" cy="1930264"/>
                        </a:xfrm>
                        <a:prstGeom prst="rect">
                          <a:avLst/>
                        </a:prstGeom>
                      </pic:spPr>
                    </pic:pic>
                  </a:graphicData>
                </a:graphic>
              </wp:inline>
            </w:drawing>
          </w:r>
        </w:del>
      </w:moveFrom>
      <w:moveFromRangeEnd w:id="214"/>
    </w:p>
    <w:p w14:paraId="6BBC955B" w14:textId="29950961" w:rsidR="00932531" w:rsidRPr="00095EB3" w:rsidDel="00206AF0" w:rsidRDefault="00932531">
      <w:pPr>
        <w:pStyle w:val="LetranormalTFG"/>
        <w:jc w:val="center"/>
        <w:rPr>
          <w:del w:id="217" w:author="Alberto Herrán González" w:date="2018-06-26T20:40:00Z"/>
          <w:rPrChange w:id="218" w:author="David Vacas Miguel" w:date="2018-06-01T03:14:00Z">
            <w:rPr>
              <w:del w:id="219" w:author="Alberto Herrán González" w:date="2018-06-26T20:40:00Z"/>
              <w:sz w:val="20"/>
              <w:szCs w:val="20"/>
            </w:rPr>
          </w:rPrChange>
        </w:rPr>
        <w:pPrChange w:id="220" w:author="David Vacas Miguel" w:date="2018-06-01T03:14:00Z">
          <w:pPr>
            <w:pStyle w:val="LetranormalTFG"/>
            <w:spacing w:after="120"/>
            <w:ind w:left="709" w:hanging="709"/>
            <w:jc w:val="center"/>
          </w:pPr>
        </w:pPrChange>
      </w:pPr>
      <w:del w:id="221" w:author="Alberto Herrán González" w:date="2018-06-26T20:40:00Z">
        <w:r w:rsidRPr="00095EB3" w:rsidDel="00206AF0">
          <w:rPr>
            <w:b/>
            <w:rPrChange w:id="222" w:author="David Vacas Miguel" w:date="2018-06-01T03:14:00Z">
              <w:rPr>
                <w:b/>
                <w:sz w:val="20"/>
                <w:szCs w:val="20"/>
              </w:rPr>
            </w:rPrChange>
          </w:rPr>
          <w:delText>Figura 1.</w:delText>
        </w:r>
        <w:r w:rsidRPr="00095EB3" w:rsidDel="00206AF0">
          <w:rPr>
            <w:rPrChange w:id="223" w:author="David Vacas Miguel" w:date="2018-06-01T03:14:00Z">
              <w:rPr>
                <w:sz w:val="20"/>
                <w:szCs w:val="20"/>
              </w:rPr>
            </w:rPrChange>
          </w:rPr>
          <w:delText xml:space="preserve"> Modelo del desarrollo </w:delText>
        </w:r>
      </w:del>
      <w:ins w:id="224" w:author="David Vacas Miguel" w:date="2018-06-25T11:31:00Z">
        <w:del w:id="225" w:author="Alberto Herrán González" w:date="2018-06-26T20:40:00Z">
          <w:r w:rsidR="00BD6C0A" w:rsidDel="00206AF0">
            <w:delText>simulador</w:delText>
          </w:r>
          <w:r w:rsidR="00BD6C0A" w:rsidRPr="00095EB3" w:rsidDel="00206AF0">
            <w:rPr>
              <w:rPrChange w:id="226" w:author="David Vacas Miguel" w:date="2018-06-01T03:14:00Z">
                <w:rPr>
                  <w:sz w:val="20"/>
                  <w:szCs w:val="20"/>
                </w:rPr>
              </w:rPrChange>
            </w:rPr>
            <w:delText xml:space="preserve"> </w:delText>
          </w:r>
        </w:del>
      </w:ins>
      <w:del w:id="227" w:author="Alberto Herrán González" w:date="2018-06-26T20:40:00Z">
        <w:r w:rsidRPr="00095EB3" w:rsidDel="00206AF0">
          <w:rPr>
            <w:rPrChange w:id="228" w:author="David Vacas Miguel" w:date="2018-06-01T03:14:00Z">
              <w:rPr>
                <w:sz w:val="20"/>
                <w:szCs w:val="20"/>
              </w:rPr>
            </w:rPrChange>
          </w:rPr>
          <w:delText>hecho en MATLAB-Simulink.</w:delText>
        </w:r>
      </w:del>
    </w:p>
    <w:p w14:paraId="32DB54F8" w14:textId="77777777" w:rsidR="00206AF0" w:rsidRDefault="00932531" w:rsidP="00206AF0">
      <w:pPr>
        <w:pStyle w:val="LetranormalTFG"/>
        <w:spacing w:before="100" w:beforeAutospacing="1" w:after="120"/>
        <w:jc w:val="center"/>
        <w:rPr>
          <w:ins w:id="229" w:author="Alberto Herrán González" w:date="2018-06-26T20:42:00Z"/>
        </w:rPr>
      </w:pPr>
      <w:r>
        <w:rPr>
          <w:noProof/>
          <w:lang w:eastAsia="es-ES"/>
        </w:rPr>
        <w:drawing>
          <wp:inline distT="0" distB="0" distL="0" distR="0" wp14:anchorId="1C83189E" wp14:editId="204FDE19">
            <wp:extent cx="4548433" cy="4719231"/>
            <wp:effectExtent l="0" t="0" r="508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52250" cy="4723192"/>
                    </a:xfrm>
                    <a:prstGeom prst="rect">
                      <a:avLst/>
                    </a:prstGeom>
                  </pic:spPr>
                </pic:pic>
              </a:graphicData>
            </a:graphic>
          </wp:inline>
        </w:drawing>
      </w:r>
    </w:p>
    <w:p w14:paraId="6FC76917" w14:textId="23576A57" w:rsidR="00206AF0" w:rsidRDefault="00206AF0" w:rsidP="00206AF0">
      <w:pPr>
        <w:pStyle w:val="LetranormalTFG"/>
        <w:spacing w:before="100" w:beforeAutospacing="1" w:after="120"/>
        <w:jc w:val="center"/>
      </w:pPr>
      <w:moveToRangeStart w:id="230" w:author="Alberto Herrán González" w:date="2018-06-26T20:40:00Z" w:name="move517808933"/>
      <w:moveTo w:id="231" w:author="Alberto Herrán González" w:date="2018-06-26T20:40:00Z">
        <w:r>
          <w:rPr>
            <w:noProof/>
            <w:lang w:eastAsia="es-ES"/>
          </w:rPr>
          <w:drawing>
            <wp:inline distT="0" distB="0" distL="0" distR="0" wp14:anchorId="76236D29" wp14:editId="67CB68E6">
              <wp:extent cx="5128437" cy="23241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52797" cy="2652365"/>
                      </a:xfrm>
                      <a:prstGeom prst="rect">
                        <a:avLst/>
                      </a:prstGeom>
                    </pic:spPr>
                  </pic:pic>
                </a:graphicData>
              </a:graphic>
            </wp:inline>
          </w:drawing>
        </w:r>
      </w:moveTo>
      <w:moveToRangeEnd w:id="230"/>
    </w:p>
    <w:p w14:paraId="633079B6" w14:textId="403DA4CA" w:rsidR="00932531" w:rsidRPr="00095EB3" w:rsidRDefault="00932531">
      <w:pPr>
        <w:pStyle w:val="LetranormalTFG"/>
        <w:jc w:val="center"/>
        <w:rPr>
          <w:rPrChange w:id="232" w:author="David Vacas Miguel" w:date="2018-06-01T03:14:00Z">
            <w:rPr>
              <w:sz w:val="20"/>
              <w:szCs w:val="20"/>
            </w:rPr>
          </w:rPrChange>
        </w:rPr>
        <w:pPrChange w:id="233" w:author="David Vacas Miguel" w:date="2018-06-01T03:14:00Z">
          <w:pPr>
            <w:pStyle w:val="LetranormalTFG"/>
            <w:spacing w:after="100" w:afterAutospacing="1"/>
            <w:ind w:left="1418" w:hanging="1418"/>
            <w:jc w:val="center"/>
          </w:pPr>
        </w:pPrChange>
      </w:pPr>
      <w:r w:rsidRPr="00095EB3">
        <w:rPr>
          <w:b/>
          <w:rPrChange w:id="234" w:author="David Vacas Miguel" w:date="2018-06-01T03:14:00Z">
            <w:rPr>
              <w:b/>
              <w:sz w:val="20"/>
              <w:szCs w:val="20"/>
            </w:rPr>
          </w:rPrChange>
        </w:rPr>
        <w:t>Figura 2.</w:t>
      </w:r>
      <w:r w:rsidRPr="00095EB3">
        <w:rPr>
          <w:rPrChange w:id="235" w:author="David Vacas Miguel" w:date="2018-06-01T03:14:00Z">
            <w:rPr>
              <w:sz w:val="20"/>
              <w:szCs w:val="20"/>
            </w:rPr>
          </w:rPrChange>
        </w:rPr>
        <w:t xml:space="preserve"> </w:t>
      </w:r>
      <w:del w:id="236" w:author="David Vacas Miguel" w:date="2018-06-27T00:44:00Z">
        <w:r w:rsidRPr="00095EB3" w:rsidDel="003443CD">
          <w:rPr>
            <w:rPrChange w:id="237" w:author="David Vacas Miguel" w:date="2018-06-01T03:14:00Z">
              <w:rPr>
                <w:sz w:val="20"/>
                <w:szCs w:val="20"/>
              </w:rPr>
            </w:rPrChange>
          </w:rPr>
          <w:delText xml:space="preserve">Vista de la simulación desarrollada en </w:delText>
        </w:r>
      </w:del>
      <w:ins w:id="238" w:author="David Vacas Miguel" w:date="2018-06-27T00:44:00Z">
        <w:r w:rsidR="003443CD">
          <w:t xml:space="preserve">Antiguo desarrollo en </w:t>
        </w:r>
      </w:ins>
      <w:r w:rsidRPr="00095EB3">
        <w:rPr>
          <w:rPrChange w:id="239" w:author="David Vacas Miguel" w:date="2018-06-01T03:14:00Z">
            <w:rPr>
              <w:sz w:val="20"/>
              <w:szCs w:val="20"/>
            </w:rPr>
          </w:rPrChange>
        </w:rPr>
        <w:t>MATLAB-</w:t>
      </w:r>
      <w:proofErr w:type="spellStart"/>
      <w:r w:rsidRPr="00095EB3">
        <w:rPr>
          <w:rPrChange w:id="240" w:author="David Vacas Miguel" w:date="2018-06-01T03:14:00Z">
            <w:rPr>
              <w:sz w:val="20"/>
              <w:szCs w:val="20"/>
            </w:rPr>
          </w:rPrChange>
        </w:rPr>
        <w:t>Simulink</w:t>
      </w:r>
      <w:proofErr w:type="spellEnd"/>
      <w:r w:rsidRPr="00095EB3">
        <w:rPr>
          <w:rPrChange w:id="241" w:author="David Vacas Miguel" w:date="2018-06-01T03:14:00Z">
            <w:rPr>
              <w:sz w:val="20"/>
              <w:szCs w:val="20"/>
            </w:rPr>
          </w:rPrChange>
        </w:rPr>
        <w:t>.</w:t>
      </w:r>
    </w:p>
    <w:p w14:paraId="5A8665B9" w14:textId="09AF1213" w:rsidR="00734822" w:rsidRDefault="00932531" w:rsidP="00932531">
      <w:pPr>
        <w:pStyle w:val="LetranormalTFG"/>
      </w:pPr>
      <w:r>
        <w:lastRenderedPageBreak/>
        <w:t xml:space="preserve">Sin </w:t>
      </w:r>
      <w:r w:rsidR="002C4E52">
        <w:t>embargo,</w:t>
      </w:r>
      <w:r>
        <w:t xml:space="preserve"> </w:t>
      </w:r>
      <w:r w:rsidR="00734822">
        <w:t>este</w:t>
      </w:r>
      <w:ins w:id="242" w:author="David Vacas Miguel" w:date="2018-06-25T13:11:00Z">
        <w:r w:rsidR="00073DDC">
          <w:t xml:space="preserve"> simulador</w:t>
        </w:r>
      </w:ins>
      <w:r w:rsidR="00734822">
        <w:t xml:space="preserve"> </w:t>
      </w:r>
      <w:r>
        <w:t xml:space="preserve">tiene </w:t>
      </w:r>
      <w:r w:rsidR="00734822">
        <w:t>varios inconvenientes:</w:t>
      </w:r>
    </w:p>
    <w:p w14:paraId="70F9410C" w14:textId="72D20FAA" w:rsidR="00734822" w:rsidRDefault="00734822" w:rsidP="00F21B89">
      <w:pPr>
        <w:pStyle w:val="LetranormalTFG"/>
        <w:ind w:left="708"/>
      </w:pPr>
      <w:r>
        <w:t>a) Se debe</w:t>
      </w:r>
      <w:r w:rsidR="00932531" w:rsidRPr="008867AE">
        <w:t xml:space="preserve"> tener instalado </w:t>
      </w:r>
      <w:r w:rsidR="00AB06CB">
        <w:t>MATLAB-</w:t>
      </w:r>
      <w:proofErr w:type="spellStart"/>
      <w:r w:rsidR="00AB06CB">
        <w:t>Simulink</w:t>
      </w:r>
      <w:proofErr w:type="spellEnd"/>
      <w:r w:rsidRPr="00734822">
        <w:t xml:space="preserve"> </w:t>
      </w:r>
      <w:r>
        <w:t xml:space="preserve">para </w:t>
      </w:r>
      <w:del w:id="243" w:author="David Vacas Miguel" w:date="2018-06-25T13:12:00Z">
        <w:r w:rsidDel="00D0761C">
          <w:delText>su uso</w:delText>
        </w:r>
      </w:del>
      <w:ins w:id="244" w:author="David Vacas Miguel" w:date="2018-06-25T13:12:00Z">
        <w:r w:rsidR="00D0761C">
          <w:t>hacerlo funcionar</w:t>
        </w:r>
      </w:ins>
      <w:r w:rsidR="0083306C">
        <w:t>.</w:t>
      </w:r>
    </w:p>
    <w:p w14:paraId="25415735" w14:textId="14513EDD" w:rsidR="00932531" w:rsidRDefault="00734822" w:rsidP="00F21B89">
      <w:pPr>
        <w:pStyle w:val="LetranormalTFG"/>
        <w:ind w:left="708"/>
      </w:pPr>
      <w:r>
        <w:t>b) N</w:t>
      </w:r>
      <w:r w:rsidR="00932531" w:rsidRPr="008867AE">
        <w:t xml:space="preserve">o </w:t>
      </w:r>
      <w:r>
        <w:t xml:space="preserve">se </w:t>
      </w:r>
      <w:del w:id="245" w:author="David Vacas Miguel" w:date="2018-06-25T13:12:00Z">
        <w:r w:rsidR="00932531" w:rsidRPr="008867AE" w:rsidDel="00D0761C">
          <w:delText xml:space="preserve">permite </w:delText>
        </w:r>
      </w:del>
      <w:ins w:id="246" w:author="David Vacas Miguel" w:date="2018-06-25T13:12:00Z">
        <w:r w:rsidR="00D0761C">
          <w:t>pueden</w:t>
        </w:r>
        <w:r w:rsidR="00D0761C" w:rsidRPr="008867AE">
          <w:t xml:space="preserve"> </w:t>
        </w:r>
      </w:ins>
      <w:r w:rsidR="00932531" w:rsidRPr="008867AE">
        <w:t>cambiar los p</w:t>
      </w:r>
      <w:r w:rsidR="00932531">
        <w:t xml:space="preserve">arámetros del robot de una </w:t>
      </w:r>
      <w:r w:rsidR="00932531" w:rsidRPr="008867AE">
        <w:t>forma sencilla</w:t>
      </w:r>
      <w:ins w:id="247" w:author="David Vacas Miguel" w:date="2018-06-25T13:12:00Z">
        <w:r w:rsidR="00D0761C">
          <w:t>,</w:t>
        </w:r>
      </w:ins>
      <w:r w:rsidR="00CA47BD">
        <w:t xml:space="preserve"> ya que</w:t>
      </w:r>
      <w:r w:rsidR="00932531">
        <w:t xml:space="preserve"> estos </w:t>
      </w:r>
      <w:r w:rsidR="00CA47BD">
        <w:t>se encuentran almacenados</w:t>
      </w:r>
      <w:r w:rsidR="00932531">
        <w:t xml:space="preserve"> en un vector cuya estructura </w:t>
      </w:r>
      <w:r w:rsidR="00441B97">
        <w:t xml:space="preserve">se </w:t>
      </w:r>
      <w:r w:rsidR="00932531">
        <w:t>debe conocer</w:t>
      </w:r>
      <w:r w:rsidR="00441B97">
        <w:t>.</w:t>
      </w:r>
      <w:r w:rsidR="00932531">
        <w:t xml:space="preserve"> </w:t>
      </w:r>
      <w:r w:rsidR="00441B97">
        <w:t xml:space="preserve">Esto se puede </w:t>
      </w:r>
      <w:r w:rsidR="00932531">
        <w:t>ver en la figura 3</w:t>
      </w:r>
      <w:del w:id="248" w:author="David Vacas Miguel" w:date="2018-06-25T13:12:00Z">
        <w:r w:rsidR="00441B97" w:rsidDel="00D0761C">
          <w:delText>, estos números indican el largo del robot, su ancho,</w:delText>
        </w:r>
        <w:r w:rsidR="00692EBE" w:rsidDel="00D0761C">
          <w:delText xml:space="preserve"> la separación entre </w:delText>
        </w:r>
      </w:del>
      <w:del w:id="249" w:author="David Vacas Miguel" w:date="2018-05-27T13:30:00Z">
        <w:r w:rsidR="00692EBE" w:rsidDel="00447A67">
          <w:delText>sensores,…</w:delText>
        </w:r>
      </w:del>
      <w:del w:id="250" w:author="David Vacas Miguel" w:date="2018-06-25T13:12:00Z">
        <w:r w:rsidR="00692EBE" w:rsidDel="00D0761C">
          <w:delText xml:space="preserve"> respectivamente</w:delText>
        </w:r>
      </w:del>
      <w:ins w:id="251" w:author="David Vacas Miguel" w:date="2018-06-25T13:12:00Z">
        <w:r w:rsidR="00D0761C">
          <w:t xml:space="preserve">, donde los números que aparecen en el vector </w:t>
        </w:r>
      </w:ins>
      <w:ins w:id="252" w:author="David Vacas Miguel" w:date="2018-06-25T13:14:00Z">
        <w:r w:rsidR="00D0761C">
          <w:t>robot representan en este orden, la longitud del robot en centímetros, su anchura, etc</w:t>
        </w:r>
      </w:ins>
      <w:r w:rsidR="0083306C">
        <w:t>.</w:t>
      </w:r>
    </w:p>
    <w:p w14:paraId="77B415F9" w14:textId="22CC4B0D" w:rsidR="00734822" w:rsidRDefault="00734822" w:rsidP="00F21B89">
      <w:pPr>
        <w:pStyle w:val="LetranormalTFG"/>
        <w:ind w:left="708"/>
      </w:pPr>
      <w:r>
        <w:t>c) N</w:t>
      </w:r>
      <w:r w:rsidRPr="008867AE">
        <w:t>o ofrece todas las funcionalidades requer</w:t>
      </w:r>
      <w:r>
        <w:t>idas</w:t>
      </w:r>
      <w:r w:rsidR="00692EBE">
        <w:t xml:space="preserve"> </w:t>
      </w:r>
      <w:ins w:id="253" w:author="David Vacas Miguel" w:date="2018-06-25T13:15:00Z">
        <w:r w:rsidR="00D0761C">
          <w:t xml:space="preserve">por una aplicación de este tipo, tal y como se verá más adelante en la sección </w:t>
        </w:r>
        <w:r w:rsidR="00D0761C" w:rsidRPr="00D0761C">
          <w:rPr>
            <w:i/>
            <w:rPrChange w:id="254" w:author="David Vacas Miguel" w:date="2018-06-25T13:15:00Z">
              <w:rPr/>
            </w:rPrChange>
          </w:rPr>
          <w:t>2 Objetivos</w:t>
        </w:r>
        <w:r w:rsidR="00D0761C">
          <w:t>.</w:t>
        </w:r>
      </w:ins>
      <w:del w:id="255" w:author="David Vacas Miguel" w:date="2018-06-25T13:15:00Z">
        <w:r w:rsidR="00692EBE" w:rsidDel="00D0761C">
          <w:delText>(</w:delText>
        </w:r>
        <w:r w:rsidR="002C4E52" w:rsidDel="00D0761C">
          <w:delText>estas se especifican más adelante en el punto 2 Objetivos</w:delText>
        </w:r>
        <w:r w:rsidR="00692EBE" w:rsidDel="00D0761C">
          <w:delText>)</w:delText>
        </w:r>
        <w:r w:rsidDel="00D0761C">
          <w:delText>.</w:delText>
        </w:r>
      </w:del>
    </w:p>
    <w:p w14:paraId="52BBF747" w14:textId="77777777" w:rsidR="006425E3" w:rsidRDefault="006425E3" w:rsidP="00F21B89">
      <w:pPr>
        <w:pStyle w:val="LetranormalTFG"/>
        <w:spacing w:before="100" w:beforeAutospacing="1" w:after="120"/>
        <w:jc w:val="center"/>
      </w:pPr>
      <w:r>
        <w:rPr>
          <w:noProof/>
          <w:lang w:eastAsia="es-ES"/>
        </w:rPr>
        <w:drawing>
          <wp:inline distT="0" distB="0" distL="0" distR="0" wp14:anchorId="7321748B" wp14:editId="1E6024CD">
            <wp:extent cx="4048125" cy="91813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74565" r="20260" b="8580"/>
                    <a:stretch/>
                  </pic:blipFill>
                  <pic:spPr bwMode="auto">
                    <a:xfrm>
                      <a:off x="0" y="0"/>
                      <a:ext cx="4146304" cy="940398"/>
                    </a:xfrm>
                    <a:prstGeom prst="rect">
                      <a:avLst/>
                    </a:prstGeom>
                    <a:ln>
                      <a:noFill/>
                    </a:ln>
                    <a:extLst>
                      <a:ext uri="{53640926-AAD7-44D8-BBD7-CCE9431645EC}">
                        <a14:shadowObscured xmlns:a14="http://schemas.microsoft.com/office/drawing/2010/main"/>
                      </a:ext>
                    </a:extLst>
                  </pic:spPr>
                </pic:pic>
              </a:graphicData>
            </a:graphic>
          </wp:inline>
        </w:drawing>
      </w:r>
    </w:p>
    <w:p w14:paraId="100A4885" w14:textId="1D7DF30E" w:rsidR="006425E3" w:rsidRPr="00095EB3" w:rsidRDefault="006425E3">
      <w:pPr>
        <w:pStyle w:val="LetranormalTFG"/>
        <w:jc w:val="center"/>
        <w:rPr>
          <w:rPrChange w:id="256" w:author="David Vacas Miguel" w:date="2018-06-01T03:13:00Z">
            <w:rPr>
              <w:sz w:val="20"/>
              <w:szCs w:val="20"/>
            </w:rPr>
          </w:rPrChange>
        </w:rPr>
        <w:pPrChange w:id="257" w:author="David Vacas Miguel" w:date="2018-06-01T03:13:00Z">
          <w:pPr>
            <w:pStyle w:val="LetranormalTFG"/>
            <w:spacing w:after="100" w:afterAutospacing="1"/>
            <w:jc w:val="center"/>
          </w:pPr>
        </w:pPrChange>
      </w:pPr>
      <w:r w:rsidRPr="00095EB3">
        <w:rPr>
          <w:b/>
          <w:rPrChange w:id="258" w:author="David Vacas Miguel" w:date="2018-06-01T03:13:00Z">
            <w:rPr>
              <w:b/>
              <w:sz w:val="20"/>
              <w:szCs w:val="20"/>
            </w:rPr>
          </w:rPrChange>
        </w:rPr>
        <w:t>Figura 3.</w:t>
      </w:r>
      <w:r w:rsidRPr="00095EB3">
        <w:rPr>
          <w:rPrChange w:id="259" w:author="David Vacas Miguel" w:date="2018-06-01T03:13:00Z">
            <w:rPr>
              <w:sz w:val="20"/>
              <w:szCs w:val="20"/>
            </w:rPr>
          </w:rPrChange>
        </w:rPr>
        <w:t xml:space="preserve"> Vector </w:t>
      </w:r>
      <w:r w:rsidR="00E07D19" w:rsidRPr="00095EB3">
        <w:rPr>
          <w:rPrChange w:id="260" w:author="David Vacas Miguel" w:date="2018-06-01T03:13:00Z">
            <w:rPr>
              <w:sz w:val="20"/>
              <w:szCs w:val="20"/>
            </w:rPr>
          </w:rPrChange>
        </w:rPr>
        <w:t>con los</w:t>
      </w:r>
      <w:r w:rsidRPr="00095EB3">
        <w:rPr>
          <w:rPrChange w:id="261" w:author="David Vacas Miguel" w:date="2018-06-01T03:13:00Z">
            <w:rPr>
              <w:sz w:val="20"/>
              <w:szCs w:val="20"/>
            </w:rPr>
          </w:rPrChange>
        </w:rPr>
        <w:t xml:space="preserve"> parámetros del robot.</w:t>
      </w:r>
    </w:p>
    <w:p w14:paraId="3B7B2D0A" w14:textId="3A2C2088" w:rsidR="00BC3217" w:rsidRDefault="00932531" w:rsidP="00932531">
      <w:pPr>
        <w:pStyle w:val="LetranormalTFG"/>
        <w:rPr>
          <w:rFonts w:eastAsiaTheme="majorEastAsia" w:cstheme="majorBidi"/>
          <w:sz w:val="36"/>
          <w:szCs w:val="32"/>
        </w:rPr>
      </w:pPr>
      <w:r>
        <w:t xml:space="preserve">Por ello, se </w:t>
      </w:r>
      <w:r w:rsidR="00FD5234">
        <w:t>ha desarrollado</w:t>
      </w:r>
      <w:r w:rsidRPr="008867AE">
        <w:t xml:space="preserve"> </w:t>
      </w:r>
      <w:r>
        <w:t>una aplicación</w:t>
      </w:r>
      <w:ins w:id="262" w:author="David Vacas Miguel" w:date="2018-06-25T13:15:00Z">
        <w:r w:rsidR="00D0761C">
          <w:t>,</w:t>
        </w:r>
      </w:ins>
      <w:r>
        <w:t xml:space="preserve"> </w:t>
      </w:r>
      <w:del w:id="263" w:author="David Vacas Miguel" w:date="2018-06-25T13:15:00Z">
        <w:r w:rsidDel="00D0761C">
          <w:delText>(</w:delText>
        </w:r>
      </w:del>
      <w:r>
        <w:t>integrando las tecnologías C++, Qt y OpenGL</w:t>
      </w:r>
      <w:ins w:id="264" w:author="David Vacas Miguel" w:date="2018-06-25T13:15:00Z">
        <w:r w:rsidR="00D0761C">
          <w:t>,</w:t>
        </w:r>
      </w:ins>
      <w:del w:id="265" w:author="David Vacas Miguel" w:date="2018-06-25T13:15:00Z">
        <w:r w:rsidDel="00D0761C">
          <w:delText>)</w:delText>
        </w:r>
      </w:del>
      <w:r w:rsidR="00E07D19">
        <w:t xml:space="preserve"> de fácil uso para el alumno, y</w:t>
      </w:r>
      <w:r>
        <w:t xml:space="preserve"> </w:t>
      </w:r>
      <w:r w:rsidRPr="008867AE">
        <w:t>cuyo único requisi</w:t>
      </w:r>
      <w:r>
        <w:t xml:space="preserve">to para su uso </w:t>
      </w:r>
      <w:r w:rsidR="00FD5234">
        <w:t>es</w:t>
      </w:r>
      <w:r>
        <w:t xml:space="preserve"> el de tener </w:t>
      </w:r>
      <w:r w:rsidRPr="008867AE">
        <w:t>instaladas en el si</w:t>
      </w:r>
      <w:r>
        <w:t>stema las librerías necesarias</w:t>
      </w:r>
      <w:r w:rsidR="002C4E52">
        <w:t xml:space="preserve"> para hacerlo funcionar</w:t>
      </w:r>
      <w:r>
        <w:t>.</w:t>
      </w:r>
    </w:p>
    <w:p w14:paraId="7F7BA103" w14:textId="19BF1F98" w:rsidR="00BC3217" w:rsidRDefault="00D27C27">
      <w:pPr>
        <w:pStyle w:val="TFGtitulo2"/>
        <w:pPrChange w:id="266" w:author="David Vacas Miguel" w:date="2018-06-15T16:37:00Z">
          <w:pPr>
            <w:pStyle w:val="TFGtitulo2"/>
            <w:numPr>
              <w:numId w:val="12"/>
            </w:numPr>
            <w:ind w:left="426" w:hanging="426"/>
          </w:pPr>
        </w:pPrChange>
      </w:pPr>
      <w:bookmarkStart w:id="267" w:name="_Toc517795798"/>
      <w:bookmarkStart w:id="268" w:name="_Toc517869942"/>
      <w:ins w:id="269" w:author="David Vacas Miguel" w:date="2018-06-26T17:26:00Z">
        <w:r>
          <w:t>1.</w:t>
        </w:r>
      </w:ins>
      <w:ins w:id="270" w:author="David Vacas Miguel" w:date="2018-06-15T16:37:00Z">
        <w:r w:rsidR="009D710D">
          <w:t xml:space="preserve">2. </w:t>
        </w:r>
      </w:ins>
      <w:r w:rsidR="00BC3217">
        <w:t>Objetivos</w:t>
      </w:r>
      <w:bookmarkEnd w:id="267"/>
      <w:bookmarkEnd w:id="268"/>
    </w:p>
    <w:p w14:paraId="67E7A26D" w14:textId="27318B67" w:rsidR="001571B4" w:rsidRDefault="001571B4" w:rsidP="001571B4">
      <w:pPr>
        <w:pStyle w:val="LetranormalTFG"/>
      </w:pPr>
      <w:r>
        <w:t xml:space="preserve">Una vez </w:t>
      </w:r>
      <w:r w:rsidR="0077172B">
        <w:t>se han visto</w:t>
      </w:r>
      <w:r>
        <w:t xml:space="preserve"> las carencias de la aplicación </w:t>
      </w:r>
      <w:r w:rsidR="002C4E52">
        <w:t>original</w:t>
      </w:r>
      <w:r>
        <w:t xml:space="preserve">, los objetivos para subsanarlas, además de otros objetivos adicionales </w:t>
      </w:r>
      <w:r w:rsidR="0077172B">
        <w:t xml:space="preserve">son </w:t>
      </w:r>
      <w:r>
        <w:t xml:space="preserve">los siguientes: </w:t>
      </w:r>
    </w:p>
    <w:p w14:paraId="3C4F2097" w14:textId="0F51260B" w:rsidR="001571B4" w:rsidRPr="00F21B89" w:rsidRDefault="001571B4">
      <w:pPr>
        <w:pStyle w:val="LetranormalTFG"/>
        <w:numPr>
          <w:ilvl w:val="0"/>
          <w:numId w:val="16"/>
        </w:numPr>
        <w:rPr>
          <w:u w:val="single"/>
        </w:rPr>
      </w:pPr>
      <w:r w:rsidRPr="00F21B89">
        <w:rPr>
          <w:b/>
        </w:rPr>
        <w:t>Eliminar la necesidad de tener software instalado:</w:t>
      </w:r>
      <w:r>
        <w:t xml:space="preserve"> con esta aplicación no </w:t>
      </w:r>
      <w:r w:rsidR="0077172B">
        <w:t xml:space="preserve">es </w:t>
      </w:r>
      <w:r>
        <w:t xml:space="preserve">necesario disponer de ningún software adicional instalado, más allá de las librerías </w:t>
      </w:r>
      <w:del w:id="271" w:author="David Vacas Miguel" w:date="2018-06-25T13:16:00Z">
        <w:r w:rsidDel="00D0761C">
          <w:delText>necesarias para la</w:delText>
        </w:r>
      </w:del>
      <w:ins w:id="272" w:author="David Vacas Miguel" w:date="2018-06-25T13:16:00Z">
        <w:r w:rsidR="00D0761C">
          <w:t>que necesita</w:t>
        </w:r>
      </w:ins>
      <w:del w:id="273" w:author="David Vacas Miguel" w:date="2018-06-25T13:16:00Z">
        <w:r w:rsidDel="00D0761C">
          <w:delText xml:space="preserve"> </w:delText>
        </w:r>
      </w:del>
      <w:ins w:id="274" w:author="David Vacas Miguel" w:date="2018-06-25T13:16:00Z">
        <w:r w:rsidR="00D0761C">
          <w:t xml:space="preserve"> la </w:t>
        </w:r>
      </w:ins>
      <w:r>
        <w:t>aplicación,</w:t>
      </w:r>
      <w:del w:id="275" w:author="David Vacas Miguel" w:date="2018-06-25T13:16:00Z">
        <w:r w:rsidDel="00D0761C">
          <w:delText xml:space="preserve"> por lo que </w:delText>
        </w:r>
        <w:r w:rsidR="0077172B" w:rsidDel="00D0761C">
          <w:delText xml:space="preserve">es </w:delText>
        </w:r>
        <w:r w:rsidDel="00D0761C">
          <w:delText>más fácil su descarga y utilización inicial</w:delText>
        </w:r>
      </w:del>
      <w:ins w:id="276" w:author="David Vacas Miguel" w:date="2018-06-25T13:16:00Z">
        <w:r w:rsidR="00D0761C">
          <w:t xml:space="preserve"> descargadas junto a la misma</w:t>
        </w:r>
      </w:ins>
      <w:r>
        <w:t>.</w:t>
      </w:r>
    </w:p>
    <w:p w14:paraId="5F687606" w14:textId="5032B651" w:rsidR="006872E6" w:rsidRDefault="006872E6" w:rsidP="00F21B89">
      <w:pPr>
        <w:pStyle w:val="LetranormalTFG"/>
        <w:numPr>
          <w:ilvl w:val="0"/>
          <w:numId w:val="16"/>
        </w:numPr>
      </w:pPr>
      <w:r w:rsidRPr="008E20E1">
        <w:rPr>
          <w:b/>
        </w:rPr>
        <w:t xml:space="preserve">Facilidad a la hora de realizar cambios: </w:t>
      </w:r>
      <w:r w:rsidR="008E20E1">
        <w:t>L</w:t>
      </w:r>
      <w:r>
        <w:t xml:space="preserve">a aplicación </w:t>
      </w:r>
      <w:r w:rsidR="008E20E1">
        <w:t>debe tener</w:t>
      </w:r>
      <w:r>
        <w:t xml:space="preserve"> una simple interfaz </w:t>
      </w:r>
      <w:ins w:id="277" w:author="David Vacas Miguel" w:date="2018-06-25T13:17:00Z">
        <w:r w:rsidR="00D0761C">
          <w:t>“</w:t>
        </w:r>
      </w:ins>
      <w:proofErr w:type="spellStart"/>
      <w:r>
        <w:t>user-friendly</w:t>
      </w:r>
      <w:proofErr w:type="spellEnd"/>
      <w:ins w:id="278" w:author="David Vacas Miguel" w:date="2018-06-25T13:17:00Z">
        <w:r w:rsidR="00D0761C">
          <w:t>”</w:t>
        </w:r>
      </w:ins>
      <w:r>
        <w:t xml:space="preserve"> en la que se p</w:t>
      </w:r>
      <w:r w:rsidR="008E20E1">
        <w:t>uedan</w:t>
      </w:r>
      <w:r>
        <w:t xml:space="preserve"> </w:t>
      </w:r>
      <w:r w:rsidR="008E20E1">
        <w:t xml:space="preserve">cambiar </w:t>
      </w:r>
      <w:del w:id="279" w:author="David Vacas Miguel" w:date="2018-06-25T13:17:00Z">
        <w:r w:rsidR="008E20E1" w:rsidDel="00D0761C">
          <w:delText xml:space="preserve">fácilmente </w:delText>
        </w:r>
      </w:del>
      <w:ins w:id="280" w:author="David Vacas Miguel" w:date="2018-06-25T13:17:00Z">
        <w:r w:rsidR="00D0761C">
          <w:t xml:space="preserve">rápidamente </w:t>
        </w:r>
      </w:ins>
      <w:r w:rsidR="008E20E1">
        <w:t xml:space="preserve">los parámetros del </w:t>
      </w:r>
      <w:r>
        <w:t>robot, de forma sencilla y natural.</w:t>
      </w:r>
      <w:r w:rsidR="008E20E1">
        <w:t xml:space="preserve"> Así los alumnos podrán jugar con el simulador antes de la construcción real del robot</w:t>
      </w:r>
      <w:ins w:id="281" w:author="David Vacas Miguel" w:date="2018-06-25T13:17:00Z">
        <w:r w:rsidR="00D0761C">
          <w:t>,</w:t>
        </w:r>
      </w:ins>
      <w:r w:rsidR="00B81C92">
        <w:t xml:space="preserve"> </w:t>
      </w:r>
      <w:r w:rsidR="00105CEC">
        <w:t>c</w:t>
      </w:r>
      <w:r w:rsidR="00B81C92">
        <w:t xml:space="preserve">on lo que </w:t>
      </w:r>
      <w:r w:rsidR="00105CEC">
        <w:t>pueden</w:t>
      </w:r>
      <w:r w:rsidR="00B81C92">
        <w:t xml:space="preserve"> experimentar haciendo cambios en </w:t>
      </w:r>
      <w:del w:id="282" w:author="David Vacas Miguel" w:date="2018-06-25T13:17:00Z">
        <w:r w:rsidR="00B81C92" w:rsidDel="00D0761C">
          <w:delText>las medidas</w:delText>
        </w:r>
      </w:del>
      <w:ins w:id="283" w:author="David Vacas Miguel" w:date="2018-06-25T13:17:00Z">
        <w:r w:rsidR="00D0761C">
          <w:t>los parámetros</w:t>
        </w:r>
      </w:ins>
      <w:r w:rsidR="00B81C92">
        <w:t xml:space="preserve"> </w:t>
      </w:r>
      <w:del w:id="284" w:author="David Vacas Miguel" w:date="2018-06-25T13:17:00Z">
        <w:r w:rsidR="00B81C92" w:rsidDel="00D0761C">
          <w:delText xml:space="preserve">para </w:delText>
        </w:r>
      </w:del>
      <w:ins w:id="285" w:author="David Vacas Miguel" w:date="2018-06-25T13:17:00Z">
        <w:r w:rsidR="00D0761C">
          <w:t xml:space="preserve">y </w:t>
        </w:r>
      </w:ins>
      <w:r w:rsidR="00B81C92">
        <w:t xml:space="preserve">poder observar </w:t>
      </w:r>
      <w:del w:id="286" w:author="David Vacas Miguel" w:date="2018-06-25T13:17:00Z">
        <w:r w:rsidR="00B81C92" w:rsidDel="00D0761C">
          <w:delText>qué cambios se realizan</w:delText>
        </w:r>
      </w:del>
      <w:ins w:id="287" w:author="David Vacas Miguel" w:date="2018-06-25T13:17:00Z">
        <w:r w:rsidR="00D0761C">
          <w:t>sus consecuencias</w:t>
        </w:r>
      </w:ins>
      <w:r w:rsidR="00B81C92">
        <w:t xml:space="preserve"> en el movimiento del robot</w:t>
      </w:r>
      <w:ins w:id="288" w:author="David Vacas Miguel" w:date="2018-06-25T13:17:00Z">
        <w:r w:rsidR="00D0761C">
          <w:t>,</w:t>
        </w:r>
      </w:ins>
      <w:r w:rsidR="00B81C92">
        <w:t xml:space="preserve"> </w:t>
      </w:r>
      <w:del w:id="289" w:author="David Vacas Miguel" w:date="2018-06-25T13:18:00Z">
        <w:r w:rsidR="00B81C92" w:rsidDel="00D0761C">
          <w:delText>y por lo tanto</w:delText>
        </w:r>
      </w:del>
      <w:ins w:id="290" w:author="David Vacas Miguel" w:date="2018-06-25T13:18:00Z">
        <w:r w:rsidR="00D0761C">
          <w:t>e</w:t>
        </w:r>
      </w:ins>
      <w:r w:rsidR="00B81C92">
        <w:t xml:space="preserve"> ir aprendiendo</w:t>
      </w:r>
      <w:ins w:id="291" w:author="David Vacas Miguel" w:date="2018-06-25T13:18:00Z">
        <w:r w:rsidR="00D0761C">
          <w:t xml:space="preserve"> sobre el mismo</w:t>
        </w:r>
      </w:ins>
      <w:r w:rsidR="00B81C92">
        <w:t xml:space="preserve"> con </w:t>
      </w:r>
      <w:del w:id="292" w:author="David Vacas Miguel" w:date="2018-06-25T13:18:00Z">
        <w:r w:rsidR="00B81C92" w:rsidDel="00D0761C">
          <w:delText xml:space="preserve">la </w:delText>
        </w:r>
      </w:del>
      <w:ins w:id="293" w:author="David Vacas Miguel" w:date="2018-06-25T13:18:00Z">
        <w:r w:rsidR="00D0761C">
          <w:t xml:space="preserve">su </w:t>
        </w:r>
      </w:ins>
      <w:r w:rsidR="00B81C92">
        <w:t>visualización</w:t>
      </w:r>
      <w:del w:id="294" w:author="David Vacas Miguel" w:date="2018-06-25T13:18:00Z">
        <w:r w:rsidR="00B81C92" w:rsidDel="00D0761C">
          <w:delText xml:space="preserve"> de este</w:delText>
        </w:r>
      </w:del>
    </w:p>
    <w:p w14:paraId="4584B971" w14:textId="52D0DE45" w:rsidR="006872E6" w:rsidRPr="00026EA0" w:rsidDel="00D0761C" w:rsidRDefault="006872E6">
      <w:pPr>
        <w:pStyle w:val="LetranormalTFG"/>
        <w:numPr>
          <w:ilvl w:val="0"/>
          <w:numId w:val="16"/>
        </w:numPr>
        <w:rPr>
          <w:del w:id="295" w:author="David Vacas Miguel" w:date="2018-06-25T13:18:00Z"/>
          <w:u w:val="single"/>
        </w:rPr>
      </w:pPr>
      <w:r w:rsidRPr="00D0761C">
        <w:rPr>
          <w:b/>
        </w:rPr>
        <w:lastRenderedPageBreak/>
        <w:t xml:space="preserve">Realización de pruebas con facilidad: </w:t>
      </w:r>
      <w:del w:id="296" w:author="David Vacas Miguel" w:date="2018-06-25T13:18:00Z">
        <w:r w:rsidDel="00D0761C">
          <w:delText>debido a lo costoso de realizar un robot y la necesidad de crear un circuito por el cual el robot tenga que correr se hac</w:delText>
        </w:r>
        <w:r w:rsidR="003D2815" w:rsidDel="00D0761C">
          <w:delText>e</w:delText>
        </w:r>
        <w:r w:rsidDel="00D0761C">
          <w:delText xml:space="preserve"> complicado poder probar el robot creado, o diferentes opciones para el mismo.</w:delText>
        </w:r>
      </w:del>
    </w:p>
    <w:p w14:paraId="72413CFB" w14:textId="4007CF4C" w:rsidR="006872E6" w:rsidRPr="00D0761C" w:rsidRDefault="006872E6">
      <w:pPr>
        <w:pStyle w:val="LetranormalTFG"/>
        <w:numPr>
          <w:ilvl w:val="0"/>
          <w:numId w:val="16"/>
        </w:numPr>
        <w:rPr>
          <w:u w:val="single"/>
        </w:rPr>
        <w:pPrChange w:id="297" w:author="David Vacas Miguel" w:date="2018-06-25T13:18:00Z">
          <w:pPr>
            <w:pStyle w:val="LetranormalTFG"/>
            <w:ind w:left="720"/>
          </w:pPr>
        </w:pPrChange>
      </w:pPr>
      <w:del w:id="298" w:author="David Vacas Miguel" w:date="2018-06-25T13:18:00Z">
        <w:r w:rsidDel="00D0761C">
          <w:delText>C</w:delText>
        </w:r>
      </w:del>
      <w:ins w:id="299" w:author="David Vacas Miguel" w:date="2018-06-25T13:18:00Z">
        <w:r w:rsidR="00D0761C">
          <w:t>c</w:t>
        </w:r>
      </w:ins>
      <w:r>
        <w:t>on esta aplicación se podrán realizar la cantidad de pruebas que se desee puesto que en unos segundos se podrá tener un robot simulado corriendo por el circuito dado sin necesidad de crear físicamente los mismos.</w:t>
      </w:r>
    </w:p>
    <w:p w14:paraId="6982397D" w14:textId="6EDB23A2" w:rsidR="00D87A35" w:rsidRDefault="00D87A35" w:rsidP="00D87A35">
      <w:pPr>
        <w:pStyle w:val="LetranormalTFG"/>
      </w:pPr>
      <w:r>
        <w:t xml:space="preserve">Por lo </w:t>
      </w:r>
      <w:r w:rsidR="006872E6">
        <w:t>tanto,</w:t>
      </w:r>
      <w:r>
        <w:t xml:space="preserve"> los requisitos que debe tener la aplicación son:</w:t>
      </w:r>
    </w:p>
    <w:p w14:paraId="43E46E71" w14:textId="064C40FE" w:rsidR="00D87A35" w:rsidRDefault="00D87A35" w:rsidP="00F21B89">
      <w:pPr>
        <w:pStyle w:val="LetranormalTFG"/>
        <w:numPr>
          <w:ilvl w:val="0"/>
          <w:numId w:val="18"/>
        </w:numPr>
      </w:pPr>
      <w:r>
        <w:t xml:space="preserve">Facilidad </w:t>
      </w:r>
      <w:del w:id="300" w:author="David Vacas Miguel" w:date="2018-06-25T13:18:00Z">
        <w:r w:rsidDel="00D0761C">
          <w:delText xml:space="preserve">de </w:delText>
        </w:r>
      </w:del>
      <w:ins w:id="301" w:author="David Vacas Miguel" w:date="2018-06-25T13:18:00Z">
        <w:r w:rsidR="00D0761C">
          <w:t xml:space="preserve">para </w:t>
        </w:r>
      </w:ins>
      <w:r>
        <w:t>cambiar los parámetros del robot.</w:t>
      </w:r>
    </w:p>
    <w:p w14:paraId="637DE250" w14:textId="67F2E2ED" w:rsidR="00CB0DFB" w:rsidRPr="00CB0DFB" w:rsidRDefault="00D87A35" w:rsidP="00F21B89">
      <w:pPr>
        <w:pStyle w:val="LetranormalTFG"/>
        <w:numPr>
          <w:ilvl w:val="0"/>
          <w:numId w:val="18"/>
        </w:numPr>
      </w:pPr>
      <w:r w:rsidRPr="00CB0DFB">
        <w:t>Visualización de la simulación del robot de forma correcta.</w:t>
      </w:r>
    </w:p>
    <w:p w14:paraId="510B042C" w14:textId="6BF89FA5" w:rsidR="00CB0DFB" w:rsidRPr="00CB0DFB" w:rsidRDefault="00D87A35" w:rsidP="00F21B89">
      <w:pPr>
        <w:pStyle w:val="LetranormalTFG"/>
        <w:numPr>
          <w:ilvl w:val="0"/>
          <w:numId w:val="18"/>
        </w:numPr>
      </w:pPr>
      <w:r w:rsidRPr="00CB0DFB">
        <w:t>Integración de la interfaz y de la simulación en la aplicación.</w:t>
      </w:r>
    </w:p>
    <w:p w14:paraId="14DE92D8" w14:textId="020C958A" w:rsidR="00CB0DFB" w:rsidRPr="00CB0DFB" w:rsidDel="00D0761C" w:rsidRDefault="00D87A35" w:rsidP="00F21B89">
      <w:pPr>
        <w:pStyle w:val="LetranormalTFG"/>
        <w:numPr>
          <w:ilvl w:val="0"/>
          <w:numId w:val="18"/>
        </w:numPr>
        <w:rPr>
          <w:del w:id="302" w:author="David Vacas Miguel" w:date="2018-06-25T13:19:00Z"/>
        </w:rPr>
      </w:pPr>
      <w:del w:id="303" w:author="David Vacas Miguel" w:date="2018-06-25T13:19:00Z">
        <w:r w:rsidRPr="00CB0DFB" w:rsidDel="00D0761C">
          <w:delText>Interfaz user-friendly, fácil de utilizar para todos.</w:delText>
        </w:r>
      </w:del>
    </w:p>
    <w:p w14:paraId="7AF41332" w14:textId="38832900" w:rsidR="00D0761C" w:rsidRPr="00CB0DFB" w:rsidRDefault="00D87A35" w:rsidP="00F21B89">
      <w:pPr>
        <w:pStyle w:val="LetranormalTFG"/>
        <w:numPr>
          <w:ilvl w:val="0"/>
          <w:numId w:val="18"/>
        </w:numPr>
      </w:pPr>
      <w:del w:id="304" w:author="David Vacas Miguel" w:date="2018-06-25T13:19:00Z">
        <w:r w:rsidRPr="00CB0DFB" w:rsidDel="00D0761C">
          <w:delText xml:space="preserve">Diseño simple de la simulación para </w:delText>
        </w:r>
        <w:r w:rsidR="00EF2129" w:rsidRPr="00CB0DFB" w:rsidDel="00D0761C">
          <w:delText>poder visualizar</w:delText>
        </w:r>
        <w:r w:rsidRPr="00CB0DFB" w:rsidDel="00D0761C">
          <w:delText xml:space="preserve"> mejor los movimientos de tu robot.</w:delText>
        </w:r>
      </w:del>
      <w:ins w:id="305" w:author="David Vacas Miguel" w:date="2018-06-25T13:19:00Z">
        <w:r w:rsidR="00D0761C">
          <w:t xml:space="preserve">Integración de la interfaz </w:t>
        </w:r>
      </w:ins>
      <w:ins w:id="306" w:author="David Vacas Miguel" w:date="2018-06-26T17:44:00Z">
        <w:r w:rsidR="002233B4">
          <w:t>gráfica</w:t>
        </w:r>
      </w:ins>
      <w:ins w:id="307" w:author="David Vacas Miguel" w:date="2018-06-25T13:19:00Z">
        <w:r w:rsidR="00D0761C">
          <w:t xml:space="preserve"> de usuario y la ventana de simulación en la misma aplicación.</w:t>
        </w:r>
      </w:ins>
    </w:p>
    <w:p w14:paraId="490AFB26" w14:textId="251E49E4" w:rsidR="00BC3217" w:rsidRDefault="00D27C27">
      <w:pPr>
        <w:pStyle w:val="TFGtitulo2"/>
        <w:pPrChange w:id="308" w:author="David Vacas Miguel" w:date="2018-06-15T16:37:00Z">
          <w:pPr>
            <w:pStyle w:val="TFGtitulo2"/>
            <w:numPr>
              <w:numId w:val="12"/>
            </w:numPr>
            <w:ind w:left="426" w:hanging="426"/>
          </w:pPr>
        </w:pPrChange>
      </w:pPr>
      <w:bookmarkStart w:id="309" w:name="_Toc513719133"/>
      <w:bookmarkStart w:id="310" w:name="_Toc514081268"/>
      <w:bookmarkStart w:id="311" w:name="_Toc514092690"/>
      <w:bookmarkStart w:id="312" w:name="_Toc514092795"/>
      <w:bookmarkStart w:id="313" w:name="_Toc514092877"/>
      <w:bookmarkStart w:id="314" w:name="_Toc514093096"/>
      <w:bookmarkStart w:id="315" w:name="_Toc514093134"/>
      <w:bookmarkStart w:id="316" w:name="_Toc514093166"/>
      <w:bookmarkStart w:id="317" w:name="_Toc514093198"/>
      <w:bookmarkStart w:id="318" w:name="_Toc514093254"/>
      <w:bookmarkStart w:id="319" w:name="_Toc514093334"/>
      <w:bookmarkStart w:id="320" w:name="_Toc514093397"/>
      <w:bookmarkStart w:id="321" w:name="_Toc514093423"/>
      <w:bookmarkStart w:id="322" w:name="_Toc514093492"/>
      <w:bookmarkStart w:id="323" w:name="_Toc514171101"/>
      <w:bookmarkStart w:id="324" w:name="_Toc514171930"/>
      <w:bookmarkStart w:id="325" w:name="_Toc514173860"/>
      <w:bookmarkStart w:id="326" w:name="_Toc514173930"/>
      <w:bookmarkStart w:id="327" w:name="_Toc517795799"/>
      <w:bookmarkStart w:id="328" w:name="_Toc517869943"/>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ins w:id="329" w:author="David Vacas Miguel" w:date="2018-06-26T17:26:00Z">
        <w:r>
          <w:t>1.</w:t>
        </w:r>
      </w:ins>
      <w:ins w:id="330" w:author="David Vacas Miguel" w:date="2018-06-15T16:37:00Z">
        <w:r w:rsidR="009D710D">
          <w:t xml:space="preserve">3. </w:t>
        </w:r>
      </w:ins>
      <w:r w:rsidR="00BC3217">
        <w:t>Estado del arte</w:t>
      </w:r>
      <w:bookmarkEnd w:id="327"/>
      <w:bookmarkEnd w:id="328"/>
    </w:p>
    <w:p w14:paraId="6E0FDF7A" w14:textId="62FC10EC" w:rsidR="001B4BE0" w:rsidRDefault="005C4AA2">
      <w:pPr>
        <w:pStyle w:val="LetranormalTFG"/>
      </w:pPr>
      <w:ins w:id="331" w:author="David Vacas Miguel" w:date="2018-06-27T01:01:00Z">
        <w:r>
          <w:t>Antes de diseñar nuestra propia aplicación con los requisitos que se acaban de comentar</w:t>
        </w:r>
      </w:ins>
      <w:ins w:id="332" w:author="David Vacas Miguel" w:date="2018-06-27T01:03:00Z">
        <w:r>
          <w:t>,</w:t>
        </w:r>
      </w:ins>
      <w:ins w:id="333" w:author="David Vacas Miguel" w:date="2018-06-27T01:01:00Z">
        <w:r>
          <w:t xml:space="preserve"> se ha hecho una revisión del tipo de aplicaciones existentes ya disponibles para tal fin.</w:t>
        </w:r>
      </w:ins>
      <w:ins w:id="334" w:author="David Vacas Miguel" w:date="2018-06-27T01:03:00Z">
        <w:r>
          <w:t xml:space="preserve"> </w:t>
        </w:r>
      </w:ins>
      <w:r w:rsidR="001B4BE0">
        <w:t xml:space="preserve">En cuanto a las herramientas que se pueden encontrar en el mercado para simular un robot de este tipo se pueden encontrar </w:t>
      </w:r>
      <w:del w:id="335" w:author="David Vacas Miguel" w:date="2018-06-25T13:22:00Z">
        <w:r w:rsidR="001B4BE0" w:rsidDel="00A103FE">
          <w:delText>de dos tipos</w:delText>
        </w:r>
      </w:del>
      <w:ins w:id="336" w:author="David Vacas Miguel" w:date="2018-06-25T13:22:00Z">
        <w:r w:rsidR="00A103FE">
          <w:t>varias</w:t>
        </w:r>
      </w:ins>
      <w:r w:rsidR="001B4BE0">
        <w:t>:</w:t>
      </w:r>
    </w:p>
    <w:p w14:paraId="1D0AC838" w14:textId="394217EF" w:rsidR="009F1D2F" w:rsidRPr="00F21B89" w:rsidDel="00A103FE" w:rsidRDefault="001B4BE0" w:rsidP="00F21B89">
      <w:pPr>
        <w:pStyle w:val="LetranormalTFG"/>
        <w:numPr>
          <w:ilvl w:val="0"/>
          <w:numId w:val="18"/>
        </w:numPr>
        <w:rPr>
          <w:del w:id="337" w:author="David Vacas Miguel" w:date="2018-06-25T13:22:00Z"/>
        </w:rPr>
      </w:pPr>
      <w:del w:id="338" w:author="David Vacas Miguel" w:date="2018-06-25T13:22:00Z">
        <w:r w:rsidDel="00A103FE">
          <w:delText>Aplicaciones creadas por una persona</w:delText>
        </w:r>
        <w:r w:rsidR="003D2815" w:rsidDel="00A103FE">
          <w:delText xml:space="preserve"> que</w:delText>
        </w:r>
        <w:r w:rsidDel="00A103FE">
          <w:delText xml:space="preserve"> muestran cómo realizarlas o dejan la aplicación en un repositorio público (pocas de estas realizan esto último). Estas aplicaciones suelen tener dos problemas: la dificultad para su descarga y utilización, que no </w:delText>
        </w:r>
        <w:r w:rsidR="003D2815" w:rsidDel="00A103FE">
          <w:delText xml:space="preserve">se hallan </w:delText>
        </w:r>
        <w:r w:rsidDel="00A103FE">
          <w:delText>preparadas para su uso puesto que están en las IDE correspondientes y la interfaz no es fácil de usar, en caso de que haya interfaz y no se tenga que cambiar los parámetros por código.</w:delText>
        </w:r>
      </w:del>
    </w:p>
    <w:p w14:paraId="41EFBDDA" w14:textId="73523816" w:rsidR="00A103FE" w:rsidRDefault="001B4BE0" w:rsidP="00F21B89">
      <w:pPr>
        <w:pStyle w:val="LetranormalTFG"/>
        <w:numPr>
          <w:ilvl w:val="0"/>
          <w:numId w:val="18"/>
        </w:numPr>
        <w:rPr>
          <w:ins w:id="339" w:author="David Vacas Miguel" w:date="2018-06-25T13:23:00Z"/>
        </w:rPr>
      </w:pPr>
      <w:del w:id="340" w:author="David Vacas Miguel" w:date="2018-06-25T13:24:00Z">
        <w:r w:rsidDel="00A103FE">
          <w:delText xml:space="preserve">Aplicaciones creadas por empresas. En este caso muchas de estas aplicaciones tienen una carencia en la UI, no se puede cambiar de </w:delText>
        </w:r>
        <w:r w:rsidR="007B21B5" w:rsidDel="00A103FE">
          <w:delText>manera sencilla</w:delText>
        </w:r>
        <w:r w:rsidDel="00A103FE">
          <w:delText xml:space="preserve"> los parámetros del robot. Lo bueno que tenía la herramienta encontrada es que no solo servía para un tipo de </w:delText>
        </w:r>
        <w:r w:rsidR="007B21B5" w:rsidDel="00A103FE">
          <w:delText>robot,</w:delText>
        </w:r>
        <w:r w:rsidDel="00A103FE">
          <w:delText xml:space="preserve"> sino que incluía en la aplicación varios tipos de robots.</w:delText>
        </w:r>
        <w:r w:rsidR="00597314" w:rsidDel="00A103FE">
          <w:delText xml:space="preserve"> </w:delText>
        </w:r>
        <w:r w:rsidR="006C0ED5" w:rsidDel="00A103FE">
          <w:delText>Ejemplos de este tipo son</w:delText>
        </w:r>
        <w:r w:rsidR="00CD0C2B" w:rsidDel="00A103FE">
          <w:delText>:</w:delText>
        </w:r>
      </w:del>
      <w:del w:id="341" w:author="David Vacas Miguel" w:date="2018-06-25T13:23:00Z">
        <w:r w:rsidR="00CD0C2B" w:rsidDel="00A103FE">
          <w:delText xml:space="preserve"> Hemero, una herramienta en Matlab-simulink para la enseñanza de la </w:delText>
        </w:r>
        <w:r w:rsidR="003D2815" w:rsidDel="00A103FE">
          <w:delText>robótica</w:delText>
        </w:r>
        <w:r w:rsidR="00CD0C2B" w:rsidDel="00A103FE">
          <w:delText>. El problema que posee esta herramienta es la falta de parte grafica</w:delText>
        </w:r>
      </w:del>
      <w:del w:id="342" w:author="David Vacas Miguel" w:date="2018-06-25T13:24:00Z">
        <w:r w:rsidR="00CD0C2B" w:rsidDel="00A103FE">
          <w:delText>;</w:delText>
        </w:r>
      </w:del>
      <w:del w:id="343" w:author="David Vacas Miguel" w:date="2018-06-25T13:23:00Z">
        <w:r w:rsidR="00CD0C2B" w:rsidDel="00A103FE">
          <w:delText xml:space="preserve"> RoboWorks, se trata de una aplicación de modelado, simulación y animación de sistemas físicos, sin embargo, se utiliza solo para robots manipuladores</w:delText>
        </w:r>
      </w:del>
      <w:del w:id="344" w:author="David Vacas Miguel" w:date="2018-06-25T13:24:00Z">
        <w:r w:rsidR="00CD0C2B" w:rsidDel="00A103FE">
          <w:delText xml:space="preserve">. RoboDK, sucede lo mismo que con la anterior, se trata de una aplicación para simular robots, sin </w:delText>
        </w:r>
        <w:r w:rsidR="003D2815" w:rsidDel="00A103FE">
          <w:delText>embargo,</w:delText>
        </w:r>
        <w:r w:rsidR="00CD0C2B" w:rsidDel="00A103FE">
          <w:delText xml:space="preserve"> está basada en robots manipuladores.</w:delText>
        </w:r>
      </w:del>
      <w:proofErr w:type="spellStart"/>
      <w:ins w:id="345" w:author="David Vacas Miguel" w:date="2018-06-25T13:23:00Z">
        <w:r w:rsidR="00A103FE" w:rsidRPr="00A103FE">
          <w:rPr>
            <w:b/>
            <w:rPrChange w:id="346" w:author="David Vacas Miguel" w:date="2018-06-25T13:23:00Z">
              <w:rPr/>
            </w:rPrChange>
          </w:rPr>
          <w:t>Hemero</w:t>
        </w:r>
        <w:proofErr w:type="spellEnd"/>
        <w:r w:rsidR="00A103FE">
          <w:t>, una herramienta en Matlab-</w:t>
        </w:r>
        <w:proofErr w:type="spellStart"/>
        <w:r w:rsidR="00A103FE">
          <w:t>simulink</w:t>
        </w:r>
        <w:proofErr w:type="spellEnd"/>
        <w:r w:rsidR="00A103FE">
          <w:t xml:space="preserve"> para la enseñanza de la robótica. El problema que posee esta herramienta es la falta de parte </w:t>
        </w:r>
      </w:ins>
      <w:ins w:id="347" w:author="David Vacas Miguel" w:date="2018-06-27T01:00:00Z">
        <w:r w:rsidR="005C4AA2">
          <w:t>gráfica [1].</w:t>
        </w:r>
      </w:ins>
    </w:p>
    <w:p w14:paraId="08BEBC6C" w14:textId="58D1CDDB" w:rsidR="00A103FE" w:rsidRDefault="00A103FE" w:rsidP="00F21B89">
      <w:pPr>
        <w:pStyle w:val="LetranormalTFG"/>
        <w:numPr>
          <w:ilvl w:val="0"/>
          <w:numId w:val="18"/>
        </w:numPr>
        <w:rPr>
          <w:ins w:id="348" w:author="David Vacas Miguel" w:date="2018-06-25T13:23:00Z"/>
        </w:rPr>
      </w:pPr>
      <w:proofErr w:type="spellStart"/>
      <w:ins w:id="349" w:author="David Vacas Miguel" w:date="2018-06-25T13:23:00Z">
        <w:r w:rsidRPr="00A103FE">
          <w:rPr>
            <w:b/>
            <w:rPrChange w:id="350" w:author="David Vacas Miguel" w:date="2018-06-25T13:23:00Z">
              <w:rPr/>
            </w:rPrChange>
          </w:rPr>
          <w:t>RoboWorks</w:t>
        </w:r>
        <w:proofErr w:type="spellEnd"/>
        <w:r>
          <w:t>, se trata de una aplicación de modelado, simulación y animación de sistemas físicos, sin embargo, se utiliza solo para robots manipuladores [14].</w:t>
        </w:r>
      </w:ins>
    </w:p>
    <w:p w14:paraId="03D33569" w14:textId="23A644EE" w:rsidR="00A103FE" w:rsidRDefault="00A103FE" w:rsidP="00F21B89">
      <w:pPr>
        <w:pStyle w:val="LetranormalTFG"/>
        <w:numPr>
          <w:ilvl w:val="0"/>
          <w:numId w:val="18"/>
        </w:numPr>
        <w:rPr>
          <w:ins w:id="351" w:author="David Vacas Miguel" w:date="2018-06-27T01:01:00Z"/>
        </w:rPr>
      </w:pPr>
      <w:proofErr w:type="spellStart"/>
      <w:ins w:id="352" w:author="David Vacas Miguel" w:date="2018-06-25T13:24:00Z">
        <w:r w:rsidRPr="00A103FE">
          <w:rPr>
            <w:b/>
            <w:rPrChange w:id="353" w:author="David Vacas Miguel" w:date="2018-06-25T13:24:00Z">
              <w:rPr/>
            </w:rPrChange>
          </w:rPr>
          <w:t>RoboDK</w:t>
        </w:r>
        <w:proofErr w:type="spellEnd"/>
        <w:r>
          <w:t>, sucede lo mismo que con la anterior, se trata de una aplicación para simular robots, sin embargo, está basada en robots manipuladores [15].</w:t>
        </w:r>
      </w:ins>
    </w:p>
    <w:p w14:paraId="3CAF29EA" w14:textId="2B4785E0" w:rsidR="005C4AA2" w:rsidRDefault="005C4AA2">
      <w:pPr>
        <w:pStyle w:val="LetranormalTFG"/>
        <w:rPr>
          <w:ins w:id="354" w:author="David Vacas Miguel" w:date="2018-06-25T13:24:00Z"/>
        </w:rPr>
        <w:pPrChange w:id="355" w:author="David Vacas Miguel" w:date="2018-06-27T01:01:00Z">
          <w:pPr>
            <w:pStyle w:val="LetranormalTFG"/>
            <w:numPr>
              <w:numId w:val="18"/>
            </w:numPr>
            <w:ind w:left="720" w:hanging="360"/>
          </w:pPr>
        </w:pPrChange>
      </w:pPr>
      <w:ins w:id="356" w:author="David Vacas Miguel" w:date="2018-06-27T01:01:00Z">
        <w:r w:rsidRPr="005C4AA2">
          <w:rPr>
            <w:rPrChange w:id="357" w:author="David Vacas Miguel" w:date="2018-06-27T01:02:00Z">
              <w:rPr>
                <w:b/>
              </w:rPr>
            </w:rPrChange>
          </w:rPr>
          <w:t xml:space="preserve">Como se ve las herramientas </w:t>
        </w:r>
      </w:ins>
      <w:ins w:id="358" w:author="David Vacas Miguel" w:date="2018-06-27T01:02:00Z">
        <w:r w:rsidRPr="005C4AA2">
          <w:rPr>
            <w:rPrChange w:id="359" w:author="David Vacas Miguel" w:date="2018-06-27T01:02:00Z">
              <w:rPr>
                <w:b/>
              </w:rPr>
            </w:rPrChange>
          </w:rPr>
          <w:t xml:space="preserve">descritas no </w:t>
        </w:r>
        <w:r w:rsidRPr="005C4AA2">
          <w:t>cumplen</w:t>
        </w:r>
        <w:r w:rsidRPr="005C4AA2">
          <w:rPr>
            <w:rPrChange w:id="360" w:author="David Vacas Miguel" w:date="2018-06-27T01:02:00Z">
              <w:rPr>
                <w:b/>
              </w:rPr>
            </w:rPrChange>
          </w:rPr>
          <w:t xml:space="preserve"> completamente los </w:t>
        </w:r>
        <w:r w:rsidRPr="005C4AA2">
          <w:t>requisitos</w:t>
        </w:r>
        <w:r w:rsidRPr="005C4AA2">
          <w:rPr>
            <w:rPrChange w:id="361" w:author="David Vacas Miguel" w:date="2018-06-27T01:02:00Z">
              <w:rPr>
                <w:b/>
              </w:rPr>
            </w:rPrChange>
          </w:rPr>
          <w:t xml:space="preserve"> motivando el desarrollo de la herramienta aquí descrita.</w:t>
        </w:r>
      </w:ins>
    </w:p>
    <w:p w14:paraId="7454C6F2" w14:textId="7E0CF3C0" w:rsidR="00A103FE" w:rsidDel="00830F42" w:rsidRDefault="00A103FE">
      <w:pPr>
        <w:pStyle w:val="TFGtitulo2"/>
        <w:rPr>
          <w:del w:id="362" w:author="David Vacas Miguel" w:date="2018-06-25T13:26:00Z"/>
        </w:rPr>
        <w:pPrChange w:id="363" w:author="David Vacas Miguel" w:date="2018-06-26T17:34:00Z">
          <w:pPr>
            <w:pStyle w:val="LetranormalTFG"/>
          </w:pPr>
        </w:pPrChange>
      </w:pPr>
    </w:p>
    <w:p w14:paraId="51F0071B" w14:textId="05BB59F0" w:rsidR="00830F42" w:rsidRDefault="00830F42">
      <w:pPr>
        <w:pStyle w:val="TFGtitulo2"/>
        <w:rPr>
          <w:ins w:id="364" w:author="David Vacas Miguel" w:date="2018-06-26T17:33:00Z"/>
        </w:rPr>
        <w:pPrChange w:id="365" w:author="David Vacas Miguel" w:date="2018-06-26T17:34:00Z">
          <w:pPr>
            <w:pStyle w:val="LetranormalTFG"/>
          </w:pPr>
        </w:pPrChange>
      </w:pPr>
      <w:bookmarkStart w:id="366" w:name="_Toc517869944"/>
      <w:ins w:id="367" w:author="David Vacas Miguel" w:date="2018-06-26T17:34:00Z">
        <w:r>
          <w:t>1.4. Estructura de la memoria</w:t>
        </w:r>
      </w:ins>
      <w:bookmarkEnd w:id="366"/>
    </w:p>
    <w:p w14:paraId="11DF849D" w14:textId="20549757" w:rsidR="00BC3217" w:rsidDel="00830F42" w:rsidRDefault="00BC3217">
      <w:pPr>
        <w:pStyle w:val="TFGtitulo2"/>
        <w:rPr>
          <w:del w:id="368" w:author="David Vacas Miguel" w:date="2018-06-26T17:33:00Z"/>
        </w:rPr>
        <w:pPrChange w:id="369" w:author="David Vacas Miguel" w:date="2018-06-15T16:37:00Z">
          <w:pPr>
            <w:pStyle w:val="TFGtitulo2"/>
            <w:numPr>
              <w:numId w:val="12"/>
            </w:numPr>
            <w:ind w:left="426" w:hanging="426"/>
          </w:pPr>
        </w:pPrChange>
      </w:pPr>
      <w:bookmarkStart w:id="370" w:name="_Toc517795800"/>
      <w:del w:id="371" w:author="David Vacas Miguel" w:date="2018-06-26T17:33:00Z">
        <w:r w:rsidDel="00830F42">
          <w:delText>Estructura de la memoria</w:delText>
        </w:r>
        <w:bookmarkEnd w:id="370"/>
      </w:del>
    </w:p>
    <w:p w14:paraId="638FC9F7" w14:textId="2EEB90C0" w:rsidR="00302AF4" w:rsidRDefault="009F1D2F" w:rsidP="00D87A35">
      <w:pPr>
        <w:pStyle w:val="LetranormalTFG"/>
      </w:pPr>
      <w:r>
        <w:t xml:space="preserve">A </w:t>
      </w:r>
      <w:del w:id="372" w:author="David Vacas Miguel" w:date="2018-06-25T13:26:00Z">
        <w:r w:rsidDel="00A103FE">
          <w:delText>continuación</w:delText>
        </w:r>
      </w:del>
      <w:ins w:id="373" w:author="David Vacas Miguel" w:date="2018-06-25T13:26:00Z">
        <w:r w:rsidR="00A103FE">
          <w:t>continuación,</w:t>
        </w:r>
      </w:ins>
      <w:r>
        <w:t xml:space="preserve"> </w:t>
      </w:r>
      <w:ins w:id="374" w:author="David Vacas Miguel" w:date="2018-06-25T13:26:00Z">
        <w:r w:rsidR="00A103FE">
          <w:t>s</w:t>
        </w:r>
      </w:ins>
      <w:del w:id="375" w:author="David Vacas Miguel" w:date="2018-06-25T13:26:00Z">
        <w:r w:rsidDel="00A103FE">
          <w:delText>d</w:delText>
        </w:r>
      </w:del>
      <w:r>
        <w:t>e describe brevemente la estructura del resto del documento:</w:t>
      </w:r>
    </w:p>
    <w:p w14:paraId="1E43E246" w14:textId="1FFB96B6" w:rsidR="00302AF4" w:rsidRDefault="009F1D2F" w:rsidP="00D87A35">
      <w:pPr>
        <w:pStyle w:val="LetranormalTFG"/>
      </w:pPr>
      <w:r>
        <w:t xml:space="preserve">En el Capítulo 2, </w:t>
      </w:r>
      <w:r w:rsidR="00302AF4" w:rsidRPr="00F21B89">
        <w:rPr>
          <w:b/>
          <w:i/>
        </w:rPr>
        <w:t>Robótica móvil</w:t>
      </w:r>
      <w:r>
        <w:t xml:space="preserve">, </w:t>
      </w:r>
      <w:r w:rsidR="00302AF4">
        <w:t>se com</w:t>
      </w:r>
      <w:r w:rsidR="0080782B">
        <w:t>ienza explicando qué</w:t>
      </w:r>
      <w:r w:rsidR="00302AF4">
        <w:t xml:space="preserve"> es</w:t>
      </w:r>
      <w:r w:rsidR="005425E5">
        <w:t xml:space="preserve"> un robot</w:t>
      </w:r>
      <w:r w:rsidR="00950328">
        <w:t xml:space="preserve"> móvil</w:t>
      </w:r>
      <w:del w:id="376" w:author="David Vacas Miguel" w:date="2018-06-25T13:26:00Z">
        <w:r w:rsidR="00950328" w:rsidDel="00A103FE">
          <w:delText>,</w:delText>
        </w:r>
      </w:del>
      <w:r w:rsidR="005425E5">
        <w:t xml:space="preserve"> y</w:t>
      </w:r>
      <w:ins w:id="377" w:author="David Vacas Miguel" w:date="2018-06-25T13:26:00Z">
        <w:r w:rsidR="00A103FE">
          <w:t>,</w:t>
        </w:r>
      </w:ins>
      <w:r w:rsidR="005425E5">
        <w:t xml:space="preserve"> en </w:t>
      </w:r>
      <w:r w:rsidR="00950328">
        <w:t>concreto,</w:t>
      </w:r>
      <w:r w:rsidR="00302AF4">
        <w:t xml:space="preserve"> un vehículo con ruedas </w:t>
      </w:r>
      <w:ins w:id="378" w:author="David Vacas Miguel" w:date="2018-06-25T13:26:00Z">
        <w:r w:rsidR="00A103FE">
          <w:t>con</w:t>
        </w:r>
      </w:ins>
      <w:del w:id="379" w:author="David Vacas Miguel" w:date="2018-06-25T13:26:00Z">
        <w:r w:rsidR="00302AF4" w:rsidDel="00A103FE">
          <w:delText>y</w:delText>
        </w:r>
      </w:del>
      <w:r w:rsidR="00950328">
        <w:t xml:space="preserve"> sus</w:t>
      </w:r>
      <w:r w:rsidR="00302AF4">
        <w:t xml:space="preserve"> diferentes configuraciones. A </w:t>
      </w:r>
      <w:r w:rsidR="007B21B5">
        <w:t>continuación,</w:t>
      </w:r>
      <w:r w:rsidR="00302AF4">
        <w:t xml:space="preserve"> </w:t>
      </w:r>
      <w:r w:rsidR="00302AF4">
        <w:lastRenderedPageBreak/>
        <w:t xml:space="preserve">se </w:t>
      </w:r>
      <w:r w:rsidR="00950328">
        <w:t>describe la configuración seleccionada para la aplicación</w:t>
      </w:r>
      <w:ins w:id="380" w:author="David Vacas Miguel" w:date="2018-06-25T13:26:00Z">
        <w:r w:rsidR="00A103FE">
          <w:t>,</w:t>
        </w:r>
      </w:ins>
      <w:r w:rsidR="00950328">
        <w:t xml:space="preserve"> </w:t>
      </w:r>
      <w:del w:id="381" w:author="David Vacas Miguel" w:date="2018-06-25T13:26:00Z">
        <w:r w:rsidR="00950328" w:rsidDel="00A103FE">
          <w:delText>d</w:delText>
        </w:r>
      </w:del>
      <w:r w:rsidR="00950328">
        <w:t xml:space="preserve">el </w:t>
      </w:r>
      <w:r w:rsidR="0080782B">
        <w:t>direccionamiento diferencial</w:t>
      </w:r>
      <w:r w:rsidR="00950328">
        <w:t>,</w:t>
      </w:r>
      <w:r w:rsidR="005425E5">
        <w:t xml:space="preserve"> y se </w:t>
      </w:r>
      <w:r w:rsidR="00950328">
        <w:t xml:space="preserve">describen </w:t>
      </w:r>
      <w:r w:rsidR="005425E5">
        <w:t xml:space="preserve">las </w:t>
      </w:r>
      <w:r w:rsidR="006F7FF0">
        <w:t xml:space="preserve">ecuaciones </w:t>
      </w:r>
      <w:r w:rsidR="005425E5">
        <w:t>necesarias para simular un robot de este tipo</w:t>
      </w:r>
      <w:r w:rsidR="0080782B">
        <w:t xml:space="preserve">. </w:t>
      </w:r>
      <w:r w:rsidR="007B21B5">
        <w:t>Finalmente,</w:t>
      </w:r>
      <w:r w:rsidR="0080782B">
        <w:t xml:space="preserve"> se </w:t>
      </w:r>
      <w:r w:rsidR="00950328">
        <w:t>incluyen los elementos necesarios para implementar la</w:t>
      </w:r>
      <w:r w:rsidR="0080782B">
        <w:t xml:space="preserve"> navegación autónoma </w:t>
      </w:r>
      <w:del w:id="382" w:author="David Vacas Miguel" w:date="2018-06-25T13:26:00Z">
        <w:r w:rsidR="0080782B" w:rsidDel="00A103FE">
          <w:delText>a un</w:delText>
        </w:r>
      </w:del>
      <w:ins w:id="383" w:author="David Vacas Miguel" w:date="2018-06-25T13:26:00Z">
        <w:r w:rsidR="00A103FE">
          <w:t>en</w:t>
        </w:r>
      </w:ins>
      <w:ins w:id="384" w:author="David Vacas Miguel" w:date="2018-06-25T13:27:00Z">
        <w:r w:rsidR="00A103FE">
          <w:t xml:space="preserve"> un</w:t>
        </w:r>
      </w:ins>
      <w:r w:rsidR="0080782B">
        <w:t xml:space="preserve"> vehículo </w:t>
      </w:r>
      <w:r w:rsidR="00950328">
        <w:t>de este tipo</w:t>
      </w:r>
      <w:r w:rsidR="0080782B">
        <w:t>.</w:t>
      </w:r>
    </w:p>
    <w:p w14:paraId="2D4C4D3B" w14:textId="221944DE" w:rsidR="0080782B" w:rsidRDefault="009F1D2F" w:rsidP="00D87A35">
      <w:pPr>
        <w:pStyle w:val="LetranormalTFG"/>
      </w:pPr>
      <w:r>
        <w:t xml:space="preserve">En el Capítulo 3, </w:t>
      </w:r>
      <w:r w:rsidR="00302AF4" w:rsidRPr="00F21B89">
        <w:rPr>
          <w:b/>
          <w:i/>
        </w:rPr>
        <w:t>Entorno tecnológico</w:t>
      </w:r>
      <w:r>
        <w:t>,</w:t>
      </w:r>
      <w:r w:rsidR="00302AF4">
        <w:t xml:space="preserve"> se </w:t>
      </w:r>
      <w:r w:rsidR="0084410D">
        <w:t>habla sobre</w:t>
      </w:r>
      <w:r w:rsidR="00302AF4">
        <w:t xml:space="preserve"> las diferentes tecnologías</w:t>
      </w:r>
      <w:r w:rsidR="00950328">
        <w:t xml:space="preserve"> y librerías</w:t>
      </w:r>
      <w:r w:rsidR="00302AF4">
        <w:t xml:space="preserve"> </w:t>
      </w:r>
      <w:del w:id="385" w:author="David Vacas Miguel" w:date="2018-06-25T13:27:00Z">
        <w:r w:rsidR="00302AF4" w:rsidDel="00A103FE">
          <w:delText>usadas</w:delText>
        </w:r>
      </w:del>
      <w:ins w:id="386" w:author="David Vacas Miguel" w:date="2018-06-25T13:27:00Z">
        <w:r w:rsidR="00A103FE">
          <w:t>utilizadas</w:t>
        </w:r>
      </w:ins>
      <w:r w:rsidR="0080782B">
        <w:t>: Qt, OpenGL</w:t>
      </w:r>
      <w:r w:rsidR="006F7FF0">
        <w:t xml:space="preserve">, </w:t>
      </w:r>
      <w:proofErr w:type="spellStart"/>
      <w:r w:rsidR="006F7FF0">
        <w:t>freeglut</w:t>
      </w:r>
      <w:proofErr w:type="spellEnd"/>
      <w:r w:rsidR="006F7FF0">
        <w:t xml:space="preserve"> y GLM</w:t>
      </w:r>
      <w:r w:rsidR="0080782B">
        <w:t xml:space="preserve">. </w:t>
      </w:r>
      <w:r w:rsidR="006F7FF0">
        <w:t>De estas</w:t>
      </w:r>
      <w:ins w:id="387" w:author="David Vacas Miguel" w:date="2018-06-25T13:27:00Z">
        <w:r w:rsidR="00A103FE">
          <w:t>,</w:t>
        </w:r>
      </w:ins>
      <w:r w:rsidR="0080782B">
        <w:t xml:space="preserve"> se </w:t>
      </w:r>
      <w:r w:rsidR="0042657C">
        <w:t>comenta</w:t>
      </w:r>
      <w:r w:rsidR="0080782B">
        <w:t xml:space="preserve"> su utilización en el proyecto.</w:t>
      </w:r>
      <w:r w:rsidR="006F7FF0">
        <w:t xml:space="preserve"> También se explica de manera breve el cauce </w:t>
      </w:r>
      <w:r w:rsidR="00A341DA">
        <w:t>gráfico</w:t>
      </w:r>
      <w:r w:rsidR="00CC483E">
        <w:t>,</w:t>
      </w:r>
      <w:r w:rsidR="006F7FF0">
        <w:t xml:space="preserve"> y </w:t>
      </w:r>
      <w:ins w:id="388" w:author="David Vacas Miguel" w:date="2018-06-25T13:27:00Z">
        <w:r w:rsidR="00A103FE">
          <w:t xml:space="preserve">en concreto, dada su importancia para este trabajo, </w:t>
        </w:r>
      </w:ins>
      <w:r w:rsidR="006F7FF0">
        <w:t xml:space="preserve">la etapa geométrica con un poco </w:t>
      </w:r>
      <w:r w:rsidR="00A341DA">
        <w:t>más</w:t>
      </w:r>
      <w:r w:rsidR="006F7FF0">
        <w:t xml:space="preserve"> de detalle.</w:t>
      </w:r>
      <w:r w:rsidR="00BE1911">
        <w:t xml:space="preserve"> </w:t>
      </w:r>
      <w:del w:id="389" w:author="David Vacas Miguel" w:date="2018-05-27T13:30:00Z">
        <w:r w:rsidR="00BE1911" w:rsidDel="00447A67">
          <w:delText>Además</w:delText>
        </w:r>
      </w:del>
      <w:ins w:id="390" w:author="David Vacas Miguel" w:date="2018-05-27T13:30:00Z">
        <w:r w:rsidR="00447A67">
          <w:t>Además,</w:t>
        </w:r>
      </w:ins>
      <w:r w:rsidR="00BE1911">
        <w:t xml:space="preserve"> también se </w:t>
      </w:r>
      <w:r w:rsidR="002003B1">
        <w:t>describen</w:t>
      </w:r>
      <w:r w:rsidR="008443BE">
        <w:t xml:space="preserve"> </w:t>
      </w:r>
      <w:r w:rsidR="00BE1911">
        <w:t xml:space="preserve">otras tecnologías menos </w:t>
      </w:r>
      <w:r w:rsidR="008443BE">
        <w:t xml:space="preserve">relevantes </w:t>
      </w:r>
      <w:r w:rsidR="00BE1911">
        <w:t xml:space="preserve">para </w:t>
      </w:r>
      <w:r w:rsidR="006F7FF0">
        <w:t>la aplicación, pero</w:t>
      </w:r>
      <w:r w:rsidR="008443BE">
        <w:t xml:space="preserve"> de gran</w:t>
      </w:r>
      <w:r w:rsidR="006F7FF0">
        <w:t xml:space="preserve"> importan</w:t>
      </w:r>
      <w:r w:rsidR="008443BE">
        <w:t>cia</w:t>
      </w:r>
      <w:r w:rsidR="006F7FF0">
        <w:t xml:space="preserve"> para el desarrollo del proyecto como son</w:t>
      </w:r>
      <w:ins w:id="391" w:author="David Vacas Miguel" w:date="2018-06-25T13:27:00Z">
        <w:r w:rsidR="00A103FE">
          <w:t>, el sistema de</w:t>
        </w:r>
      </w:ins>
      <w:r w:rsidR="006F7FF0">
        <w:t xml:space="preserve"> Trello y </w:t>
      </w:r>
      <w:ins w:id="392" w:author="David Vacas Miguel" w:date="2018-06-25T13:28:00Z">
        <w:r w:rsidR="00A103FE">
          <w:t xml:space="preserve">el sistema de </w:t>
        </w:r>
      </w:ins>
      <w:r w:rsidR="006F7FF0">
        <w:t>GitHub</w:t>
      </w:r>
      <w:r w:rsidR="00BE1911">
        <w:t>.</w:t>
      </w:r>
    </w:p>
    <w:p w14:paraId="633B93F1" w14:textId="5E7D3346" w:rsidR="009F1D2F" w:rsidRDefault="009F1D2F" w:rsidP="00D87A35">
      <w:pPr>
        <w:pStyle w:val="LetranormalTFG"/>
      </w:pPr>
      <w:r>
        <w:t xml:space="preserve">En el Capítulo 4, </w:t>
      </w:r>
      <w:r w:rsidR="00302AF4" w:rsidRPr="00F21B89">
        <w:rPr>
          <w:b/>
          <w:i/>
        </w:rPr>
        <w:t>Descripción de la aplicación</w:t>
      </w:r>
      <w:r>
        <w:t>,</w:t>
      </w:r>
      <w:r w:rsidR="0080782B">
        <w:t xml:space="preserve"> se expone la aplicación al completo, comenzando por detalles sobre la simulación</w:t>
      </w:r>
      <w:r w:rsidR="006F7FF0">
        <w:t xml:space="preserve"> y visualización del robot</w:t>
      </w:r>
      <w:r w:rsidR="0080782B">
        <w:t xml:space="preserve">, pasando por la </w:t>
      </w:r>
      <w:r w:rsidR="00950328">
        <w:t xml:space="preserve">descripción </w:t>
      </w:r>
      <w:r w:rsidR="0080782B">
        <w:t>de la interfaz</w:t>
      </w:r>
      <w:ins w:id="393" w:author="David Vacas Miguel" w:date="2018-06-25T13:28:00Z">
        <w:r w:rsidR="00A103FE">
          <w:t xml:space="preserve"> gráfica con </w:t>
        </w:r>
      </w:ins>
      <w:ins w:id="394" w:author="David Vacas Miguel" w:date="2018-06-26T17:26:00Z">
        <w:r w:rsidR="00D27C27">
          <w:t>todos sus controles</w:t>
        </w:r>
      </w:ins>
      <w:r w:rsidR="0080782B">
        <w:t xml:space="preserve"> y finalizando con casos de uso de la aplicación.</w:t>
      </w:r>
    </w:p>
    <w:p w14:paraId="7FA777A3" w14:textId="1264332B" w:rsidR="009F1D2F" w:rsidDel="007600E2" w:rsidRDefault="009F1D2F" w:rsidP="00D87A35">
      <w:pPr>
        <w:pStyle w:val="LetranormalTFG"/>
        <w:rPr>
          <w:del w:id="395" w:author="David Vacas Miguel" w:date="2018-05-30T11:26:00Z"/>
        </w:rPr>
      </w:pPr>
      <w:r>
        <w:t xml:space="preserve">Finalmente, en el Capítulo 5, </w:t>
      </w:r>
      <w:r w:rsidRPr="00F21B89">
        <w:rPr>
          <w:b/>
          <w:i/>
        </w:rPr>
        <w:t>Conclusiones</w:t>
      </w:r>
      <w:r>
        <w:t>, se presentan tanto las conclusiones del trabajo como su posible ampliación y mejora</w:t>
      </w:r>
      <w:r w:rsidR="00950328">
        <w:t xml:space="preserve"> futu</w:t>
      </w:r>
      <w:ins w:id="396" w:author="David Vacas Miguel" w:date="2018-05-31T12:06:00Z">
        <w:r w:rsidR="00F74596">
          <w:t>ra.</w:t>
        </w:r>
      </w:ins>
      <w:del w:id="397" w:author="David Vacas Miguel" w:date="2018-05-30T11:27:00Z">
        <w:r w:rsidR="00950328" w:rsidDel="007600E2">
          <w:delText>ra</w:delText>
        </w:r>
        <w:r w:rsidDel="007600E2">
          <w:delText>.</w:delText>
        </w:r>
      </w:del>
    </w:p>
    <w:p w14:paraId="5761EC71" w14:textId="77777777" w:rsidR="007600E2" w:rsidRDefault="007600E2" w:rsidP="00D87A35">
      <w:pPr>
        <w:pStyle w:val="LetranormalTFG"/>
        <w:rPr>
          <w:ins w:id="398" w:author="David Vacas Miguel" w:date="2018-05-30T11:26:00Z"/>
        </w:rPr>
        <w:sectPr w:rsidR="007600E2" w:rsidSect="002D2995">
          <w:footerReference w:type="default" r:id="rId19"/>
          <w:headerReference w:type="first" r:id="rId20"/>
          <w:footerReference w:type="first" r:id="rId21"/>
          <w:pgSz w:w="11906" w:h="16838"/>
          <w:pgMar w:top="1418" w:right="1418" w:bottom="1418" w:left="1418" w:header="709" w:footer="709" w:gutter="0"/>
          <w:cols w:space="708"/>
          <w:titlePg/>
          <w:docGrid w:linePitch="360"/>
        </w:sectPr>
      </w:pPr>
    </w:p>
    <w:p w14:paraId="56A5A86B" w14:textId="52350732" w:rsidR="00BC3217" w:rsidRPr="00302AF4" w:rsidDel="00F74596" w:rsidRDefault="00BC3217">
      <w:pPr>
        <w:pStyle w:val="TituloTFG"/>
        <w:rPr>
          <w:del w:id="406" w:author="David Vacas Miguel" w:date="2018-05-31T12:07:00Z"/>
        </w:rPr>
        <w:pPrChange w:id="407" w:author="David Vacas Miguel" w:date="2018-05-31T12:07:00Z">
          <w:pPr>
            <w:pStyle w:val="LetranormalTFG"/>
          </w:pPr>
        </w:pPrChange>
      </w:pPr>
      <w:del w:id="408" w:author="David Vacas Miguel" w:date="2018-05-30T11:25:00Z">
        <w:r w:rsidDel="007600E2">
          <w:lastRenderedPageBreak/>
          <w:br w:type="page"/>
        </w:r>
      </w:del>
    </w:p>
    <w:p w14:paraId="2C3AE29F" w14:textId="07A12A9E" w:rsidR="00BC3217" w:rsidRDefault="00BC3217">
      <w:pPr>
        <w:pStyle w:val="TituloTFG"/>
      </w:pPr>
      <w:bookmarkStart w:id="409" w:name="_Toc517795801"/>
      <w:bookmarkStart w:id="410" w:name="_Toc517869945"/>
      <w:r>
        <w:t xml:space="preserve">Capítulo 2 </w:t>
      </w:r>
      <w:del w:id="411" w:author="David Vacas Miguel" w:date="2018-06-27T00:45:00Z">
        <w:r w:rsidDel="006253A5">
          <w:delText>Robótica móvil</w:delText>
        </w:r>
      </w:del>
      <w:bookmarkEnd w:id="409"/>
      <w:ins w:id="412" w:author="David Vacas Miguel" w:date="2018-06-27T00:45:00Z">
        <w:r w:rsidR="006253A5">
          <w:t>Modelado del sistema</w:t>
        </w:r>
      </w:ins>
      <w:bookmarkEnd w:id="410"/>
    </w:p>
    <w:p w14:paraId="35748795" w14:textId="6B3A35F9" w:rsidR="0065054E" w:rsidRDefault="00D27C27" w:rsidP="00F21B89">
      <w:pPr>
        <w:pStyle w:val="TFGtitulo2"/>
      </w:pPr>
      <w:bookmarkStart w:id="413" w:name="_Toc517795802"/>
      <w:bookmarkStart w:id="414" w:name="_Toc517869946"/>
      <w:ins w:id="415" w:author="David Vacas Miguel" w:date="2018-06-26T17:26:00Z">
        <w:r>
          <w:t>2.</w:t>
        </w:r>
      </w:ins>
      <w:r w:rsidR="000475C7" w:rsidRPr="007937C0">
        <w:t>1.</w:t>
      </w:r>
      <w:r w:rsidR="000475C7">
        <w:t xml:space="preserve"> </w:t>
      </w:r>
      <w:r w:rsidR="00975129">
        <w:t>Robótica móvil</w:t>
      </w:r>
      <w:bookmarkEnd w:id="413"/>
      <w:bookmarkEnd w:id="414"/>
    </w:p>
    <w:p w14:paraId="14C9F3AB" w14:textId="306D0110" w:rsidR="00975129" w:rsidRPr="00467294" w:rsidRDefault="004640A6" w:rsidP="0065054E">
      <w:pPr>
        <w:pStyle w:val="LetranormalTFG"/>
      </w:pPr>
      <w:r>
        <w:t xml:space="preserve">Los robots </w:t>
      </w:r>
      <w:r w:rsidR="00137179">
        <w:t>móviles</w:t>
      </w:r>
      <w:r>
        <w:t xml:space="preserve"> son</w:t>
      </w:r>
      <w:r w:rsidR="00137179">
        <w:t xml:space="preserve"> robots</w:t>
      </w:r>
      <w:r w:rsidR="003D2815">
        <w:t xml:space="preserve"> que</w:t>
      </w:r>
      <w:ins w:id="416" w:author="David Vacas Miguel" w:date="2018-06-21T17:41:00Z">
        <w:r w:rsidR="00CB22AD">
          <w:t xml:space="preserve"> </w:t>
        </w:r>
      </w:ins>
      <w:del w:id="417" w:author="David Vacas Miguel" w:date="2018-06-21T17:41:00Z">
        <w:r w:rsidR="00AC4565" w:rsidDel="00CB22AD">
          <w:delText>,</w:delText>
        </w:r>
        <w:r w:rsidR="003D2815" w:rsidDel="00CB22AD">
          <w:delText xml:space="preserve"> gracias a los progresos entre la inteligencia artificial y los robots físicos</w:delText>
        </w:r>
        <w:r w:rsidR="00AC4565" w:rsidDel="00CB22AD">
          <w:delText>, son</w:delText>
        </w:r>
      </w:del>
      <w:ins w:id="418" w:author="David Vacas Miguel" w:date="2018-06-21T17:41:00Z">
        <w:r w:rsidR="00CB22AD">
          <w:t>tienen la capacidad</w:t>
        </w:r>
      </w:ins>
      <w:del w:id="419" w:author="David Vacas Miguel" w:date="2018-06-21T17:41:00Z">
        <w:r w:rsidR="00137179" w:rsidDel="00CB22AD">
          <w:delText xml:space="preserve"> capaces</w:delText>
        </w:r>
      </w:del>
      <w:r w:rsidR="00137179">
        <w:t xml:space="preserve"> de moverse a través de cualquier entorno</w:t>
      </w:r>
      <w:del w:id="420" w:author="David Vacas Miguel" w:date="2018-06-21T17:41:00Z">
        <w:r w:rsidR="00137179" w:rsidDel="00CB22AD">
          <w:delText xml:space="preserve"> físico</w:delText>
        </w:r>
      </w:del>
      <w:r w:rsidR="00137179">
        <w:t>. Estos normalmente son controlados por software y usan sensores y otros equipos para identificar la zona de su alrededor</w:t>
      </w:r>
      <w:ins w:id="421" w:author="David Vacas Miguel" w:date="2018-06-26T11:39:00Z">
        <w:r w:rsidR="00A66BD9">
          <w:t xml:space="preserve"> [1]</w:t>
        </w:r>
      </w:ins>
      <w:ins w:id="422" w:author="David Vacas Miguel" w:date="2018-06-10T15:09:00Z">
        <w:r w:rsidR="00467294">
          <w:t>.</w:t>
        </w:r>
      </w:ins>
    </w:p>
    <w:p w14:paraId="6FB20471" w14:textId="22BA8BE5" w:rsidR="0032750E" w:rsidRDefault="00513951" w:rsidP="0032750E">
      <w:pPr>
        <w:pStyle w:val="LetranormalTFG"/>
        <w:rPr>
          <w:ins w:id="423" w:author="David Vacas Miguel" w:date="2018-06-26T11:41:00Z"/>
        </w:rPr>
      </w:pPr>
      <w:r>
        <w:t>Los robots móviles se pueden diferenciar en dos tipos</w:t>
      </w:r>
      <w:r w:rsidR="00AC4565">
        <w:t>,</w:t>
      </w:r>
      <w:r>
        <w:t xml:space="preserve"> autónomos y no autónomos. Los robots</w:t>
      </w:r>
      <w:del w:id="424" w:author="David Vacas Miguel" w:date="2018-06-26T11:39:00Z">
        <w:r w:rsidDel="00A66BD9">
          <w:delText xml:space="preserve"> móviles</w:delText>
        </w:r>
      </w:del>
      <w:r>
        <w:t xml:space="preserve"> autónomos pueden explorar el entorno sin </w:t>
      </w:r>
      <w:del w:id="425" w:author="David Vacas Miguel" w:date="2018-06-21T17:42:00Z">
        <w:r w:rsidDel="00CB22AD">
          <w:delText>ninguna directriz</w:delText>
        </w:r>
      </w:del>
      <w:ins w:id="426" w:author="David Vacas Miguel" w:date="2018-06-21T17:42:00Z">
        <w:r w:rsidR="00CB22AD">
          <w:t>ningún control</w:t>
        </w:r>
      </w:ins>
      <w:r>
        <w:t xml:space="preserve"> extern</w:t>
      </w:r>
      <w:ins w:id="427" w:author="David Vacas Miguel" w:date="2018-06-21T17:42:00Z">
        <w:r w:rsidR="00CB22AD">
          <w:t>o</w:t>
        </w:r>
      </w:ins>
      <w:del w:id="428" w:author="David Vacas Miguel" w:date="2018-06-21T17:42:00Z">
        <w:r w:rsidDel="00CB22AD">
          <w:delText>a</w:delText>
        </w:r>
      </w:del>
      <w:del w:id="429" w:author="David Vacas Miguel" w:date="2018-06-26T11:39:00Z">
        <w:r w:rsidDel="00A66BD9">
          <w:delText xml:space="preserve"> a él</w:delText>
        </w:r>
      </w:del>
      <w:r>
        <w:t xml:space="preserve">, </w:t>
      </w:r>
      <w:r w:rsidR="00D4009C">
        <w:t>al contrario que los</w:t>
      </w:r>
      <w:r>
        <w:t xml:space="preserve"> no autónomos</w:t>
      </w:r>
      <w:r w:rsidR="00D4009C">
        <w:t>, que</w:t>
      </w:r>
      <w:r>
        <w:t xml:space="preserve"> necesitan algún tipo de </w:t>
      </w:r>
      <w:del w:id="430" w:author="David Vacas Miguel" w:date="2018-06-26T11:40:00Z">
        <w:r w:rsidDel="00A66BD9">
          <w:delText>sistema de guía</w:delText>
        </w:r>
      </w:del>
      <w:ins w:id="431" w:author="David Vacas Miguel" w:date="2018-06-26T11:40:00Z">
        <w:r w:rsidR="00A66BD9">
          <w:t>control externo</w:t>
        </w:r>
      </w:ins>
      <w:r>
        <w:t xml:space="preserve"> para moverse</w:t>
      </w:r>
      <w:ins w:id="432" w:author="David Vacas Miguel" w:date="2018-06-26T11:40:00Z">
        <w:r w:rsidR="00A66BD9">
          <w:t xml:space="preserve"> co</w:t>
        </w:r>
      </w:ins>
      <w:ins w:id="433" w:author="David Vacas Miguel" w:date="2018-06-26T11:41:00Z">
        <w:r w:rsidR="00A66BD9">
          <w:t>rrectamente por su entorno</w:t>
        </w:r>
      </w:ins>
      <w:r>
        <w:t>.</w:t>
      </w:r>
    </w:p>
    <w:p w14:paraId="699595A6" w14:textId="0D6DA765" w:rsidR="00A66BD9" w:rsidRDefault="00A66BD9" w:rsidP="0032750E">
      <w:pPr>
        <w:pStyle w:val="LetranormalTFG"/>
      </w:pPr>
      <w:ins w:id="434" w:author="David Vacas Miguel" w:date="2018-06-26T11:41:00Z">
        <w:r>
          <w:t xml:space="preserve">El robot utilizado en este trabajo se enmarca dentro de los autónomos ya que es </w:t>
        </w:r>
      </w:ins>
      <w:ins w:id="435" w:author="David Vacas Miguel" w:date="2018-06-26T11:42:00Z">
        <w:r>
          <w:t>capaz de seguir la trayectoria mediante un siste</w:t>
        </w:r>
      </w:ins>
      <w:ins w:id="436" w:author="David Vacas Miguel" w:date="2018-06-26T11:50:00Z">
        <w:r w:rsidR="00562416">
          <w:t>ma</w:t>
        </w:r>
      </w:ins>
      <w:ins w:id="437" w:author="David Vacas Miguel" w:date="2018-06-26T11:51:00Z">
        <w:r w:rsidR="00562416">
          <w:t xml:space="preserve"> de guiado </w:t>
        </w:r>
      </w:ins>
      <w:ins w:id="438" w:author="David Vacas Miguel" w:date="2018-06-26T11:53:00Z">
        <w:r w:rsidR="00562416">
          <w:t>por medio de</w:t>
        </w:r>
      </w:ins>
      <w:ins w:id="439" w:author="David Vacas Miguel" w:date="2018-06-26T11:51:00Z">
        <w:r w:rsidR="00562416">
          <w:t xml:space="preserve"> sensores de infrarrojos que no requiere de ningún tipo de control externo.</w:t>
        </w:r>
      </w:ins>
    </w:p>
    <w:p w14:paraId="1F295408" w14:textId="736A0AFD" w:rsidR="0032750E" w:rsidRDefault="00D27C27" w:rsidP="00F21B89">
      <w:pPr>
        <w:pStyle w:val="TFGtitulo2"/>
      </w:pPr>
      <w:bookmarkStart w:id="440" w:name="_Toc517795803"/>
      <w:bookmarkStart w:id="441" w:name="_Toc517869947"/>
      <w:ins w:id="442" w:author="David Vacas Miguel" w:date="2018-06-26T17:26:00Z">
        <w:r>
          <w:t>2.</w:t>
        </w:r>
      </w:ins>
      <w:r w:rsidR="0032750E">
        <w:t>2. Vehículos con ruedas</w:t>
      </w:r>
      <w:bookmarkEnd w:id="440"/>
      <w:bookmarkEnd w:id="441"/>
    </w:p>
    <w:p w14:paraId="1292448E" w14:textId="618924D9" w:rsidR="00FA5302" w:rsidRDefault="00FA5302" w:rsidP="00FA5302">
      <w:pPr>
        <w:pStyle w:val="LetranormalTFG"/>
      </w:pPr>
      <w:r>
        <w:t xml:space="preserve">Los vehículos con ruedas </w:t>
      </w:r>
      <w:r w:rsidR="00BA61BE">
        <w:t xml:space="preserve">son un tipo de robot móvil </w:t>
      </w:r>
      <w:del w:id="443" w:author="David Vacas Miguel" w:date="2018-06-26T11:53:00Z">
        <w:r w:rsidR="00BA61BE" w:rsidDel="00562416">
          <w:delText>los cuales</w:delText>
        </w:r>
      </w:del>
      <w:ins w:id="444" w:author="David Vacas Miguel" w:date="2018-06-26T11:53:00Z">
        <w:r w:rsidR="00562416">
          <w:t>que</w:t>
        </w:r>
      </w:ins>
      <w:r w:rsidR="00BA61BE">
        <w:t xml:space="preserve"> proporcionan</w:t>
      </w:r>
      <w:r>
        <w:t xml:space="preserve"> una solución simple y eficiente para conseguir movilidad sobre terrenos duros y libres de obstáculos, con los que se permite conseguir velocidades más o menos altas.</w:t>
      </w:r>
    </w:p>
    <w:p w14:paraId="105CB955" w14:textId="1A3F0AFA" w:rsidR="00FA5302" w:rsidDel="00562416" w:rsidRDefault="00FA5302" w:rsidP="00FA5302">
      <w:pPr>
        <w:pStyle w:val="LetranormalTFG"/>
        <w:rPr>
          <w:del w:id="445" w:author="David Vacas Miguel" w:date="2018-06-26T11:54:00Z"/>
        </w:rPr>
      </w:pPr>
      <w:r>
        <w:t xml:space="preserve">Su limitación más importante es el deslizamiento </w:t>
      </w:r>
      <w:del w:id="446" w:author="David Vacas Miguel" w:date="2018-06-21T17:43:00Z">
        <w:r w:rsidDel="00CB22AD">
          <w:delText>en la impulsión</w:delText>
        </w:r>
      </w:del>
      <w:ins w:id="447" w:author="David Vacas Miguel" w:date="2018-06-21T17:43:00Z">
        <w:r w:rsidR="00CB22AD">
          <w:t>al impulsarse</w:t>
        </w:r>
      </w:ins>
      <w:ins w:id="448" w:author="David Vacas Miguel" w:date="2018-06-26T11:53:00Z">
        <w:r w:rsidR="00562416">
          <w:t>.</w:t>
        </w:r>
      </w:ins>
      <w:del w:id="449" w:author="David Vacas Miguel" w:date="2018-06-26T11:53:00Z">
        <w:r w:rsidDel="00562416">
          <w:delText>,</w:delText>
        </w:r>
      </w:del>
      <w:r>
        <w:t xml:space="preserve"> </w:t>
      </w:r>
      <w:del w:id="450" w:author="David Vacas Miguel" w:date="2018-06-26T11:53:00Z">
        <w:r w:rsidDel="00562416">
          <w:delText>a</w:delText>
        </w:r>
      </w:del>
      <w:ins w:id="451" w:author="David Vacas Miguel" w:date="2018-06-26T11:53:00Z">
        <w:r w:rsidR="00562416">
          <w:t>A</w:t>
        </w:r>
      </w:ins>
      <w:r>
        <w:t>demás dependiendo del tipo de terreno, puede</w:t>
      </w:r>
      <w:ins w:id="452" w:author="David Vacas Miguel" w:date="2018-06-26T11:54:00Z">
        <w:r w:rsidR="00562416">
          <w:t>n</w:t>
        </w:r>
      </w:ins>
      <w:r>
        <w:t xml:space="preserve"> aparecer deslizamiento y vibraciones en el mismo. </w:t>
      </w:r>
    </w:p>
    <w:p w14:paraId="2611C3D3" w14:textId="09301345" w:rsidR="00FA5302" w:rsidRDefault="00FA5302" w:rsidP="00557732">
      <w:pPr>
        <w:pStyle w:val="LetranormalTFG"/>
      </w:pPr>
      <w:r>
        <w:t>Otro problema que tienen este tipo de vehículos se ha</w:t>
      </w:r>
      <w:r w:rsidR="00AC4565">
        <w:t>ll</w:t>
      </w:r>
      <w:r>
        <w:t>a en que no es posible modificar la estabilidad para adaptarse al terreno, excepto en configuraciones muy especiales, lo que limita los terrenos sobre los que es aceptable el vehículo.</w:t>
      </w:r>
    </w:p>
    <w:p w14:paraId="08E7DDD6" w14:textId="145FF870" w:rsidR="00557732" w:rsidRDefault="00557732" w:rsidP="00557732">
      <w:pPr>
        <w:pStyle w:val="LetranormalTFG"/>
      </w:pPr>
      <w:r>
        <w:t xml:space="preserve">Los vehículos con ruedas emplean distintos tipos de locomoción que les da unas características y propiedades diferentes entre ellos en cuanto a eficiencia energética, dimensiones, maniobrabilidad y carga útil. A </w:t>
      </w:r>
      <w:r w:rsidR="00FA5302">
        <w:t>continuación,</w:t>
      </w:r>
      <w:r>
        <w:t xml:space="preserve"> se pasa a mencionar algunas de estas configuraciones:</w:t>
      </w:r>
    </w:p>
    <w:p w14:paraId="4236029B" w14:textId="2DCBF1A0" w:rsidR="00557732" w:rsidDel="00C87E87" w:rsidRDefault="003510C1" w:rsidP="00557732">
      <w:pPr>
        <w:pStyle w:val="LetranormalTFG"/>
        <w:numPr>
          <w:ilvl w:val="0"/>
          <w:numId w:val="6"/>
        </w:numPr>
        <w:rPr>
          <w:del w:id="453" w:author="David Vacas Miguel" w:date="2018-06-26T12:02:00Z"/>
        </w:rPr>
      </w:pPr>
      <w:r w:rsidRPr="00F21B89">
        <w:rPr>
          <w:b/>
        </w:rPr>
        <w:t>Ackerman:</w:t>
      </w:r>
      <w:r>
        <w:t xml:space="preserve"> Es el habitual de los vehículos de cuatro ruedas. Las ruedas delanteras son las que se ocupan del giro</w:t>
      </w:r>
      <w:del w:id="454" w:author="David Vacas Miguel" w:date="2018-06-26T11:54:00Z">
        <w:r w:rsidDel="00562416">
          <w:delText xml:space="preserve">, sin </w:delText>
        </w:r>
        <w:r w:rsidR="00FA5302" w:rsidDel="00562416">
          <w:delText>embargo</w:delText>
        </w:r>
      </w:del>
      <w:ins w:id="455" w:author="David Vacas Miguel" w:date="2018-06-26T11:54:00Z">
        <w:r w:rsidR="00562416">
          <w:t>. Además</w:t>
        </w:r>
      </w:ins>
      <w:r w:rsidR="00FA5302">
        <w:t>,</w:t>
      </w:r>
      <w:r>
        <w:t xml:space="preserve"> la rueda interior gira un poco más que la exterior lo que hace que se elimine el deslizamiento. El </w:t>
      </w:r>
      <w:r w:rsidR="002C7DD3">
        <w:t>centro</w:t>
      </w:r>
      <w:r>
        <w:t xml:space="preserve"> </w:t>
      </w:r>
      <w:r>
        <w:lastRenderedPageBreak/>
        <w:t xml:space="preserve">de rotación del </w:t>
      </w:r>
      <w:r w:rsidR="00506E5B">
        <w:t>vehículo</w:t>
      </w:r>
      <w:r>
        <w:t xml:space="preserve"> se haya en el corte de las </w:t>
      </w:r>
      <w:r w:rsidR="00506E5B">
        <w:t>prolongaciones</w:t>
      </w:r>
      <w:r>
        <w:t xml:space="preserve"> de las ruedas delanteras y las ruedas traseras</w:t>
      </w:r>
      <w:del w:id="456" w:author="David Vacas Miguel" w:date="2018-06-26T17:35:00Z">
        <w:r w:rsidR="003278DE" w:rsidDel="00C55F6C">
          <w:delText xml:space="preserve"> como se muestra en la figura </w:delText>
        </w:r>
        <w:r w:rsidR="007A69F1" w:rsidDel="00C55F6C">
          <w:delText>4</w:delText>
        </w:r>
      </w:del>
      <w:r w:rsidR="00AC0C93">
        <w:t>.</w:t>
      </w:r>
    </w:p>
    <w:p w14:paraId="23C39212" w14:textId="77777777" w:rsidR="00C87E87" w:rsidRDefault="00C70202">
      <w:pPr>
        <w:pStyle w:val="LetranormalTFG"/>
        <w:numPr>
          <w:ilvl w:val="0"/>
          <w:numId w:val="6"/>
        </w:numPr>
        <w:rPr>
          <w:ins w:id="457" w:author="David Vacas Miguel" w:date="2018-06-26T12:02:00Z"/>
          <w:noProof/>
        </w:rPr>
        <w:pPrChange w:id="458" w:author="David Vacas Miguel" w:date="2018-06-26T12:02:00Z">
          <w:pPr>
            <w:pStyle w:val="LetranormalTFG"/>
            <w:ind w:left="720"/>
            <w:jc w:val="center"/>
          </w:pPr>
        </w:pPrChange>
      </w:pPr>
      <w:del w:id="459" w:author="David Vacas Miguel" w:date="2018-06-26T12:01:00Z">
        <w:r w:rsidDel="00C87E87">
          <w:rPr>
            <w:noProof/>
            <w:lang w:eastAsia="es-ES"/>
          </w:rPr>
          <w:drawing>
            <wp:inline distT="0" distB="0" distL="0" distR="0" wp14:anchorId="0389088D" wp14:editId="24575613">
              <wp:extent cx="1449238" cy="187070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22">
                        <a:extLst>
                          <a:ext uri="{28A0092B-C50C-407E-A947-70E740481C1C}">
                            <a14:useLocalDpi xmlns:a14="http://schemas.microsoft.com/office/drawing/2010/main" val="0"/>
                          </a:ext>
                        </a:extLst>
                      </a:blip>
                      <a:srcRect r="72305" b="19891"/>
                      <a:stretch/>
                    </pic:blipFill>
                    <pic:spPr bwMode="auto">
                      <a:xfrm>
                        <a:off x="0" y="0"/>
                        <a:ext cx="1468703" cy="1895827"/>
                      </a:xfrm>
                      <a:prstGeom prst="rect">
                        <a:avLst/>
                      </a:prstGeom>
                      <a:noFill/>
                      <a:ln>
                        <a:noFill/>
                      </a:ln>
                      <a:extLst>
                        <a:ext uri="{53640926-AAD7-44D8-BBD7-CCE9431645EC}">
                          <a14:shadowObscured xmlns:a14="http://schemas.microsoft.com/office/drawing/2010/main"/>
                        </a:ext>
                      </a:extLst>
                    </pic:spPr>
                  </pic:pic>
                </a:graphicData>
              </a:graphic>
            </wp:inline>
          </w:drawing>
        </w:r>
      </w:del>
    </w:p>
    <w:p w14:paraId="29EAF1CB" w14:textId="5F878378" w:rsidR="00AC0C93" w:rsidRDefault="005C4AA2" w:rsidP="00AC0C93">
      <w:pPr>
        <w:pStyle w:val="LetranormalTFG"/>
        <w:ind w:left="720"/>
        <w:jc w:val="center"/>
      </w:pPr>
      <w:ins w:id="460" w:author="David Vacas Miguel" w:date="2018-06-27T01:05:00Z">
        <w:r>
          <w:rPr>
            <w:noProof/>
          </w:rPr>
          <w:drawing>
            <wp:inline distT="0" distB="0" distL="0" distR="0" wp14:anchorId="441F00A2" wp14:editId="53C412FC">
              <wp:extent cx="1590675" cy="1846319"/>
              <wp:effectExtent l="0" t="0" r="0" b="1905"/>
              <wp:docPr id="291" name="Imagen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41"/>
                      <pic:cNvPicPr>
                        <a:picLocks noChangeAspect="1" noChangeArrowheads="1"/>
                      </pic:cNvPicPr>
                    </pic:nvPicPr>
                    <pic:blipFill rotWithShape="1">
                      <a:blip r:embed="rId23">
                        <a:extLst>
                          <a:ext uri="{28A0092B-C50C-407E-A947-70E740481C1C}">
                            <a14:useLocalDpi xmlns:a14="http://schemas.microsoft.com/office/drawing/2010/main" val="0"/>
                          </a:ext>
                        </a:extLst>
                      </a:blip>
                      <a:srcRect t="5555" r="72185" b="22223"/>
                      <a:stretch/>
                    </pic:blipFill>
                    <pic:spPr bwMode="auto">
                      <a:xfrm>
                        <a:off x="0" y="0"/>
                        <a:ext cx="1614489" cy="1873961"/>
                      </a:xfrm>
                      <a:prstGeom prst="rect">
                        <a:avLst/>
                      </a:prstGeom>
                      <a:noFill/>
                      <a:ln>
                        <a:noFill/>
                      </a:ln>
                      <a:extLst>
                        <a:ext uri="{53640926-AAD7-44D8-BBD7-CCE9431645EC}">
                          <a14:shadowObscured xmlns:a14="http://schemas.microsoft.com/office/drawing/2010/main"/>
                        </a:ext>
                      </a:extLst>
                    </pic:spPr>
                  </pic:pic>
                </a:graphicData>
              </a:graphic>
            </wp:inline>
          </w:drawing>
        </w:r>
      </w:ins>
    </w:p>
    <w:p w14:paraId="354AB344" w14:textId="3D84D420" w:rsidR="00AC0C93" w:rsidRDefault="003278DE" w:rsidP="00AC0C93">
      <w:pPr>
        <w:pStyle w:val="LetranormalTFG"/>
        <w:ind w:left="720"/>
        <w:jc w:val="center"/>
      </w:pPr>
      <w:r>
        <w:rPr>
          <w:b/>
        </w:rPr>
        <w:t xml:space="preserve">Figura </w:t>
      </w:r>
      <w:r w:rsidR="007A69F1">
        <w:rPr>
          <w:b/>
        </w:rPr>
        <w:t>4</w:t>
      </w:r>
      <w:r w:rsidR="00AC0C93" w:rsidRPr="00AC0C93">
        <w:rPr>
          <w:b/>
        </w:rPr>
        <w:t>.</w:t>
      </w:r>
      <w:r w:rsidR="00AC0C93">
        <w:t xml:space="preserve"> Configuración </w:t>
      </w:r>
      <w:proofErr w:type="spellStart"/>
      <w:r w:rsidR="00AC0C93">
        <w:t>ackerman</w:t>
      </w:r>
      <w:proofErr w:type="spellEnd"/>
      <w:r w:rsidR="00AC0C93">
        <w:t xml:space="preserve"> y </w:t>
      </w:r>
      <w:r w:rsidR="00D76BCA">
        <w:t>centro</w:t>
      </w:r>
      <w:r w:rsidR="00AC0C93">
        <w:t xml:space="preserve"> de rotación.</w:t>
      </w:r>
    </w:p>
    <w:p w14:paraId="0DCC0C3A" w14:textId="77777777" w:rsidR="00D76BCA" w:rsidRDefault="00D76BCA" w:rsidP="00AC0C93">
      <w:pPr>
        <w:pStyle w:val="LetranormalTFG"/>
        <w:ind w:left="720"/>
        <w:jc w:val="center"/>
      </w:pPr>
    </w:p>
    <w:p w14:paraId="67FDBC59" w14:textId="2BCAB228" w:rsidR="002C7DD3" w:rsidRDefault="002C7DD3" w:rsidP="002C7DD3">
      <w:pPr>
        <w:pStyle w:val="LetranormalTFG"/>
        <w:numPr>
          <w:ilvl w:val="0"/>
          <w:numId w:val="6"/>
        </w:numPr>
      </w:pPr>
      <w:r w:rsidRPr="00F21B89">
        <w:rPr>
          <w:b/>
        </w:rPr>
        <w:t>Triciclo:</w:t>
      </w:r>
      <w:r>
        <w:t xml:space="preserve"> Se compone por tres ruedas, una delantera central y dos traseras. La rueda delantera actúa tanto para tracción como para direccionamiento, las ruedas traseras son pasivas. Tiene una mayor maniobrabilidad que la configuración anterior, sin </w:t>
      </w:r>
      <w:r w:rsidR="007B21B5">
        <w:t>embargo,</w:t>
      </w:r>
      <w:r>
        <w:t xml:space="preserve"> posee una menor estabilidad sobre terrenos difíciles. El centro de gravedad tiende a perderse cuando se desplaza por una pendiente, perdiendo tracción. El cetro de rotación se puede calcular igual que en la configuración anterior, es decir, prolongando el eje de la rueda delantera y las traseras y este se encuentra en el punto de corte.</w:t>
      </w:r>
    </w:p>
    <w:p w14:paraId="0C2F93C7" w14:textId="1A217CE7" w:rsidR="00D76BCA" w:rsidRDefault="00C70202" w:rsidP="00D76BCA">
      <w:pPr>
        <w:pStyle w:val="LetranormalTFG"/>
        <w:ind w:left="720"/>
        <w:jc w:val="center"/>
      </w:pPr>
      <w:r>
        <w:rPr>
          <w:noProof/>
          <w:lang w:eastAsia="es-ES"/>
        </w:rPr>
        <w:drawing>
          <wp:inline distT="0" distB="0" distL="0" distR="0" wp14:anchorId="7096A8D1" wp14:editId="308F50E1">
            <wp:extent cx="2398143" cy="2846729"/>
            <wp:effectExtent l="0" t="0" r="2540" b="0"/>
            <wp:docPr id="195" name="Imagen 195" descr="F:\TFG\Git\TFG-RobotSiguelineas\Memoria\Imagenes\triciclo_adapt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TFG\Git\TFG-RobotSiguelineas\Memoria\Imagenes\triciclo_adaptado.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05443" cy="2855395"/>
                    </a:xfrm>
                    <a:prstGeom prst="rect">
                      <a:avLst/>
                    </a:prstGeom>
                    <a:noFill/>
                    <a:ln>
                      <a:noFill/>
                    </a:ln>
                  </pic:spPr>
                </pic:pic>
              </a:graphicData>
            </a:graphic>
          </wp:inline>
        </w:drawing>
      </w:r>
    </w:p>
    <w:p w14:paraId="1844ECEC" w14:textId="4530DA72" w:rsidR="00D76BCA" w:rsidRDefault="003278DE" w:rsidP="00D76BCA">
      <w:pPr>
        <w:pStyle w:val="LetranormalTFG"/>
        <w:ind w:left="720"/>
        <w:jc w:val="center"/>
      </w:pPr>
      <w:r>
        <w:rPr>
          <w:b/>
        </w:rPr>
        <w:t xml:space="preserve">Figura </w:t>
      </w:r>
      <w:r w:rsidR="007A69F1">
        <w:rPr>
          <w:b/>
        </w:rPr>
        <w:t>5</w:t>
      </w:r>
      <w:r w:rsidR="00D76BCA" w:rsidRPr="00D76BCA">
        <w:rPr>
          <w:b/>
        </w:rPr>
        <w:t>.</w:t>
      </w:r>
      <w:r w:rsidR="00D76BCA">
        <w:t xml:space="preserve"> Configuración de triciclo.</w:t>
      </w:r>
    </w:p>
    <w:p w14:paraId="2741D2FB" w14:textId="24192CEF" w:rsidR="00D76BCA" w:rsidDel="00855017" w:rsidRDefault="00D76BCA" w:rsidP="00D76BCA">
      <w:pPr>
        <w:pStyle w:val="LetranormalTFG"/>
        <w:ind w:left="720"/>
        <w:rPr>
          <w:del w:id="461" w:author="David Vacas Miguel" w:date="2018-06-27T01:06:00Z"/>
        </w:rPr>
      </w:pPr>
    </w:p>
    <w:p w14:paraId="2347B855" w14:textId="2C8DD0DA" w:rsidR="00D76BCA" w:rsidRDefault="00D76BCA" w:rsidP="00D76BCA">
      <w:pPr>
        <w:pStyle w:val="LetranormalTFG"/>
        <w:numPr>
          <w:ilvl w:val="0"/>
          <w:numId w:val="6"/>
        </w:numPr>
      </w:pPr>
      <w:proofErr w:type="spellStart"/>
      <w:r w:rsidRPr="00F21B89">
        <w:rPr>
          <w:b/>
        </w:rPr>
        <w:t>Skid</w:t>
      </w:r>
      <w:proofErr w:type="spellEnd"/>
      <w:r w:rsidRPr="00F21B89">
        <w:rPr>
          <w:b/>
        </w:rPr>
        <w:t xml:space="preserve"> </w:t>
      </w:r>
      <w:proofErr w:type="spellStart"/>
      <w:r w:rsidRPr="00F21B89">
        <w:rPr>
          <w:b/>
        </w:rPr>
        <w:t>Steer</w:t>
      </w:r>
      <w:proofErr w:type="spellEnd"/>
      <w:r w:rsidRPr="00F21B89">
        <w:rPr>
          <w:b/>
        </w:rPr>
        <w:t>:</w:t>
      </w:r>
      <w:r>
        <w:t xml:space="preserve"> Varias ruedas a cada lado del vehículo que actúan de forma simultánea. La dirección del vehículo </w:t>
      </w:r>
      <w:r w:rsidR="00AC4565">
        <w:t xml:space="preserve">resulta </w:t>
      </w:r>
      <w:r>
        <w:t xml:space="preserve">de combinar las velocidades de las ruedas </w:t>
      </w:r>
      <w:del w:id="462" w:author="David Vacas Miguel" w:date="2018-06-26T12:03:00Z">
        <w:r w:rsidDel="00C87E87">
          <w:delText xml:space="preserve">izquierdas </w:delText>
        </w:r>
      </w:del>
      <w:ins w:id="463" w:author="David Vacas Miguel" w:date="2018-06-26T12:03:00Z">
        <w:r w:rsidR="00C87E87">
          <w:t xml:space="preserve">del lado izquierdo </w:t>
        </w:r>
      </w:ins>
      <w:r>
        <w:t xml:space="preserve">con las </w:t>
      </w:r>
      <w:del w:id="464" w:author="David Vacas Miguel" w:date="2018-06-26T12:03:00Z">
        <w:r w:rsidDel="00C87E87">
          <w:delText>de la derecha</w:delText>
        </w:r>
      </w:del>
      <w:ins w:id="465" w:author="David Vacas Miguel" w:date="2018-06-26T12:03:00Z">
        <w:r w:rsidR="00C87E87">
          <w:t>del derecho</w:t>
        </w:r>
      </w:ins>
      <w:r>
        <w:t>.</w:t>
      </w:r>
    </w:p>
    <w:p w14:paraId="117763DB" w14:textId="79866D39" w:rsidR="00D76BCA" w:rsidRDefault="00286B3F" w:rsidP="00F21B89">
      <w:pPr>
        <w:pStyle w:val="LetranormalTFG"/>
        <w:ind w:left="720"/>
        <w:jc w:val="center"/>
      </w:pPr>
      <w:r>
        <w:rPr>
          <w:noProof/>
          <w:lang w:eastAsia="es-ES"/>
        </w:rPr>
        <w:drawing>
          <wp:inline distT="0" distB="0" distL="0" distR="0" wp14:anchorId="2DEAA500" wp14:editId="5ADAF8BD">
            <wp:extent cx="2362200" cy="1943212"/>
            <wp:effectExtent l="0" t="0" r="0" b="0"/>
            <wp:docPr id="196" name="Imagen 196" descr="F:\TFG\Git\TFG-RobotSiguelineas\Memoria\Imagenes\SkidSte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TFG\Git\TFG-RobotSiguelineas\Memoria\Imagenes\SkidSteer.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5929" b="11809"/>
                    <a:stretch/>
                  </pic:blipFill>
                  <pic:spPr bwMode="auto">
                    <a:xfrm>
                      <a:off x="0" y="0"/>
                      <a:ext cx="2383191" cy="1960480"/>
                    </a:xfrm>
                    <a:prstGeom prst="rect">
                      <a:avLst/>
                    </a:prstGeom>
                    <a:noFill/>
                    <a:ln>
                      <a:noFill/>
                    </a:ln>
                    <a:extLst>
                      <a:ext uri="{53640926-AAD7-44D8-BBD7-CCE9431645EC}">
                        <a14:shadowObscured xmlns:a14="http://schemas.microsoft.com/office/drawing/2010/main"/>
                      </a:ext>
                    </a:extLst>
                  </pic:spPr>
                </pic:pic>
              </a:graphicData>
            </a:graphic>
          </wp:inline>
        </w:drawing>
      </w:r>
    </w:p>
    <w:p w14:paraId="2C3E8D45" w14:textId="1E52EC8A" w:rsidR="0041739B" w:rsidRDefault="003278DE" w:rsidP="0041739B">
      <w:pPr>
        <w:pStyle w:val="LetranormalTFG"/>
        <w:ind w:left="720"/>
        <w:jc w:val="center"/>
      </w:pPr>
      <w:r>
        <w:rPr>
          <w:b/>
        </w:rPr>
        <w:t xml:space="preserve">Figura </w:t>
      </w:r>
      <w:r w:rsidR="007A69F1">
        <w:rPr>
          <w:b/>
        </w:rPr>
        <w:t>6</w:t>
      </w:r>
      <w:r w:rsidR="0041739B" w:rsidRPr="0041739B">
        <w:rPr>
          <w:b/>
        </w:rPr>
        <w:t>.</w:t>
      </w:r>
      <w:r w:rsidR="0041739B">
        <w:t xml:space="preserve"> Configuración </w:t>
      </w:r>
      <w:proofErr w:type="spellStart"/>
      <w:r w:rsidR="0041739B">
        <w:t>Skid</w:t>
      </w:r>
      <w:proofErr w:type="spellEnd"/>
      <w:r w:rsidR="0041739B">
        <w:t xml:space="preserve"> </w:t>
      </w:r>
      <w:proofErr w:type="spellStart"/>
      <w:r w:rsidR="0041739B">
        <w:t>Steer</w:t>
      </w:r>
      <w:proofErr w:type="spellEnd"/>
      <w:r w:rsidR="0041739B">
        <w:t>.</w:t>
      </w:r>
    </w:p>
    <w:p w14:paraId="76BE5932" w14:textId="02499671" w:rsidR="0041739B" w:rsidDel="00855017" w:rsidRDefault="0041739B" w:rsidP="0041739B">
      <w:pPr>
        <w:pStyle w:val="LetranormalTFG"/>
        <w:ind w:left="720"/>
        <w:jc w:val="center"/>
        <w:rPr>
          <w:del w:id="466" w:author="David Vacas Miguel" w:date="2018-06-27T01:06:00Z"/>
        </w:rPr>
      </w:pPr>
    </w:p>
    <w:p w14:paraId="7F70B7CA" w14:textId="54D62026" w:rsidR="0041739B" w:rsidRDefault="0041739B" w:rsidP="0041739B">
      <w:pPr>
        <w:pStyle w:val="LetranormalTFG"/>
        <w:numPr>
          <w:ilvl w:val="0"/>
          <w:numId w:val="6"/>
        </w:numPr>
      </w:pPr>
      <w:r w:rsidRPr="00F21B89">
        <w:rPr>
          <w:b/>
        </w:rPr>
        <w:t>Pistas de deslizamiento:</w:t>
      </w:r>
      <w:r>
        <w:t xml:space="preserve"> Funcionalmente análogo a la configuración </w:t>
      </w:r>
      <w:proofErr w:type="spellStart"/>
      <w:r>
        <w:t>Skid</w:t>
      </w:r>
      <w:proofErr w:type="spellEnd"/>
      <w:r>
        <w:t xml:space="preserve"> </w:t>
      </w:r>
      <w:proofErr w:type="spellStart"/>
      <w:r>
        <w:t>Steer</w:t>
      </w:r>
      <w:proofErr w:type="spellEnd"/>
      <w:r>
        <w:t>. Tanto la impulsión como el direccionamiento se realiza mediante pistas de desplazamiento, estas pistas actúan de forma similar a como lo harían ruedas de gran diámetro. Esta configuración es útil en terrenos irregulares.</w:t>
      </w:r>
    </w:p>
    <w:p w14:paraId="2247BE7D" w14:textId="77777777" w:rsidR="0041739B" w:rsidRDefault="004F4E74" w:rsidP="0041739B">
      <w:pPr>
        <w:pStyle w:val="LetranormalTFG"/>
        <w:ind w:left="720"/>
        <w:jc w:val="center"/>
      </w:pPr>
      <w:r>
        <w:pict w14:anchorId="09D2D8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pt;height:90.75pt">
            <v:imagedata r:id="rId26" o:title="pistas de desplazamiento" croptop="13014f" cropbottom="10226f"/>
          </v:shape>
        </w:pict>
      </w:r>
    </w:p>
    <w:p w14:paraId="35638FDC" w14:textId="6E491B22" w:rsidR="0041739B" w:rsidRDefault="003278DE" w:rsidP="0041739B">
      <w:pPr>
        <w:pStyle w:val="LetranormalTFG"/>
        <w:ind w:left="720"/>
        <w:jc w:val="center"/>
      </w:pPr>
      <w:r>
        <w:rPr>
          <w:b/>
        </w:rPr>
        <w:t xml:space="preserve">Figura </w:t>
      </w:r>
      <w:r w:rsidR="00562E23">
        <w:rPr>
          <w:b/>
        </w:rPr>
        <w:t>7</w:t>
      </w:r>
      <w:r w:rsidR="0041739B" w:rsidRPr="0041739B">
        <w:rPr>
          <w:b/>
        </w:rPr>
        <w:t>.</w:t>
      </w:r>
      <w:r w:rsidR="0041739B">
        <w:t xml:space="preserve"> Pistas de desplazamiento.</w:t>
      </w:r>
    </w:p>
    <w:p w14:paraId="67CF985E" w14:textId="57920E11" w:rsidR="0012487A" w:rsidRDefault="00373585" w:rsidP="00DE1065">
      <w:pPr>
        <w:pStyle w:val="LetranormalTFG"/>
        <w:numPr>
          <w:ilvl w:val="0"/>
          <w:numId w:val="6"/>
        </w:numPr>
        <w:rPr>
          <w:ins w:id="467" w:author="David Vacas Miguel" w:date="2018-06-26T12:10:00Z"/>
        </w:rPr>
      </w:pPr>
      <w:r w:rsidRPr="00F21B89">
        <w:rPr>
          <w:b/>
        </w:rPr>
        <w:t>Síncronas:</w:t>
      </w:r>
      <w:r>
        <w:t xml:space="preserve"> Se trata de una configuración en la que todas las ruedas actúan de forma simultánea y, por lo tanto, giran de forma síncrona.</w:t>
      </w:r>
    </w:p>
    <w:p w14:paraId="193277F9" w14:textId="26A2486C" w:rsidR="00C87E87" w:rsidRDefault="00C87E87" w:rsidP="00C87E87">
      <w:pPr>
        <w:pStyle w:val="LetranormalTFG"/>
        <w:ind w:left="720"/>
        <w:jc w:val="center"/>
        <w:rPr>
          <w:ins w:id="468" w:author="David Vacas Miguel" w:date="2018-06-26T12:10:00Z"/>
        </w:rPr>
      </w:pPr>
      <w:ins w:id="469" w:author="David Vacas Miguel" w:date="2018-06-26T12:10:00Z">
        <w:r>
          <w:rPr>
            <w:b/>
            <w:noProof/>
            <w:lang w:eastAsia="es-ES"/>
          </w:rPr>
          <w:drawing>
            <wp:inline distT="0" distB="0" distL="0" distR="0" wp14:anchorId="7F03BC09" wp14:editId="3CAFCFB0">
              <wp:extent cx="2390775" cy="159385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90775" cy="1593850"/>
                      </a:xfrm>
                      <a:prstGeom prst="rect">
                        <a:avLst/>
                      </a:prstGeom>
                      <a:noFill/>
                      <a:ln>
                        <a:noFill/>
                      </a:ln>
                    </pic:spPr>
                  </pic:pic>
                </a:graphicData>
              </a:graphic>
            </wp:inline>
          </w:drawing>
        </w:r>
      </w:ins>
    </w:p>
    <w:p w14:paraId="3AC127DC" w14:textId="78A97919" w:rsidR="00C87E87" w:rsidRPr="00F21B89" w:rsidRDefault="001444A0">
      <w:pPr>
        <w:pStyle w:val="LetranormalTFG"/>
        <w:ind w:left="720"/>
        <w:jc w:val="center"/>
        <w:pPrChange w:id="470" w:author="David Vacas Miguel" w:date="2018-06-26T12:10:00Z">
          <w:pPr>
            <w:pStyle w:val="LetranormalTFG"/>
            <w:numPr>
              <w:numId w:val="6"/>
            </w:numPr>
            <w:ind w:left="720" w:hanging="360"/>
          </w:pPr>
        </w:pPrChange>
      </w:pPr>
      <w:ins w:id="471" w:author="David Vacas Miguel" w:date="2018-06-26T12:10:00Z">
        <w:r w:rsidRPr="001444A0">
          <w:rPr>
            <w:b/>
            <w:rPrChange w:id="472" w:author="David Vacas Miguel" w:date="2018-06-26T12:10:00Z">
              <w:rPr/>
            </w:rPrChange>
          </w:rPr>
          <w:t>Figura 8.</w:t>
        </w:r>
        <w:r>
          <w:t xml:space="preserve"> </w:t>
        </w:r>
      </w:ins>
      <w:ins w:id="473" w:author="David Vacas Miguel" w:date="2018-06-26T12:13:00Z">
        <w:r>
          <w:t>R</w:t>
        </w:r>
      </w:ins>
      <w:ins w:id="474" w:author="David Vacas Miguel" w:date="2018-06-26T12:10:00Z">
        <w:r>
          <w:t>uedas síncronas.</w:t>
        </w:r>
      </w:ins>
    </w:p>
    <w:p w14:paraId="25FCE095" w14:textId="00FA5FBA" w:rsidR="0012487A" w:rsidRPr="0041739B" w:rsidRDefault="0012487A" w:rsidP="0012487A">
      <w:pPr>
        <w:pStyle w:val="LetranormalTFG"/>
        <w:numPr>
          <w:ilvl w:val="0"/>
          <w:numId w:val="6"/>
        </w:numPr>
      </w:pPr>
      <w:r w:rsidRPr="00623753">
        <w:rPr>
          <w:b/>
        </w:rPr>
        <w:lastRenderedPageBreak/>
        <w:t>Direccionamiento diferencial:</w:t>
      </w:r>
      <w:r>
        <w:t xml:space="preserve"> Esta configuración es la que utiliza el robot sigue líneas</w:t>
      </w:r>
      <w:ins w:id="475" w:author="David Vacas Miguel" w:date="2018-06-26T12:11:00Z">
        <w:r w:rsidR="001444A0">
          <w:t xml:space="preserve"> utilizado en este trabajo</w:t>
        </w:r>
      </w:ins>
      <w:r>
        <w:t>. En este sistema</w:t>
      </w:r>
      <w:ins w:id="476" w:author="David Vacas Miguel" w:date="2018-06-26T12:11:00Z">
        <w:r w:rsidR="001444A0">
          <w:t>,</w:t>
        </w:r>
      </w:ins>
      <w:r>
        <w:t xml:space="preserve"> las ruedas se sitúan de forma paralela y no realizan giros.</w:t>
      </w:r>
      <w:r w:rsidRPr="00FA5302">
        <w:t xml:space="preserve"> </w:t>
      </w:r>
      <w:r w:rsidRPr="0005392A">
        <w:t>El direccionamiento diferencial viene dado por la diferencia de velocidades de las ruedas laterales. La tracción se consigue</w:t>
      </w:r>
      <w:ins w:id="477" w:author="David Vacas Miguel" w:date="2018-06-26T12:11:00Z">
        <w:r w:rsidR="001444A0">
          <w:t xml:space="preserve"> además</w:t>
        </w:r>
      </w:ins>
      <w:r w:rsidRPr="0005392A">
        <w:t xml:space="preserve"> con esas mismas ruedas. Adicionalmente, existen una o más ruedas</w:t>
      </w:r>
      <w:r>
        <w:t xml:space="preserve"> para el soporte</w:t>
      </w:r>
      <w:ins w:id="478" w:author="David Vacas Miguel" w:date="2018-06-26T12:12:00Z">
        <w:r w:rsidR="001444A0">
          <w:t xml:space="preserve"> en la parte posterior</w:t>
        </w:r>
      </w:ins>
      <w:del w:id="479" w:author="David Vacas Miguel" w:date="2018-06-26T12:12:00Z">
        <w:r w:rsidDel="001444A0">
          <w:delText xml:space="preserve">. En la figura </w:delText>
        </w:r>
      </w:del>
      <w:del w:id="480" w:author="David Vacas Miguel" w:date="2018-05-27T13:30:00Z">
        <w:r w:rsidDel="00447A67">
          <w:delText>10</w:delText>
        </w:r>
        <w:r w:rsidRPr="0005392A" w:rsidDel="00447A67">
          <w:delText xml:space="preserve"> </w:delText>
        </w:r>
      </w:del>
      <w:del w:id="481" w:author="David Vacas Miguel" w:date="2018-06-26T12:12:00Z">
        <w:r w:rsidRPr="0005392A" w:rsidDel="001444A0">
          <w:delText>se muestra una imagen de dicho esquema</w:delText>
        </w:r>
      </w:del>
      <w:r w:rsidRPr="0005392A">
        <w:t xml:space="preserve">. </w:t>
      </w:r>
      <w:r>
        <w:t xml:space="preserve"> </w:t>
      </w:r>
    </w:p>
    <w:p w14:paraId="5261F856" w14:textId="79841B13" w:rsidR="004758F0" w:rsidRDefault="00243D06" w:rsidP="00243D06">
      <w:pPr>
        <w:pStyle w:val="LetranormalTFG"/>
        <w:jc w:val="center"/>
      </w:pPr>
      <w:del w:id="482" w:author="David Vacas Miguel" w:date="2018-05-31T12:28:00Z">
        <w:r w:rsidDel="0099707A">
          <w:rPr>
            <w:b/>
            <w:noProof/>
            <w:lang w:eastAsia="es-ES"/>
          </w:rPr>
          <w:drawing>
            <wp:inline distT="0" distB="0" distL="0" distR="0" wp14:anchorId="79080421" wp14:editId="45C7E44A">
              <wp:extent cx="3295015" cy="1811655"/>
              <wp:effectExtent l="0" t="0" r="635" b="0"/>
              <wp:docPr id="197" name="Imagen 197" descr="F:\TFG\Git\TFG-RobotSiguelineas\Memoria\Imagenes\direccionamientodiferenc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TFG\Git\TFG-RobotSiguelineas\Memoria\Imagenes\direccionamientodiferencial.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95015" cy="1811655"/>
                      </a:xfrm>
                      <a:prstGeom prst="rect">
                        <a:avLst/>
                      </a:prstGeom>
                      <a:noFill/>
                      <a:ln>
                        <a:noFill/>
                      </a:ln>
                    </pic:spPr>
                  </pic:pic>
                </a:graphicData>
              </a:graphic>
            </wp:inline>
          </w:drawing>
        </w:r>
      </w:del>
      <w:ins w:id="483" w:author="David Vacas Miguel" w:date="2018-05-31T12:29:00Z">
        <w:r w:rsidR="004F4E74">
          <w:pict w14:anchorId="278BFD39">
            <v:shape id="_x0000_i1026" type="#_x0000_t75" style="width:231pt;height:177pt">
              <v:imagedata r:id="rId29" o:title="robot direccionamiento diferencial"/>
            </v:shape>
          </w:pict>
        </w:r>
      </w:ins>
    </w:p>
    <w:p w14:paraId="64AFE215" w14:textId="5C0F92E6" w:rsidR="004758F0" w:rsidDel="00456092" w:rsidRDefault="004758F0">
      <w:pPr>
        <w:pStyle w:val="LetranormalTFG"/>
        <w:jc w:val="center"/>
        <w:rPr>
          <w:del w:id="484" w:author="David Vacas Miguel" w:date="2018-06-02T12:56:00Z"/>
        </w:rPr>
      </w:pPr>
      <w:r w:rsidRPr="00F21B89">
        <w:rPr>
          <w:b/>
        </w:rPr>
        <w:t xml:space="preserve">Figura </w:t>
      </w:r>
      <w:del w:id="485" w:author="David Vacas Miguel" w:date="2018-06-26T17:36:00Z">
        <w:r w:rsidRPr="00F21B89" w:rsidDel="00C55F6C">
          <w:rPr>
            <w:b/>
          </w:rPr>
          <w:delText>8</w:delText>
        </w:r>
      </w:del>
      <w:ins w:id="486" w:author="David Vacas Miguel" w:date="2018-06-26T17:36:00Z">
        <w:r w:rsidR="00C55F6C">
          <w:rPr>
            <w:b/>
          </w:rPr>
          <w:t>9</w:t>
        </w:r>
      </w:ins>
      <w:r w:rsidRPr="00F21B89">
        <w:rPr>
          <w:b/>
        </w:rPr>
        <w:t>:</w:t>
      </w:r>
      <w:r>
        <w:t xml:space="preserve"> </w:t>
      </w:r>
      <w:ins w:id="487" w:author="David Vacas Miguel" w:date="2018-06-26T12:13:00Z">
        <w:r w:rsidR="001444A0">
          <w:t>D</w:t>
        </w:r>
      </w:ins>
      <w:del w:id="488" w:author="David Vacas Miguel" w:date="2018-06-26T12:13:00Z">
        <w:r w:rsidDel="001444A0">
          <w:delText>Robot con d</w:delText>
        </w:r>
      </w:del>
      <w:r>
        <w:t>ireccionamiento diferencial.</w:t>
      </w:r>
    </w:p>
    <w:p w14:paraId="5C836A14" w14:textId="77777777" w:rsidR="00456092" w:rsidRDefault="00456092" w:rsidP="00F21B89">
      <w:pPr>
        <w:pStyle w:val="LetranormalTFG"/>
        <w:jc w:val="center"/>
        <w:rPr>
          <w:ins w:id="489" w:author="David Vacas Miguel" w:date="2018-06-27T01:18:00Z"/>
        </w:rPr>
      </w:pPr>
    </w:p>
    <w:p w14:paraId="629CEDDC" w14:textId="45917420" w:rsidR="00BC3217" w:rsidRPr="000475C7" w:rsidRDefault="00BC3217">
      <w:pPr>
        <w:pStyle w:val="LetranormalTFG"/>
        <w:jc w:val="center"/>
        <w:rPr>
          <w:rFonts w:ascii="Arial" w:eastAsiaTheme="majorEastAsia" w:hAnsi="Arial" w:cstheme="majorBidi"/>
          <w:sz w:val="36"/>
          <w:szCs w:val="32"/>
        </w:rPr>
      </w:pPr>
    </w:p>
    <w:p w14:paraId="649F1A04" w14:textId="505294A7" w:rsidR="00A240FE" w:rsidRDefault="00D27C27" w:rsidP="00F21B89">
      <w:pPr>
        <w:pStyle w:val="TFGtitulo2"/>
        <w:spacing w:after="100"/>
      </w:pPr>
      <w:bookmarkStart w:id="490" w:name="_Toc517795804"/>
      <w:bookmarkStart w:id="491" w:name="_Toc517869948"/>
      <w:ins w:id="492" w:author="David Vacas Miguel" w:date="2018-06-26T17:26:00Z">
        <w:r>
          <w:t>2.</w:t>
        </w:r>
      </w:ins>
      <w:r w:rsidR="000475C7">
        <w:t xml:space="preserve">3. </w:t>
      </w:r>
      <w:r w:rsidR="00FA5302">
        <w:t>Modelo físico d</w:t>
      </w:r>
      <w:r w:rsidR="00BC3217">
        <w:t>ireccionamiento diferencial</w:t>
      </w:r>
      <w:bookmarkEnd w:id="490"/>
      <w:bookmarkEnd w:id="491"/>
    </w:p>
    <w:p w14:paraId="10395604" w14:textId="62A6DDE0" w:rsidR="007E6355" w:rsidRDefault="004A547C" w:rsidP="00FA5302">
      <w:pPr>
        <w:pStyle w:val="LetranormalTFG"/>
      </w:pPr>
      <w:r>
        <w:t>Para poder realizar la simulación</w:t>
      </w:r>
      <w:r w:rsidR="007A2996">
        <w:t xml:space="preserve"> </w:t>
      </w:r>
      <w:del w:id="493" w:author="David Vacas Miguel" w:date="2018-06-26T12:13:00Z">
        <w:r w:rsidR="007A2996" w:rsidDel="001444A0">
          <w:delText>gráfica</w:delText>
        </w:r>
        <w:r w:rsidDel="001444A0">
          <w:delText xml:space="preserve"> del robot y pintarlo</w:delText>
        </w:r>
      </w:del>
      <w:ins w:id="494" w:author="David Vacas Miguel" w:date="2018-06-26T12:13:00Z">
        <w:r w:rsidR="001444A0">
          <w:t>del movimiento del robot</w:t>
        </w:r>
      </w:ins>
      <w:r>
        <w:t xml:space="preserve"> se debe conocer primeramente el estado del sistema. El </w:t>
      </w:r>
      <w:r w:rsidR="00414C35">
        <w:t>estado</w:t>
      </w:r>
      <w:r>
        <w:t xml:space="preserve"> de</w:t>
      </w:r>
      <w:r w:rsidR="001A1288">
        <w:t>l</w:t>
      </w:r>
      <w:r>
        <w:t xml:space="preserve"> robot viene dado por su posición y orientación. Puesto que el robot se va a mover</w:t>
      </w:r>
      <w:r w:rsidR="001A1288">
        <w:t>,</w:t>
      </w:r>
      <w:r>
        <w:t xml:space="preserve"> se necesita saber el estado</w:t>
      </w:r>
      <w:r w:rsidR="001A1288">
        <w:t xml:space="preserve"> del mismo</w:t>
      </w:r>
      <w:r>
        <w:t xml:space="preserve"> en los diferentes instantes</w:t>
      </w:r>
      <w:r w:rsidR="001A1288">
        <w:t xml:space="preserve"> de tiempo</w:t>
      </w:r>
      <w:r>
        <w:t xml:space="preserve">, por lo </w:t>
      </w:r>
      <w:r w:rsidR="00EE5E72">
        <w:t>tanto,</w:t>
      </w:r>
      <w:r>
        <w:t xml:space="preserve"> se debe definir un modelo de cambios de estado, es decir, una</w:t>
      </w:r>
      <w:ins w:id="495" w:author="David Vacas Miguel" w:date="2018-06-26T12:14:00Z">
        <w:r w:rsidR="003A343E">
          <w:t>s</w:t>
        </w:r>
      </w:ins>
      <w:r>
        <w:t xml:space="preserve"> ecuaci</w:t>
      </w:r>
      <w:ins w:id="496" w:author="David Vacas Miguel" w:date="2018-06-26T12:14:00Z">
        <w:r w:rsidR="003A343E">
          <w:t>o</w:t>
        </w:r>
      </w:ins>
      <w:del w:id="497" w:author="David Vacas Miguel" w:date="2018-06-26T12:14:00Z">
        <w:r w:rsidDel="003A343E">
          <w:delText>ó</w:delText>
        </w:r>
      </w:del>
      <w:r>
        <w:t>n</w:t>
      </w:r>
      <w:ins w:id="498" w:author="David Vacas Miguel" w:date="2018-06-26T12:14:00Z">
        <w:r w:rsidR="003A343E">
          <w:t>es</w:t>
        </w:r>
      </w:ins>
      <w:r>
        <w:t xml:space="preserve"> que a partir del estado actual</w:t>
      </w:r>
      <w:del w:id="499" w:author="David Vacas Miguel" w:date="2018-06-26T12:14:00Z">
        <w:r w:rsidR="001A1288" w:rsidDel="003A343E">
          <w:delText xml:space="preserve"> en</w:delText>
        </w:r>
        <w:r w:rsidDel="003A343E">
          <w:delText xml:space="preserve"> </w:delText>
        </w:r>
        <w:r w:rsidR="009C2297" w:rsidRPr="00F21B89" w:rsidDel="003A343E">
          <w:rPr>
            <w:i/>
          </w:rPr>
          <w:delText>(t)</w:delText>
        </w:r>
      </w:del>
      <w:r w:rsidR="00223F7B">
        <w:t xml:space="preserve"> </w:t>
      </w:r>
      <w:r>
        <w:t>y unas entradas</w:t>
      </w:r>
      <w:del w:id="500" w:author="David Vacas Miguel" w:date="2018-06-26T12:14:00Z">
        <w:r w:rsidR="001A1288" w:rsidDel="003A343E">
          <w:delText xml:space="preserve"> en </w:delText>
        </w:r>
        <w:r w:rsidR="001A1288" w:rsidRPr="00F21B89" w:rsidDel="003A343E">
          <w:rPr>
            <w:i/>
          </w:rPr>
          <w:delText>(t)</w:delText>
        </w:r>
      </w:del>
      <w:ins w:id="501" w:author="David Vacas Miguel" w:date="2018-06-26T12:14:00Z">
        <w:r w:rsidR="003A343E">
          <w:rPr>
            <w:i/>
          </w:rPr>
          <w:t xml:space="preserve"> </w:t>
        </w:r>
        <w:r w:rsidR="003A343E">
          <w:t>permiten calcular el</w:t>
        </w:r>
      </w:ins>
      <w:del w:id="502" w:author="David Vacas Miguel" w:date="2018-06-26T12:14:00Z">
        <w:r w:rsidDel="003A343E">
          <w:delText xml:space="preserve"> se pase al</w:delText>
        </w:r>
      </w:del>
      <w:r>
        <w:t xml:space="preserve"> estado</w:t>
      </w:r>
      <w:ins w:id="503" w:author="David Vacas Miguel" w:date="2018-06-26T12:15:00Z">
        <w:r w:rsidR="003A343E">
          <w:t xml:space="preserve"> del sistema</w:t>
        </w:r>
      </w:ins>
      <w:r>
        <w:t xml:space="preserve"> en el siguiente instan</w:t>
      </w:r>
      <w:ins w:id="504" w:author="David Vacas Miguel" w:date="2018-06-26T12:15:00Z">
        <w:r w:rsidR="003A343E">
          <w:t>te de tiempo</w:t>
        </w:r>
      </w:ins>
      <w:del w:id="505" w:author="David Vacas Miguel" w:date="2018-06-26T12:15:00Z">
        <w:r w:rsidDel="003A343E">
          <w:delText xml:space="preserve">te </w:delText>
        </w:r>
        <w:r w:rsidRPr="00F21B89" w:rsidDel="003A343E">
          <w:rPr>
            <w:i/>
          </w:rPr>
          <w:delText>(t+1)</w:delText>
        </w:r>
      </w:del>
      <w:r>
        <w:t xml:space="preserve">. En la ecuación </w:t>
      </w:r>
      <w:ins w:id="506" w:author="David Vacas Miguel" w:date="2018-06-26T12:15:00Z">
        <w:r w:rsidR="003A343E">
          <w:t>(1)</w:t>
        </w:r>
      </w:ins>
      <w:del w:id="507" w:author="David Vacas Miguel" w:date="2018-06-26T12:15:00Z">
        <w:r w:rsidDel="003A343E">
          <w:delText>X</w:delText>
        </w:r>
      </w:del>
      <w:r>
        <w:t xml:space="preserve"> se puede observar la ecuación que define el sistema, siendo </w:t>
      </w:r>
      <w:r w:rsidR="00223F7B" w:rsidRPr="00AD4DB6">
        <w:rPr>
          <w:position w:val="-6"/>
        </w:rPr>
        <w:object w:dxaOrig="200" w:dyaOrig="260" w14:anchorId="6C07473B">
          <v:shape id="_x0000_i1027" type="#_x0000_t75" style="width:9pt;height:12.75pt" o:ole="">
            <v:imagedata r:id="rId30" o:title=""/>
          </v:shape>
          <o:OLEObject Type="Embed" ProgID="Equation.DSMT4" ShapeID="_x0000_i1027" DrawAspect="Content" ObjectID="_1591612234" r:id="rId31"/>
        </w:object>
      </w:r>
      <w:r>
        <w:rPr>
          <w:i/>
        </w:rPr>
        <w:t xml:space="preserve"> </w:t>
      </w:r>
      <w:r>
        <w:t>el estado</w:t>
      </w:r>
      <w:r w:rsidR="009C2297">
        <w:t xml:space="preserve"> y</w:t>
      </w:r>
      <w:r>
        <w:t xml:space="preserve"> </w:t>
      </w:r>
      <w:r w:rsidR="00223F7B" w:rsidRPr="00AD4DB6">
        <w:rPr>
          <w:position w:val="-4"/>
        </w:rPr>
        <w:object w:dxaOrig="220" w:dyaOrig="240" w14:anchorId="63D9A005">
          <v:shape id="_x0000_i1028" type="#_x0000_t75" style="width:11.25pt;height:12pt" o:ole="">
            <v:imagedata r:id="rId32" o:title=""/>
          </v:shape>
          <o:OLEObject Type="Embed" ProgID="Equation.DSMT4" ShapeID="_x0000_i1028" DrawAspect="Content" ObjectID="_1591612235" r:id="rId33"/>
        </w:object>
      </w:r>
      <w:r>
        <w:rPr>
          <w:i/>
        </w:rPr>
        <w:t xml:space="preserve"> </w:t>
      </w:r>
      <w:r>
        <w:t>las entradas</w:t>
      </w:r>
      <w:r w:rsidR="009C2297">
        <w:t xml:space="preserve">. </w:t>
      </w:r>
      <w:del w:id="508" w:author="David Vacas Miguel" w:date="2018-06-26T12:15:00Z">
        <w:r w:rsidR="009C2297" w:rsidDel="003A343E">
          <w:delText>Asimismo, en esta misma ecuación se muestra</w:delText>
        </w:r>
        <w:r w:rsidR="001A1288" w:rsidDel="003A343E">
          <w:delText>n</w:delText>
        </w:r>
        <w:r w:rsidR="009C2297" w:rsidDel="003A343E">
          <w:delText xml:space="preserve"> la</w:delText>
        </w:r>
        <w:r w:rsidR="001A1288" w:rsidDel="003A343E">
          <w:delText>s</w:delText>
        </w:r>
        <w:r w:rsidR="009C2297" w:rsidDel="003A343E">
          <w:delText xml:space="preserve"> </w:delText>
        </w:r>
        <w:r w:rsidR="001A1288" w:rsidDel="003A343E">
          <w:delText xml:space="preserve">variables que definen el estado del robot en un instante </w:delText>
        </w:r>
        <w:r w:rsidR="001A1288" w:rsidRPr="00F21B89" w:rsidDel="003A343E">
          <w:rPr>
            <w:i/>
          </w:rPr>
          <w:delText>(t)</w:delText>
        </w:r>
        <w:r w:rsidR="001A1288" w:rsidDel="003A343E">
          <w:delText xml:space="preserve"> dado,</w:delText>
        </w:r>
        <w:r w:rsidR="009C2297" w:rsidDel="003A343E">
          <w:delText xml:space="preserve"> posición </w:delText>
        </w:r>
        <w:r w:rsidR="001A1288" w:rsidRPr="00F21B89" w:rsidDel="003A343E">
          <w:rPr>
            <w:i/>
          </w:rPr>
          <w:delText>(</w:delText>
        </w:r>
        <w:r w:rsidR="009C2297" w:rsidRPr="00F21B89" w:rsidDel="003A343E">
          <w:rPr>
            <w:i/>
          </w:rPr>
          <w:delText>x(t)</w:delText>
        </w:r>
        <w:r w:rsidR="001A1288" w:rsidRPr="001A1288" w:rsidDel="003A343E">
          <w:rPr>
            <w:i/>
          </w:rPr>
          <w:delText>,</w:delText>
        </w:r>
        <w:r w:rsidR="009C2297" w:rsidRPr="00F21B89" w:rsidDel="003A343E">
          <w:rPr>
            <w:i/>
          </w:rPr>
          <w:delText xml:space="preserve"> z(t)</w:delText>
        </w:r>
        <w:r w:rsidR="001A1288" w:rsidRPr="001A1288" w:rsidDel="003A343E">
          <w:rPr>
            <w:i/>
          </w:rPr>
          <w:delText>)</w:delText>
        </w:r>
        <w:r w:rsidR="009C2297" w:rsidDel="003A343E">
          <w:delText xml:space="preserve"> y su orientación </w:delText>
        </w:r>
        <w:r w:rsidR="009C2297" w:rsidRPr="00AD4DB6" w:rsidDel="003A343E">
          <w:rPr>
            <w:position w:val="-10"/>
          </w:rPr>
          <w:object w:dxaOrig="220" w:dyaOrig="260" w14:anchorId="1B10287B">
            <v:shape id="_x0000_i1029" type="#_x0000_t75" style="width:11.25pt;height:12.75pt" o:ole="">
              <v:imagedata r:id="rId34" o:title=""/>
            </v:shape>
            <o:OLEObject Type="Embed" ProgID="Equation.DSMT4" ShapeID="_x0000_i1029" DrawAspect="Content" ObjectID="_1591612236" r:id="rId35"/>
          </w:object>
        </w:r>
        <w:r w:rsidR="009C2297" w:rsidRPr="00F21B89" w:rsidDel="003A343E">
          <w:rPr>
            <w:i/>
          </w:rPr>
          <w:delText>(t)</w:delText>
        </w:r>
        <w:r w:rsidR="009C2297" w:rsidDel="003A343E">
          <w:delText xml:space="preserve"> en ese instante</w:delText>
        </w:r>
        <w:r w:rsidR="00774956" w:rsidDel="003A343E">
          <w:delText>:</w:delText>
        </w:r>
      </w:del>
    </w:p>
    <w:p w14:paraId="7A643571" w14:textId="6A88597C" w:rsidR="009C2297" w:rsidRDefault="00855017">
      <w:pPr>
        <w:pStyle w:val="LetranormalTFG"/>
        <w:tabs>
          <w:tab w:val="right" w:pos="9070"/>
        </w:tabs>
        <w:spacing w:before="360" w:after="360"/>
        <w:pPrChange w:id="509" w:author="David Vacas Miguel" w:date="2018-06-27T01:17:00Z">
          <w:pPr>
            <w:pStyle w:val="LetranormalTFG"/>
            <w:tabs>
              <w:tab w:val="right" w:pos="9070"/>
            </w:tabs>
          </w:pPr>
        </w:pPrChange>
      </w:pPr>
      <w:r w:rsidRPr="00855017">
        <w:rPr>
          <w:position w:val="-10"/>
        </w:rPr>
        <w:object w:dxaOrig="2320" w:dyaOrig="320" w14:anchorId="3068C5FA">
          <v:shape id="_x0000_i1030" type="#_x0000_t75" style="width:116.25pt;height:15.75pt" o:ole="">
            <v:imagedata r:id="rId36" o:title=""/>
          </v:shape>
          <o:OLEObject Type="Embed" ProgID="Equation.DSMT4" ShapeID="_x0000_i1030" DrawAspect="Content" ObjectID="_1591612237" r:id="rId37"/>
        </w:object>
      </w:r>
      <w:r w:rsidR="00A3242A">
        <w:t xml:space="preserve"> </w:t>
      </w:r>
      <w:ins w:id="510" w:author="David Vacas Miguel" w:date="2018-05-30T11:35:00Z">
        <w:r w:rsidR="00602C88">
          <w:tab/>
        </w:r>
      </w:ins>
      <w:r w:rsidR="00A3242A">
        <w:t>(</w:t>
      </w:r>
      <w:del w:id="511" w:author="David Vacas Miguel" w:date="2018-06-01T03:15:00Z">
        <w:r w:rsidR="00A3242A" w:rsidDel="00597559">
          <w:delText>X</w:delText>
        </w:r>
      </w:del>
      <w:ins w:id="512" w:author="David Vacas Miguel" w:date="2018-06-01T03:15:00Z">
        <w:r w:rsidR="00597559">
          <w:t>1</w:t>
        </w:r>
      </w:ins>
      <w:r w:rsidR="00A3242A">
        <w:t>)</w:t>
      </w:r>
    </w:p>
    <w:p w14:paraId="76E46811" w14:textId="77777777" w:rsidR="0050595B" w:rsidRDefault="0050595B">
      <w:pPr>
        <w:rPr>
          <w:ins w:id="513" w:author="David Vacas Miguel" w:date="2018-06-27T01:18:00Z"/>
          <w:rFonts w:ascii="Century Gothic" w:hAnsi="Century Gothic" w:cs="Times New Roman"/>
        </w:rPr>
      </w:pPr>
      <w:ins w:id="514" w:author="David Vacas Miguel" w:date="2018-06-27T01:18:00Z">
        <w:r>
          <w:br w:type="page"/>
        </w:r>
      </w:ins>
    </w:p>
    <w:p w14:paraId="0D783DB3" w14:textId="658693E3" w:rsidR="00223F7B" w:rsidRDefault="00675CDB" w:rsidP="00223F7B">
      <w:pPr>
        <w:pStyle w:val="LetranormalTFG"/>
      </w:pPr>
      <w:moveToRangeStart w:id="515" w:author="David Vacas Miguel" w:date="2018-06-26T12:32:00Z" w:name="move517779653"/>
      <w:moveTo w:id="516" w:author="David Vacas Miguel" w:date="2018-06-26T12:32:00Z">
        <w:del w:id="517" w:author="David Vacas Miguel" w:date="2018-06-26T12:32:00Z">
          <w:r w:rsidDel="00675CDB">
            <w:lastRenderedPageBreak/>
            <w:delText xml:space="preserve">Para obtener la ecuación de cambio de estado para un robot con direccionamiento diferencial se deben definir las entradas como las velocidades izquierda y derecha. </w:delText>
          </w:r>
        </w:del>
      </w:moveTo>
      <w:moveToRangeEnd w:id="515"/>
      <w:ins w:id="518" w:author="David Vacas Miguel" w:date="2018-06-26T12:16:00Z">
        <w:r w:rsidR="003A343E">
          <w:t xml:space="preserve">Para el </w:t>
        </w:r>
      </w:ins>
      <w:ins w:id="519" w:author="David Vacas Miguel" w:date="2018-06-26T12:32:00Z">
        <w:r>
          <w:t>cálculo</w:t>
        </w:r>
      </w:ins>
      <w:ins w:id="520" w:author="David Vacas Miguel" w:date="2018-06-26T12:16:00Z">
        <w:r w:rsidR="003A343E">
          <w:t xml:space="preserve"> de un robot móvil con direccionamiento diferencial</w:t>
        </w:r>
      </w:ins>
      <w:del w:id="521" w:author="David Vacas Miguel" w:date="2018-06-27T01:08:00Z">
        <w:r w:rsidR="0094275F" w:rsidRPr="00326B5B" w:rsidDel="00855017">
          <w:fldChar w:fldCharType="begin"/>
        </w:r>
        <w:r w:rsidR="0094275F" w:rsidRPr="00326B5B" w:rsidDel="00855017">
          <w:fldChar w:fldCharType="end"/>
        </w:r>
      </w:del>
      <w:ins w:id="522" w:author="David Vacas Miguel" w:date="2018-06-26T12:16:00Z">
        <w:r w:rsidR="003A343E">
          <w:t xml:space="preserve"> </w:t>
        </w:r>
      </w:ins>
      <w:ins w:id="523" w:author="David Vacas Miguel" w:date="2018-06-26T12:20:00Z">
        <w:r w:rsidR="0094275F" w:rsidRPr="00AD4DB6">
          <w:rPr>
            <w:position w:val="-4"/>
          </w:rPr>
          <w:object w:dxaOrig="220" w:dyaOrig="240" w14:anchorId="7818D485">
            <v:shape id="_x0000_i1031" type="#_x0000_t75" style="width:11.25pt;height:12pt" o:ole="">
              <v:imagedata r:id="rId32" o:title=""/>
            </v:shape>
            <o:OLEObject Type="Embed" ProgID="Equation.DSMT4" ShapeID="_x0000_i1031" DrawAspect="Content" ObjectID="_1591612238" r:id="rId38"/>
          </w:object>
        </w:r>
      </w:ins>
      <w:ins w:id="524" w:author="David Vacas Miguel" w:date="2018-06-26T12:16:00Z">
        <w:r w:rsidR="003A343E">
          <w:t xml:space="preserve"> s</w:t>
        </w:r>
      </w:ins>
      <w:ins w:id="525" w:author="David Vacas Miguel" w:date="2018-06-27T01:08:00Z">
        <w:r w:rsidR="00855017">
          <w:t>on</w:t>
        </w:r>
      </w:ins>
      <w:del w:id="526" w:author="David Vacas Miguel" w:date="2018-06-27T01:08:00Z">
        <w:r w:rsidRPr="00AD4DB6" w:rsidDel="00855017">
          <w:fldChar w:fldCharType="begin"/>
        </w:r>
        <w:r w:rsidRPr="00AD4DB6" w:rsidDel="00855017">
          <w:fldChar w:fldCharType="end"/>
        </w:r>
      </w:del>
      <w:moveToRangeStart w:id="527" w:author="David Vacas Miguel" w:date="2018-06-26T12:35:00Z" w:name="move517779828"/>
      <w:moveTo w:id="528" w:author="David Vacas Miguel" w:date="2018-06-26T12:35:00Z">
        <w:del w:id="529" w:author="David Vacas Miguel" w:date="2018-06-27T01:08:00Z">
          <w:r w:rsidRPr="00AD4DB6" w:rsidDel="00855017">
            <w:rPr>
              <w:position w:val="-12"/>
            </w:rPr>
            <w:object w:dxaOrig="300" w:dyaOrig="380" w14:anchorId="116F70D2">
              <v:shape id="_x0000_i1032" type="#_x0000_t75" style="width:15pt;height:18.75pt" o:ole="">
                <v:imagedata r:id="rId39" o:title=""/>
              </v:shape>
              <o:OLEObject Type="Embed" ProgID="Equation.DSMT4" ShapeID="_x0000_i1032" DrawAspect="Content" ObjectID="_1591612239" r:id="rId40"/>
            </w:object>
          </w:r>
        </w:del>
      </w:moveTo>
      <w:ins w:id="530" w:author="David Vacas Miguel" w:date="2018-06-26T12:35:00Z">
        <w:r>
          <w:t xml:space="preserve"> </w:t>
        </w:r>
      </w:ins>
      <w:moveTo w:id="531" w:author="David Vacas Miguel" w:date="2018-06-26T12:35:00Z">
        <w:r>
          <w:t>la</w:t>
        </w:r>
      </w:moveTo>
      <w:ins w:id="532" w:author="David Vacas Miguel" w:date="2018-06-27T01:08:00Z">
        <w:r w:rsidR="00855017">
          <w:t>s</w:t>
        </w:r>
      </w:ins>
      <w:moveTo w:id="533" w:author="David Vacas Miguel" w:date="2018-06-26T12:35:00Z">
        <w:r>
          <w:t xml:space="preserve"> velocidad</w:t>
        </w:r>
      </w:moveTo>
      <w:ins w:id="534" w:author="David Vacas Miguel" w:date="2018-06-27T01:08:00Z">
        <w:r w:rsidR="00855017">
          <w:t>es</w:t>
        </w:r>
      </w:ins>
      <w:moveTo w:id="535" w:author="David Vacas Miguel" w:date="2018-06-26T12:35:00Z">
        <w:r>
          <w:t xml:space="preserve"> de la</w:t>
        </w:r>
      </w:moveTo>
      <w:ins w:id="536" w:author="David Vacas Miguel" w:date="2018-06-27T01:08:00Z">
        <w:r w:rsidR="00855017">
          <w:t>s</w:t>
        </w:r>
      </w:ins>
      <w:moveTo w:id="537" w:author="David Vacas Miguel" w:date="2018-06-26T12:35:00Z">
        <w:r>
          <w:t xml:space="preserve"> rueda</w:t>
        </w:r>
      </w:moveTo>
      <w:ins w:id="538" w:author="David Vacas Miguel" w:date="2018-06-27T01:08:00Z">
        <w:r w:rsidR="00855017">
          <w:t>s</w:t>
        </w:r>
      </w:ins>
      <w:moveTo w:id="539" w:author="David Vacas Miguel" w:date="2018-06-26T12:35:00Z">
        <w:r>
          <w:t xml:space="preserve"> izquierda y</w:t>
        </w:r>
      </w:moveTo>
      <w:ins w:id="540" w:author="David Vacas Miguel" w:date="2018-06-27T01:08:00Z">
        <w:r w:rsidR="00855017">
          <w:t xml:space="preserve"> derecha</w:t>
        </w:r>
      </w:ins>
      <w:ins w:id="541" w:author="David Vacas Miguel" w:date="2018-06-27T01:09:00Z">
        <w:r w:rsidR="00855017">
          <w:t xml:space="preserve"> </w:t>
        </w:r>
      </w:ins>
      <w:ins w:id="542" w:author="David Vacas Miguel" w:date="2018-06-27T01:10:00Z">
        <w:r w:rsidR="00C71083" w:rsidRPr="00692A83">
          <w:rPr>
            <w:position w:val="-12"/>
          </w:rPr>
          <w:object w:dxaOrig="1300" w:dyaOrig="360" w14:anchorId="59B782B7">
            <v:shape id="_x0000_i1033" type="#_x0000_t75" style="width:65.25pt;height:18pt" o:ole="">
              <v:imagedata r:id="rId41" o:title=""/>
            </v:shape>
            <o:OLEObject Type="Embed" ProgID="Equation.DSMT4" ShapeID="_x0000_i1033" DrawAspect="Content" ObjectID="_1591612240" r:id="rId42"/>
          </w:object>
        </w:r>
      </w:ins>
      <w:ins w:id="543" w:author="David Vacas Miguel" w:date="2018-06-27T01:10:00Z">
        <w:r w:rsidR="00855017">
          <w:t xml:space="preserve">, </w:t>
        </w:r>
      </w:ins>
      <w:moveTo w:id="544" w:author="David Vacas Miguel" w:date="2018-06-26T12:35:00Z">
        <w:del w:id="545" w:author="David Vacas Miguel" w:date="2018-06-27T01:09:00Z">
          <w:r w:rsidDel="00855017">
            <w:delText xml:space="preserve"> </w:delText>
          </w:r>
          <w:r w:rsidRPr="00AD4DB6" w:rsidDel="00855017">
            <w:rPr>
              <w:position w:val="-12"/>
            </w:rPr>
            <w:object w:dxaOrig="320" w:dyaOrig="380" w14:anchorId="7B47D5EB">
              <v:shape id="_x0000_i1034" type="#_x0000_t75" style="width:15.75pt;height:18.75pt" o:ole="">
                <v:imagedata r:id="rId43" o:title=""/>
              </v:shape>
              <o:OLEObject Type="Embed" ProgID="Equation.DSMT4" ShapeID="_x0000_i1034" DrawAspect="Content" ObjectID="_1591612241" r:id="rId44"/>
            </w:object>
          </w:r>
          <w:r w:rsidDel="00855017">
            <w:delText>la velocidad de la rueda derecha</w:delText>
          </w:r>
        </w:del>
      </w:moveTo>
      <w:moveToRangeEnd w:id="527"/>
      <w:ins w:id="546" w:author="David Vacas Miguel" w:date="2018-06-27T01:09:00Z">
        <w:r w:rsidR="00855017">
          <w:t xml:space="preserve">mientras que el estado </w:t>
        </w:r>
      </w:ins>
      <w:ins w:id="547" w:author="David Vacas Miguel" w:date="2018-06-27T01:09:00Z">
        <w:r w:rsidR="00855017" w:rsidRPr="00326B5B">
          <w:rPr>
            <w:position w:val="-6"/>
          </w:rPr>
          <w:object w:dxaOrig="200" w:dyaOrig="260" w14:anchorId="657D7061">
            <v:shape id="_x0000_i1035" type="#_x0000_t75" style="width:9.75pt;height:12.75pt" o:ole="">
              <v:imagedata r:id="rId45" o:title=""/>
            </v:shape>
            <o:OLEObject Type="Embed" ProgID="Equation.DSMT4" ShapeID="_x0000_i1035" DrawAspect="Content" ObjectID="_1591612242" r:id="rId46"/>
          </w:object>
        </w:r>
      </w:ins>
      <w:ins w:id="548" w:author="David Vacas Miguel" w:date="2018-06-27T01:09:00Z">
        <w:r w:rsidR="00855017">
          <w:t xml:space="preserve"> viene dado por</w:t>
        </w:r>
      </w:ins>
      <w:del w:id="549" w:author="David Vacas Miguel" w:date="2018-06-27T01:09:00Z">
        <w:r w:rsidRPr="00326B5B" w:rsidDel="00855017">
          <w:fldChar w:fldCharType="begin"/>
        </w:r>
        <w:r w:rsidRPr="00326B5B" w:rsidDel="00855017">
          <w:fldChar w:fldCharType="end"/>
        </w:r>
      </w:del>
      <w:ins w:id="550" w:author="David Vacas Miguel" w:date="2018-06-26T12:36:00Z">
        <w:r>
          <w:t xml:space="preserve"> la posición </w:t>
        </w:r>
        <w:r w:rsidRPr="00F21B89">
          <w:rPr>
            <w:i/>
          </w:rPr>
          <w:t>(x(t)</w:t>
        </w:r>
        <w:r w:rsidRPr="001A1288">
          <w:rPr>
            <w:i/>
          </w:rPr>
          <w:t>,</w:t>
        </w:r>
        <w:r w:rsidRPr="00F21B89">
          <w:rPr>
            <w:i/>
          </w:rPr>
          <w:t xml:space="preserve"> z(t)</w:t>
        </w:r>
        <w:r w:rsidRPr="001A1288">
          <w:rPr>
            <w:i/>
          </w:rPr>
          <w:t>)</w:t>
        </w:r>
        <w:r>
          <w:t xml:space="preserve"> y orientación </w:t>
        </w:r>
      </w:ins>
      <w:ins w:id="551" w:author="David Vacas Miguel" w:date="2018-06-26T12:36:00Z">
        <w:r w:rsidRPr="00AD4DB6">
          <w:rPr>
            <w:position w:val="-10"/>
          </w:rPr>
          <w:object w:dxaOrig="220" w:dyaOrig="260" w14:anchorId="26B3BB58">
            <v:shape id="_x0000_i1036" type="#_x0000_t75" style="width:11.25pt;height:12.75pt" o:ole="">
              <v:imagedata r:id="rId34" o:title=""/>
            </v:shape>
            <o:OLEObject Type="Embed" ProgID="Equation.DSMT4" ShapeID="_x0000_i1036" DrawAspect="Content" ObjectID="_1591612243" r:id="rId47"/>
          </w:object>
        </w:r>
      </w:ins>
      <w:ins w:id="552" w:author="David Vacas Miguel" w:date="2018-06-26T12:36:00Z">
        <w:r w:rsidRPr="00F21B89">
          <w:rPr>
            <w:i/>
          </w:rPr>
          <w:t>(t</w:t>
        </w:r>
        <w:r w:rsidRPr="00855017">
          <w:rPr>
            <w:rPrChange w:id="553" w:author="David Vacas Miguel" w:date="2018-06-27T01:10:00Z">
              <w:rPr>
                <w:i/>
              </w:rPr>
            </w:rPrChange>
          </w:rPr>
          <w:t>)</w:t>
        </w:r>
      </w:ins>
      <w:ins w:id="554" w:author="David Vacas Miguel" w:date="2018-06-27T01:09:00Z">
        <w:r w:rsidR="00855017" w:rsidRPr="00855017">
          <w:rPr>
            <w:rPrChange w:id="555" w:author="David Vacas Miguel" w:date="2018-06-27T01:10:00Z">
              <w:rPr>
                <w:i/>
              </w:rPr>
            </w:rPrChange>
          </w:rPr>
          <w:t xml:space="preserve"> del robot, tal y como se muestra en la ecuación (2)</w:t>
        </w:r>
      </w:ins>
      <w:ins w:id="556" w:author="David Vacas Miguel" w:date="2018-06-26T12:36:00Z">
        <w:r w:rsidRPr="00855017">
          <w:rPr>
            <w:rPrChange w:id="557" w:author="David Vacas Miguel" w:date="2018-06-27T01:10:00Z">
              <w:rPr>
                <w:i/>
              </w:rPr>
            </w:rPrChange>
          </w:rPr>
          <w:t>.</w:t>
        </w:r>
      </w:ins>
      <w:moveFromRangeStart w:id="558" w:author="David Vacas Miguel" w:date="2018-06-26T12:32:00Z" w:name="move517779653"/>
      <w:moveFrom w:id="559" w:author="David Vacas Miguel" w:date="2018-06-26T12:32:00Z">
        <w:r w:rsidR="00D94177" w:rsidDel="00675CDB">
          <w:t>Para</w:t>
        </w:r>
        <w:r w:rsidR="00223F7B" w:rsidDel="00675CDB">
          <w:t xml:space="preserve"> obtener la ecuación de cambio de estado</w:t>
        </w:r>
        <w:r w:rsidR="009C2297" w:rsidDel="00675CDB">
          <w:t xml:space="preserve"> para un robot con direccionamiento diferencial se debe</w:t>
        </w:r>
        <w:r w:rsidR="0027731A" w:rsidDel="00675CDB">
          <w:t>n</w:t>
        </w:r>
        <w:r w:rsidR="009C2297" w:rsidDel="00675CDB">
          <w:t xml:space="preserve"> </w:t>
        </w:r>
        <w:r w:rsidR="00A3242A" w:rsidDel="00675CDB">
          <w:t>definir</w:t>
        </w:r>
        <w:r w:rsidR="009C2297" w:rsidDel="00675CDB">
          <w:t xml:space="preserve"> las entradas </w:t>
        </w:r>
        <w:r w:rsidR="00A3242A" w:rsidDel="00675CDB">
          <w:t>como</w:t>
        </w:r>
        <w:r w:rsidR="009C2297" w:rsidDel="00675CDB">
          <w:t xml:space="preserve"> las </w:t>
        </w:r>
        <w:r w:rsidR="00A3242A" w:rsidDel="00675CDB">
          <w:t xml:space="preserve">velocidades </w:t>
        </w:r>
        <w:r w:rsidR="0027731A" w:rsidDel="00675CDB">
          <w:t>izquierda y derecha</w:t>
        </w:r>
        <w:r w:rsidR="00A3242A" w:rsidDel="00675CDB">
          <w:t xml:space="preserve">. </w:t>
        </w:r>
      </w:moveFrom>
      <w:moveFromRangeEnd w:id="558"/>
      <w:del w:id="560" w:author="David Vacas Miguel" w:date="2018-06-26T12:36:00Z">
        <w:r w:rsidR="00A3242A" w:rsidDel="00675CDB">
          <w:delText>Por lo tanto, la ecuación de las entradas resultante para un robot con direccionamiento diferencial, siendo</w:delText>
        </w:r>
      </w:del>
      <w:moveFromRangeStart w:id="561" w:author="David Vacas Miguel" w:date="2018-06-26T12:35:00Z" w:name="move517779828"/>
      <w:moveFrom w:id="562" w:author="David Vacas Miguel" w:date="2018-06-26T12:35:00Z">
        <w:r w:rsidR="00A3242A" w:rsidDel="00675CDB">
          <w:t xml:space="preserve"> </w:t>
        </w:r>
        <w:r w:rsidR="00A3242A" w:rsidRPr="007C7AEB" w:rsidDel="00675CDB">
          <w:object w:dxaOrig="300" w:dyaOrig="380" w14:anchorId="581F47F3">
            <v:shape id="_x0000_i1037" type="#_x0000_t75" style="width:15pt;height:18.75pt" o:ole="">
              <v:imagedata r:id="rId39" o:title=""/>
            </v:shape>
            <o:OLEObject Type="Embed" ProgID="Equation.DSMT4" ShapeID="_x0000_i1037" DrawAspect="Content" ObjectID="_1591612244" r:id="rId48"/>
          </w:object>
        </w:r>
        <w:r w:rsidR="00A3242A" w:rsidDel="00675CDB">
          <w:t xml:space="preserve">la velocidad de la rueda izquierda y </w:t>
        </w:r>
        <w:r w:rsidR="00A3242A" w:rsidRPr="007C7AEB" w:rsidDel="00675CDB">
          <w:object w:dxaOrig="320" w:dyaOrig="380" w14:anchorId="74F7606A">
            <v:shape id="_x0000_i1038" type="#_x0000_t75" style="width:15.75pt;height:18.75pt" o:ole="">
              <v:imagedata r:id="rId43" o:title=""/>
            </v:shape>
            <o:OLEObject Type="Embed" ProgID="Equation.DSMT4" ShapeID="_x0000_i1038" DrawAspect="Content" ObjectID="_1591612245" r:id="rId49"/>
          </w:object>
        </w:r>
        <w:r w:rsidR="00A3242A" w:rsidDel="00675CDB">
          <w:t>la velocidad de la rueda derecha</w:t>
        </w:r>
      </w:moveFrom>
      <w:moveFromRangeEnd w:id="561"/>
      <w:del w:id="563" w:author="David Vacas Miguel" w:date="2018-06-26T12:36:00Z">
        <w:r w:rsidR="00A3242A" w:rsidDel="00675CDB">
          <w:delText>, es la siguiente:</w:delText>
        </w:r>
      </w:del>
    </w:p>
    <w:p w14:paraId="0A248D21" w14:textId="74C949BF" w:rsidR="00A10B6C" w:rsidRPr="004A547C" w:rsidRDefault="00C71083">
      <w:pPr>
        <w:pStyle w:val="LetranormalTFG"/>
        <w:tabs>
          <w:tab w:val="right" w:pos="8931"/>
        </w:tabs>
        <w:spacing w:before="360" w:after="360"/>
        <w:pPrChange w:id="564" w:author="David Vacas Miguel" w:date="2018-06-27T01:17:00Z">
          <w:pPr>
            <w:pStyle w:val="LetranormalTFG"/>
            <w:tabs>
              <w:tab w:val="right" w:pos="8931"/>
            </w:tabs>
          </w:pPr>
        </w:pPrChange>
      </w:pPr>
      <w:r w:rsidRPr="003A343E">
        <w:rPr>
          <w:position w:val="-28"/>
        </w:rPr>
        <w:object w:dxaOrig="2140" w:dyaOrig="680" w14:anchorId="312F999B">
          <v:shape id="_x0000_i1039" type="#_x0000_t75" style="width:107.25pt;height:35.25pt" o:ole="">
            <v:imagedata r:id="rId50" o:title=""/>
          </v:shape>
          <o:OLEObject Type="Embed" ProgID="Equation.DSMT4" ShapeID="_x0000_i1039" DrawAspect="Content" ObjectID="_1591612246" r:id="rId51"/>
        </w:object>
      </w:r>
      <w:r w:rsidR="00A10B6C">
        <w:t xml:space="preserve"> </w:t>
      </w:r>
      <w:ins w:id="565" w:author="David Vacas Miguel" w:date="2018-05-31T11:57:00Z">
        <w:r w:rsidR="00A641E3">
          <w:tab/>
        </w:r>
      </w:ins>
      <w:r w:rsidR="00A10B6C">
        <w:t>(</w:t>
      </w:r>
      <w:del w:id="566" w:author="David Vacas Miguel" w:date="2018-06-01T03:15:00Z">
        <w:r w:rsidR="00A10B6C" w:rsidDel="00597559">
          <w:delText>X</w:delText>
        </w:r>
      </w:del>
      <w:ins w:id="567" w:author="David Vacas Miguel" w:date="2018-06-01T03:15:00Z">
        <w:r w:rsidR="00597559">
          <w:t>2</w:t>
        </w:r>
      </w:ins>
      <w:r w:rsidR="00A10B6C">
        <w:t>)</w:t>
      </w:r>
    </w:p>
    <w:p w14:paraId="5FA75332" w14:textId="270EA0D8" w:rsidR="00A10B6C" w:rsidRDefault="00A10B6C" w:rsidP="00223F7B">
      <w:pPr>
        <w:pStyle w:val="LetranormalTFG"/>
      </w:pPr>
      <w:r>
        <w:t xml:space="preserve">En la figura </w:t>
      </w:r>
      <w:ins w:id="568" w:author="David Vacas Miguel" w:date="2018-06-26T17:36:00Z">
        <w:r w:rsidR="00C55F6C">
          <w:t>10</w:t>
        </w:r>
      </w:ins>
      <w:del w:id="569" w:author="David Vacas Miguel" w:date="2018-05-27T13:31:00Z">
        <w:r w:rsidR="00562E23" w:rsidDel="00447A67">
          <w:delText>8</w:delText>
        </w:r>
      </w:del>
      <w:r>
        <w:t xml:space="preserve"> se pueden observar </w:t>
      </w:r>
      <w:del w:id="570" w:author="David Vacas Miguel" w:date="2018-06-26T12:37:00Z">
        <w:r w:rsidDel="00675CDB">
          <w:delText>los diferentes datos de entrada y del sistema puestos</w:delText>
        </w:r>
      </w:del>
      <w:ins w:id="571" w:author="David Vacas Miguel" w:date="2018-06-26T12:37:00Z">
        <w:r w:rsidR="00675CDB">
          <w:t>tanto el estado del sistema como sus entradas</w:t>
        </w:r>
      </w:ins>
      <w:r>
        <w:t xml:space="preserve"> sobre </w:t>
      </w:r>
      <w:del w:id="572" w:author="David Vacas Miguel" w:date="2018-06-26T12:38:00Z">
        <w:r w:rsidDel="00675CDB">
          <w:delText xml:space="preserve">un </w:delText>
        </w:r>
      </w:del>
      <w:ins w:id="573" w:author="David Vacas Miguel" w:date="2018-06-26T12:38:00Z">
        <w:r w:rsidR="00675CDB">
          <w:t xml:space="preserve">el </w:t>
        </w:r>
      </w:ins>
      <w:r>
        <w:t xml:space="preserve">robot </w:t>
      </w:r>
      <w:del w:id="574" w:author="David Vacas Miguel" w:date="2018-06-26T12:38:00Z">
        <w:r w:rsidDel="00675CDB">
          <w:delText>con direccionamiento diferencial</w:delText>
        </w:r>
      </w:del>
      <w:ins w:id="575" w:author="David Vacas Miguel" w:date="2018-06-26T12:38:00Z">
        <w:r w:rsidR="00675CDB">
          <w:t>en cuestión</w:t>
        </w:r>
      </w:ins>
      <w:r>
        <w:t>.</w:t>
      </w:r>
    </w:p>
    <w:p w14:paraId="36A0FA71" w14:textId="1AC30021" w:rsidR="00E25AE9" w:rsidRDefault="00087F4D" w:rsidP="00F21B89">
      <w:pPr>
        <w:pStyle w:val="LetranormalTFG"/>
        <w:jc w:val="center"/>
      </w:pPr>
      <w:r>
        <w:rPr>
          <w:noProof/>
          <w:lang w:eastAsia="es-ES"/>
        </w:rPr>
        <w:drawing>
          <wp:inline distT="0" distB="0" distL="0" distR="0" wp14:anchorId="01515141" wp14:editId="05B1057B">
            <wp:extent cx="5324475" cy="4132278"/>
            <wp:effectExtent l="0" t="0" r="0" b="19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60190" cy="4159996"/>
                    </a:xfrm>
                    <a:prstGeom prst="rect">
                      <a:avLst/>
                    </a:prstGeom>
                    <a:noFill/>
                    <a:ln>
                      <a:noFill/>
                    </a:ln>
                  </pic:spPr>
                </pic:pic>
              </a:graphicData>
            </a:graphic>
          </wp:inline>
        </w:drawing>
      </w:r>
    </w:p>
    <w:p w14:paraId="29C333D6" w14:textId="5317D7CB" w:rsidR="00E25AE9" w:rsidRDefault="00E25AE9" w:rsidP="00F21B89">
      <w:pPr>
        <w:pStyle w:val="LetranormalTFG"/>
        <w:jc w:val="center"/>
      </w:pPr>
      <w:r w:rsidRPr="00F21B89">
        <w:rPr>
          <w:b/>
        </w:rPr>
        <w:t xml:space="preserve">Figura </w:t>
      </w:r>
      <w:del w:id="576" w:author="David Vacas Miguel" w:date="2018-05-27T13:31:00Z">
        <w:r w:rsidR="00562E23" w:rsidDel="00447A67">
          <w:rPr>
            <w:b/>
          </w:rPr>
          <w:delText>8</w:delText>
        </w:r>
      </w:del>
      <w:ins w:id="577" w:author="David Vacas Miguel" w:date="2018-06-26T17:36:00Z">
        <w:r w:rsidR="00C55F6C">
          <w:rPr>
            <w:b/>
          </w:rPr>
          <w:t>10</w:t>
        </w:r>
      </w:ins>
      <w:r>
        <w:t xml:space="preserve">. </w:t>
      </w:r>
      <w:del w:id="578" w:author="David Vacas Miguel" w:date="2018-06-26T12:40:00Z">
        <w:r w:rsidDel="00675CDB">
          <w:delText>Sistema 3D</w:delText>
        </w:r>
      </w:del>
      <w:ins w:id="579" w:author="David Vacas Miguel" w:date="2018-06-26T12:40:00Z">
        <w:r w:rsidR="00675CDB">
          <w:t>Estado y entradas</w:t>
        </w:r>
      </w:ins>
      <w:r>
        <w:t xml:space="preserve"> de un robot con direccionamiento diferencial.</w:t>
      </w:r>
    </w:p>
    <w:p w14:paraId="4BE17787" w14:textId="201B8E44" w:rsidR="00FA5302" w:rsidDel="00675CDB" w:rsidRDefault="003F25BD" w:rsidP="00F21B89">
      <w:pPr>
        <w:pStyle w:val="LetranormalTFG"/>
        <w:rPr>
          <w:del w:id="580" w:author="David Vacas Miguel" w:date="2018-06-26T12:40:00Z"/>
        </w:rPr>
      </w:pPr>
      <w:del w:id="581" w:author="David Vacas Miguel" w:date="2018-06-26T12:40:00Z">
        <w:r w:rsidDel="00675CDB">
          <w:delText xml:space="preserve">Una vez obtenido esto vamos a realizar el </w:delText>
        </w:r>
        <w:r w:rsidR="00ED2A34" w:rsidDel="00675CDB">
          <w:delText>cálculo</w:delText>
        </w:r>
        <w:r w:rsidDel="00675CDB">
          <w:delText xml:space="preserve"> de las ecuaciones </w:delText>
        </w:r>
        <w:r w:rsidR="00330E3E" w:rsidDel="00675CDB">
          <w:delText>específicas</w:delText>
        </w:r>
        <w:r w:rsidR="00ED2A34" w:rsidDel="00675CDB">
          <w:delText>.</w:delText>
        </w:r>
      </w:del>
    </w:p>
    <w:p w14:paraId="0F71922C" w14:textId="19C0FC93" w:rsidR="00FA5302" w:rsidRPr="0005392A" w:rsidRDefault="00EE6CCA" w:rsidP="00FA5302">
      <w:pPr>
        <w:pStyle w:val="LetranormalTFG"/>
        <w:tabs>
          <w:tab w:val="right" w:pos="9070"/>
        </w:tabs>
      </w:pPr>
      <w:r>
        <w:t xml:space="preserve">A partir de la figura </w:t>
      </w:r>
      <w:ins w:id="582" w:author="David Vacas Miguel" w:date="2018-06-26T17:36:00Z">
        <w:r w:rsidR="00C55F6C">
          <w:t>10</w:t>
        </w:r>
      </w:ins>
      <w:del w:id="583" w:author="David Vacas Miguel" w:date="2018-05-27T13:31:00Z">
        <w:r w:rsidDel="00447A67">
          <w:delText>8</w:delText>
        </w:r>
      </w:del>
      <w:r w:rsidR="00FA5302" w:rsidRPr="0005392A">
        <w:t xml:space="preserve">, si el vehículo tiene una velocidad de desplazamiento </w:t>
      </w:r>
      <m:oMath>
        <m:r>
          <w:rPr>
            <w:rFonts w:ascii="Cambria Math" w:hAnsi="Cambria Math"/>
          </w:rPr>
          <m:t>v</m:t>
        </m:r>
      </m:oMath>
      <w:r w:rsidR="00FA5302" w:rsidRPr="0005392A">
        <w:t xml:space="preserve"> y de rotación </w:t>
      </w:r>
      <m:oMath>
        <m:r>
          <w:rPr>
            <w:rFonts w:ascii="Cambria Math" w:hAnsi="Cambria Math"/>
          </w:rPr>
          <m:t>w</m:t>
        </m:r>
      </m:oMath>
      <w:r>
        <w:t>, se obtiene</w:t>
      </w:r>
      <w:ins w:id="584" w:author="David Vacas Miguel" w:date="2018-06-26T12:40:00Z">
        <w:r w:rsidR="00675CDB">
          <w:t xml:space="preserve"> los componentes mostrados en la ecuación (3)</w:t>
        </w:r>
      </w:ins>
      <w:del w:id="585" w:author="David Vacas Miguel" w:date="2018-06-26T12:41:00Z">
        <w:r w:rsidDel="00675CDB">
          <w:delText xml:space="preserve"> que</w:delText>
        </w:r>
      </w:del>
      <w:r w:rsidR="00FA5302" w:rsidRPr="0005392A">
        <w:t>:</w:t>
      </w:r>
      <w:r w:rsidR="00FA5302">
        <w:rPr>
          <w:rFonts w:eastAsiaTheme="minorEastAsia"/>
        </w:rPr>
        <w:tab/>
      </w:r>
    </w:p>
    <w:p w14:paraId="3349F7C9" w14:textId="69179589" w:rsidR="00FA5302" w:rsidRPr="0005392A" w:rsidRDefault="0099707A">
      <w:pPr>
        <w:pStyle w:val="LetranormalTFG"/>
        <w:tabs>
          <w:tab w:val="right" w:pos="9070"/>
        </w:tabs>
        <w:spacing w:before="360" w:after="360"/>
        <w:pPrChange w:id="586" w:author="David Vacas Miguel" w:date="2018-06-27T01:16:00Z">
          <w:pPr>
            <w:pStyle w:val="LetranormalTFG"/>
            <w:tabs>
              <w:tab w:val="right" w:pos="9070"/>
            </w:tabs>
          </w:pPr>
        </w:pPrChange>
      </w:pPr>
      <w:r w:rsidRPr="00884C57">
        <w:rPr>
          <w:position w:val="-50"/>
        </w:rPr>
        <w:object w:dxaOrig="1540" w:dyaOrig="1100" w14:anchorId="1541B99E">
          <v:shape id="_x0000_i1040" type="#_x0000_t75" style="width:77.25pt;height:55.5pt" o:ole="">
            <v:imagedata r:id="rId53" o:title=""/>
          </v:shape>
          <o:OLEObject Type="Embed" ProgID="Equation.DSMT4" ShapeID="_x0000_i1040" DrawAspect="Content" ObjectID="_1591612247" r:id="rId54"/>
        </w:object>
      </w:r>
      <w:r w:rsidR="005A1F0C">
        <w:tab/>
      </w:r>
      <w:r w:rsidR="005A1F0C">
        <w:rPr>
          <w:rFonts w:eastAsiaTheme="minorEastAsia"/>
        </w:rPr>
        <w:t>(</w:t>
      </w:r>
      <w:ins w:id="587" w:author="David Vacas Miguel" w:date="2018-06-01T03:15:00Z">
        <w:r w:rsidR="00597559">
          <w:rPr>
            <w:rFonts w:eastAsiaTheme="minorEastAsia"/>
          </w:rPr>
          <w:t>3</w:t>
        </w:r>
      </w:ins>
      <w:del w:id="588" w:author="David Vacas Miguel" w:date="2018-06-01T03:15:00Z">
        <w:r w:rsidR="005A1F0C" w:rsidDel="00597559">
          <w:rPr>
            <w:rFonts w:eastAsiaTheme="minorEastAsia"/>
          </w:rPr>
          <w:delText>1</w:delText>
        </w:r>
      </w:del>
      <w:r w:rsidR="005A1F0C">
        <w:rPr>
          <w:rFonts w:eastAsiaTheme="minorEastAsia"/>
        </w:rPr>
        <w:t>)</w:t>
      </w:r>
    </w:p>
    <w:p w14:paraId="6AEFD57F" w14:textId="14F65994" w:rsidR="00AA09DB" w:rsidRPr="0005392A" w:rsidDel="00AA09DB" w:rsidRDefault="00675CDB" w:rsidP="00AA09DB">
      <w:pPr>
        <w:pStyle w:val="LetranormalTFG"/>
        <w:rPr>
          <w:del w:id="589" w:author="David Vacas Miguel" w:date="2018-06-26T12:42:00Z"/>
          <w:moveTo w:id="590" w:author="David Vacas Miguel" w:date="2018-06-26T12:42:00Z"/>
        </w:rPr>
      </w:pPr>
      <w:ins w:id="591" w:author="David Vacas Miguel" w:date="2018-06-26T12:41:00Z">
        <w:r>
          <w:lastRenderedPageBreak/>
          <w:t xml:space="preserve">Por otro lado, </w:t>
        </w:r>
      </w:ins>
      <w:del w:id="592" w:author="David Vacas Miguel" w:date="2018-06-26T12:41:00Z">
        <w:r w:rsidR="00FA5302" w:rsidRPr="0005392A" w:rsidDel="00675CDB">
          <w:delText>L</w:delText>
        </w:r>
      </w:del>
      <w:ins w:id="593" w:author="David Vacas Miguel" w:date="2018-06-26T12:41:00Z">
        <w:r>
          <w:t>l</w:t>
        </w:r>
      </w:ins>
      <w:r w:rsidR="00FA5302" w:rsidRPr="0005392A">
        <w:t>a derivada de una función puede aproximarse por el cociente incremental</w:t>
      </w:r>
      <w:ins w:id="594" w:author="David Vacas Miguel" w:date="2018-06-26T12:41:00Z">
        <w:r w:rsidR="00AA09DB">
          <w:t xml:space="preserve"> mostrado en la ecuación (4)</w:t>
        </w:r>
      </w:ins>
      <w:ins w:id="595" w:author="David Vacas Miguel" w:date="2018-06-26T12:42:00Z">
        <w:r w:rsidR="00AA09DB">
          <w:t xml:space="preserve">. </w:t>
        </w:r>
      </w:ins>
      <w:moveToRangeStart w:id="596" w:author="David Vacas Miguel" w:date="2018-06-26T12:42:00Z" w:name="move517780274"/>
      <w:moveTo w:id="597" w:author="David Vacas Miguel" w:date="2018-06-26T12:42:00Z">
        <w:r w:rsidR="00AA09DB" w:rsidRPr="0005392A">
          <w:t>Esto se conoce como derivada discreta hacia adelante, pero también puede aproximarse con el cociente incremental hacia atrás, la aproximación centrada, u otras aproximaciones más complicadas</w:t>
        </w:r>
        <w:del w:id="598" w:author="David Vacas Miguel" w:date="2018-06-26T12:42:00Z">
          <w:r w:rsidR="00AA09DB" w:rsidRPr="0005392A" w:rsidDel="00AA09DB">
            <w:delText>.</w:delText>
          </w:r>
        </w:del>
      </w:moveTo>
    </w:p>
    <w:moveToRangeEnd w:id="596"/>
    <w:p w14:paraId="00F43408" w14:textId="13317205" w:rsidR="00FA5302" w:rsidRDefault="00FA5302" w:rsidP="00FA5302">
      <w:pPr>
        <w:pStyle w:val="LetranormalTFG"/>
      </w:pPr>
      <w:r w:rsidRPr="0005392A">
        <w:t>:</w:t>
      </w:r>
    </w:p>
    <w:p w14:paraId="337CDA91" w14:textId="03343018" w:rsidR="00FA5302" w:rsidDel="0002256E" w:rsidRDefault="0099707A">
      <w:pPr>
        <w:pStyle w:val="LetranormalTFG"/>
        <w:tabs>
          <w:tab w:val="right" w:pos="9070"/>
        </w:tabs>
        <w:spacing w:before="360" w:after="360"/>
        <w:rPr>
          <w:del w:id="599" w:author="David Vacas Miguel" w:date="2018-06-02T12:56:00Z"/>
        </w:rPr>
        <w:pPrChange w:id="600" w:author="David Vacas Miguel" w:date="2018-06-27T01:16:00Z">
          <w:pPr>
            <w:pStyle w:val="LetranormalTFG"/>
            <w:tabs>
              <w:tab w:val="right" w:pos="9070"/>
            </w:tabs>
          </w:pPr>
        </w:pPrChange>
      </w:pPr>
      <m:oMath>
        <m:r>
          <m:rPr>
            <m:sty m:val="p"/>
          </m:rPr>
          <w:rPr>
            <w:rFonts w:ascii="Cambria Math" w:hAnsi="Cambria Math"/>
            <w:position w:val="-24"/>
          </w:rPr>
          <w:object w:dxaOrig="2240" w:dyaOrig="620" w14:anchorId="17B27A8C">
            <v:shape id="_x0000_i1041" type="#_x0000_t75" style="width:113.25pt;height:30.75pt" o:ole="">
              <v:imagedata r:id="rId55" o:title=""/>
            </v:shape>
            <o:OLEObject Type="Embed" ProgID="Equation.DSMT4" ShapeID="_x0000_i1041" DrawAspect="Content" ObjectID="_1591612248" r:id="rId56"/>
          </w:object>
        </m:r>
      </m:oMath>
      <w:r w:rsidR="005A1F0C">
        <w:rPr>
          <w:rFonts w:eastAsiaTheme="minorEastAsia"/>
        </w:rPr>
        <w:t xml:space="preserve"> </w:t>
      </w:r>
      <w:ins w:id="601" w:author="David Vacas Miguel" w:date="2018-06-23T12:41:00Z">
        <w:r w:rsidR="0002256E">
          <w:rPr>
            <w:rFonts w:eastAsiaTheme="minorEastAsia"/>
          </w:rPr>
          <w:tab/>
        </w:r>
      </w:ins>
      <w:del w:id="602" w:author="David Vacas Miguel" w:date="2018-06-23T12:40:00Z">
        <w:r w:rsidR="00FA5302" w:rsidDel="0002256E">
          <w:rPr>
            <w:rFonts w:eastAsiaTheme="minorEastAsia"/>
          </w:rPr>
          <w:tab/>
        </w:r>
      </w:del>
      <w:r w:rsidR="00FA5302">
        <w:t>(</w:t>
      </w:r>
      <w:ins w:id="603" w:author="David Vacas Miguel" w:date="2018-06-01T03:15:00Z">
        <w:r w:rsidR="00597559">
          <w:t>4</w:t>
        </w:r>
      </w:ins>
      <w:del w:id="604" w:author="David Vacas Miguel" w:date="2018-06-01T03:15:00Z">
        <w:r w:rsidR="00FA5302" w:rsidDel="00597559">
          <w:delText>2</w:delText>
        </w:r>
      </w:del>
      <w:r w:rsidR="00FA5302">
        <w:t>)</w:t>
      </w:r>
    </w:p>
    <w:p w14:paraId="0425B528" w14:textId="77777777" w:rsidR="0002256E" w:rsidRPr="0002256E" w:rsidRDefault="0002256E">
      <w:pPr>
        <w:pStyle w:val="LetranormalTFG"/>
        <w:tabs>
          <w:tab w:val="right" w:pos="9070"/>
        </w:tabs>
        <w:spacing w:before="360" w:after="360"/>
        <w:rPr>
          <w:ins w:id="605" w:author="David Vacas Miguel" w:date="2018-06-23T12:41:00Z"/>
          <w:rFonts w:eastAsiaTheme="minorEastAsia"/>
          <w:rPrChange w:id="606" w:author="David Vacas Miguel" w:date="2018-06-23T12:40:00Z">
            <w:rPr>
              <w:ins w:id="607" w:author="David Vacas Miguel" w:date="2018-06-23T12:41:00Z"/>
              <w:rFonts w:ascii="Times New Roman" w:hAnsi="Times New Roman"/>
              <w:b/>
              <w:u w:val="single"/>
            </w:rPr>
          </w:rPrChange>
        </w:rPr>
        <w:pPrChange w:id="608" w:author="David Vacas Miguel" w:date="2018-06-27T01:16:00Z">
          <w:pPr>
            <w:pStyle w:val="LetranormalTFG"/>
            <w:tabs>
              <w:tab w:val="right" w:pos="9070"/>
            </w:tabs>
          </w:pPr>
        </w:pPrChange>
      </w:pPr>
    </w:p>
    <w:p w14:paraId="57D9C757" w14:textId="77777777" w:rsidR="00FA5302" w:rsidRPr="0005392A" w:rsidRDefault="00FA5302">
      <w:pPr>
        <w:pStyle w:val="LetranormalTFG"/>
        <w:tabs>
          <w:tab w:val="right" w:pos="9070"/>
        </w:tabs>
        <w:pPrChange w:id="609" w:author="David Vacas Miguel" w:date="2018-06-23T12:41:00Z">
          <w:pPr>
            <w:pStyle w:val="LetranormalTFG"/>
          </w:pPr>
        </w:pPrChange>
      </w:pPr>
    </w:p>
    <w:p w14:paraId="58C131B4" w14:textId="293F1F1C" w:rsidR="00FA5302" w:rsidRPr="0005392A" w:rsidDel="00AA09DB" w:rsidRDefault="00FA5302" w:rsidP="00FA5302">
      <w:pPr>
        <w:pStyle w:val="LetranormalTFG"/>
        <w:rPr>
          <w:moveFrom w:id="610" w:author="David Vacas Miguel" w:date="2018-06-26T12:42:00Z"/>
        </w:rPr>
      </w:pPr>
      <w:moveFromRangeStart w:id="611" w:author="David Vacas Miguel" w:date="2018-06-26T12:42:00Z" w:name="move517780274"/>
      <w:moveFrom w:id="612" w:author="David Vacas Miguel" w:date="2018-06-26T12:42:00Z">
        <w:r w:rsidRPr="0005392A" w:rsidDel="00AA09DB">
          <w:t>Esto se conoce como derivada discreta hacia adelante, pero también puede aproximarse con el cociente incremental hacia atrás, la aproximación centrada, u otras aproximaciones más complicadas.</w:t>
        </w:r>
      </w:moveFrom>
    </w:p>
    <w:moveFromRangeEnd w:id="611"/>
    <w:p w14:paraId="42D29C90" w14:textId="1B41BA66" w:rsidR="00FA5302" w:rsidRPr="0005392A" w:rsidRDefault="00FA5302" w:rsidP="00FA5302">
      <w:pPr>
        <w:pStyle w:val="LetranormalTFG"/>
      </w:pPr>
      <w:r w:rsidRPr="0005392A">
        <w:t xml:space="preserve">El resultado es que, con una ecuación de este tipo, la nueva coordenada </w:t>
      </w:r>
      <w:r w:rsidRPr="00F21B89">
        <w:rPr>
          <w:i/>
        </w:rPr>
        <w:t>x</w:t>
      </w:r>
      <w:r w:rsidRPr="0005392A">
        <w:t xml:space="preserve"> {</w:t>
      </w:r>
      <w:del w:id="613" w:author="David Vacas Miguel" w:date="2018-06-26T12:43:00Z">
        <w:r w:rsidRPr="0005392A" w:rsidDel="00AA09DB">
          <w:delText xml:space="preserve">en </w:delText>
        </w:r>
        <w:r w:rsidRPr="00F21B89" w:rsidDel="00AA09DB">
          <w:rPr>
            <w:i/>
          </w:rPr>
          <w:delText>t+</w:delText>
        </w:r>
      </w:del>
      <w:del w:id="614" w:author="David Vacas Miguel" w:date="2018-06-26T12:42:00Z">
        <w:r w:rsidRPr="00F21B89" w:rsidDel="00AA09DB">
          <w:rPr>
            <w:i/>
          </w:rPr>
          <w:delText>1</w:delText>
        </w:r>
      </w:del>
      <w:ins w:id="615" w:author="David Vacas Miguel" w:date="2018-06-26T12:43:00Z">
        <w:r w:rsidR="00AA09DB" w:rsidRPr="007C7AEB">
          <w:rPr>
            <w:position w:val="-6"/>
          </w:rPr>
          <w:object w:dxaOrig="600" w:dyaOrig="279" w14:anchorId="4811C24D">
            <v:shape id="_x0000_i1042" type="#_x0000_t75" style="width:30pt;height:14.25pt" o:ole="">
              <v:imagedata r:id="rId57" o:title=""/>
            </v:shape>
            <o:OLEObject Type="Embed" ProgID="Equation.DSMT4" ShapeID="_x0000_i1042" DrawAspect="Content" ObjectID="_1591612249" r:id="rId58"/>
          </w:object>
        </w:r>
      </w:ins>
      <w:r w:rsidRPr="0005392A">
        <w:t xml:space="preserve">} se puede calcular a partir de la anterior (en </w:t>
      </w:r>
      <w:r w:rsidRPr="00F21B89">
        <w:rPr>
          <w:i/>
        </w:rPr>
        <w:t>t</w:t>
      </w:r>
      <w:r w:rsidRPr="0005392A">
        <w:t>) mediante la ecuación:</w:t>
      </w:r>
    </w:p>
    <w:p w14:paraId="1CF20AEF" w14:textId="161FD6E1" w:rsidR="005A1F0C" w:rsidRDefault="00AA09DB">
      <w:pPr>
        <w:pStyle w:val="LetranormalTFG"/>
        <w:tabs>
          <w:tab w:val="right" w:pos="9070"/>
        </w:tabs>
        <w:spacing w:before="360" w:after="360"/>
        <w:pPrChange w:id="616" w:author="David Vacas Miguel" w:date="2018-06-27T01:16:00Z">
          <w:pPr>
            <w:pStyle w:val="LetranormalTFG"/>
            <w:tabs>
              <w:tab w:val="right" w:pos="9070"/>
            </w:tabs>
          </w:pPr>
        </w:pPrChange>
      </w:pPr>
      <w:r w:rsidRPr="00884C57">
        <w:rPr>
          <w:position w:val="-12"/>
        </w:rPr>
        <w:object w:dxaOrig="2240" w:dyaOrig="360" w14:anchorId="58935AE1">
          <v:shape id="_x0000_i1043" type="#_x0000_t75" style="width:112.5pt;height:18.75pt" o:ole="">
            <v:imagedata r:id="rId59" o:title=""/>
          </v:shape>
          <o:OLEObject Type="Embed" ProgID="Equation.DSMT4" ShapeID="_x0000_i1043" DrawAspect="Content" ObjectID="_1591612250" r:id="rId60"/>
        </w:object>
      </w:r>
      <w:r w:rsidR="005A1F0C">
        <w:t xml:space="preserve"> </w:t>
      </w:r>
      <w:ins w:id="617" w:author="David Vacas Miguel" w:date="2018-05-31T11:57:00Z">
        <w:r w:rsidR="00A641E3">
          <w:tab/>
        </w:r>
      </w:ins>
      <w:r w:rsidR="005A1F0C">
        <w:t>(</w:t>
      </w:r>
      <w:del w:id="618" w:author="David Vacas Miguel" w:date="2018-06-01T03:15:00Z">
        <w:r w:rsidR="005A1F0C" w:rsidDel="00597559">
          <w:delText>3</w:delText>
        </w:r>
      </w:del>
      <w:ins w:id="619" w:author="David Vacas Miguel" w:date="2018-06-01T03:15:00Z">
        <w:r w:rsidR="00597559">
          <w:t>5</w:t>
        </w:r>
      </w:ins>
      <w:r w:rsidR="005A1F0C">
        <w:t>)</w:t>
      </w:r>
    </w:p>
    <w:p w14:paraId="53E0F98D" w14:textId="3B428AA5" w:rsidR="00FA5302" w:rsidRDefault="00FA5302" w:rsidP="00FA5302">
      <w:pPr>
        <w:pStyle w:val="LetranormalTFG"/>
      </w:pPr>
      <w:r w:rsidRPr="0005392A">
        <w:t>Aplicando el mismo resultado al resto de coordenadas del modelo cinemático directo, se obtiene</w:t>
      </w:r>
      <w:ins w:id="620" w:author="David Vacas Miguel" w:date="2018-06-26T12:44:00Z">
        <w:r w:rsidR="00AA09DB">
          <w:t xml:space="preserve"> la ecuación de cambio de estado (6)</w:t>
        </w:r>
      </w:ins>
      <w:r w:rsidRPr="0005392A">
        <w:t>:</w:t>
      </w:r>
    </w:p>
    <w:p w14:paraId="073A8682" w14:textId="4A5F4494" w:rsidR="005A1F0C" w:rsidRDefault="00AA09DB">
      <w:pPr>
        <w:pStyle w:val="LetranormalTFG"/>
        <w:tabs>
          <w:tab w:val="right" w:pos="9070"/>
        </w:tabs>
        <w:spacing w:before="360" w:after="360"/>
        <w:rPr>
          <w:ins w:id="621" w:author="David Vacas Miguel" w:date="2018-06-21T20:13:00Z"/>
        </w:rPr>
        <w:pPrChange w:id="622" w:author="David Vacas Miguel" w:date="2018-06-27T01:16:00Z">
          <w:pPr>
            <w:pStyle w:val="LetranormalTFG"/>
            <w:tabs>
              <w:tab w:val="right" w:pos="9070"/>
            </w:tabs>
          </w:pPr>
        </w:pPrChange>
      </w:pPr>
      <w:r w:rsidRPr="00884C57">
        <w:rPr>
          <w:position w:val="-50"/>
        </w:rPr>
        <w:object w:dxaOrig="2420" w:dyaOrig="1100" w14:anchorId="6EF292C2">
          <v:shape id="_x0000_i1044" type="#_x0000_t75" style="width:121.5pt;height:55.5pt" o:ole="">
            <v:imagedata r:id="rId61" o:title=""/>
          </v:shape>
          <o:OLEObject Type="Embed" ProgID="Equation.DSMT4" ShapeID="_x0000_i1044" DrawAspect="Content" ObjectID="_1591612251" r:id="rId62"/>
        </w:object>
      </w:r>
      <w:r w:rsidR="005A1F0C">
        <w:tab/>
      </w:r>
      <w:del w:id="623" w:author="David Vacas Miguel" w:date="2018-05-31T11:57:00Z">
        <w:r w:rsidR="005A1F0C" w:rsidDel="00A641E3">
          <w:tab/>
        </w:r>
      </w:del>
      <w:r w:rsidR="005A1F0C">
        <w:t>(</w:t>
      </w:r>
      <w:del w:id="624" w:author="David Vacas Miguel" w:date="2018-06-01T03:15:00Z">
        <w:r w:rsidR="005A1F0C" w:rsidDel="00597559">
          <w:delText>4</w:delText>
        </w:r>
      </w:del>
      <w:ins w:id="625" w:author="David Vacas Miguel" w:date="2018-06-01T03:15:00Z">
        <w:r w:rsidR="00597559">
          <w:t>6</w:t>
        </w:r>
      </w:ins>
      <w:r w:rsidR="005A1F0C">
        <w:t>)</w:t>
      </w:r>
    </w:p>
    <w:p w14:paraId="10356B93" w14:textId="6E80E041" w:rsidR="00DB32F4" w:rsidRPr="0005392A" w:rsidDel="00A63859" w:rsidRDefault="00AA09DB">
      <w:pPr>
        <w:pStyle w:val="LetranormalTFG"/>
        <w:tabs>
          <w:tab w:val="right" w:pos="9070"/>
        </w:tabs>
        <w:rPr>
          <w:del w:id="626" w:author="David Vacas Miguel" w:date="2018-06-21T20:23:00Z"/>
        </w:rPr>
      </w:pPr>
      <w:ins w:id="627" w:author="David Vacas Miguel" w:date="2018-06-26T12:48:00Z">
        <w:r>
          <w:t xml:space="preserve">Con el objetivo de buscar una ecuación similar a la mostrada en las ecuaciones (2), debemos relacionar las velocidades </w:t>
        </w:r>
        <m:oMath>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z</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φ</m:t>
                  </m:r>
                </m:sub>
              </m:sSub>
            </m:e>
          </m:d>
        </m:oMath>
        <w:r>
          <w:rPr>
            <w:rFonts w:eastAsiaTheme="minorEastAsia"/>
          </w:rPr>
          <w:t xml:space="preserve"> con las entradas reales del sis</w:t>
        </w:r>
      </w:ins>
      <w:ins w:id="628" w:author="David Vacas Miguel" w:date="2018-06-26T12:49:00Z">
        <w:r>
          <w:rPr>
            <w:rFonts w:eastAsiaTheme="minorEastAsia"/>
          </w:rPr>
          <w:t xml:space="preserve">tema </w:t>
        </w:r>
      </w:ins>
      <w:ins w:id="629" w:author="David Vacas Miguel" w:date="2018-06-26T12:50:00Z">
        <w:r w:rsidRPr="00326B5B">
          <w:rPr>
            <w:position w:val="-12"/>
          </w:rPr>
          <w:object w:dxaOrig="880" w:dyaOrig="360" w14:anchorId="0320B49B">
            <v:shape id="_x0000_i1045" type="#_x0000_t75" style="width:44.25pt;height:18pt" o:ole="">
              <v:imagedata r:id="rId63" o:title=""/>
            </v:shape>
            <o:OLEObject Type="Embed" ProgID="Equation.DSMT4" ShapeID="_x0000_i1045" DrawAspect="Content" ObjectID="_1591612252" r:id="rId64"/>
          </w:object>
        </w:r>
      </w:ins>
      <w:ins w:id="630" w:author="David Vacas Miguel" w:date="2018-06-26T12:50:00Z">
        <w:r>
          <w:t>.</w:t>
        </w:r>
      </w:ins>
    </w:p>
    <w:p w14:paraId="2FCFF379" w14:textId="73B17255" w:rsidR="00FA5302" w:rsidDel="00AA09DB" w:rsidRDefault="00FA5302">
      <w:pPr>
        <w:pStyle w:val="LetranormalTFG"/>
        <w:rPr>
          <w:del w:id="631" w:author="David Vacas Miguel" w:date="2018-06-26T12:50:00Z"/>
          <w:rFonts w:ascii="Arial" w:eastAsiaTheme="majorEastAsia" w:hAnsi="Arial" w:cstheme="majorBidi"/>
          <w:sz w:val="36"/>
          <w:szCs w:val="32"/>
        </w:rPr>
      </w:pPr>
      <w:del w:id="632" w:author="David Vacas Miguel" w:date="2018-06-26T12:50:00Z">
        <w:r w:rsidRPr="0005392A" w:rsidDel="00AA09DB">
          <w:delText xml:space="preserve">Por tanto, si se dispone de las coordenadas </w:delText>
        </w:r>
        <m:oMath>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z</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φ</m:t>
                  </m:r>
                </m:sub>
              </m:sSub>
            </m:e>
          </m:d>
        </m:oMath>
        <w:r w:rsidRPr="0005392A" w:rsidDel="00AA09DB">
          <w:delText xml:space="preserve"> en cada instante de un determinado horizonte temporal, se puede calcular la nueva posición y orientación del robot en dicho horizonte.</w:delText>
        </w:r>
      </w:del>
    </w:p>
    <w:p w14:paraId="46B5FD58" w14:textId="06F1C250" w:rsidR="00F626D0" w:rsidDel="00AA09DB" w:rsidRDefault="00F626D0">
      <w:pPr>
        <w:pStyle w:val="LetranormalTFG"/>
        <w:rPr>
          <w:del w:id="633" w:author="David Vacas Miguel" w:date="2018-06-26T12:50:00Z"/>
        </w:rPr>
      </w:pPr>
      <w:del w:id="634" w:author="David Vacas Miguel" w:date="2018-06-26T12:50:00Z">
        <w:r w:rsidRPr="0005392A" w:rsidDel="00AA09DB">
          <w:delText>N</w:delText>
        </w:r>
        <w:r w:rsidR="00AE531B" w:rsidDel="00AA09DB">
          <w:delText>o</w:delText>
        </w:r>
        <w:r w:rsidRPr="0005392A" w:rsidDel="00AA09DB">
          <w:delText>te que para especificar la configuración hay que indicar los valores de</w:delText>
        </w:r>
        <w:r w:rsidR="00C653D5" w:rsidDel="00AA09DB">
          <w:delText xml:space="preserve"> las tres variables (</w:delText>
        </w:r>
        <w:r w:rsidR="00C653D5" w:rsidRPr="00F21B89" w:rsidDel="00AA09DB">
          <w:rPr>
            <w:i/>
          </w:rPr>
          <w:delText>x, z</w:delText>
        </w:r>
        <w:r w:rsidRPr="00F21B89" w:rsidDel="00AA09DB">
          <w:rPr>
            <w:i/>
          </w:rPr>
          <w:delText xml:space="preserve">, </w:delText>
        </w:r>
        <m:oMath>
          <m:r>
            <w:rPr>
              <w:rFonts w:ascii="Cambria Math" w:hAnsi="Cambria Math"/>
            </w:rPr>
            <m:t>φ</m:t>
          </m:r>
        </m:oMath>
        <w:r w:rsidRPr="0005392A" w:rsidDel="00AA09DB">
          <w:delText>), siendo las variables de control las velocidades de las ruedas laterales.</w:delText>
        </w:r>
      </w:del>
    </w:p>
    <w:p w14:paraId="4EC4F667" w14:textId="03B83C73" w:rsidR="00F626D0" w:rsidRPr="0005392A" w:rsidDel="00AA09DB" w:rsidRDefault="00F626D0">
      <w:pPr>
        <w:pStyle w:val="LetranormalTFG"/>
        <w:rPr>
          <w:del w:id="635" w:author="David Vacas Miguel" w:date="2018-06-26T12:50:00Z"/>
        </w:rPr>
      </w:pPr>
    </w:p>
    <w:p w14:paraId="752DBAA9" w14:textId="2B13EEEC" w:rsidR="00F626D0" w:rsidDel="00AA09DB" w:rsidRDefault="00A14D9B">
      <w:pPr>
        <w:jc w:val="both"/>
        <w:rPr>
          <w:del w:id="636" w:author="David Vacas Miguel" w:date="2018-06-26T12:51:00Z"/>
        </w:rPr>
        <w:pPrChange w:id="637" w:author="David Vacas Miguel" w:date="2018-06-26T17:45:00Z">
          <w:pPr>
            <w:jc w:val="center"/>
          </w:pPr>
        </w:pPrChange>
      </w:pPr>
      <w:del w:id="638" w:author="David Vacas Miguel" w:date="2018-06-26T12:51:00Z">
        <w:r w:rsidDel="00AA09DB">
          <w:rPr>
            <w:noProof/>
            <w:lang w:eastAsia="es-ES"/>
          </w:rPr>
          <w:drawing>
            <wp:inline distT="0" distB="0" distL="0" distR="0" wp14:anchorId="25306E7C" wp14:editId="552A016F">
              <wp:extent cx="3044825" cy="2630805"/>
              <wp:effectExtent l="0" t="0" r="3175"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44825" cy="2630805"/>
                      </a:xfrm>
                      <a:prstGeom prst="rect">
                        <a:avLst/>
                      </a:prstGeom>
                      <a:noFill/>
                      <a:ln>
                        <a:noFill/>
                      </a:ln>
                    </pic:spPr>
                  </pic:pic>
                </a:graphicData>
              </a:graphic>
            </wp:inline>
          </w:drawing>
        </w:r>
      </w:del>
    </w:p>
    <w:p w14:paraId="765EDF26" w14:textId="66A21BE0" w:rsidR="00F626D0" w:rsidDel="00AA09DB" w:rsidRDefault="00F626D0">
      <w:pPr>
        <w:pStyle w:val="LetranormalTFG"/>
        <w:rPr>
          <w:del w:id="639" w:author="David Vacas Miguel" w:date="2018-06-26T12:51:00Z"/>
        </w:rPr>
        <w:pPrChange w:id="640" w:author="David Vacas Miguel" w:date="2018-06-26T17:45:00Z">
          <w:pPr>
            <w:pStyle w:val="LetranormalTFG"/>
            <w:jc w:val="center"/>
          </w:pPr>
        </w:pPrChange>
      </w:pPr>
      <w:del w:id="641" w:author="David Vacas Miguel" w:date="2018-06-26T12:51:00Z">
        <w:r w:rsidRPr="00F21B89" w:rsidDel="00AA09DB">
          <w:rPr>
            <w:b/>
          </w:rPr>
          <w:delText xml:space="preserve">Figura </w:delText>
        </w:r>
        <w:r w:rsidR="00562E23" w:rsidDel="00AA09DB">
          <w:rPr>
            <w:b/>
          </w:rPr>
          <w:delText>10</w:delText>
        </w:r>
        <w:r w:rsidRPr="00F21B89" w:rsidDel="00AA09DB">
          <w:rPr>
            <w:b/>
          </w:rPr>
          <w:delText>.</w:delText>
        </w:r>
        <w:r w:rsidDel="00AA09DB">
          <w:delText xml:space="preserve"> Locomoción mediante guiado diferencial.</w:delText>
        </w:r>
      </w:del>
    </w:p>
    <w:p w14:paraId="30A3BB74" w14:textId="77777777" w:rsidR="00F626D0" w:rsidRDefault="00F626D0">
      <w:pPr>
        <w:pStyle w:val="LetranormalTFG"/>
        <w:pPrChange w:id="642" w:author="David Vacas Miguel" w:date="2018-06-26T17:45:00Z">
          <w:pPr>
            <w:pStyle w:val="LetranormalTFG"/>
            <w:jc w:val="center"/>
          </w:pPr>
        </w:pPrChange>
      </w:pPr>
    </w:p>
    <w:p w14:paraId="4222592E" w14:textId="1A4A9B5D" w:rsidR="00E2057B" w:rsidRDefault="00F626D0" w:rsidP="00F626D0">
      <w:pPr>
        <w:pStyle w:val="LetranormalTFG"/>
        <w:rPr>
          <w:rFonts w:eastAsiaTheme="minorEastAsia"/>
        </w:rPr>
      </w:pPr>
      <w:r w:rsidRPr="0005392A">
        <w:t xml:space="preserve">Sean </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Pr="0005392A">
        <w:t xml:space="preserve"> y </w:t>
      </w:r>
      <m:oMath>
        <m:sSub>
          <m:sSubPr>
            <m:ctrlPr>
              <w:rPr>
                <w:rFonts w:ascii="Cambria Math" w:hAnsi="Cambria Math"/>
              </w:rPr>
            </m:ctrlPr>
          </m:sSubPr>
          <m:e>
            <m:r>
              <w:rPr>
                <w:rFonts w:ascii="Cambria Math" w:hAnsi="Cambria Math"/>
              </w:rPr>
              <m:t>w</m:t>
            </m:r>
          </m:e>
          <m:sub>
            <m:r>
              <w:rPr>
                <w:rFonts w:ascii="Cambria Math" w:hAnsi="Cambria Math"/>
              </w:rPr>
              <m:t>d</m:t>
            </m:r>
          </m:sub>
        </m:sSub>
      </m:oMath>
      <w:r w:rsidRPr="0005392A">
        <w:t xml:space="preserve"> las velocidades de giro de las ruedas izquierda y derecha, respectivamente. Si el radio</w:t>
      </w:r>
      <w:r>
        <w:t xml:space="preserve"> de la rueda es </w:t>
      </w:r>
      <w:r w:rsidR="00C653D5">
        <w:t>WR</w:t>
      </w:r>
      <w:r w:rsidRPr="00623F5D">
        <w:t xml:space="preserve">, las velocidades lineales correspondientes son  </w:t>
      </w:r>
      <m:oMath>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r>
          <w:rPr>
            <w:rFonts w:ascii="Cambria Math" w:hAnsi="Cambria Math"/>
          </w:rPr>
          <m:t>WR</m:t>
        </m:r>
      </m:oMath>
      <w:r w:rsidRPr="00623F5D">
        <w:t xml:space="preserve"> y </w:t>
      </w:r>
      <m:oMath>
        <m:sSub>
          <m:sSubPr>
            <m:ctrlPr>
              <w:rPr>
                <w:rFonts w:ascii="Cambria Math" w:hAnsi="Cambria Math"/>
              </w:rPr>
            </m:ctrlPr>
          </m:sSubPr>
          <m:e>
            <m:r>
              <w:rPr>
                <w:rFonts w:ascii="Cambria Math" w:hAnsi="Cambria Math"/>
              </w:rPr>
              <m:t>v</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d</m:t>
            </m:r>
          </m:sub>
        </m:sSub>
        <m:r>
          <m:rPr>
            <m:sty m:val="p"/>
          </m:rPr>
          <w:rPr>
            <w:rFonts w:ascii="Cambria Math" w:hAnsi="Cambria Math"/>
          </w:rPr>
          <m:t>∙</m:t>
        </m:r>
        <m:r>
          <w:rPr>
            <w:rFonts w:ascii="Cambria Math" w:hAnsi="Cambria Math"/>
          </w:rPr>
          <m:t>WR</m:t>
        </m:r>
      </m:oMath>
      <w:r w:rsidRPr="00623F5D">
        <w:t>.</w:t>
      </w:r>
      <w:r>
        <w:t xml:space="preserve"> Es este caso, la velocidad lineal y velocidad angular correspondientes en el modelo vienen dadas por:</w:t>
      </w:r>
    </w:p>
    <w:p w14:paraId="42638D44" w14:textId="760FBB41" w:rsidR="00F626D0" w:rsidRDefault="0099707A">
      <w:pPr>
        <w:pStyle w:val="LetranormalTFG"/>
        <w:tabs>
          <w:tab w:val="right" w:pos="9070"/>
        </w:tabs>
        <w:spacing w:before="360" w:after="360"/>
        <w:pPrChange w:id="643" w:author="David Vacas Miguel" w:date="2018-06-27T01:16:00Z">
          <w:pPr>
            <w:pStyle w:val="LetranormalTFG"/>
            <w:tabs>
              <w:tab w:val="right" w:pos="9070"/>
            </w:tabs>
          </w:pPr>
        </w:pPrChange>
      </w:pPr>
      <w:r w:rsidRPr="00884C57">
        <w:rPr>
          <w:position w:val="-58"/>
        </w:rPr>
        <w:object w:dxaOrig="3140" w:dyaOrig="1280" w14:anchorId="7470EE3B">
          <v:shape id="_x0000_i1046" type="#_x0000_t75" style="width:157.5pt;height:63.75pt" o:ole="">
            <v:imagedata r:id="rId66" o:title=""/>
          </v:shape>
          <o:OLEObject Type="Embed" ProgID="Equation.DSMT4" ShapeID="_x0000_i1046" DrawAspect="Content" ObjectID="_1591612253" r:id="rId67"/>
        </w:object>
      </w:r>
      <w:r w:rsidR="00E2057B">
        <w:rPr>
          <w:rFonts w:eastAsiaTheme="minorEastAsia"/>
        </w:rPr>
        <w:tab/>
        <w:t>(</w:t>
      </w:r>
      <w:del w:id="644" w:author="David Vacas Miguel" w:date="2018-06-01T03:15:00Z">
        <w:r w:rsidR="00E2057B" w:rsidDel="00597559">
          <w:rPr>
            <w:rFonts w:eastAsiaTheme="minorEastAsia"/>
          </w:rPr>
          <w:delText>5</w:delText>
        </w:r>
      </w:del>
      <w:ins w:id="645" w:author="David Vacas Miguel" w:date="2018-06-01T03:15:00Z">
        <w:r w:rsidR="00597559">
          <w:rPr>
            <w:rFonts w:eastAsiaTheme="minorEastAsia"/>
          </w:rPr>
          <w:t>7</w:t>
        </w:r>
      </w:ins>
      <w:r w:rsidR="00E2057B">
        <w:rPr>
          <w:rFonts w:eastAsiaTheme="minorEastAsia"/>
        </w:rPr>
        <w:t>)</w:t>
      </w:r>
    </w:p>
    <w:p w14:paraId="55725CB2" w14:textId="389F2C1D" w:rsidR="00E2057B" w:rsidRDefault="00F626D0" w:rsidP="00F626D0">
      <w:pPr>
        <w:pStyle w:val="LetranormalTFG"/>
        <w:rPr>
          <w:rFonts w:eastAsiaTheme="minorEastAsia"/>
        </w:rPr>
      </w:pPr>
      <w:r>
        <w:lastRenderedPageBreak/>
        <w:t xml:space="preserve">Sustituyendo estas expresiones en las obtenidas </w:t>
      </w:r>
      <w:ins w:id="646" w:author="David Vacas Miguel" w:date="2018-06-26T12:54:00Z">
        <w:r w:rsidR="00EE2D42">
          <w:t>en la ecuación (3)</w:t>
        </w:r>
      </w:ins>
      <w:del w:id="647" w:author="David Vacas Miguel" w:date="2018-06-26T12:54:00Z">
        <w:r w:rsidDel="00EE2D42">
          <w:delText xml:space="preserve">a partir de la Figura </w:delText>
        </w:r>
      </w:del>
      <w:del w:id="648" w:author="David Vacas Miguel" w:date="2018-05-27T13:31:00Z">
        <w:r w:rsidR="00562E23" w:rsidDel="00447A67">
          <w:delText>9</w:delText>
        </w:r>
      </w:del>
      <w:r w:rsidR="003278DE">
        <w:t>,</w:t>
      </w:r>
      <w:r>
        <w:t xml:space="preserve"> se obtienen</w:t>
      </w:r>
      <w:ins w:id="649" w:author="David Vacas Miguel" w:date="2018-06-26T12:55:00Z">
        <w:r w:rsidR="00EE2D42">
          <w:t xml:space="preserve"> l</w:t>
        </w:r>
      </w:ins>
      <w:ins w:id="650" w:author="David Vacas Miguel" w:date="2018-06-26T12:56:00Z">
        <w:r w:rsidR="00EE2D42">
          <w:t>os componentes de la velocidad</w:t>
        </w:r>
      </w:ins>
      <w:r>
        <w:t xml:space="preserve"> </w:t>
      </w:r>
      <w:del w:id="651" w:author="David Vacas Miguel" w:date="2018-06-26T12:54:00Z">
        <w:r w:rsidDel="00EE2D42">
          <w:delText xml:space="preserve">las velocidades de las coordenadas </w:delText>
        </w:r>
      </w:del>
      <w:r>
        <w:t xml:space="preserve">del robot en el sistema </w:t>
      </w:r>
      <w:r w:rsidRPr="00F21B89">
        <w:rPr>
          <w:i/>
        </w:rPr>
        <w:t>{G}</w:t>
      </w:r>
      <w:r>
        <w:t xml:space="preserve"> a partir de la velocidad de giro de cada rueda:</w:t>
      </w:r>
    </w:p>
    <w:p w14:paraId="67B81CBC" w14:textId="42C01E40" w:rsidR="00E2057B" w:rsidRPr="00F21B89" w:rsidRDefault="00094084">
      <w:pPr>
        <w:pStyle w:val="LetranormalTFG"/>
        <w:tabs>
          <w:tab w:val="right" w:pos="9070"/>
        </w:tabs>
        <w:spacing w:before="360" w:after="360"/>
        <w:rPr>
          <w:rFonts w:eastAsiaTheme="minorEastAsia"/>
        </w:rPr>
        <w:pPrChange w:id="652" w:author="David Vacas Miguel" w:date="2018-06-27T01:16:00Z">
          <w:pPr>
            <w:pStyle w:val="LetranormalTFG"/>
            <w:tabs>
              <w:tab w:val="right" w:pos="9070"/>
            </w:tabs>
          </w:pPr>
        </w:pPrChange>
      </w:pPr>
      <w:r w:rsidRPr="00884C57">
        <w:rPr>
          <w:position w:val="-88"/>
        </w:rPr>
        <w:object w:dxaOrig="5700" w:dyaOrig="1920" w14:anchorId="727D1FAD">
          <v:shape id="_x0000_i1047" type="#_x0000_t75" style="width:285pt;height:95.25pt" o:ole="">
            <v:imagedata r:id="rId68" o:title=""/>
          </v:shape>
          <o:OLEObject Type="Embed" ProgID="Equation.DSMT4" ShapeID="_x0000_i1047" DrawAspect="Content" ObjectID="_1591612254" r:id="rId69"/>
        </w:object>
      </w:r>
      <w:ins w:id="653" w:author="David Vacas Miguel" w:date="2018-05-31T11:58:00Z">
        <w:r w:rsidR="00A641E3">
          <w:tab/>
        </w:r>
      </w:ins>
      <w:del w:id="654" w:author="David Vacas Miguel" w:date="2018-05-31T11:58:00Z">
        <w:r w:rsidR="00E2057B" w:rsidDel="00A641E3">
          <w:tab/>
        </w:r>
        <w:r w:rsidR="00E2057B" w:rsidDel="00A641E3">
          <w:tab/>
        </w:r>
      </w:del>
      <w:r w:rsidR="00E2057B">
        <w:t>(</w:t>
      </w:r>
      <w:del w:id="655" w:author="David Vacas Miguel" w:date="2018-06-01T03:15:00Z">
        <w:r w:rsidR="00E2057B" w:rsidDel="00597559">
          <w:delText>6</w:delText>
        </w:r>
      </w:del>
      <w:ins w:id="656" w:author="David Vacas Miguel" w:date="2018-06-01T03:15:00Z">
        <w:r w:rsidR="00597559">
          <w:t>8</w:t>
        </w:r>
      </w:ins>
      <w:r w:rsidR="00E2057B">
        <w:t>)</w:t>
      </w:r>
    </w:p>
    <w:p w14:paraId="0D66942B" w14:textId="4606BEA7" w:rsidR="00E2057B" w:rsidRDefault="00F626D0" w:rsidP="00F626D0">
      <w:pPr>
        <w:pStyle w:val="LetranormalTFG"/>
        <w:rPr>
          <w:rFonts w:eastAsiaTheme="minorEastAsia"/>
        </w:rPr>
      </w:pPr>
      <w:r>
        <w:t>Finalmente, utilizando el modelo discreto</w:t>
      </w:r>
      <w:ins w:id="657" w:author="David Vacas Miguel" w:date="2018-06-26T12:56:00Z">
        <w:r w:rsidR="00EE2D42">
          <w:t xml:space="preserve"> mostrado en la ecuación (6)</w:t>
        </w:r>
      </w:ins>
      <w:r>
        <w:t>, se obtiene:</w:t>
      </w:r>
    </w:p>
    <w:p w14:paraId="3B82B72D" w14:textId="612EB134" w:rsidR="00C71083" w:rsidRDefault="00A63859">
      <w:pPr>
        <w:pStyle w:val="LetranormalTFG"/>
        <w:tabs>
          <w:tab w:val="right" w:pos="9070"/>
        </w:tabs>
        <w:spacing w:before="360" w:after="360"/>
        <w:rPr>
          <w:ins w:id="658" w:author="David Vacas Miguel" w:date="2018-06-21T20:08:00Z"/>
        </w:rPr>
        <w:pPrChange w:id="659" w:author="David Vacas Miguel" w:date="2018-06-27T01:16:00Z">
          <w:pPr>
            <w:pStyle w:val="LetranormalTFG"/>
            <w:tabs>
              <w:tab w:val="right" w:pos="9070"/>
            </w:tabs>
          </w:pPr>
        </w:pPrChange>
      </w:pPr>
      <w:del w:id="660" w:author="David Vacas Miguel" w:date="2018-06-21T20:41:00Z">
        <w:r w:rsidRPr="00A63859" w:rsidDel="004168A9">
          <w:rPr>
            <w:position w:val="-24"/>
          </w:rPr>
          <w:object w:dxaOrig="1520" w:dyaOrig="620" w14:anchorId="63278FF4">
            <v:shape id="_x0000_i1048" type="#_x0000_t75" style="width:75.75pt;height:30.75pt" o:ole="">
              <v:imagedata r:id="rId70" o:title=""/>
            </v:shape>
            <o:OLEObject Type="Embed" ProgID="Equation.DSMT4" ShapeID="_x0000_i1048" DrawAspect="Content" ObjectID="_1591612255" r:id="rId71"/>
          </w:object>
        </w:r>
      </w:del>
      <w:ins w:id="661" w:author="David Vacas Miguel" w:date="2018-06-21T20:41:00Z">
        <w:r w:rsidR="00EE2D42" w:rsidRPr="00365347">
          <w:rPr>
            <w:position w:val="-88"/>
          </w:rPr>
          <w:object w:dxaOrig="5040" w:dyaOrig="1900" w14:anchorId="1CE13070">
            <v:shape id="_x0000_i1049" type="#_x0000_t75" style="width:252pt;height:95.25pt" o:ole="">
              <v:imagedata r:id="rId72" o:title=""/>
            </v:shape>
            <o:OLEObject Type="Embed" ProgID="Equation.DSMT4" ShapeID="_x0000_i1049" DrawAspect="Content" ObjectID="_1591612256" r:id="rId73"/>
          </w:object>
        </w:r>
      </w:ins>
      <w:r w:rsidR="00E2057B">
        <w:tab/>
        <w:t>(</w:t>
      </w:r>
      <w:del w:id="662" w:author="David Vacas Miguel" w:date="2018-06-01T03:15:00Z">
        <w:r w:rsidR="00E2057B" w:rsidDel="00597559">
          <w:delText>7</w:delText>
        </w:r>
      </w:del>
      <w:ins w:id="663" w:author="David Vacas Miguel" w:date="2018-06-01T03:15:00Z">
        <w:r w:rsidR="00597559">
          <w:t>9</w:t>
        </w:r>
      </w:ins>
      <w:r w:rsidR="00E2057B">
        <w:t>)</w:t>
      </w:r>
    </w:p>
    <w:p w14:paraId="7CDDE12A" w14:textId="0C534648" w:rsidR="00247757" w:rsidRDefault="00DB32F4" w:rsidP="00A641E3">
      <w:pPr>
        <w:pStyle w:val="LetranormalTFG"/>
        <w:tabs>
          <w:tab w:val="right" w:pos="9070"/>
        </w:tabs>
        <w:rPr>
          <w:ins w:id="664" w:author="David Vacas Miguel" w:date="2018-06-21T20:10:00Z"/>
          <w:rFonts w:eastAsiaTheme="minorEastAsia"/>
        </w:rPr>
      </w:pPr>
      <w:ins w:id="665" w:author="David Vacas Miguel" w:date="2018-06-21T20:09:00Z">
        <w:r>
          <w:rPr>
            <w:rFonts w:eastAsiaTheme="minorEastAsia"/>
          </w:rPr>
          <w:t xml:space="preserve">Para terminar, si utilizamos las variables </w:t>
        </w:r>
        <w:r w:rsidRPr="00EE2D42">
          <w:rPr>
            <w:rFonts w:eastAsiaTheme="minorEastAsia"/>
            <w:i/>
            <w:rPrChange w:id="666" w:author="David Vacas Miguel" w:date="2018-06-26T12:57:00Z">
              <w:rPr>
                <w:rFonts w:eastAsiaTheme="minorEastAsia"/>
              </w:rPr>
            </w:rPrChange>
          </w:rPr>
          <w:t>s</w:t>
        </w:r>
        <w:r>
          <w:rPr>
            <w:rFonts w:eastAsiaTheme="minorEastAsia"/>
          </w:rPr>
          <w:t xml:space="preserve"> para re</w:t>
        </w:r>
      </w:ins>
      <w:ins w:id="667" w:author="David Vacas Miguel" w:date="2018-06-21T20:10:00Z">
        <w:r>
          <w:rPr>
            <w:rFonts w:eastAsiaTheme="minorEastAsia"/>
          </w:rPr>
          <w:t>presentar el estado de los sensores (</w:t>
        </w:r>
        <w:r w:rsidRPr="00EE2D42">
          <w:rPr>
            <w:rFonts w:eastAsiaTheme="minorEastAsia"/>
            <w:i/>
            <w:rPrChange w:id="668" w:author="David Vacas Miguel" w:date="2018-06-26T12:57:00Z">
              <w:rPr>
                <w:rFonts w:eastAsiaTheme="minorEastAsia"/>
              </w:rPr>
            </w:rPrChange>
          </w:rPr>
          <w:t>s</w:t>
        </w:r>
        <w:r>
          <w:rPr>
            <w:rFonts w:eastAsiaTheme="minorEastAsia"/>
          </w:rPr>
          <w:t xml:space="preserve">=0 si esta sobre la línea y </w:t>
        </w:r>
        <w:r w:rsidRPr="00EE2D42">
          <w:rPr>
            <w:rFonts w:eastAsiaTheme="minorEastAsia"/>
            <w:i/>
            <w:rPrChange w:id="669" w:author="David Vacas Miguel" w:date="2018-06-26T12:57:00Z">
              <w:rPr>
                <w:rFonts w:eastAsiaTheme="minorEastAsia"/>
              </w:rPr>
            </w:rPrChange>
          </w:rPr>
          <w:t>s</w:t>
        </w:r>
        <w:r>
          <w:rPr>
            <w:rFonts w:eastAsiaTheme="minorEastAsia"/>
          </w:rPr>
          <w:t>=1 en caso contrario), se obtiene:</w:t>
        </w:r>
      </w:ins>
    </w:p>
    <w:p w14:paraId="13B4B14D" w14:textId="691F0F28" w:rsidR="003208DC" w:rsidRDefault="00EE2D42">
      <w:pPr>
        <w:pStyle w:val="LetranormalTFG"/>
        <w:tabs>
          <w:tab w:val="right" w:pos="9070"/>
        </w:tabs>
        <w:spacing w:before="360" w:after="360"/>
        <w:rPr>
          <w:ins w:id="670" w:author="David Vacas Miguel" w:date="2018-06-21T20:49:00Z"/>
        </w:rPr>
        <w:pPrChange w:id="671" w:author="David Vacas Miguel" w:date="2018-06-27T01:16:00Z">
          <w:pPr>
            <w:pStyle w:val="LetranormalTFG"/>
            <w:tabs>
              <w:tab w:val="right" w:pos="9070"/>
            </w:tabs>
          </w:pPr>
        </w:pPrChange>
      </w:pPr>
      <w:ins w:id="672" w:author="David Vacas Miguel" w:date="2018-06-21T20:40:00Z">
        <w:r w:rsidRPr="00365347">
          <w:rPr>
            <w:position w:val="-88"/>
          </w:rPr>
          <w:object w:dxaOrig="5200" w:dyaOrig="1900" w14:anchorId="2720BA9A">
            <v:shape id="_x0000_i1050" type="#_x0000_t75" style="width:261pt;height:95.25pt" o:ole="">
              <v:imagedata r:id="rId74" o:title=""/>
            </v:shape>
            <o:OLEObject Type="Embed" ProgID="Equation.DSMT4" ShapeID="_x0000_i1050" DrawAspect="Content" ObjectID="_1591612257" r:id="rId75"/>
          </w:object>
        </w:r>
      </w:ins>
      <w:ins w:id="673" w:author="David Vacas Miguel" w:date="2018-06-21T20:13:00Z">
        <w:r w:rsidR="00DB32F4">
          <w:tab/>
        </w:r>
      </w:ins>
      <w:ins w:id="674" w:author="David Vacas Miguel" w:date="2018-06-21T20:12:00Z">
        <w:r w:rsidR="00DB32F4">
          <w:t>(10)</w:t>
        </w:r>
      </w:ins>
    </w:p>
    <w:p w14:paraId="52FF79E0" w14:textId="561FE9B7" w:rsidR="00C71083" w:rsidRDefault="00A63859">
      <w:pPr>
        <w:pStyle w:val="LetranormalTFG"/>
        <w:tabs>
          <w:tab w:val="right" w:pos="9070"/>
        </w:tabs>
        <w:spacing w:after="360"/>
        <w:rPr>
          <w:ins w:id="675" w:author="David Vacas Miguel" w:date="2018-06-21T20:27:00Z"/>
        </w:rPr>
        <w:pPrChange w:id="676" w:author="David Vacas Miguel" w:date="2018-06-27T01:14:00Z">
          <w:pPr>
            <w:pStyle w:val="LetranormalTFG"/>
            <w:tabs>
              <w:tab w:val="right" w:pos="9070"/>
            </w:tabs>
          </w:pPr>
        </w:pPrChange>
      </w:pPr>
      <w:ins w:id="677" w:author="David Vacas Miguel" w:date="2018-06-21T20:23:00Z">
        <w:r>
          <w:t>Y definiendo la</w:t>
        </w:r>
      </w:ins>
      <w:ins w:id="678" w:author="David Vacas Miguel" w:date="2018-06-21T20:26:00Z">
        <w:r>
          <w:t>s</w:t>
        </w:r>
      </w:ins>
      <w:ins w:id="679" w:author="David Vacas Miguel" w:date="2018-06-21T20:23:00Z">
        <w:r>
          <w:t xml:space="preserve"> constante</w:t>
        </w:r>
      </w:ins>
      <w:ins w:id="680" w:author="David Vacas Miguel" w:date="2018-06-21T20:26:00Z">
        <w:r>
          <w:t>s</w:t>
        </w:r>
      </w:ins>
      <w:ins w:id="681" w:author="David Vacas Miguel" w:date="2018-06-21T20:23:00Z">
        <w:r>
          <w:t xml:space="preserve"> </w:t>
        </w:r>
      </w:ins>
      <w:ins w:id="682" w:author="David Vacas Miguel" w:date="2018-06-21T20:35:00Z">
        <w:r w:rsidRPr="00365347">
          <w:rPr>
            <w:position w:val="-24"/>
          </w:rPr>
          <w:object w:dxaOrig="1040" w:dyaOrig="620" w14:anchorId="2A775146">
            <v:shape id="_x0000_i1051" type="#_x0000_t75" style="width:52.5pt;height:30.75pt" o:ole="">
              <v:imagedata r:id="rId76" o:title=""/>
            </v:shape>
            <o:OLEObject Type="Embed" ProgID="Equation.DSMT4" ShapeID="_x0000_i1051" DrawAspect="Content" ObjectID="_1591612258" r:id="rId77"/>
          </w:object>
        </w:r>
      </w:ins>
      <w:ins w:id="683" w:author="David Vacas Miguel" w:date="2018-06-21T20:25:00Z">
        <w:r>
          <w:t xml:space="preserve"> y </w:t>
        </w:r>
      </w:ins>
      <w:ins w:id="684" w:author="David Vacas Miguel" w:date="2018-06-21T20:36:00Z">
        <w:r w:rsidRPr="00365347">
          <w:rPr>
            <w:position w:val="-12"/>
          </w:rPr>
          <w:object w:dxaOrig="1020" w:dyaOrig="360" w14:anchorId="5E42B506">
            <v:shape id="_x0000_i1052" type="#_x0000_t75" style="width:51.75pt;height:18pt" o:ole="">
              <v:imagedata r:id="rId78" o:title=""/>
            </v:shape>
            <o:OLEObject Type="Embed" ProgID="Equation.DSMT4" ShapeID="_x0000_i1052" DrawAspect="Content" ObjectID="_1591612259" r:id="rId79"/>
          </w:object>
        </w:r>
      </w:ins>
      <w:ins w:id="685" w:author="David Vacas Miguel" w:date="2018-06-21T20:26:00Z">
        <w:r>
          <w:t xml:space="preserve"> r</w:t>
        </w:r>
      </w:ins>
      <w:ins w:id="686" w:author="David Vacas Miguel" w:date="2018-06-21T20:27:00Z">
        <w:r>
          <w:t>esulta:</w:t>
        </w:r>
      </w:ins>
    </w:p>
    <w:p w14:paraId="7ABDFD1A" w14:textId="796A0650" w:rsidR="00C71083" w:rsidRPr="00C71083" w:rsidRDefault="00EE2D42">
      <w:pPr>
        <w:pStyle w:val="LetranormalTFG"/>
        <w:tabs>
          <w:tab w:val="right" w:pos="9070"/>
        </w:tabs>
        <w:spacing w:before="360" w:after="360"/>
        <w:rPr>
          <w:rPrChange w:id="687" w:author="David Vacas Miguel" w:date="2018-06-27T01:12:00Z">
            <w:rPr>
              <w:rFonts w:eastAsiaTheme="minorEastAsia"/>
            </w:rPr>
          </w:rPrChange>
        </w:rPr>
        <w:pPrChange w:id="688" w:author="David Vacas Miguel" w:date="2018-06-27T01:16:00Z">
          <w:pPr>
            <w:pStyle w:val="LetranormalTFG"/>
            <w:tabs>
              <w:tab w:val="right" w:pos="9070"/>
            </w:tabs>
          </w:pPr>
        </w:pPrChange>
      </w:pPr>
      <w:ins w:id="689" w:author="David Vacas Miguel" w:date="2018-06-21T20:37:00Z">
        <w:r w:rsidRPr="00365347">
          <w:rPr>
            <w:position w:val="-76"/>
          </w:rPr>
          <w:object w:dxaOrig="4800" w:dyaOrig="1359" w14:anchorId="407D04ED">
            <v:shape id="_x0000_i1053" type="#_x0000_t75" style="width:240pt;height:68.25pt" o:ole="">
              <v:imagedata r:id="rId80" o:title=""/>
            </v:shape>
            <o:OLEObject Type="Embed" ProgID="Equation.DSMT4" ShapeID="_x0000_i1053" DrawAspect="Content" ObjectID="_1591612260" r:id="rId81"/>
          </w:object>
        </w:r>
      </w:ins>
      <w:ins w:id="690" w:author="David Vacas Miguel" w:date="2018-06-21T20:42:00Z">
        <w:r w:rsidR="004168A9">
          <w:tab/>
          <w:t>(11)</w:t>
        </w:r>
      </w:ins>
    </w:p>
    <w:p w14:paraId="25A2124F" w14:textId="4914617F" w:rsidR="00BC3217" w:rsidRDefault="002C1587" w:rsidP="00F21B89">
      <w:pPr>
        <w:pStyle w:val="LetranormalTFG"/>
        <w:rPr>
          <w:rFonts w:ascii="Arial" w:eastAsiaTheme="majorEastAsia" w:hAnsi="Arial" w:cstheme="majorBidi"/>
          <w:sz w:val="36"/>
          <w:szCs w:val="32"/>
        </w:rPr>
      </w:pPr>
      <w:r>
        <w:rPr>
          <w:rFonts w:eastAsiaTheme="minorEastAsia"/>
        </w:rPr>
        <w:lastRenderedPageBreak/>
        <w:t>Estas ecuaciones son las</w:t>
      </w:r>
      <w:r w:rsidR="00E813B5">
        <w:rPr>
          <w:rFonts w:eastAsiaTheme="minorEastAsia"/>
        </w:rPr>
        <w:t xml:space="preserve"> que nos sirven para poder calcular el estado del robot en el instante siguiente, es decir, la posición y la orientación en</w:t>
      </w:r>
      <w:del w:id="691" w:author="David Vacas Miguel" w:date="2018-06-26T12:58:00Z">
        <w:r w:rsidR="00E813B5" w:rsidDel="00EE2D42">
          <w:rPr>
            <w:rFonts w:eastAsiaTheme="minorEastAsia"/>
          </w:rPr>
          <w:delText xml:space="preserve"> </w:delText>
        </w:r>
        <w:r w:rsidR="00E813B5" w:rsidRPr="00F21B89" w:rsidDel="00EE2D42">
          <w:rPr>
            <w:rFonts w:eastAsiaTheme="minorEastAsia"/>
            <w:i/>
          </w:rPr>
          <w:delText>(t+1)</w:delText>
        </w:r>
      </w:del>
      <w:ins w:id="692" w:author="David Vacas Miguel" w:date="2018-06-26T12:58:00Z">
        <w:r w:rsidR="00EE2D42" w:rsidRPr="00326B5B">
          <w:rPr>
            <w:position w:val="-10"/>
          </w:rPr>
          <w:object w:dxaOrig="760" w:dyaOrig="320" w14:anchorId="66653FAC">
            <v:shape id="_x0000_i1054" type="#_x0000_t75" style="width:38.25pt;height:15.75pt" o:ole="">
              <v:imagedata r:id="rId82" o:title=""/>
            </v:shape>
            <o:OLEObject Type="Embed" ProgID="Equation.DSMT4" ShapeID="_x0000_i1054" DrawAspect="Content" ObjectID="_1591612261" r:id="rId83"/>
          </w:object>
        </w:r>
      </w:ins>
      <w:r>
        <w:rPr>
          <w:rFonts w:eastAsiaTheme="minorEastAsia"/>
        </w:rPr>
        <w:t xml:space="preserve">. Las variables necesarias para poder calcular </w:t>
      </w:r>
      <w:r w:rsidR="00E813B5">
        <w:rPr>
          <w:rFonts w:eastAsiaTheme="minorEastAsia"/>
        </w:rPr>
        <w:t>este</w:t>
      </w:r>
      <w:r>
        <w:rPr>
          <w:rFonts w:eastAsiaTheme="minorEastAsia"/>
        </w:rPr>
        <w:t xml:space="preserve"> son: el estado anterior ya sea su posición</w:t>
      </w:r>
      <w:r w:rsidR="00496FA4">
        <w:rPr>
          <w:rFonts w:eastAsiaTheme="minorEastAsia"/>
        </w:rPr>
        <w:t xml:space="preserve"> </w:t>
      </w:r>
      <w:r w:rsidR="00EE2D42" w:rsidRPr="00EE2D42">
        <w:rPr>
          <w:i/>
          <w:position w:val="-10"/>
        </w:rPr>
        <w:object w:dxaOrig="880" w:dyaOrig="320" w14:anchorId="7B87E27F">
          <v:shape id="_x0000_i1055" type="#_x0000_t75" style="width:44.25pt;height:15.75pt" o:ole="">
            <v:imagedata r:id="rId84" o:title=""/>
          </v:shape>
          <o:OLEObject Type="Embed" ProgID="Equation.DSMT4" ShapeID="_x0000_i1055" DrawAspect="Content" ObjectID="_1591612262" r:id="rId85"/>
        </w:object>
      </w:r>
      <w:r w:rsidRPr="00EE2D42">
        <w:rPr>
          <w:rFonts w:eastAsiaTheme="minorEastAsia"/>
          <w:i/>
          <w:rPrChange w:id="693" w:author="David Vacas Miguel" w:date="2018-06-26T13:00:00Z">
            <w:rPr>
              <w:rFonts w:eastAsiaTheme="minorEastAsia"/>
            </w:rPr>
          </w:rPrChange>
        </w:rPr>
        <w:t xml:space="preserve"> </w:t>
      </w:r>
      <w:r>
        <w:rPr>
          <w:rFonts w:eastAsiaTheme="minorEastAsia"/>
        </w:rPr>
        <w:t>u orientación</w:t>
      </w:r>
      <w:r w:rsidR="00496FA4">
        <w:rPr>
          <w:rFonts w:eastAsiaTheme="minorEastAsia"/>
        </w:rPr>
        <w:t xml:space="preserve"> </w:t>
      </w:r>
      <w:r w:rsidR="00496FA4" w:rsidRPr="00C23E16">
        <w:rPr>
          <w:position w:val="-10"/>
        </w:rPr>
        <w:object w:dxaOrig="440" w:dyaOrig="320" w14:anchorId="47CFD9A3">
          <v:shape id="_x0000_i1056" type="#_x0000_t75" style="width:21.75pt;height:15.75pt" o:ole="">
            <v:imagedata r:id="rId86" o:title=""/>
          </v:shape>
          <o:OLEObject Type="Embed" ProgID="Equation.DSMT4" ShapeID="_x0000_i1056" DrawAspect="Content" ObjectID="_1591612263" r:id="rId87"/>
        </w:object>
      </w:r>
      <w:r>
        <w:rPr>
          <w:rFonts w:eastAsiaTheme="minorEastAsia"/>
        </w:rPr>
        <w:t>, el radio</w:t>
      </w:r>
      <w:ins w:id="694" w:author="David Vacas Miguel" w:date="2018-06-23T12:46:00Z">
        <w:r w:rsidR="0002256E">
          <w:rPr>
            <w:rFonts w:eastAsiaTheme="minorEastAsia"/>
          </w:rPr>
          <w:t xml:space="preserve"> de las </w:t>
        </w:r>
        <w:r w:rsidR="0002256E" w:rsidRPr="00EE2D42">
          <w:rPr>
            <w:rFonts w:eastAsiaTheme="minorEastAsia"/>
          </w:rPr>
          <w:t>ruedas</w:t>
        </w:r>
      </w:ins>
      <w:r>
        <w:rPr>
          <w:rFonts w:eastAsiaTheme="minorEastAsia"/>
        </w:rPr>
        <w:t xml:space="preserve"> </w:t>
      </w:r>
      <w:r w:rsidR="00CF4F13" w:rsidRPr="00C23E16">
        <w:rPr>
          <w:position w:val="-6"/>
        </w:rPr>
        <w:object w:dxaOrig="400" w:dyaOrig="279" w14:anchorId="29F26274">
          <v:shape id="_x0000_i1057" type="#_x0000_t75" style="width:20.25pt;height:14.25pt" o:ole="">
            <v:imagedata r:id="rId88" o:title=""/>
          </v:shape>
          <o:OLEObject Type="Embed" ProgID="Equation.DSMT4" ShapeID="_x0000_i1057" DrawAspect="Content" ObjectID="_1591612264" r:id="rId89"/>
        </w:object>
      </w:r>
      <w:ins w:id="695" w:author="David Vacas Miguel" w:date="2018-06-23T12:46:00Z">
        <w:r w:rsidR="0002256E">
          <w:rPr>
            <w:rFonts w:eastAsiaTheme="minorEastAsia"/>
          </w:rPr>
          <w:t xml:space="preserve"> y</w:t>
        </w:r>
      </w:ins>
      <w:del w:id="696" w:author="David Vacas Miguel" w:date="2018-06-23T12:46:00Z">
        <w:r w:rsidR="00CF4F13" w:rsidDel="0002256E">
          <w:rPr>
            <w:rFonts w:eastAsiaTheme="minorEastAsia"/>
          </w:rPr>
          <w:delText>,</w:delText>
        </w:r>
        <w:r w:rsidDel="0002256E">
          <w:rPr>
            <w:rFonts w:eastAsiaTheme="minorEastAsia"/>
          </w:rPr>
          <w:delText xml:space="preserve"> la</w:delText>
        </w:r>
      </w:del>
      <w:r>
        <w:rPr>
          <w:rFonts w:eastAsiaTheme="minorEastAsia"/>
        </w:rPr>
        <w:t xml:space="preserve"> separación </w:t>
      </w:r>
      <w:ins w:id="697" w:author="David Vacas Miguel" w:date="2018-06-23T12:46:00Z">
        <w:r w:rsidR="0002256E">
          <w:rPr>
            <w:rFonts w:eastAsiaTheme="minorEastAsia"/>
          </w:rPr>
          <w:t xml:space="preserve">entre las mismas </w:t>
        </w:r>
      </w:ins>
      <w:r w:rsidR="00CF4F13" w:rsidRPr="00C23E16">
        <w:rPr>
          <w:position w:val="-6"/>
        </w:rPr>
        <w:object w:dxaOrig="400" w:dyaOrig="279" w14:anchorId="455658E0">
          <v:shape id="_x0000_i1058" type="#_x0000_t75" style="width:20.25pt;height:14.25pt" o:ole="">
            <v:imagedata r:id="rId90" o:title=""/>
          </v:shape>
          <o:OLEObject Type="Embed" ProgID="Equation.DSMT4" ShapeID="_x0000_i1058" DrawAspect="Content" ObjectID="_1591612265" r:id="rId91"/>
        </w:object>
      </w:r>
      <w:ins w:id="698" w:author="David Vacas Miguel" w:date="2018-06-23T12:46:00Z">
        <w:r w:rsidR="0002256E">
          <w:t xml:space="preserve">, </w:t>
        </w:r>
      </w:ins>
      <w:ins w:id="699" w:author="David Vacas Miguel" w:date="2018-06-23T12:47:00Z">
        <w:r w:rsidR="0002256E">
          <w:t>así</w:t>
        </w:r>
      </w:ins>
      <w:ins w:id="700" w:author="David Vacas Miguel" w:date="2018-06-23T12:46:00Z">
        <w:r w:rsidR="0002256E">
          <w:t xml:space="preserve"> como la velocidad de giro de los motores</w:t>
        </w:r>
      </w:ins>
      <w:del w:id="701" w:author="David Vacas Miguel" w:date="2018-06-23T12:46:00Z">
        <w:r w:rsidDel="0002256E">
          <w:rPr>
            <w:rFonts w:eastAsiaTheme="minorEastAsia"/>
          </w:rPr>
          <w:delText xml:space="preserve"> </w:delText>
        </w:r>
        <w:r w:rsidR="00CF4F13" w:rsidDel="0002256E">
          <w:rPr>
            <w:rFonts w:eastAsiaTheme="minorEastAsia"/>
          </w:rPr>
          <w:delText>y la velocidad de las rueda</w:delText>
        </w:r>
        <w:r w:rsidR="00496FA4" w:rsidDel="0002256E">
          <w:rPr>
            <w:rFonts w:eastAsiaTheme="minorEastAsia"/>
          </w:rPr>
          <w:delText>s</w:delText>
        </w:r>
      </w:del>
      <w:r w:rsidR="00CF4F13">
        <w:rPr>
          <w:rFonts w:eastAsiaTheme="minorEastAsia"/>
        </w:rPr>
        <w:t xml:space="preserve"> </w:t>
      </w:r>
      <w:r w:rsidR="0002256E" w:rsidRPr="0002256E">
        <w:rPr>
          <w:position w:val="-6"/>
        </w:rPr>
        <w:object w:dxaOrig="240" w:dyaOrig="220" w14:anchorId="4AE33CCE">
          <v:shape id="_x0000_i1059" type="#_x0000_t75" style="width:12pt;height:11.25pt" o:ole="">
            <v:imagedata r:id="rId92" o:title=""/>
          </v:shape>
          <o:OLEObject Type="Embed" ProgID="Equation.DSMT4" ShapeID="_x0000_i1059" DrawAspect="Content" ObjectID="_1591612266" r:id="rId93"/>
        </w:object>
      </w:r>
      <w:ins w:id="702" w:author="David Vacas Miguel" w:date="2018-06-23T12:46:00Z">
        <w:r w:rsidR="0002256E">
          <w:t xml:space="preserve"> y el paso de la simulación </w:t>
        </w:r>
      </w:ins>
      <w:ins w:id="703" w:author="David Vacas Miguel" w:date="2018-06-23T12:47:00Z">
        <w:r w:rsidR="0002256E" w:rsidRPr="00834508">
          <w:rPr>
            <w:position w:val="-6"/>
          </w:rPr>
          <w:object w:dxaOrig="300" w:dyaOrig="279" w14:anchorId="4D55F80D">
            <v:shape id="_x0000_i1060" type="#_x0000_t75" style="width:15pt;height:14.25pt" o:ole="">
              <v:imagedata r:id="rId94" o:title=""/>
            </v:shape>
            <o:OLEObject Type="Embed" ProgID="Equation.DSMT4" ShapeID="_x0000_i1060" DrawAspect="Content" ObjectID="_1591612267" r:id="rId95"/>
          </w:object>
        </w:r>
      </w:ins>
      <w:ins w:id="704" w:author="David Vacas Miguel" w:date="2018-06-23T12:46:00Z">
        <w:r w:rsidR="0002256E">
          <w:t>.</w:t>
        </w:r>
      </w:ins>
      <w:ins w:id="705" w:author="David Vacas Miguel" w:date="2018-06-23T12:47:00Z">
        <w:r w:rsidR="0002256E">
          <w:t xml:space="preserve"> </w:t>
        </w:r>
      </w:ins>
      <w:ins w:id="706" w:author="David Vacas Miguel" w:date="2018-06-21T20:47:00Z">
        <w:r w:rsidR="00391406">
          <w:t xml:space="preserve">El cálculo de las variables </w:t>
        </w:r>
        <w:r w:rsidR="00391406" w:rsidRPr="00EE2D42">
          <w:rPr>
            <w:i/>
            <w:rPrChange w:id="707" w:author="David Vacas Miguel" w:date="2018-06-26T13:00:00Z">
              <w:rPr/>
            </w:rPrChange>
          </w:rPr>
          <w:t>s</w:t>
        </w:r>
        <w:r w:rsidR="00391406">
          <w:t xml:space="preserve"> se explica a continuación.</w:t>
        </w:r>
      </w:ins>
      <w:del w:id="708" w:author="David Vacas Miguel" w:date="2018-06-02T12:55:00Z">
        <w:r w:rsidR="00496FA4" w:rsidDel="001523AB">
          <w:delText>.</w:delText>
        </w:r>
      </w:del>
    </w:p>
    <w:p w14:paraId="3B28DB52" w14:textId="7CD7A306" w:rsidR="001E4BD3" w:rsidRDefault="00D27C27" w:rsidP="00F21B89">
      <w:pPr>
        <w:pStyle w:val="TFGtitulo2"/>
      </w:pPr>
      <w:bookmarkStart w:id="709" w:name="_Toc517795805"/>
      <w:bookmarkStart w:id="710" w:name="_Toc517869949"/>
      <w:ins w:id="711" w:author="David Vacas Miguel" w:date="2018-06-26T17:27:00Z">
        <w:r>
          <w:t>2.</w:t>
        </w:r>
      </w:ins>
      <w:r w:rsidR="00160EF8">
        <w:t xml:space="preserve">4. </w:t>
      </w:r>
      <w:r w:rsidR="00BC3217">
        <w:t>Navegación autónoma</w:t>
      </w:r>
      <w:bookmarkEnd w:id="709"/>
      <w:bookmarkEnd w:id="710"/>
    </w:p>
    <w:p w14:paraId="29729E53" w14:textId="1F0627E7" w:rsidR="008E23AC" w:rsidRDefault="008E23AC" w:rsidP="008E23AC">
      <w:pPr>
        <w:pStyle w:val="LetranormalTFG"/>
      </w:pPr>
      <w:del w:id="712" w:author="David Vacas Miguel" w:date="2018-06-26T13:01:00Z">
        <w:r w:rsidDel="00EE2D42">
          <w:delText>El robot sigue líneas que se ha implementado realiza su movimiento de manera autónoma, s</w:delText>
        </w:r>
      </w:del>
      <w:ins w:id="713" w:author="David Vacas Miguel" w:date="2018-06-26T13:01:00Z">
        <w:r w:rsidR="00EE2D42">
          <w:t>S</w:t>
        </w:r>
      </w:ins>
      <w:r>
        <w:t xml:space="preserve">e coloca el robot sobre un fondo blanco con una línea negra que representa el circuito, como se muestra en la figura </w:t>
      </w:r>
      <w:r w:rsidR="00DC5F1F">
        <w:t>1</w:t>
      </w:r>
      <w:r w:rsidR="00562E23">
        <w:t>1</w:t>
      </w:r>
      <w:r>
        <w:t xml:space="preserve">, y este deberá recorrer el circuito sin salirse del mismo. </w:t>
      </w:r>
      <w:ins w:id="714" w:author="David Vacas Miguel" w:date="2018-06-26T13:01:00Z">
        <w:r w:rsidR="00EE2D42">
          <w:t xml:space="preserve">El robot sigue líneas que se ha implementado realiza su movimiento de manera autónoma, </w:t>
        </w:r>
      </w:ins>
      <w:del w:id="715" w:author="David Vacas Miguel" w:date="2018-06-26T13:01:00Z">
        <w:r w:rsidDel="00EE2D42">
          <w:delText>E</w:delText>
        </w:r>
      </w:del>
      <w:ins w:id="716" w:author="David Vacas Miguel" w:date="2018-06-26T13:01:00Z">
        <w:r w:rsidR="00EE2D42">
          <w:t>e</w:t>
        </w:r>
      </w:ins>
      <w:r>
        <w:t xml:space="preserve">sto se puede realizar gracias a dos sensores que son implantados en la parte </w:t>
      </w:r>
      <w:r w:rsidR="0084410D">
        <w:t>delantera</w:t>
      </w:r>
      <w:r>
        <w:t xml:space="preserve"> del robot los cuales son responsables de la detección de la línea del circuito. En función de lo que estos sensores recojan (están sobre el circuito o no) el robot realiza cambios en la velocidad de sus ruedas resultando en un movimiento recto, rotatorio hacia la izquierda o rotatorio hacia la derecha.</w:t>
      </w:r>
    </w:p>
    <w:p w14:paraId="2D309F35" w14:textId="77777777" w:rsidR="008E23AC" w:rsidRDefault="008E23AC" w:rsidP="008E23AC">
      <w:pPr>
        <w:pStyle w:val="LetranormalTFG"/>
        <w:jc w:val="center"/>
      </w:pPr>
      <w:r>
        <w:rPr>
          <w:noProof/>
          <w:lang w:eastAsia="es-ES"/>
        </w:rPr>
        <mc:AlternateContent>
          <mc:Choice Requires="wpg">
            <w:drawing>
              <wp:inline distT="0" distB="0" distL="0" distR="0" wp14:anchorId="2A14509C" wp14:editId="2FE1E9EA">
                <wp:extent cx="2276475" cy="1360830"/>
                <wp:effectExtent l="57150" t="19050" r="28575" b="10795"/>
                <wp:docPr id="26" name="Grupo 2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276475" cy="1360830"/>
                          <a:chOff x="3463" y="5355"/>
                          <a:chExt cx="4617" cy="2760"/>
                        </a:xfrm>
                      </wpg:grpSpPr>
                      <wps:wsp>
                        <wps:cNvPr id="298" name="Freeform 13"/>
                        <wps:cNvSpPr>
                          <a:spLocks noChangeAspect="1"/>
                        </wps:cNvSpPr>
                        <wps:spPr bwMode="auto">
                          <a:xfrm>
                            <a:off x="3588" y="5355"/>
                            <a:ext cx="4492" cy="2760"/>
                          </a:xfrm>
                          <a:custGeom>
                            <a:avLst/>
                            <a:gdLst>
                              <a:gd name="T0" fmla="*/ 25 w 4492"/>
                              <a:gd name="T1" fmla="*/ 1742 h 2760"/>
                              <a:gd name="T2" fmla="*/ 25 w 4492"/>
                              <a:gd name="T3" fmla="*/ 1562 h 2760"/>
                              <a:gd name="T4" fmla="*/ 102 w 4492"/>
                              <a:gd name="T5" fmla="*/ 1215 h 2760"/>
                              <a:gd name="T6" fmla="*/ 402 w 4492"/>
                              <a:gd name="T7" fmla="*/ 930 h 2760"/>
                              <a:gd name="T8" fmla="*/ 747 w 4492"/>
                              <a:gd name="T9" fmla="*/ 1035 h 2760"/>
                              <a:gd name="T10" fmla="*/ 1167 w 4492"/>
                              <a:gd name="T11" fmla="*/ 1170 h 2760"/>
                              <a:gd name="T12" fmla="*/ 1497 w 4492"/>
                              <a:gd name="T13" fmla="*/ 900 h 2760"/>
                              <a:gd name="T14" fmla="*/ 1572 w 4492"/>
                              <a:gd name="T15" fmla="*/ 570 h 2760"/>
                              <a:gd name="T16" fmla="*/ 1692 w 4492"/>
                              <a:gd name="T17" fmla="*/ 150 h 2760"/>
                              <a:gd name="T18" fmla="*/ 2142 w 4492"/>
                              <a:gd name="T19" fmla="*/ 15 h 2760"/>
                              <a:gd name="T20" fmla="*/ 2397 w 4492"/>
                              <a:gd name="T21" fmla="*/ 240 h 2760"/>
                              <a:gd name="T22" fmla="*/ 2367 w 4492"/>
                              <a:gd name="T23" fmla="*/ 525 h 2760"/>
                              <a:gd name="T24" fmla="*/ 2127 w 4492"/>
                              <a:gd name="T25" fmla="*/ 690 h 2760"/>
                              <a:gd name="T26" fmla="*/ 1962 w 4492"/>
                              <a:gd name="T27" fmla="*/ 930 h 2760"/>
                              <a:gd name="T28" fmla="*/ 2082 w 4492"/>
                              <a:gd name="T29" fmla="*/ 1275 h 2760"/>
                              <a:gd name="T30" fmla="*/ 2532 w 4492"/>
                              <a:gd name="T31" fmla="*/ 1260 h 2760"/>
                              <a:gd name="T32" fmla="*/ 2802 w 4492"/>
                              <a:gd name="T33" fmla="*/ 1080 h 2760"/>
                              <a:gd name="T34" fmla="*/ 3312 w 4492"/>
                              <a:gd name="T35" fmla="*/ 600 h 2760"/>
                              <a:gd name="T36" fmla="*/ 4047 w 4492"/>
                              <a:gd name="T37" fmla="*/ 330 h 2760"/>
                              <a:gd name="T38" fmla="*/ 4422 w 4492"/>
                              <a:gd name="T39" fmla="*/ 630 h 2760"/>
                              <a:gd name="T40" fmla="*/ 4467 w 4492"/>
                              <a:gd name="T41" fmla="*/ 1020 h 2760"/>
                              <a:gd name="T42" fmla="*/ 4347 w 4492"/>
                              <a:gd name="T43" fmla="*/ 1860 h 2760"/>
                              <a:gd name="T44" fmla="*/ 4107 w 4492"/>
                              <a:gd name="T45" fmla="*/ 2175 h 2760"/>
                              <a:gd name="T46" fmla="*/ 3312 w 4492"/>
                              <a:gd name="T47" fmla="*/ 2415 h 2760"/>
                              <a:gd name="T48" fmla="*/ 2772 w 4492"/>
                              <a:gd name="T49" fmla="*/ 2250 h 2760"/>
                              <a:gd name="T50" fmla="*/ 2547 w 4492"/>
                              <a:gd name="T51" fmla="*/ 1890 h 2760"/>
                              <a:gd name="T52" fmla="*/ 2037 w 4492"/>
                              <a:gd name="T53" fmla="*/ 1815 h 2760"/>
                              <a:gd name="T54" fmla="*/ 1692 w 4492"/>
                              <a:gd name="T55" fmla="*/ 2280 h 2760"/>
                              <a:gd name="T56" fmla="*/ 1347 w 4492"/>
                              <a:gd name="T57" fmla="*/ 2700 h 2760"/>
                              <a:gd name="T58" fmla="*/ 762 w 4492"/>
                              <a:gd name="T59" fmla="*/ 2640 h 2760"/>
                              <a:gd name="T60" fmla="*/ 297 w 4492"/>
                              <a:gd name="T61" fmla="*/ 2295 h 2760"/>
                              <a:gd name="T62" fmla="*/ 42 w 4492"/>
                              <a:gd name="T63" fmla="*/ 1860 h 2760"/>
                              <a:gd name="T64" fmla="*/ 25 w 4492"/>
                              <a:gd name="T65" fmla="*/ 1742 h 2760"/>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4492" h="2760">
                                <a:moveTo>
                                  <a:pt x="25" y="1742"/>
                                </a:moveTo>
                                <a:cubicBezTo>
                                  <a:pt x="22" y="1692"/>
                                  <a:pt x="12" y="1650"/>
                                  <a:pt x="25" y="1562"/>
                                </a:cubicBezTo>
                                <a:cubicBezTo>
                                  <a:pt x="38" y="1474"/>
                                  <a:pt x="39" y="1320"/>
                                  <a:pt x="102" y="1215"/>
                                </a:cubicBezTo>
                                <a:cubicBezTo>
                                  <a:pt x="165" y="1110"/>
                                  <a:pt x="295" y="960"/>
                                  <a:pt x="402" y="930"/>
                                </a:cubicBezTo>
                                <a:cubicBezTo>
                                  <a:pt x="509" y="900"/>
                                  <a:pt x="620" y="995"/>
                                  <a:pt x="747" y="1035"/>
                                </a:cubicBezTo>
                                <a:cubicBezTo>
                                  <a:pt x="874" y="1075"/>
                                  <a:pt x="1042" y="1193"/>
                                  <a:pt x="1167" y="1170"/>
                                </a:cubicBezTo>
                                <a:cubicBezTo>
                                  <a:pt x="1292" y="1147"/>
                                  <a:pt x="1430" y="1000"/>
                                  <a:pt x="1497" y="900"/>
                                </a:cubicBezTo>
                                <a:cubicBezTo>
                                  <a:pt x="1564" y="800"/>
                                  <a:pt x="1540" y="695"/>
                                  <a:pt x="1572" y="570"/>
                                </a:cubicBezTo>
                                <a:cubicBezTo>
                                  <a:pt x="1604" y="445"/>
                                  <a:pt x="1597" y="242"/>
                                  <a:pt x="1692" y="150"/>
                                </a:cubicBezTo>
                                <a:cubicBezTo>
                                  <a:pt x="1787" y="58"/>
                                  <a:pt x="2025" y="0"/>
                                  <a:pt x="2142" y="15"/>
                                </a:cubicBezTo>
                                <a:cubicBezTo>
                                  <a:pt x="2259" y="30"/>
                                  <a:pt x="2360" y="155"/>
                                  <a:pt x="2397" y="240"/>
                                </a:cubicBezTo>
                                <a:cubicBezTo>
                                  <a:pt x="2434" y="325"/>
                                  <a:pt x="2412" y="450"/>
                                  <a:pt x="2367" y="525"/>
                                </a:cubicBezTo>
                                <a:cubicBezTo>
                                  <a:pt x="2322" y="600"/>
                                  <a:pt x="2194" y="623"/>
                                  <a:pt x="2127" y="690"/>
                                </a:cubicBezTo>
                                <a:cubicBezTo>
                                  <a:pt x="2060" y="757"/>
                                  <a:pt x="1969" y="833"/>
                                  <a:pt x="1962" y="930"/>
                                </a:cubicBezTo>
                                <a:cubicBezTo>
                                  <a:pt x="1955" y="1027"/>
                                  <a:pt x="1987" y="1220"/>
                                  <a:pt x="2082" y="1275"/>
                                </a:cubicBezTo>
                                <a:cubicBezTo>
                                  <a:pt x="2177" y="1330"/>
                                  <a:pt x="2412" y="1292"/>
                                  <a:pt x="2532" y="1260"/>
                                </a:cubicBezTo>
                                <a:cubicBezTo>
                                  <a:pt x="2652" y="1228"/>
                                  <a:pt x="2672" y="1190"/>
                                  <a:pt x="2802" y="1080"/>
                                </a:cubicBezTo>
                                <a:cubicBezTo>
                                  <a:pt x="2932" y="970"/>
                                  <a:pt x="3104" y="725"/>
                                  <a:pt x="3312" y="600"/>
                                </a:cubicBezTo>
                                <a:cubicBezTo>
                                  <a:pt x="3520" y="475"/>
                                  <a:pt x="3862" y="325"/>
                                  <a:pt x="4047" y="330"/>
                                </a:cubicBezTo>
                                <a:cubicBezTo>
                                  <a:pt x="4232" y="335"/>
                                  <a:pt x="4352" y="515"/>
                                  <a:pt x="4422" y="630"/>
                                </a:cubicBezTo>
                                <a:cubicBezTo>
                                  <a:pt x="4492" y="745"/>
                                  <a:pt x="4480" y="815"/>
                                  <a:pt x="4467" y="1020"/>
                                </a:cubicBezTo>
                                <a:cubicBezTo>
                                  <a:pt x="4454" y="1225"/>
                                  <a:pt x="4407" y="1668"/>
                                  <a:pt x="4347" y="1860"/>
                                </a:cubicBezTo>
                                <a:cubicBezTo>
                                  <a:pt x="4287" y="2052"/>
                                  <a:pt x="4280" y="2083"/>
                                  <a:pt x="4107" y="2175"/>
                                </a:cubicBezTo>
                                <a:cubicBezTo>
                                  <a:pt x="3934" y="2267"/>
                                  <a:pt x="3534" y="2403"/>
                                  <a:pt x="3312" y="2415"/>
                                </a:cubicBezTo>
                                <a:cubicBezTo>
                                  <a:pt x="3090" y="2427"/>
                                  <a:pt x="2900" y="2338"/>
                                  <a:pt x="2772" y="2250"/>
                                </a:cubicBezTo>
                                <a:cubicBezTo>
                                  <a:pt x="2644" y="2162"/>
                                  <a:pt x="2670" y="1963"/>
                                  <a:pt x="2547" y="1890"/>
                                </a:cubicBezTo>
                                <a:cubicBezTo>
                                  <a:pt x="2424" y="1817"/>
                                  <a:pt x="2179" y="1750"/>
                                  <a:pt x="2037" y="1815"/>
                                </a:cubicBezTo>
                                <a:cubicBezTo>
                                  <a:pt x="1895" y="1880"/>
                                  <a:pt x="1807" y="2133"/>
                                  <a:pt x="1692" y="2280"/>
                                </a:cubicBezTo>
                                <a:cubicBezTo>
                                  <a:pt x="1577" y="2427"/>
                                  <a:pt x="1502" y="2640"/>
                                  <a:pt x="1347" y="2700"/>
                                </a:cubicBezTo>
                                <a:cubicBezTo>
                                  <a:pt x="1192" y="2760"/>
                                  <a:pt x="937" y="2707"/>
                                  <a:pt x="762" y="2640"/>
                                </a:cubicBezTo>
                                <a:cubicBezTo>
                                  <a:pt x="587" y="2573"/>
                                  <a:pt x="417" y="2425"/>
                                  <a:pt x="297" y="2295"/>
                                </a:cubicBezTo>
                                <a:cubicBezTo>
                                  <a:pt x="177" y="2165"/>
                                  <a:pt x="84" y="1952"/>
                                  <a:pt x="42" y="1860"/>
                                </a:cubicBezTo>
                                <a:cubicBezTo>
                                  <a:pt x="0" y="1768"/>
                                  <a:pt x="28" y="1792"/>
                                  <a:pt x="25" y="1742"/>
                                </a:cubicBezTo>
                                <a:close/>
                              </a:path>
                            </a:pathLst>
                          </a:custGeom>
                          <a:solidFill>
                            <a:srgbClr val="FFFFFF"/>
                          </a:solidFill>
                          <a:ln w="38100">
                            <a:solidFill>
                              <a:srgbClr val="000000"/>
                            </a:solidFill>
                            <a:round/>
                            <a:headEnd/>
                            <a:tailEnd/>
                          </a:ln>
                        </wps:spPr>
                        <wps:bodyPr rot="0" vert="horz" wrap="square" lIns="91440" tIns="45720" rIns="91440" bIns="45720" anchor="t" anchorCtr="0" upright="1">
                          <a:noAutofit/>
                        </wps:bodyPr>
                      </wps:wsp>
                      <wpg:grpSp>
                        <wpg:cNvPr id="299" name="Group 14"/>
                        <wpg:cNvGrpSpPr>
                          <a:grpSpLocks noChangeAspect="1"/>
                        </wpg:cNvGrpSpPr>
                        <wpg:grpSpPr bwMode="auto">
                          <a:xfrm rot="-6837568">
                            <a:off x="3464" y="7096"/>
                            <a:ext cx="511" cy="513"/>
                            <a:chOff x="3152" y="2976"/>
                            <a:chExt cx="204" cy="205"/>
                          </a:xfrm>
                        </wpg:grpSpPr>
                        <wps:wsp>
                          <wps:cNvPr id="300" name="Line 15"/>
                          <wps:cNvCnPr>
                            <a:cxnSpLocks noChangeAspect="1" noChangeShapeType="1"/>
                          </wps:cNvCnPr>
                          <wps:spPr bwMode="auto">
                            <a:xfrm>
                              <a:off x="3311" y="2999"/>
                              <a:ext cx="0" cy="15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1" name="Rectangle 16"/>
                          <wps:cNvSpPr>
                            <a:spLocks noChangeAspect="1" noChangeArrowheads="1"/>
                          </wps:cNvSpPr>
                          <wps:spPr bwMode="auto">
                            <a:xfrm>
                              <a:off x="3152" y="3022"/>
                              <a:ext cx="204" cy="113"/>
                            </a:xfrm>
                            <a:prstGeom prst="rect">
                              <a:avLst/>
                            </a:prstGeom>
                            <a:solidFill>
                              <a:srgbClr val="FF0000"/>
                            </a:solidFill>
                            <a:ln w="12700">
                              <a:solidFill>
                                <a:srgbClr val="000000"/>
                              </a:solidFill>
                              <a:miter lim="800000"/>
                              <a:headEnd/>
                              <a:tailEnd/>
                            </a:ln>
                          </wps:spPr>
                          <wps:bodyPr rot="0" vert="horz" wrap="square" lIns="91440" tIns="45720" rIns="91440" bIns="45720" anchor="ctr" anchorCtr="0" upright="1">
                            <a:noAutofit/>
                          </wps:bodyPr>
                        </wps:wsp>
                        <wps:wsp>
                          <wps:cNvPr id="302" name="Rectangle 17"/>
                          <wps:cNvSpPr>
                            <a:spLocks noChangeAspect="1" noChangeArrowheads="1"/>
                          </wps:cNvSpPr>
                          <wps:spPr bwMode="auto">
                            <a:xfrm>
                              <a:off x="3266" y="2976"/>
                              <a:ext cx="90" cy="23"/>
                            </a:xfrm>
                            <a:prstGeom prst="rect">
                              <a:avLst/>
                            </a:prstGeom>
                            <a:solidFill>
                              <a:srgbClr val="BBE0E3"/>
                            </a:solidFill>
                            <a:ln w="12700">
                              <a:solidFill>
                                <a:srgbClr val="000000"/>
                              </a:solidFill>
                              <a:miter lim="800000"/>
                              <a:headEnd/>
                              <a:tailEnd/>
                            </a:ln>
                          </wps:spPr>
                          <wps:bodyPr rot="0" vert="horz" wrap="square" lIns="91440" tIns="45720" rIns="91440" bIns="45720" anchor="ctr" anchorCtr="0" upright="1">
                            <a:noAutofit/>
                          </wps:bodyPr>
                        </wps:wsp>
                        <wps:wsp>
                          <wps:cNvPr id="303" name="Rectangle 18"/>
                          <wps:cNvSpPr>
                            <a:spLocks noChangeAspect="1" noChangeArrowheads="1"/>
                          </wps:cNvSpPr>
                          <wps:spPr bwMode="auto">
                            <a:xfrm>
                              <a:off x="3266" y="3158"/>
                              <a:ext cx="90" cy="23"/>
                            </a:xfrm>
                            <a:prstGeom prst="rect">
                              <a:avLst/>
                            </a:prstGeom>
                            <a:solidFill>
                              <a:srgbClr val="BBE0E3"/>
                            </a:solidFill>
                            <a:ln w="12700">
                              <a:solidFill>
                                <a:srgbClr val="000000"/>
                              </a:solidFill>
                              <a:miter lim="800000"/>
                              <a:headEnd/>
                              <a:tailEnd/>
                            </a:ln>
                          </wps:spPr>
                          <wps:bodyPr rot="0" vert="horz" wrap="square" lIns="91440" tIns="45720" rIns="91440" bIns="45720" anchor="ctr" anchorCtr="0" upright="1">
                            <a:noAutofit/>
                          </wps:bodyPr>
                        </wps:wsp>
                      </wpg:grpSp>
                    </wpg:wgp>
                  </a:graphicData>
                </a:graphic>
              </wp:inline>
            </w:drawing>
          </mc:Choice>
          <mc:Fallback>
            <w:pict>
              <v:group w14:anchorId="1AE66C51" id="Grupo 26" o:spid="_x0000_s1026" style="width:179.25pt;height:107.15pt;mso-position-horizontal-relative:char;mso-position-vertical-relative:line" coordorigin="3463,5355" coordsize="4617,2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">
                <o:lock v:ext="edit" aspectratio="t"/>
                <v:shape id="Freeform 13" o:spid="_x0000_s1027" style="position:absolute;left:3588;top:5355;width:4492;height:2760;visibility:visible;mso-wrap-style:square;v-text-anchor:top" coordsize="4492,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" path="m25,1742v-3,-50,-13,-92,,-180c38,1474,39,1320,102,1215,165,1110,295,960,402,930v107,-30,218,65,345,105c874,1075,1042,1193,1167,1170v125,-23,263,-170,330,-270c1564,800,1540,695,1572,570v32,-125,25,-328,120,-420c1787,58,2025,,2142,15v117,15,218,140,255,225c2434,325,2412,450,2367,525v-45,75,-173,98,-240,165c2060,757,1969,833,1962,930v-7,97,25,290,120,345c2177,1330,2412,1292,2532,1260v120,-32,140,-70,270,-180c2932,970,3104,725,3312,600,3520,475,3862,325,4047,330v185,5,305,185,375,300c4492,745,4480,815,4467,1020v-13,205,-60,648,-120,840c4287,2052,4280,2083,4107,2175v-173,92,-573,228,-795,240c3090,2427,2900,2338,2772,2250v-128,-88,-102,-287,-225,-360c2424,1817,2179,1750,2037,1815v-142,65,-230,318,-345,465c1577,2427,1502,2640,1347,2700v-155,60,-410,7,-585,-60c587,2573,417,2425,297,2295,177,2165,84,1952,42,1860,,1768,28,1792,25,1742xe" strokeweight="3pt">
                  <v:path arrowok="t" o:connecttype="custom" o:connectlocs="25,1742;25,1562;102,1215;402,930;747,1035;1167,1170;1497,900;1572,570;1692,150;2142,15;2397,240;2367,525;2127,690;1962,930;2082,1275;2532,1260;2802,1080;3312,600;4047,330;4422,630;4467,1020;4347,1860;4107,2175;3312,2415;2772,2250;2547,1890;2037,1815;1692,2280;1347,2700;762,2640;297,2295;42,1860;25,1742" o:connectangles="0,0,0,0,0,0,0,0,0,0,0,0,0,0,0,0,0,0,0,0,0,0,0,0,0,0,0,0,0,0,0,0,0"/>
                  <o:lock v:ext="edit" aspectratio="t"/>
                </v:shape>
                <v:group id="Group 14" o:spid="_x0000_s1028" style="position:absolute;left:3464;top:7096;width:511;height:513;rotation:-7468448fd" coordorigin="3152,2976" coordsize="204,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">
                  <o:lock v:ext="edit" aspectratio="t"/>
                  <v:line id="Line 15" o:spid="_x0000_s1029" style="position:absolute;visibility:visible;mso-wrap-style:square" from="3311,2999" to="3311,3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" strokeweight="1pt">
                    <o:lock v:ext="edit" aspectratio="t"/>
                  </v:line>
                  <v:rect id="Rectangle 16" o:spid="_x0000_s1030" style="position:absolute;left:3152;top:3022;width:204;height:1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" fillcolor="red" strokeweight="1pt">
                    <o:lock v:ext="edit" aspectratio="t"/>
                  </v:rect>
                  <v:rect id="Rectangle 17" o:spid="_x0000_s1031" style="position:absolute;left:3266;top:2976;width:90;height: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" fillcolor="#bbe0e3" strokeweight="1pt">
                    <o:lock v:ext="edit" aspectratio="t"/>
                  </v:rect>
                  <v:rect id="Rectangle 18" o:spid="_x0000_s1032" style="position:absolute;left:3266;top:3158;width:90;height: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" fillcolor="#bbe0e3" strokeweight="1pt">
                    <o:lock v:ext="edit" aspectratio="t"/>
                  </v:rect>
                </v:group>
                <w10:anchorlock/>
              </v:group>
            </w:pict>
          </mc:Fallback>
        </mc:AlternateContent>
      </w:r>
    </w:p>
    <w:p w14:paraId="3D5891EA" w14:textId="6C616E35" w:rsidR="008E23AC" w:rsidRDefault="008E23AC" w:rsidP="008E23AC">
      <w:pPr>
        <w:pStyle w:val="LetranormalTFG"/>
        <w:jc w:val="center"/>
      </w:pPr>
      <w:r w:rsidRPr="00026EA0">
        <w:rPr>
          <w:b/>
        </w:rPr>
        <w:t xml:space="preserve">Figura </w:t>
      </w:r>
      <w:r w:rsidR="00DC5F1F">
        <w:rPr>
          <w:b/>
        </w:rPr>
        <w:t>1</w:t>
      </w:r>
      <w:r w:rsidR="00562E23">
        <w:rPr>
          <w:b/>
        </w:rPr>
        <w:t>1</w:t>
      </w:r>
      <w:r w:rsidRPr="00026EA0">
        <w:rPr>
          <w:b/>
        </w:rPr>
        <w:t>.</w:t>
      </w:r>
      <w:r>
        <w:t xml:space="preserve"> </w:t>
      </w:r>
      <w:del w:id="717" w:author="David Vacas Miguel" w:date="2018-06-26T13:02:00Z">
        <w:r w:rsidDel="00D91B61">
          <w:delText>Colocación del robot en un circuito negro sobre fondo blanco.</w:delText>
        </w:r>
      </w:del>
      <w:ins w:id="718" w:author="David Vacas Miguel" w:date="2018-06-26T13:02:00Z">
        <w:r w:rsidR="00D91B61">
          <w:t>Navegación autónoma del robot sigue líneas.</w:t>
        </w:r>
      </w:ins>
    </w:p>
    <w:p w14:paraId="09E299CC" w14:textId="4C2D642C" w:rsidR="008E23AC" w:rsidRDefault="008E23AC" w:rsidP="008E23AC">
      <w:pPr>
        <w:pStyle w:val="LetranormalTFG"/>
      </w:pPr>
      <w:r>
        <w:t xml:space="preserve">Los sensores que se </w:t>
      </w:r>
      <w:r w:rsidR="0084410D">
        <w:t>usan</w:t>
      </w:r>
      <w:r>
        <w:t xml:space="preserve"> en este tipo de robots son sensores CNY70, los cuales se muestran en la Figura </w:t>
      </w:r>
      <w:r w:rsidR="00DC5F1F">
        <w:t>1</w:t>
      </w:r>
      <w:r w:rsidR="00562E23">
        <w:t>2</w:t>
      </w:r>
      <w:r>
        <w:t>.</w:t>
      </w:r>
    </w:p>
    <w:p w14:paraId="5532EE24" w14:textId="77777777" w:rsidR="008E23AC" w:rsidRDefault="008E23AC" w:rsidP="008E23AC">
      <w:pPr>
        <w:pStyle w:val="LetranormalTFG"/>
        <w:jc w:val="center"/>
      </w:pPr>
      <w:r>
        <w:rPr>
          <w:rFonts w:ascii="Century Schoolbook" w:hAnsi="Century Schoolbook"/>
          <w:noProof/>
          <w:lang w:eastAsia="es-ES"/>
        </w:rPr>
        <w:drawing>
          <wp:inline distT="0" distB="0" distL="0" distR="0" wp14:anchorId="1097D8E3" wp14:editId="17DFE29F">
            <wp:extent cx="1476375" cy="1280829"/>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506050" cy="1306574"/>
                    </a:xfrm>
                    <a:prstGeom prst="rect">
                      <a:avLst/>
                    </a:prstGeom>
                    <a:noFill/>
                    <a:ln>
                      <a:noFill/>
                    </a:ln>
                  </pic:spPr>
                </pic:pic>
              </a:graphicData>
            </a:graphic>
          </wp:inline>
        </w:drawing>
      </w:r>
    </w:p>
    <w:p w14:paraId="1DE6BC6A" w14:textId="5162A4BF" w:rsidR="008E23AC" w:rsidRDefault="008E23AC" w:rsidP="008E23AC">
      <w:pPr>
        <w:pStyle w:val="LetranormalTFG"/>
        <w:jc w:val="center"/>
      </w:pPr>
      <w:r w:rsidRPr="00026EA0">
        <w:rPr>
          <w:b/>
        </w:rPr>
        <w:t xml:space="preserve">Figura </w:t>
      </w:r>
      <w:r w:rsidR="00DC5F1F">
        <w:rPr>
          <w:b/>
        </w:rPr>
        <w:t>1</w:t>
      </w:r>
      <w:r w:rsidR="00562E23">
        <w:rPr>
          <w:b/>
        </w:rPr>
        <w:t>2</w:t>
      </w:r>
      <w:r w:rsidRPr="00026EA0">
        <w:rPr>
          <w:b/>
        </w:rPr>
        <w:t>.</w:t>
      </w:r>
      <w:r>
        <w:t xml:space="preserve"> Sensor CNY70.</w:t>
      </w:r>
    </w:p>
    <w:p w14:paraId="37D6E01C" w14:textId="4BE35457" w:rsidR="008E23AC" w:rsidRDefault="008E23AC" w:rsidP="008E23AC">
      <w:pPr>
        <w:pStyle w:val="LetranormalTFG"/>
      </w:pPr>
      <w:r>
        <w:lastRenderedPageBreak/>
        <w:t>Estos son sensores ópticos reflexivos de corto alcance basados en un diodo de emisión de luz infrarroja y un receptor formado por un fototransistor que ambos apuntan en la misma dirección</w:t>
      </w:r>
      <w:del w:id="719" w:author="David Vacas Miguel" w:date="2018-06-26T13:03:00Z">
        <w:r w:rsidDel="00D91B61">
          <w:delText xml:space="preserve">, esta estructura de forma simplificada se puede observar en la figura </w:delText>
        </w:r>
        <w:r w:rsidR="00DC5F1F" w:rsidDel="00D91B61">
          <w:delText>1</w:delText>
        </w:r>
        <w:r w:rsidR="00562E23" w:rsidDel="00D91B61">
          <w:delText>3</w:delText>
        </w:r>
      </w:del>
      <w:ins w:id="720" w:author="David Vacas Miguel" w:date="2018-06-26T13:03:00Z">
        <w:r w:rsidR="00D91B61">
          <w:t>. La figura 13 muestra de forma simplificada su estructura interna</w:t>
        </w:r>
      </w:ins>
      <w:r>
        <w:t xml:space="preserve">. Cuando el sensor se haya sobre una línea negra la luz </w:t>
      </w:r>
      <w:ins w:id="721" w:author="David Vacas Miguel" w:date="2018-06-26T13:04:00Z">
        <w:r w:rsidR="00F13C49">
          <w:t>emitida</w:t>
        </w:r>
      </w:ins>
      <w:ins w:id="722" w:author="David Vacas Miguel" w:date="2018-06-26T13:03:00Z">
        <w:r w:rsidR="00F13C49">
          <w:t xml:space="preserve"> por </w:t>
        </w:r>
      </w:ins>
      <w:ins w:id="723" w:author="David Vacas Miguel" w:date="2018-06-26T13:04:00Z">
        <w:r w:rsidR="00F13C49">
          <w:t xml:space="preserve">el fotodiodo </w:t>
        </w:r>
      </w:ins>
      <w:r>
        <w:t>es absorbida</w:t>
      </w:r>
      <w:ins w:id="724" w:author="David Vacas Miguel" w:date="2018-06-26T13:04:00Z">
        <w:r w:rsidR="00F13C49">
          <w:t xml:space="preserve"> por la misma</w:t>
        </w:r>
      </w:ins>
      <w:r>
        <w:t xml:space="preserve"> y el fototransistor </w:t>
      </w:r>
      <w:del w:id="725" w:author="David Vacas Miguel" w:date="2018-06-26T13:04:00Z">
        <w:r w:rsidDel="00F13C49">
          <w:delText>envía una señal (ya sea alta o baja dependiendo del montaje del sensor)</w:delText>
        </w:r>
      </w:del>
      <w:ins w:id="726" w:author="David Vacas Miguel" w:date="2018-06-26T13:04:00Z">
        <w:r w:rsidR="00F13C49">
          <w:t>la señal correspondiente al circuito de control</w:t>
        </w:r>
      </w:ins>
      <w:del w:id="727" w:author="David Vacas Miguel" w:date="2018-06-26T13:04:00Z">
        <w:r w:rsidDel="00F13C49">
          <w:delText>,</w:delText>
        </w:r>
      </w:del>
      <w:ins w:id="728" w:author="David Vacas Miguel" w:date="2018-06-26T13:04:00Z">
        <w:r w:rsidR="00F13C49">
          <w:t>.</w:t>
        </w:r>
      </w:ins>
      <w:r>
        <w:t xml:space="preserve"> </w:t>
      </w:r>
      <w:ins w:id="729" w:author="David Vacas Miguel" w:date="2018-06-26T13:04:00Z">
        <w:r w:rsidR="00F13C49">
          <w:t>S</w:t>
        </w:r>
      </w:ins>
      <w:del w:id="730" w:author="David Vacas Miguel" w:date="2018-06-26T13:04:00Z">
        <w:r w:rsidDel="00F13C49">
          <w:delText>s</w:delText>
        </w:r>
      </w:del>
      <w:r>
        <w:t xml:space="preserve">in embargo, cuando se </w:t>
      </w:r>
      <w:r w:rsidRPr="00E65625">
        <w:t>haya</w:t>
      </w:r>
      <w:r>
        <w:t xml:space="preserve"> sobre fondo blanco la luz es reflejada y por lo tanto el fototransistor envía la señal contraria a la enviada al estar sobre negro.</w:t>
      </w:r>
    </w:p>
    <w:p w14:paraId="49607574" w14:textId="792B0924" w:rsidR="008E23AC" w:rsidRDefault="00F13C49" w:rsidP="008E23AC">
      <w:pPr>
        <w:pStyle w:val="LetranormalTFG"/>
        <w:jc w:val="center"/>
      </w:pPr>
      <w:ins w:id="731" w:author="David Vacas Miguel" w:date="2018-06-26T13:08:00Z">
        <w:r>
          <w:rPr>
            <w:noProof/>
            <w:lang w:eastAsia="es-ES"/>
          </w:rPr>
          <w:drawing>
            <wp:inline distT="0" distB="0" distL="0" distR="0" wp14:anchorId="57D5DA53" wp14:editId="6D9B7779">
              <wp:extent cx="1974392" cy="1981200"/>
              <wp:effectExtent l="0" t="0" r="6985" b="0"/>
              <wp:docPr id="293" name="Imagen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rotWithShape="1">
                      <a:blip r:embed="rId97">
                        <a:extLst>
                          <a:ext uri="{28A0092B-C50C-407E-A947-70E740481C1C}">
                            <a14:useLocalDpi xmlns:a14="http://schemas.microsoft.com/office/drawing/2010/main" val="0"/>
                          </a:ext>
                        </a:extLst>
                      </a:blip>
                      <a:srcRect r="40082"/>
                      <a:stretch/>
                    </pic:blipFill>
                    <pic:spPr bwMode="auto">
                      <a:xfrm>
                        <a:off x="0" y="0"/>
                        <a:ext cx="2035822" cy="2042841"/>
                      </a:xfrm>
                      <a:prstGeom prst="rect">
                        <a:avLst/>
                      </a:prstGeom>
                      <a:noFill/>
                      <a:ln>
                        <a:noFill/>
                      </a:ln>
                      <a:extLst>
                        <a:ext uri="{53640926-AAD7-44D8-BBD7-CCE9431645EC}">
                          <a14:shadowObscured xmlns:a14="http://schemas.microsoft.com/office/drawing/2010/main"/>
                        </a:ext>
                      </a:extLst>
                    </pic:spPr>
                  </pic:pic>
                </a:graphicData>
              </a:graphic>
            </wp:inline>
          </w:drawing>
        </w:r>
      </w:ins>
      <w:ins w:id="732" w:author="David Vacas Miguel" w:date="2018-06-26T13:07:00Z">
        <w:r w:rsidRPr="00F13C49" w:rsidDel="00F13C49">
          <w:t xml:space="preserve"> </w:t>
        </w:r>
      </w:ins>
      <w:del w:id="733" w:author="David Vacas Miguel" w:date="2018-06-26T13:05:00Z">
        <w:r w:rsidR="008E23AC" w:rsidDel="00F13C49">
          <w:rPr>
            <w:rFonts w:ascii="Century Schoolbook" w:hAnsi="Century Schoolbook"/>
            <w:noProof/>
            <w:lang w:eastAsia="es-ES"/>
          </w:rPr>
          <w:drawing>
            <wp:inline distT="0" distB="0" distL="0" distR="0" wp14:anchorId="33FE427B" wp14:editId="6342205E">
              <wp:extent cx="1257300" cy="12096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rotWithShape="1">
                      <a:blip r:embed="rId98">
                        <a:extLst>
                          <a:ext uri="{28A0092B-C50C-407E-A947-70E740481C1C}">
                            <a14:useLocalDpi xmlns:a14="http://schemas.microsoft.com/office/drawing/2010/main" val="0"/>
                          </a:ext>
                        </a:extLst>
                      </a:blip>
                      <a:srcRect r="37736"/>
                      <a:stretch/>
                    </pic:blipFill>
                    <pic:spPr bwMode="auto">
                      <a:xfrm>
                        <a:off x="0" y="0"/>
                        <a:ext cx="1257300" cy="1209675"/>
                      </a:xfrm>
                      <a:prstGeom prst="rect">
                        <a:avLst/>
                      </a:prstGeom>
                      <a:noFill/>
                      <a:ln>
                        <a:noFill/>
                      </a:ln>
                      <a:extLst>
                        <a:ext uri="{53640926-AAD7-44D8-BBD7-CCE9431645EC}">
                          <a14:shadowObscured xmlns:a14="http://schemas.microsoft.com/office/drawing/2010/main"/>
                        </a:ext>
                      </a:extLst>
                    </pic:spPr>
                  </pic:pic>
                </a:graphicData>
              </a:graphic>
            </wp:inline>
          </w:drawing>
        </w:r>
      </w:del>
    </w:p>
    <w:p w14:paraId="1486B078" w14:textId="0305A583" w:rsidR="008E23AC" w:rsidDel="00051D98" w:rsidRDefault="008E23AC" w:rsidP="00051D98">
      <w:pPr>
        <w:pStyle w:val="LetranormalTFG"/>
        <w:jc w:val="center"/>
        <w:rPr>
          <w:del w:id="734" w:author="David Vacas Miguel" w:date="2018-06-27T12:35:00Z"/>
        </w:rPr>
      </w:pPr>
      <w:r w:rsidRPr="00026EA0">
        <w:rPr>
          <w:b/>
        </w:rPr>
        <w:t xml:space="preserve">Figura </w:t>
      </w:r>
      <w:r w:rsidR="00DC5F1F">
        <w:rPr>
          <w:b/>
        </w:rPr>
        <w:t>1</w:t>
      </w:r>
      <w:r w:rsidR="00562E23">
        <w:rPr>
          <w:b/>
        </w:rPr>
        <w:t>3</w:t>
      </w:r>
      <w:r w:rsidRPr="00026EA0">
        <w:rPr>
          <w:b/>
        </w:rPr>
        <w:t>.</w:t>
      </w:r>
      <w:r>
        <w:t xml:space="preserve"> Estructura simplificada del sensor CNY70.</w:t>
      </w:r>
    </w:p>
    <w:p w14:paraId="0AAB4B77" w14:textId="77777777" w:rsidR="00051D98" w:rsidRDefault="00051D98" w:rsidP="008E23AC">
      <w:pPr>
        <w:pStyle w:val="LetranormalTFG"/>
        <w:jc w:val="center"/>
        <w:rPr>
          <w:ins w:id="735" w:author="David Vacas Miguel" w:date="2018-06-27T12:35:00Z"/>
        </w:rPr>
      </w:pPr>
    </w:p>
    <w:p w14:paraId="44386564" w14:textId="2CACBF38" w:rsidR="003D3FD3" w:rsidRDefault="003D3FD3">
      <w:pPr>
        <w:pStyle w:val="LetranormalTFG"/>
        <w:jc w:val="center"/>
        <w:pPrChange w:id="736" w:author="David Vacas Miguel" w:date="2018-06-27T12:35:00Z">
          <w:pPr>
            <w:pStyle w:val="LetranormalTFG"/>
          </w:pPr>
        </w:pPrChange>
      </w:pPr>
    </w:p>
    <w:p w14:paraId="7A30A407" w14:textId="2338660D" w:rsidR="003D3FD3" w:rsidDel="00F13C49" w:rsidRDefault="003D3FD3" w:rsidP="003D3FD3">
      <w:pPr>
        <w:pStyle w:val="LetranormalTFG"/>
        <w:rPr>
          <w:del w:id="737" w:author="David Vacas Miguel" w:date="2018-06-26T13:09:00Z"/>
        </w:rPr>
      </w:pPr>
      <w:r>
        <w:t>Para implementar dicho comportamiento en el simulador</w:t>
      </w:r>
      <w:ins w:id="738" w:author="David Vacas Miguel" w:date="2018-06-26T13:09:00Z">
        <w:r w:rsidR="00F13C49">
          <w:t>,</w:t>
        </w:r>
      </w:ins>
      <w:r>
        <w:t xml:space="preserve"> se ha seguido la siguiente lógica:</w:t>
      </w:r>
    </w:p>
    <w:p w14:paraId="23674B59" w14:textId="77777777" w:rsidR="003208DC" w:rsidRDefault="003208DC" w:rsidP="001E4BD3">
      <w:pPr>
        <w:pStyle w:val="LetranormalTFG"/>
        <w:rPr>
          <w:ins w:id="739" w:author="David Vacas Miguel" w:date="2018-06-21T20:49:00Z"/>
          <w:rFonts w:ascii="Courier New" w:hAnsi="Courier New" w:cs="Courier New"/>
          <w:i/>
        </w:rPr>
      </w:pPr>
    </w:p>
    <w:p w14:paraId="46681E2E" w14:textId="209CE18D" w:rsidR="003D3FD3" w:rsidRDefault="00BA1018" w:rsidP="001E4BD3">
      <w:pPr>
        <w:pStyle w:val="LetranormalTFG"/>
        <w:rPr>
          <w:ins w:id="740" w:author="David Vacas Miguel" w:date="2018-06-26T13:41:00Z"/>
          <w:rFonts w:ascii="Courier New" w:hAnsi="Courier New" w:cs="Courier New"/>
        </w:rPr>
      </w:pPr>
      <w:r w:rsidRPr="008326CD">
        <w:rPr>
          <w:rFonts w:ascii="Courier New" w:hAnsi="Courier New" w:cs="Courier New"/>
          <w:noProof/>
          <w:lang w:eastAsia="es-ES"/>
          <w:rPrChange w:id="741" w:author="David Vacas Miguel" w:date="2018-06-01T01:41:00Z">
            <w:rPr>
              <w:noProof/>
              <w:lang w:eastAsia="es-ES"/>
            </w:rPr>
          </w:rPrChange>
        </w:rPr>
        <w:drawing>
          <wp:anchor distT="0" distB="0" distL="114300" distR="114300" simplePos="0" relativeHeight="251675648" behindDoc="0" locked="0" layoutInCell="1" allowOverlap="1" wp14:anchorId="6DD211B9" wp14:editId="3B6C2B56">
            <wp:simplePos x="0" y="0"/>
            <wp:positionH relativeFrom="column">
              <wp:posOffset>2977515</wp:posOffset>
            </wp:positionH>
            <wp:positionV relativeFrom="paragraph">
              <wp:posOffset>283210</wp:posOffset>
            </wp:positionV>
            <wp:extent cx="2190750" cy="2121535"/>
            <wp:effectExtent l="0" t="0" r="0" b="0"/>
            <wp:wrapSquare wrapText="bothSides"/>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190750" cy="2121535"/>
                    </a:xfrm>
                    <a:prstGeom prst="rect">
                      <a:avLst/>
                    </a:prstGeom>
                    <a:noFill/>
                    <a:ln>
                      <a:noFill/>
                    </a:ln>
                  </pic:spPr>
                </pic:pic>
              </a:graphicData>
            </a:graphic>
            <wp14:sizeRelH relativeFrom="margin">
              <wp14:pctWidth>0</wp14:pctWidth>
            </wp14:sizeRelH>
            <wp14:sizeRelV relativeFrom="margin">
              <wp14:pctHeight>0</wp14:pctHeight>
            </wp14:sizeRelV>
          </wp:anchor>
        </w:drawing>
      </w:r>
      <w:del w:id="742" w:author="David Vacas Miguel" w:date="2018-06-26T13:13:00Z">
        <w:r w:rsidR="003D3FD3" w:rsidRPr="008326CD" w:rsidDel="00F13C49">
          <w:rPr>
            <w:rFonts w:ascii="Courier New" w:hAnsi="Courier New" w:cs="Courier New"/>
            <w:i/>
            <w:rPrChange w:id="743" w:author="David Vacas Miguel" w:date="2018-06-01T01:41:00Z">
              <w:rPr>
                <w:i/>
              </w:rPr>
            </w:rPrChange>
          </w:rPr>
          <w:delText>S</w:delText>
        </w:r>
      </w:del>
      <w:del w:id="744" w:author="David Vacas Miguel" w:date="2018-06-26T13:20:00Z">
        <w:r w:rsidR="003D3FD3" w:rsidRPr="008326CD" w:rsidDel="001323C4">
          <w:rPr>
            <w:rFonts w:ascii="Courier New" w:hAnsi="Courier New" w:cs="Courier New"/>
            <w:i/>
            <w:rPrChange w:id="745" w:author="David Vacas Miguel" w:date="2018-06-01T01:41:00Z">
              <w:rPr>
                <w:i/>
              </w:rPr>
            </w:rPrChange>
          </w:rPr>
          <w:delText>i</w:delText>
        </w:r>
      </w:del>
      <w:ins w:id="746" w:author="David Vacas Miguel" w:date="2018-06-26T13:20:00Z">
        <w:r w:rsidR="001323C4">
          <w:rPr>
            <w:rFonts w:ascii="Courier New" w:hAnsi="Courier New" w:cs="Courier New"/>
            <w:i/>
          </w:rPr>
          <w:t>s</w:t>
        </w:r>
        <w:r w:rsidR="001323C4">
          <w:rPr>
            <w:rFonts w:ascii="Courier New" w:hAnsi="Courier New" w:cs="Courier New"/>
            <w:i/>
            <w:vertAlign w:val="subscript"/>
          </w:rPr>
          <w:t>i</w:t>
        </w:r>
      </w:ins>
      <w:r w:rsidR="003D3FD3" w:rsidRPr="008326CD">
        <w:rPr>
          <w:rFonts w:ascii="Courier New" w:hAnsi="Courier New" w:cs="Courier New"/>
          <w:i/>
          <w:rPrChange w:id="747" w:author="David Vacas Miguel" w:date="2018-06-01T01:41:00Z">
            <w:rPr>
              <w:i/>
            </w:rPr>
          </w:rPrChange>
        </w:rPr>
        <w:t xml:space="preserve"> </w:t>
      </w:r>
      <w:r w:rsidR="003D3FD3" w:rsidRPr="008326CD">
        <w:rPr>
          <w:rFonts w:ascii="Courier New" w:hAnsi="Courier New" w:cs="Courier New"/>
          <w:rPrChange w:id="748" w:author="David Vacas Miguel" w:date="2018-06-01T01:41:00Z">
            <w:rPr/>
          </w:rPrChange>
        </w:rPr>
        <w:t xml:space="preserve">-&gt; sensor izquierdo. | </w:t>
      </w:r>
      <w:del w:id="749" w:author="David Vacas Miguel" w:date="2018-06-26T13:13:00Z">
        <w:r w:rsidR="003D3FD3" w:rsidRPr="001323C4" w:rsidDel="00F13C49">
          <w:rPr>
            <w:rFonts w:ascii="Courier New" w:hAnsi="Courier New" w:cs="Courier New"/>
            <w:i/>
            <w:rPrChange w:id="750" w:author="David Vacas Miguel" w:date="2018-06-26T13:20:00Z">
              <w:rPr>
                <w:i/>
              </w:rPr>
            </w:rPrChange>
          </w:rPr>
          <w:delText>S</w:delText>
        </w:r>
      </w:del>
      <w:del w:id="751" w:author="David Vacas Miguel" w:date="2018-06-26T13:20:00Z">
        <w:r w:rsidR="003D3FD3" w:rsidRPr="001323C4" w:rsidDel="001323C4">
          <w:rPr>
            <w:rFonts w:ascii="Courier New" w:hAnsi="Courier New" w:cs="Courier New"/>
            <w:i/>
            <w:rPrChange w:id="752" w:author="David Vacas Miguel" w:date="2018-06-26T13:20:00Z">
              <w:rPr>
                <w:i/>
              </w:rPr>
            </w:rPrChange>
          </w:rPr>
          <w:delText xml:space="preserve">d </w:delText>
        </w:r>
      </w:del>
      <w:proofErr w:type="spellStart"/>
      <w:ins w:id="753" w:author="David Vacas Miguel" w:date="2018-06-26T13:20:00Z">
        <w:r w:rsidR="001323C4" w:rsidRPr="001323C4">
          <w:rPr>
            <w:rFonts w:ascii="Courier New" w:hAnsi="Courier New" w:cs="Courier New"/>
            <w:i/>
            <w:rPrChange w:id="754" w:author="David Vacas Miguel" w:date="2018-06-26T13:20:00Z">
              <w:rPr>
                <w:rFonts w:ascii="Courier New" w:hAnsi="Courier New" w:cs="Courier New"/>
              </w:rPr>
            </w:rPrChange>
          </w:rPr>
          <w:t>s</w:t>
        </w:r>
        <w:r w:rsidR="001323C4" w:rsidRPr="001323C4">
          <w:rPr>
            <w:rFonts w:ascii="Courier New" w:hAnsi="Courier New" w:cs="Courier New"/>
            <w:i/>
            <w:vertAlign w:val="subscript"/>
            <w:rPrChange w:id="755" w:author="David Vacas Miguel" w:date="2018-06-26T13:20:00Z">
              <w:rPr>
                <w:rFonts w:ascii="Courier New" w:hAnsi="Courier New" w:cs="Courier New"/>
                <w:vertAlign w:val="subscript"/>
              </w:rPr>
            </w:rPrChange>
          </w:rPr>
          <w:t>d</w:t>
        </w:r>
        <w:proofErr w:type="spellEnd"/>
        <w:r w:rsidR="001323C4" w:rsidRPr="001323C4">
          <w:rPr>
            <w:rFonts w:ascii="Courier New" w:hAnsi="Courier New" w:cs="Courier New"/>
            <w:i/>
            <w:rPrChange w:id="756" w:author="David Vacas Miguel" w:date="2018-06-26T13:20:00Z">
              <w:rPr>
                <w:rFonts w:ascii="Courier New" w:hAnsi="Courier New" w:cs="Courier New"/>
                <w:vertAlign w:val="subscript"/>
              </w:rPr>
            </w:rPrChange>
          </w:rPr>
          <w:t xml:space="preserve"> </w:t>
        </w:r>
      </w:ins>
      <w:r w:rsidR="003D3FD3" w:rsidRPr="008326CD">
        <w:rPr>
          <w:rFonts w:ascii="Courier New" w:hAnsi="Courier New" w:cs="Courier New"/>
          <w:rPrChange w:id="757" w:author="David Vacas Miguel" w:date="2018-06-01T01:41:00Z">
            <w:rPr/>
          </w:rPrChange>
        </w:rPr>
        <w:t>-&gt; sensor derecho.</w:t>
      </w:r>
      <w:del w:id="758" w:author="David Vacas Miguel" w:date="2018-06-23T12:48:00Z">
        <w:r w:rsidR="003D3FD3" w:rsidRPr="008326CD" w:rsidDel="0002256E">
          <w:rPr>
            <w:rFonts w:ascii="Courier New" w:hAnsi="Courier New" w:cs="Courier New"/>
            <w:rPrChange w:id="759" w:author="David Vacas Miguel" w:date="2018-06-01T01:41:00Z">
              <w:rPr/>
            </w:rPrChange>
          </w:rPr>
          <w:delText xml:space="preserve"> | </w:delText>
        </w:r>
        <w:r w:rsidR="003D3FD3" w:rsidRPr="008326CD" w:rsidDel="0002256E">
          <w:rPr>
            <w:rFonts w:ascii="Courier New" w:hAnsi="Courier New" w:cs="Courier New"/>
            <w:i/>
            <w:rPrChange w:id="760" w:author="David Vacas Miguel" w:date="2018-06-01T01:41:00Z">
              <w:rPr>
                <w:i/>
              </w:rPr>
            </w:rPrChange>
          </w:rPr>
          <w:delText>w</w:delText>
        </w:r>
        <w:r w:rsidR="003D3FD3" w:rsidRPr="008326CD" w:rsidDel="0002256E">
          <w:rPr>
            <w:rFonts w:ascii="Courier New" w:hAnsi="Courier New" w:cs="Courier New"/>
            <w:rPrChange w:id="761" w:author="David Vacas Miguel" w:date="2018-06-01T01:41:00Z">
              <w:rPr/>
            </w:rPrChange>
          </w:rPr>
          <w:delText xml:space="preserve"> -&gt; velocidad ruedas.</w:delText>
        </w:r>
      </w:del>
    </w:p>
    <w:p w14:paraId="285D7A8F" w14:textId="2DF1642D" w:rsidR="00BA1018" w:rsidRDefault="00BA1018" w:rsidP="001E4BD3">
      <w:pPr>
        <w:pStyle w:val="LetranormalTFG"/>
        <w:rPr>
          <w:ins w:id="762" w:author="David Vacas Miguel" w:date="2018-06-26T13:13:00Z"/>
          <w:rFonts w:ascii="Courier New" w:hAnsi="Courier New" w:cs="Courier New"/>
        </w:rPr>
      </w:pPr>
    </w:p>
    <w:tbl>
      <w:tblPr>
        <w:tblStyle w:val="Tablaconcuadrcula"/>
        <w:tblW w:w="0" w:type="auto"/>
        <w:tblLook w:val="04A0" w:firstRow="1" w:lastRow="0" w:firstColumn="1" w:lastColumn="0" w:noHBand="0" w:noVBand="1"/>
        <w:tblPrChange w:id="763" w:author="David Vacas Miguel" w:date="2018-06-26T13:41:00Z">
          <w:tblPr>
            <w:tblStyle w:val="Tablaconcuadrcula"/>
            <w:tblW w:w="0" w:type="auto"/>
            <w:tblLook w:val="04A0" w:firstRow="1" w:lastRow="0" w:firstColumn="1" w:lastColumn="0" w:noHBand="0" w:noVBand="1"/>
          </w:tblPr>
        </w:tblPrChange>
      </w:tblPr>
      <w:tblGrid>
        <w:gridCol w:w="3984"/>
        <w:tblGridChange w:id="764">
          <w:tblGrid>
            <w:gridCol w:w="8494"/>
          </w:tblGrid>
        </w:tblGridChange>
      </w:tblGrid>
      <w:tr w:rsidR="00BA1018" w14:paraId="20562900" w14:textId="77777777" w:rsidTr="00BA1018">
        <w:trPr>
          <w:trHeight w:val="498"/>
          <w:ins w:id="765" w:author="David Vacas Miguel" w:date="2018-06-26T13:41:00Z"/>
        </w:trPr>
        <w:tc>
          <w:tcPr>
            <w:tcW w:w="3984" w:type="dxa"/>
            <w:tcBorders>
              <w:top w:val="single" w:sz="4" w:space="0" w:color="auto"/>
              <w:left w:val="nil"/>
              <w:bottom w:val="single" w:sz="4" w:space="0" w:color="auto"/>
              <w:right w:val="nil"/>
            </w:tcBorders>
            <w:vAlign w:val="center"/>
            <w:tcPrChange w:id="766" w:author="David Vacas Miguel" w:date="2018-06-26T13:41:00Z">
              <w:tcPr>
                <w:tcW w:w="8494" w:type="dxa"/>
                <w:tcBorders>
                  <w:top w:val="single" w:sz="4" w:space="0" w:color="auto"/>
                  <w:left w:val="nil"/>
                  <w:bottom w:val="single" w:sz="4" w:space="0" w:color="auto"/>
                  <w:right w:val="nil"/>
                </w:tcBorders>
                <w:vAlign w:val="center"/>
              </w:tcPr>
            </w:tcPrChange>
          </w:tcPr>
          <w:p w14:paraId="7E3708B6" w14:textId="10F74850" w:rsidR="00BA1018" w:rsidRPr="004678F1" w:rsidRDefault="00BA1018" w:rsidP="007E7028">
            <w:pPr>
              <w:spacing w:before="120" w:line="360" w:lineRule="auto"/>
              <w:rPr>
                <w:ins w:id="767" w:author="David Vacas Miguel" w:date="2018-06-26T13:41:00Z"/>
                <w:rFonts w:ascii="Bookman Old Style" w:eastAsiaTheme="minorEastAsia" w:hAnsi="Bookman Old Style"/>
                <w:b/>
                <w:lang w:val="en-US"/>
              </w:rPr>
            </w:pPr>
            <w:proofErr w:type="spellStart"/>
            <w:ins w:id="768" w:author="David Vacas Miguel" w:date="2018-06-26T13:41:00Z">
              <w:r w:rsidRPr="00285D1F">
                <w:rPr>
                  <w:rFonts w:ascii="Bookman Old Style" w:eastAsiaTheme="minorEastAsia" w:hAnsi="Bookman Old Style"/>
                  <w:b/>
                  <w:lang w:val="en-US"/>
                </w:rPr>
                <w:t>Algorit</w:t>
              </w:r>
            </w:ins>
            <w:ins w:id="769" w:author="David Vacas Miguel" w:date="2018-06-27T12:35:00Z">
              <w:r w:rsidR="00051D98">
                <w:rPr>
                  <w:rFonts w:ascii="Bookman Old Style" w:eastAsiaTheme="minorEastAsia" w:hAnsi="Bookman Old Style"/>
                  <w:b/>
                  <w:lang w:val="en-US"/>
                </w:rPr>
                <w:t>mo</w:t>
              </w:r>
            </w:ins>
            <w:proofErr w:type="spellEnd"/>
            <w:ins w:id="770" w:author="David Vacas Miguel" w:date="2018-06-26T13:41:00Z">
              <w:r w:rsidRPr="00285D1F">
                <w:rPr>
                  <w:rFonts w:ascii="Bookman Old Style" w:eastAsiaTheme="minorEastAsia" w:hAnsi="Bookman Old Style"/>
                  <w:b/>
                  <w:lang w:val="en-US"/>
                </w:rPr>
                <w:t xml:space="preserve"> 1:</w:t>
              </w:r>
              <w:r w:rsidRPr="004678F1">
                <w:rPr>
                  <w:rFonts w:ascii="Bookman Old Style" w:eastAsiaTheme="minorEastAsia" w:hAnsi="Bookman Old Style"/>
                  <w:b/>
                  <w:lang w:val="en-US"/>
                </w:rPr>
                <w:t xml:space="preserve"> </w:t>
              </w:r>
              <w:proofErr w:type="spellStart"/>
              <w:r w:rsidRPr="004678F1">
                <w:rPr>
                  <w:rFonts w:ascii="Bookman Old Style" w:eastAsiaTheme="minorEastAsia" w:hAnsi="Bookman Old Style"/>
                  <w:lang w:val="en-US"/>
                </w:rPr>
                <w:t>Algoritmo</w:t>
              </w:r>
              <w:proofErr w:type="spellEnd"/>
              <w:r w:rsidRPr="004678F1">
                <w:rPr>
                  <w:rFonts w:ascii="Bookman Old Style" w:eastAsiaTheme="minorEastAsia" w:hAnsi="Bookman Old Style"/>
                  <w:lang w:val="en-US"/>
                </w:rPr>
                <w:t xml:space="preserve"> sensor</w:t>
              </w:r>
            </w:ins>
          </w:p>
        </w:tc>
      </w:tr>
      <w:tr w:rsidR="00BA1018" w14:paraId="508B606E" w14:textId="77777777" w:rsidTr="00BA1018">
        <w:trPr>
          <w:trHeight w:val="1826"/>
          <w:ins w:id="771" w:author="David Vacas Miguel" w:date="2018-06-26T13:41:00Z"/>
        </w:trPr>
        <w:tc>
          <w:tcPr>
            <w:tcW w:w="3984" w:type="dxa"/>
            <w:tcBorders>
              <w:top w:val="single" w:sz="4" w:space="0" w:color="auto"/>
              <w:left w:val="nil"/>
              <w:bottom w:val="single" w:sz="4" w:space="0" w:color="auto"/>
              <w:right w:val="nil"/>
            </w:tcBorders>
            <w:vAlign w:val="center"/>
            <w:tcPrChange w:id="772" w:author="David Vacas Miguel" w:date="2018-06-26T13:41:00Z">
              <w:tcPr>
                <w:tcW w:w="8494" w:type="dxa"/>
                <w:tcBorders>
                  <w:top w:val="single" w:sz="4" w:space="0" w:color="auto"/>
                  <w:left w:val="nil"/>
                  <w:bottom w:val="single" w:sz="4" w:space="0" w:color="auto"/>
                  <w:right w:val="nil"/>
                </w:tcBorders>
                <w:vAlign w:val="center"/>
              </w:tcPr>
            </w:tcPrChange>
          </w:tcPr>
          <w:p w14:paraId="246FBAA5" w14:textId="59257385" w:rsidR="00BA1018" w:rsidRPr="007D702A" w:rsidRDefault="00BA1018" w:rsidP="00BA1018">
            <w:pPr>
              <w:pStyle w:val="Prrafodelista"/>
              <w:numPr>
                <w:ilvl w:val="0"/>
                <w:numId w:val="38"/>
              </w:numPr>
              <w:spacing w:before="120" w:after="120" w:line="360" w:lineRule="auto"/>
              <w:ind w:left="426" w:hanging="426"/>
              <w:rPr>
                <w:ins w:id="773" w:author="David Vacas Miguel" w:date="2018-06-26T13:41:00Z"/>
                <w:rFonts w:ascii="Book Antiqua" w:hAnsi="Book Antiqua"/>
                <w:lang w:val="en-US"/>
              </w:rPr>
            </w:pPr>
            <w:ins w:id="774" w:author="David Vacas Miguel" w:date="2018-06-26T13:41:00Z">
              <w:r>
                <w:rPr>
                  <w:rFonts w:ascii="Book Antiqua" w:eastAsiaTheme="minorEastAsia" w:hAnsi="Book Antiqua"/>
                  <w:b/>
                  <w:lang w:val="en-US"/>
                </w:rPr>
                <w:t>i</w:t>
              </w:r>
              <w:r w:rsidRPr="007D702A">
                <w:rPr>
                  <w:rFonts w:ascii="Book Antiqua" w:eastAsiaTheme="minorEastAsia" w:hAnsi="Book Antiqua"/>
                  <w:b/>
                  <w:lang w:val="en-US"/>
                </w:rPr>
                <w:t>f</w:t>
              </w:r>
              <w:r>
                <w:rPr>
                  <w:rFonts w:ascii="Book Antiqua" w:eastAsiaTheme="minorEastAsia" w:hAnsi="Book Antiqua"/>
                  <w:b/>
                  <w:lang w:val="en-US"/>
                </w:rPr>
                <w:t xml:space="preserve">  </w:t>
              </w:r>
            </w:ins>
            <w:proofErr w:type="spellStart"/>
            <w:ins w:id="775" w:author="David Vacas Miguel" w:date="2018-06-26T13:42:00Z">
              <w:r w:rsidRPr="00BA1018">
                <w:rPr>
                  <w:rFonts w:ascii="Cambria Math" w:hAnsi="Cambria Math"/>
                  <w:i/>
                  <w:lang w:val="en-US"/>
                  <w:rPrChange w:id="776" w:author="David Vacas Miguel" w:date="2018-06-26T13:42:00Z">
                    <w:rPr>
                      <w:rFonts w:ascii="Book Antiqua" w:eastAsiaTheme="minorEastAsia" w:hAnsi="Book Antiqua"/>
                      <w:b/>
                      <w:lang w:val="en-US"/>
                    </w:rPr>
                  </w:rPrChange>
                </w:rPr>
                <w:t>I</w:t>
              </w:r>
              <w:r w:rsidRPr="00BA1018">
                <w:rPr>
                  <w:rFonts w:ascii="Cambria Math" w:hAnsi="Cambria Math"/>
                  <w:i/>
                  <w:lang w:val="en-US"/>
                </w:rPr>
                <w:t>sOnCircuite</w:t>
              </w:r>
              <w:proofErr w:type="spellEnd"/>
              <w:r>
                <w:rPr>
                  <w:rFonts w:ascii="Cambria Math" w:hAnsi="Cambria Math"/>
                  <w:i/>
                  <w:lang w:val="en-US"/>
                </w:rPr>
                <w:t>(</w:t>
              </w:r>
              <w:proofErr w:type="spellStart"/>
              <w:r>
                <w:rPr>
                  <w:rFonts w:ascii="Cambria Math" w:hAnsi="Cambria Math"/>
                  <w:i/>
                  <w:lang w:val="en-US"/>
                </w:rPr>
                <w:t>s</w:t>
              </w:r>
              <w:r>
                <w:rPr>
                  <w:rFonts w:ascii="Cambria Math" w:hAnsi="Cambria Math"/>
                  <w:i/>
                  <w:vertAlign w:val="subscript"/>
                  <w:lang w:val="en-US"/>
                </w:rPr>
                <w:t>i</w:t>
              </w:r>
              <w:proofErr w:type="spellEnd"/>
              <w:r>
                <w:rPr>
                  <w:rFonts w:ascii="Cambria Math" w:hAnsi="Cambria Math"/>
                  <w:i/>
                  <w:lang w:val="en-US"/>
                </w:rPr>
                <w:t>)</w:t>
              </w:r>
            </w:ins>
          </w:p>
          <w:p w14:paraId="6D581704" w14:textId="527DF60A" w:rsidR="00BA1018" w:rsidRDefault="009C4233" w:rsidP="00BA1018">
            <w:pPr>
              <w:pStyle w:val="Prrafodelista"/>
              <w:numPr>
                <w:ilvl w:val="0"/>
                <w:numId w:val="38"/>
              </w:numPr>
              <w:spacing w:before="120" w:after="120" w:line="360" w:lineRule="auto"/>
              <w:ind w:left="851" w:hanging="851"/>
              <w:rPr>
                <w:ins w:id="777" w:author="David Vacas Miguel" w:date="2018-06-26T13:41:00Z"/>
                <w:rFonts w:ascii="Cambria Math" w:hAnsi="Cambria Math"/>
                <w:i/>
                <w:lang w:val="en-US"/>
              </w:rPr>
            </w:pPr>
            <w:proofErr w:type="spellStart"/>
            <w:ins w:id="778" w:author="David Vacas Miguel" w:date="2018-06-26T18:37:00Z">
              <w:r>
                <w:rPr>
                  <w:rFonts w:ascii="Cambria Math" w:hAnsi="Cambria Math"/>
                  <w:i/>
                  <w:lang w:val="en-US"/>
                </w:rPr>
                <w:t>s</w:t>
              </w:r>
            </w:ins>
            <w:ins w:id="779" w:author="David Vacas Miguel" w:date="2018-06-26T13:41:00Z">
              <w:r w:rsidR="00BA1018" w:rsidRPr="009C4233">
                <w:rPr>
                  <w:rFonts w:ascii="Cambria Math" w:hAnsi="Cambria Math"/>
                  <w:i/>
                  <w:vertAlign w:val="subscript"/>
                  <w:lang w:val="en-US"/>
                  <w:rPrChange w:id="780" w:author="David Vacas Miguel" w:date="2018-06-26T18:37:00Z">
                    <w:rPr>
                      <w:rFonts w:ascii="Cambria Math" w:hAnsi="Cambria Math"/>
                      <w:i/>
                      <w:lang w:val="en-US"/>
                    </w:rPr>
                  </w:rPrChange>
                </w:rPr>
                <w:t>i</w:t>
              </w:r>
              <w:proofErr w:type="spellEnd"/>
              <w:r w:rsidR="00BA1018" w:rsidRPr="007D702A">
                <w:rPr>
                  <w:rFonts w:ascii="Cambria Math" w:hAnsi="Cambria Math"/>
                  <w:i/>
                  <w:lang w:val="en-US"/>
                </w:rPr>
                <w:t xml:space="preserve"> </w:t>
              </w:r>
              <m:oMath>
                <m:r>
                  <w:rPr>
                    <w:rFonts w:ascii="Cambria Math" w:hAnsi="Cambria Math"/>
                    <w:lang w:val="en-US"/>
                  </w:rPr>
                  <m:t>←</m:t>
                </m:r>
              </m:oMath>
              <w:r w:rsidR="00BA1018" w:rsidRPr="007D702A">
                <w:rPr>
                  <w:rFonts w:ascii="Cambria Math" w:hAnsi="Cambria Math"/>
                  <w:i/>
                  <w:lang w:val="en-US"/>
                </w:rPr>
                <w:t xml:space="preserve"> 0</w:t>
              </w:r>
            </w:ins>
          </w:p>
          <w:p w14:paraId="6777F4CE" w14:textId="264D296E" w:rsidR="00BA1018" w:rsidRPr="007D702A" w:rsidRDefault="00BA1018" w:rsidP="00BA1018">
            <w:pPr>
              <w:pStyle w:val="Prrafodelista"/>
              <w:numPr>
                <w:ilvl w:val="0"/>
                <w:numId w:val="38"/>
              </w:numPr>
              <w:spacing w:before="120" w:after="120" w:line="360" w:lineRule="auto"/>
              <w:ind w:left="426" w:hanging="426"/>
              <w:rPr>
                <w:ins w:id="781" w:author="David Vacas Miguel" w:date="2018-06-26T13:41:00Z"/>
                <w:rFonts w:ascii="Book Antiqua" w:hAnsi="Book Antiqua"/>
                <w:lang w:val="en-US"/>
              </w:rPr>
            </w:pPr>
            <w:ins w:id="782" w:author="David Vacas Miguel" w:date="2018-06-26T13:41:00Z">
              <w:r>
                <w:rPr>
                  <w:rFonts w:ascii="Book Antiqua" w:eastAsiaTheme="minorEastAsia" w:hAnsi="Book Antiqua"/>
                  <w:b/>
                  <w:lang w:val="en-US"/>
                </w:rPr>
                <w:t>i</w:t>
              </w:r>
              <w:r w:rsidRPr="007D702A">
                <w:rPr>
                  <w:rFonts w:ascii="Book Antiqua" w:eastAsiaTheme="minorEastAsia" w:hAnsi="Book Antiqua"/>
                  <w:b/>
                  <w:lang w:val="en-US"/>
                </w:rPr>
                <w:t>f</w:t>
              </w:r>
              <w:r>
                <w:rPr>
                  <w:rFonts w:ascii="Book Antiqua" w:eastAsiaTheme="minorEastAsia" w:hAnsi="Book Antiqua"/>
                  <w:b/>
                  <w:lang w:val="en-US"/>
                </w:rPr>
                <w:t xml:space="preserve">  </w:t>
              </w:r>
            </w:ins>
            <w:proofErr w:type="spellStart"/>
            <w:ins w:id="783" w:author="David Vacas Miguel" w:date="2018-06-26T13:43:00Z">
              <w:r>
                <w:rPr>
                  <w:rFonts w:ascii="Cambria Math" w:hAnsi="Cambria Math"/>
                  <w:i/>
                  <w:lang w:val="en-US"/>
                </w:rPr>
                <w:t>IsOnCircuite</w:t>
              </w:r>
              <w:proofErr w:type="spellEnd"/>
              <w:r>
                <w:rPr>
                  <w:rFonts w:ascii="Cambria Math" w:hAnsi="Cambria Math"/>
                  <w:i/>
                  <w:lang w:val="en-US"/>
                </w:rPr>
                <w:t>(</w:t>
              </w:r>
              <w:proofErr w:type="spellStart"/>
              <w:r>
                <w:rPr>
                  <w:rFonts w:ascii="Cambria Math" w:hAnsi="Cambria Math"/>
                  <w:i/>
                  <w:lang w:val="en-US"/>
                </w:rPr>
                <w:t>s</w:t>
              </w:r>
              <w:r>
                <w:rPr>
                  <w:rFonts w:ascii="Cambria Math" w:hAnsi="Cambria Math"/>
                  <w:i/>
                  <w:vertAlign w:val="subscript"/>
                  <w:lang w:val="en-US"/>
                </w:rPr>
                <w:t>d</w:t>
              </w:r>
              <w:proofErr w:type="spellEnd"/>
              <w:r>
                <w:rPr>
                  <w:rFonts w:ascii="Cambria Math" w:hAnsi="Cambria Math"/>
                  <w:i/>
                  <w:lang w:val="en-US"/>
                </w:rPr>
                <w:t>)</w:t>
              </w:r>
            </w:ins>
          </w:p>
          <w:p w14:paraId="7FF76284" w14:textId="40A8F150" w:rsidR="00BA1018" w:rsidRPr="007D702A" w:rsidRDefault="009C4233" w:rsidP="00BA1018">
            <w:pPr>
              <w:pStyle w:val="Prrafodelista"/>
              <w:numPr>
                <w:ilvl w:val="0"/>
                <w:numId w:val="38"/>
              </w:numPr>
              <w:spacing w:before="120" w:after="120" w:line="360" w:lineRule="auto"/>
              <w:ind w:left="851" w:hanging="851"/>
              <w:rPr>
                <w:ins w:id="784" w:author="David Vacas Miguel" w:date="2018-06-26T13:41:00Z"/>
                <w:rFonts w:ascii="Book Antiqua" w:hAnsi="Book Antiqua"/>
                <w:lang w:val="en-US"/>
              </w:rPr>
            </w:pPr>
            <w:proofErr w:type="spellStart"/>
            <w:ins w:id="785" w:author="David Vacas Miguel" w:date="2018-06-26T18:37:00Z">
              <w:r>
                <w:rPr>
                  <w:rFonts w:ascii="Cambria Math" w:hAnsi="Cambria Math"/>
                  <w:i/>
                  <w:lang w:val="en-US"/>
                </w:rPr>
                <w:t>s</w:t>
              </w:r>
              <w:r w:rsidRPr="009C4233">
                <w:rPr>
                  <w:rFonts w:ascii="Cambria Math" w:hAnsi="Cambria Math"/>
                  <w:i/>
                  <w:vertAlign w:val="subscript"/>
                  <w:lang w:val="en-US"/>
                  <w:rPrChange w:id="786" w:author="David Vacas Miguel" w:date="2018-06-26T18:37:00Z">
                    <w:rPr>
                      <w:rFonts w:ascii="Cambria Math" w:hAnsi="Cambria Math"/>
                      <w:i/>
                      <w:lang w:val="en-US"/>
                    </w:rPr>
                  </w:rPrChange>
                </w:rPr>
                <w:t>d</w:t>
              </w:r>
            </w:ins>
            <w:proofErr w:type="spellEnd"/>
            <w:ins w:id="787" w:author="David Vacas Miguel" w:date="2018-06-26T13:41:00Z">
              <w:r w:rsidR="00BA1018" w:rsidRPr="007D702A">
                <w:rPr>
                  <w:rFonts w:ascii="Cambria Math" w:hAnsi="Cambria Math"/>
                  <w:i/>
                  <w:lang w:val="en-US"/>
                </w:rPr>
                <w:t xml:space="preserve"> </w:t>
              </w:r>
              <m:oMath>
                <m:r>
                  <w:rPr>
                    <w:rFonts w:ascii="Cambria Math" w:hAnsi="Cambria Math"/>
                    <w:lang w:val="en-US"/>
                  </w:rPr>
                  <m:t>←</m:t>
                </m:r>
              </m:oMath>
              <w:r w:rsidR="00BA1018" w:rsidRPr="007D702A">
                <w:rPr>
                  <w:rFonts w:ascii="Cambria Math" w:hAnsi="Cambria Math"/>
                  <w:i/>
                  <w:lang w:val="en-US"/>
                </w:rPr>
                <w:t xml:space="preserve"> 0</w:t>
              </w:r>
            </w:ins>
          </w:p>
        </w:tc>
      </w:tr>
    </w:tbl>
    <w:p w14:paraId="2093E16F" w14:textId="77777777" w:rsidR="001323C4" w:rsidRPr="008326CD" w:rsidRDefault="001323C4" w:rsidP="001E4BD3">
      <w:pPr>
        <w:pStyle w:val="LetranormalTFG"/>
        <w:rPr>
          <w:rFonts w:ascii="Courier New" w:hAnsi="Courier New" w:cs="Courier New"/>
          <w:rPrChange w:id="788" w:author="David Vacas Miguel" w:date="2018-06-01T01:41:00Z">
            <w:rPr/>
          </w:rPrChange>
        </w:rPr>
      </w:pPr>
    </w:p>
    <w:p w14:paraId="47167BA7" w14:textId="2459A4C9" w:rsidR="003D3FD3" w:rsidRPr="008326CD" w:rsidDel="00BA1018" w:rsidRDefault="003D3FD3" w:rsidP="001E4BD3">
      <w:pPr>
        <w:pStyle w:val="LetranormalTFG"/>
        <w:rPr>
          <w:del w:id="789" w:author="David Vacas Miguel" w:date="2018-06-26T13:43:00Z"/>
          <w:rFonts w:ascii="Courier New" w:hAnsi="Courier New" w:cs="Courier New"/>
          <w:b/>
          <w:rPrChange w:id="790" w:author="David Vacas Miguel" w:date="2018-06-01T01:41:00Z">
            <w:rPr>
              <w:del w:id="791" w:author="David Vacas Miguel" w:date="2018-06-26T13:43:00Z"/>
              <w:rFonts w:ascii="Courier Prime" w:hAnsi="Courier Prime"/>
              <w:b/>
            </w:rPr>
          </w:rPrChange>
        </w:rPr>
      </w:pPr>
      <w:del w:id="792" w:author="David Vacas Miguel" w:date="2018-06-26T13:43:00Z">
        <w:r w:rsidRPr="008326CD" w:rsidDel="00BA1018">
          <w:rPr>
            <w:rFonts w:ascii="Courier New" w:hAnsi="Courier New" w:cs="Courier New"/>
            <w:b/>
            <w:rPrChange w:id="793" w:author="David Vacas Miguel" w:date="2018-06-01T01:41:00Z">
              <w:rPr>
                <w:rFonts w:ascii="Courier Prime" w:hAnsi="Courier Prime"/>
                <w:b/>
              </w:rPr>
            </w:rPrChange>
          </w:rPr>
          <w:delText>Algoritmo</w:delText>
        </w:r>
        <w:r w:rsidR="00DA5639" w:rsidRPr="008326CD" w:rsidDel="00BA1018">
          <w:rPr>
            <w:rFonts w:ascii="Courier New" w:hAnsi="Courier New" w:cs="Courier New"/>
            <w:b/>
            <w:rPrChange w:id="794" w:author="David Vacas Miguel" w:date="2018-06-01T01:41:00Z">
              <w:rPr>
                <w:rFonts w:ascii="Courier Prime" w:hAnsi="Courier Prime"/>
                <w:b/>
              </w:rPr>
            </w:rPrChange>
          </w:rPr>
          <w:delText xml:space="preserve"> sensor</w:delText>
        </w:r>
      </w:del>
    </w:p>
    <w:p w14:paraId="6A653ED6" w14:textId="0C9D023C" w:rsidR="003D3FD3" w:rsidRPr="008326CD" w:rsidDel="00BA1018" w:rsidRDefault="00DA5639" w:rsidP="001E4BD3">
      <w:pPr>
        <w:pStyle w:val="LetranormalTFG"/>
        <w:rPr>
          <w:del w:id="795" w:author="David Vacas Miguel" w:date="2018-06-26T13:43:00Z"/>
          <w:rFonts w:ascii="Courier New" w:hAnsi="Courier New" w:cs="Courier New"/>
          <w:rPrChange w:id="796" w:author="David Vacas Miguel" w:date="2018-06-01T01:41:00Z">
            <w:rPr>
              <w:del w:id="797" w:author="David Vacas Miguel" w:date="2018-06-26T13:43:00Z"/>
              <w:rFonts w:ascii="Courier Prime" w:hAnsi="Courier Prime"/>
            </w:rPr>
          </w:rPrChange>
        </w:rPr>
      </w:pPr>
      <w:del w:id="798" w:author="David Vacas Miguel" w:date="2018-06-26T13:43:00Z">
        <w:r w:rsidRPr="008326CD" w:rsidDel="00BA1018">
          <w:rPr>
            <w:rFonts w:ascii="Courier New" w:hAnsi="Courier New" w:cs="Courier New"/>
            <w:rPrChange w:id="799" w:author="David Vacas Miguel" w:date="2018-06-01T01:41:00Z">
              <w:rPr>
                <w:rFonts w:ascii="Courier Prime" w:hAnsi="Courier Prime"/>
              </w:rPr>
            </w:rPrChange>
          </w:rPr>
          <w:delText>i</w:delText>
        </w:r>
        <w:r w:rsidR="003D3FD3" w:rsidRPr="008326CD" w:rsidDel="00BA1018">
          <w:rPr>
            <w:rFonts w:ascii="Courier New" w:hAnsi="Courier New" w:cs="Courier New"/>
            <w:rPrChange w:id="800" w:author="David Vacas Miguel" w:date="2018-06-01T01:41:00Z">
              <w:rPr>
                <w:rFonts w:ascii="Courier Prime" w:hAnsi="Courier Prime"/>
              </w:rPr>
            </w:rPrChange>
          </w:rPr>
          <w:delText>f(</w:delText>
        </w:r>
      </w:del>
      <w:del w:id="801" w:author="David Vacas Miguel" w:date="2018-06-26T13:13:00Z">
        <w:r w:rsidR="003D3FD3" w:rsidRPr="008326CD" w:rsidDel="00F13C49">
          <w:rPr>
            <w:rFonts w:ascii="Courier New" w:hAnsi="Courier New" w:cs="Courier New"/>
            <w:rPrChange w:id="802" w:author="David Vacas Miguel" w:date="2018-06-01T01:41:00Z">
              <w:rPr>
                <w:rFonts w:ascii="Courier Prime" w:hAnsi="Courier Prime"/>
              </w:rPr>
            </w:rPrChange>
          </w:rPr>
          <w:delText>S</w:delText>
        </w:r>
      </w:del>
      <w:del w:id="803" w:author="David Vacas Miguel" w:date="2018-06-26T13:22:00Z">
        <w:r w:rsidR="003D3FD3" w:rsidRPr="008326CD" w:rsidDel="001323C4">
          <w:rPr>
            <w:rFonts w:ascii="Courier New" w:hAnsi="Courier New" w:cs="Courier New"/>
            <w:rPrChange w:id="804" w:author="David Vacas Miguel" w:date="2018-06-01T01:41:00Z">
              <w:rPr>
                <w:rFonts w:ascii="Courier Prime" w:hAnsi="Courier Prime"/>
              </w:rPr>
            </w:rPrChange>
          </w:rPr>
          <w:delText>i = circuito</w:delText>
        </w:r>
      </w:del>
      <w:del w:id="805" w:author="David Vacas Miguel" w:date="2018-06-26T13:43:00Z">
        <w:r w:rsidR="003D3FD3" w:rsidRPr="008326CD" w:rsidDel="00BA1018">
          <w:rPr>
            <w:rFonts w:ascii="Courier New" w:hAnsi="Courier New" w:cs="Courier New"/>
            <w:rPrChange w:id="806" w:author="David Vacas Miguel" w:date="2018-06-01T01:41:00Z">
              <w:rPr>
                <w:rFonts w:ascii="Courier Prime" w:hAnsi="Courier Prime"/>
              </w:rPr>
            </w:rPrChange>
          </w:rPr>
          <w:delText>)</w:delText>
        </w:r>
      </w:del>
    </w:p>
    <w:p w14:paraId="3B33EB83" w14:textId="729713BF" w:rsidR="003D3FD3" w:rsidRPr="008326CD" w:rsidDel="00BA1018" w:rsidRDefault="003D3FD3" w:rsidP="001E4BD3">
      <w:pPr>
        <w:pStyle w:val="LetranormalTFG"/>
        <w:rPr>
          <w:del w:id="807" w:author="David Vacas Miguel" w:date="2018-06-26T13:43:00Z"/>
          <w:rFonts w:ascii="Courier New" w:hAnsi="Courier New" w:cs="Courier New"/>
          <w:rPrChange w:id="808" w:author="David Vacas Miguel" w:date="2018-06-01T01:42:00Z">
            <w:rPr>
              <w:del w:id="809" w:author="David Vacas Miguel" w:date="2018-06-26T13:43:00Z"/>
              <w:rFonts w:ascii="Courier Prime" w:hAnsi="Courier Prime"/>
            </w:rPr>
          </w:rPrChange>
        </w:rPr>
      </w:pPr>
      <w:del w:id="810" w:author="David Vacas Miguel" w:date="2018-06-26T13:43:00Z">
        <w:r w:rsidRPr="00F21B89" w:rsidDel="00BA1018">
          <w:rPr>
            <w:rFonts w:ascii="Courier Prime" w:hAnsi="Courier Prime"/>
          </w:rPr>
          <w:tab/>
        </w:r>
      </w:del>
      <w:del w:id="811" w:author="David Vacas Miguel" w:date="2018-06-23T12:48:00Z">
        <w:r w:rsidRPr="001323C4" w:rsidDel="0002256E">
          <w:rPr>
            <w:rFonts w:ascii="Courier New" w:hAnsi="Courier New" w:cs="Courier New"/>
            <w:vertAlign w:val="subscript"/>
            <w:rPrChange w:id="812" w:author="David Vacas Miguel" w:date="2018-06-26T13:21:00Z">
              <w:rPr>
                <w:rFonts w:ascii="Courier Prime" w:hAnsi="Courier Prime"/>
              </w:rPr>
            </w:rPrChange>
          </w:rPr>
          <w:delText>W</w:delText>
        </w:r>
      </w:del>
      <w:del w:id="813" w:author="David Vacas Miguel" w:date="2018-06-26T13:21:00Z">
        <w:r w:rsidRPr="001323C4" w:rsidDel="001323C4">
          <w:rPr>
            <w:rFonts w:ascii="Courier New" w:hAnsi="Courier New" w:cs="Courier New"/>
            <w:vertAlign w:val="subscript"/>
            <w:rPrChange w:id="814" w:author="David Vacas Miguel" w:date="2018-06-26T13:21:00Z">
              <w:rPr>
                <w:rFonts w:ascii="Courier Prime" w:hAnsi="Courier Prime"/>
              </w:rPr>
            </w:rPrChange>
          </w:rPr>
          <w:delText>i</w:delText>
        </w:r>
        <w:r w:rsidRPr="008326CD" w:rsidDel="001323C4">
          <w:rPr>
            <w:rFonts w:ascii="Courier New" w:hAnsi="Courier New" w:cs="Courier New"/>
            <w:rPrChange w:id="815" w:author="David Vacas Miguel" w:date="2018-06-01T01:42:00Z">
              <w:rPr>
                <w:rFonts w:ascii="Courier Prime" w:hAnsi="Courier Prime"/>
              </w:rPr>
            </w:rPrChange>
          </w:rPr>
          <w:delText xml:space="preserve"> =</w:delText>
        </w:r>
      </w:del>
      <w:del w:id="816" w:author="David Vacas Miguel" w:date="2018-06-26T13:43:00Z">
        <w:r w:rsidRPr="008326CD" w:rsidDel="00BA1018">
          <w:rPr>
            <w:rFonts w:ascii="Courier New" w:hAnsi="Courier New" w:cs="Courier New"/>
            <w:rPrChange w:id="817" w:author="David Vacas Miguel" w:date="2018-06-01T01:42:00Z">
              <w:rPr>
                <w:rFonts w:ascii="Courier Prime" w:hAnsi="Courier Prime"/>
              </w:rPr>
            </w:rPrChange>
          </w:rPr>
          <w:delText xml:space="preserve"> 0;</w:delText>
        </w:r>
      </w:del>
    </w:p>
    <w:p w14:paraId="78F3AC80" w14:textId="79E7A0BD" w:rsidR="003D3FD3" w:rsidRPr="008326CD" w:rsidDel="00BA1018" w:rsidRDefault="00DA5639" w:rsidP="001E4BD3">
      <w:pPr>
        <w:pStyle w:val="LetranormalTFG"/>
        <w:rPr>
          <w:del w:id="818" w:author="David Vacas Miguel" w:date="2018-06-26T13:43:00Z"/>
          <w:rFonts w:ascii="Courier New" w:hAnsi="Courier New" w:cs="Courier New"/>
          <w:rPrChange w:id="819" w:author="David Vacas Miguel" w:date="2018-06-01T01:42:00Z">
            <w:rPr>
              <w:del w:id="820" w:author="David Vacas Miguel" w:date="2018-06-26T13:43:00Z"/>
              <w:rFonts w:ascii="Courier Prime" w:hAnsi="Courier Prime"/>
            </w:rPr>
          </w:rPrChange>
        </w:rPr>
      </w:pPr>
      <w:del w:id="821" w:author="David Vacas Miguel" w:date="2018-06-26T13:43:00Z">
        <w:r w:rsidRPr="008326CD" w:rsidDel="00BA1018">
          <w:rPr>
            <w:rFonts w:ascii="Courier New" w:hAnsi="Courier New" w:cs="Courier New"/>
            <w:rPrChange w:id="822" w:author="David Vacas Miguel" w:date="2018-06-01T01:42:00Z">
              <w:rPr>
                <w:rFonts w:ascii="Courier Prime" w:hAnsi="Courier Prime"/>
              </w:rPr>
            </w:rPrChange>
          </w:rPr>
          <w:delText>i</w:delText>
        </w:r>
        <w:r w:rsidR="003D3FD3" w:rsidRPr="008326CD" w:rsidDel="00BA1018">
          <w:rPr>
            <w:rFonts w:ascii="Courier New" w:hAnsi="Courier New" w:cs="Courier New"/>
            <w:rPrChange w:id="823" w:author="David Vacas Miguel" w:date="2018-06-01T01:42:00Z">
              <w:rPr>
                <w:rFonts w:ascii="Courier Prime" w:hAnsi="Courier Prime"/>
              </w:rPr>
            </w:rPrChange>
          </w:rPr>
          <w:delText>f(</w:delText>
        </w:r>
      </w:del>
      <w:del w:id="824" w:author="David Vacas Miguel" w:date="2018-06-26T13:13:00Z">
        <w:r w:rsidR="003D3FD3" w:rsidRPr="008326CD" w:rsidDel="00F13C49">
          <w:rPr>
            <w:rFonts w:ascii="Courier New" w:hAnsi="Courier New" w:cs="Courier New"/>
            <w:rPrChange w:id="825" w:author="David Vacas Miguel" w:date="2018-06-01T01:42:00Z">
              <w:rPr>
                <w:rFonts w:ascii="Courier Prime" w:hAnsi="Courier Prime"/>
              </w:rPr>
            </w:rPrChange>
          </w:rPr>
          <w:delText>S</w:delText>
        </w:r>
      </w:del>
      <w:del w:id="826" w:author="David Vacas Miguel" w:date="2018-06-26T13:22:00Z">
        <w:r w:rsidR="003D3FD3" w:rsidRPr="008326CD" w:rsidDel="001323C4">
          <w:rPr>
            <w:rFonts w:ascii="Courier New" w:hAnsi="Courier New" w:cs="Courier New"/>
            <w:rPrChange w:id="827" w:author="David Vacas Miguel" w:date="2018-06-01T01:42:00Z">
              <w:rPr>
                <w:rFonts w:ascii="Courier Prime" w:hAnsi="Courier Prime"/>
              </w:rPr>
            </w:rPrChange>
          </w:rPr>
          <w:delText>d = circuito</w:delText>
        </w:r>
      </w:del>
      <w:del w:id="828" w:author="David Vacas Miguel" w:date="2018-06-26T13:43:00Z">
        <w:r w:rsidR="003D3FD3" w:rsidRPr="008326CD" w:rsidDel="00BA1018">
          <w:rPr>
            <w:rFonts w:ascii="Courier New" w:hAnsi="Courier New" w:cs="Courier New"/>
            <w:rPrChange w:id="829" w:author="David Vacas Miguel" w:date="2018-06-01T01:42:00Z">
              <w:rPr>
                <w:rFonts w:ascii="Courier Prime" w:hAnsi="Courier Prime"/>
              </w:rPr>
            </w:rPrChange>
          </w:rPr>
          <w:delText>)</w:delText>
        </w:r>
      </w:del>
    </w:p>
    <w:p w14:paraId="7CB960D1" w14:textId="22F72750" w:rsidR="003D3FD3" w:rsidRPr="008326CD" w:rsidDel="00BA1018" w:rsidRDefault="003D3FD3">
      <w:pPr>
        <w:pStyle w:val="LetranormalTFG"/>
        <w:ind w:firstLine="708"/>
        <w:rPr>
          <w:del w:id="830" w:author="David Vacas Miguel" w:date="2018-06-26T13:43:00Z"/>
          <w:rFonts w:ascii="Courier New" w:hAnsi="Courier New" w:cs="Courier New"/>
          <w:rPrChange w:id="831" w:author="David Vacas Miguel" w:date="2018-06-01T01:42:00Z">
            <w:rPr>
              <w:del w:id="832" w:author="David Vacas Miguel" w:date="2018-06-26T13:43:00Z"/>
              <w:rFonts w:ascii="Courier Prime" w:hAnsi="Courier Prime"/>
            </w:rPr>
          </w:rPrChange>
        </w:rPr>
        <w:pPrChange w:id="833" w:author="David Vacas Miguel" w:date="2018-06-26T13:21:00Z">
          <w:pPr>
            <w:pStyle w:val="LetranormalTFG"/>
          </w:pPr>
        </w:pPrChange>
      </w:pPr>
      <w:del w:id="834" w:author="David Vacas Miguel" w:date="2018-06-26T13:21:00Z">
        <w:r w:rsidRPr="008326CD" w:rsidDel="001323C4">
          <w:rPr>
            <w:rFonts w:ascii="Courier New" w:hAnsi="Courier New" w:cs="Courier New"/>
            <w:rPrChange w:id="835" w:author="David Vacas Miguel" w:date="2018-06-01T01:42:00Z">
              <w:rPr>
                <w:rFonts w:ascii="Courier Prime" w:hAnsi="Courier Prime"/>
              </w:rPr>
            </w:rPrChange>
          </w:rPr>
          <w:tab/>
        </w:r>
      </w:del>
      <w:del w:id="836" w:author="David Vacas Miguel" w:date="2018-06-23T12:48:00Z">
        <w:r w:rsidRPr="001323C4" w:rsidDel="0002256E">
          <w:rPr>
            <w:rFonts w:ascii="Courier New" w:hAnsi="Courier New" w:cs="Courier New"/>
            <w:vertAlign w:val="subscript"/>
            <w:rPrChange w:id="837" w:author="David Vacas Miguel" w:date="2018-06-26T13:21:00Z">
              <w:rPr>
                <w:rFonts w:ascii="Courier Prime" w:hAnsi="Courier Prime"/>
              </w:rPr>
            </w:rPrChange>
          </w:rPr>
          <w:delText>W</w:delText>
        </w:r>
      </w:del>
      <w:del w:id="838" w:author="David Vacas Miguel" w:date="2018-06-26T13:21:00Z">
        <w:r w:rsidRPr="001323C4" w:rsidDel="001323C4">
          <w:rPr>
            <w:rFonts w:ascii="Courier New" w:hAnsi="Courier New" w:cs="Courier New"/>
            <w:vertAlign w:val="subscript"/>
            <w:rPrChange w:id="839" w:author="David Vacas Miguel" w:date="2018-06-26T13:21:00Z">
              <w:rPr>
                <w:rFonts w:ascii="Courier Prime" w:hAnsi="Courier Prime"/>
              </w:rPr>
            </w:rPrChange>
          </w:rPr>
          <w:delText>d</w:delText>
        </w:r>
        <w:r w:rsidRPr="008326CD" w:rsidDel="001323C4">
          <w:rPr>
            <w:rFonts w:ascii="Courier New" w:hAnsi="Courier New" w:cs="Courier New"/>
            <w:rPrChange w:id="840" w:author="David Vacas Miguel" w:date="2018-06-01T01:42:00Z">
              <w:rPr>
                <w:rFonts w:ascii="Courier Prime" w:hAnsi="Courier Prime"/>
              </w:rPr>
            </w:rPrChange>
          </w:rPr>
          <w:delText xml:space="preserve"> </w:delText>
        </w:r>
      </w:del>
      <w:del w:id="841" w:author="David Vacas Miguel" w:date="2018-06-26T13:43:00Z">
        <w:r w:rsidRPr="008326CD" w:rsidDel="00BA1018">
          <w:rPr>
            <w:rFonts w:ascii="Courier New" w:hAnsi="Courier New" w:cs="Courier New"/>
            <w:rPrChange w:id="842" w:author="David Vacas Miguel" w:date="2018-06-01T01:42:00Z">
              <w:rPr>
                <w:rFonts w:ascii="Courier Prime" w:hAnsi="Courier Prime"/>
              </w:rPr>
            </w:rPrChange>
          </w:rPr>
          <w:delText>= 0;</w:delText>
        </w:r>
      </w:del>
    </w:p>
    <w:p w14:paraId="2BFFF399" w14:textId="6BAEAE1C" w:rsidR="003D3FD3" w:rsidRPr="008326CD" w:rsidDel="001323C4" w:rsidRDefault="00DA5639" w:rsidP="001E4BD3">
      <w:pPr>
        <w:pStyle w:val="LetranormalTFG"/>
        <w:rPr>
          <w:del w:id="843" w:author="David Vacas Miguel" w:date="2018-06-26T13:13:00Z"/>
          <w:rFonts w:ascii="Courier New" w:hAnsi="Courier New" w:cs="Courier New"/>
          <w:b/>
          <w:rPrChange w:id="844" w:author="David Vacas Miguel" w:date="2018-06-01T01:42:00Z">
            <w:rPr>
              <w:del w:id="845" w:author="David Vacas Miguel" w:date="2018-06-26T13:13:00Z"/>
              <w:rFonts w:ascii="Courier Prime" w:hAnsi="Courier Prime"/>
              <w:b/>
            </w:rPr>
          </w:rPrChange>
        </w:rPr>
      </w:pPr>
      <w:del w:id="846" w:author="David Vacas Miguel" w:date="2018-06-26T13:13:00Z">
        <w:r w:rsidRPr="008326CD" w:rsidDel="001323C4">
          <w:rPr>
            <w:rFonts w:ascii="Courier New" w:hAnsi="Courier New" w:cs="Courier New"/>
            <w:b/>
            <w:rPrChange w:id="847" w:author="David Vacas Miguel" w:date="2018-06-01T01:42:00Z">
              <w:rPr>
                <w:rFonts w:ascii="Courier Prime" w:hAnsi="Courier Prime"/>
                <w:b/>
              </w:rPr>
            </w:rPrChange>
          </w:rPr>
          <w:delText>Ecuacion de estado</w:delText>
        </w:r>
      </w:del>
    </w:p>
    <w:p w14:paraId="0BC6876C" w14:textId="275A5DE3" w:rsidR="00DA5639" w:rsidRPr="008326CD" w:rsidDel="001323C4" w:rsidRDefault="00DA5639" w:rsidP="001E4BD3">
      <w:pPr>
        <w:pStyle w:val="LetranormalTFG"/>
        <w:rPr>
          <w:del w:id="848" w:author="David Vacas Miguel" w:date="2018-06-26T13:13:00Z"/>
          <w:rFonts w:ascii="Courier New" w:hAnsi="Courier New" w:cs="Courier New"/>
          <w:rPrChange w:id="849" w:author="David Vacas Miguel" w:date="2018-06-01T01:42:00Z">
            <w:rPr>
              <w:del w:id="850" w:author="David Vacas Miguel" w:date="2018-06-26T13:13:00Z"/>
              <w:rFonts w:ascii="Courier Prime" w:hAnsi="Courier Prime"/>
            </w:rPr>
          </w:rPrChange>
        </w:rPr>
      </w:pPr>
      <w:del w:id="851" w:author="David Vacas Miguel" w:date="2018-06-26T13:13:00Z">
        <w:r w:rsidRPr="008326CD" w:rsidDel="001323C4">
          <w:rPr>
            <w:rFonts w:ascii="Courier New" w:hAnsi="Courier New" w:cs="Courier New"/>
            <w:rPrChange w:id="852" w:author="David Vacas Miguel" w:date="2018-06-01T01:42:00Z">
              <w:rPr>
                <w:rFonts w:ascii="Courier Prime" w:hAnsi="Courier Prime"/>
              </w:rPr>
            </w:rPrChange>
          </w:rPr>
          <w:delText>[…]</w:delText>
        </w:r>
      </w:del>
    </w:p>
    <w:p w14:paraId="49D3D8BC" w14:textId="50D08EBA" w:rsidR="00DA5639" w:rsidRPr="008326CD" w:rsidDel="001323C4" w:rsidRDefault="00DA5639" w:rsidP="001E4BD3">
      <w:pPr>
        <w:pStyle w:val="LetranormalTFG"/>
        <w:rPr>
          <w:del w:id="853" w:author="David Vacas Miguel" w:date="2018-06-26T13:13:00Z"/>
          <w:rFonts w:ascii="Courier New" w:hAnsi="Courier New" w:cs="Courier New"/>
          <w:rPrChange w:id="854" w:author="David Vacas Miguel" w:date="2018-06-01T01:42:00Z">
            <w:rPr>
              <w:del w:id="855" w:author="David Vacas Miguel" w:date="2018-06-26T13:13:00Z"/>
              <w:rFonts w:ascii="Courier Prime" w:hAnsi="Courier Prime"/>
            </w:rPr>
          </w:rPrChange>
        </w:rPr>
      </w:pPr>
      <w:del w:id="856" w:author="David Vacas Miguel" w:date="2018-06-26T13:13:00Z">
        <w:r w:rsidRPr="008326CD" w:rsidDel="001323C4">
          <w:rPr>
            <w:rFonts w:ascii="Courier New" w:hAnsi="Courier New" w:cs="Courier New"/>
            <w:rPrChange w:id="857" w:author="David Vacas Miguel" w:date="2018-06-01T01:42:00Z">
              <w:rPr>
                <w:rFonts w:ascii="Courier Prime" w:hAnsi="Courier Prime"/>
              </w:rPr>
            </w:rPrChange>
          </w:rPr>
          <w:delText>Wi = w;</w:delText>
        </w:r>
      </w:del>
    </w:p>
    <w:p w14:paraId="0F05A45F" w14:textId="6457C94D" w:rsidR="00DA5639" w:rsidRDefault="00DA5639" w:rsidP="001E4BD3">
      <w:pPr>
        <w:pStyle w:val="LetranormalTFG"/>
        <w:rPr>
          <w:rFonts w:cstheme="majorHAnsi"/>
        </w:rPr>
      </w:pPr>
      <w:del w:id="858" w:author="David Vacas Miguel" w:date="2018-06-26T13:13:00Z">
        <w:r w:rsidRPr="008326CD" w:rsidDel="001323C4">
          <w:rPr>
            <w:rFonts w:ascii="Courier New" w:hAnsi="Courier New" w:cs="Courier New"/>
            <w:rPrChange w:id="859" w:author="David Vacas Miguel" w:date="2018-06-01T01:42:00Z">
              <w:rPr>
                <w:rFonts w:ascii="Courier Prime" w:hAnsi="Courier Prime"/>
              </w:rPr>
            </w:rPrChange>
          </w:rPr>
          <w:delText>Wd = w;</w:delText>
        </w:r>
      </w:del>
      <w:r w:rsidR="00D02459" w:rsidRPr="008326CD">
        <w:rPr>
          <w:rFonts w:ascii="Courier New" w:hAnsi="Courier New" w:cs="Courier New"/>
          <w:rPrChange w:id="860" w:author="David Vacas Miguel" w:date="2018-06-01T01:42:00Z">
            <w:rPr>
              <w:rFonts w:ascii="Courier Prime" w:hAnsi="Courier Prime"/>
            </w:rPr>
          </w:rPrChange>
        </w:rPr>
        <w:tab/>
      </w:r>
      <w:r w:rsidR="00D02459" w:rsidRPr="008326CD">
        <w:rPr>
          <w:rFonts w:ascii="Courier New" w:hAnsi="Courier New" w:cs="Courier New"/>
          <w:rPrChange w:id="861" w:author="David Vacas Miguel" w:date="2018-06-01T01:42:00Z">
            <w:rPr>
              <w:rFonts w:ascii="Courier Prime" w:hAnsi="Courier Prime"/>
            </w:rPr>
          </w:rPrChange>
        </w:rPr>
        <w:tab/>
      </w:r>
      <w:r w:rsidR="00D02459" w:rsidRPr="008326CD">
        <w:rPr>
          <w:rFonts w:ascii="Courier New" w:hAnsi="Courier New" w:cs="Courier New"/>
          <w:rPrChange w:id="862" w:author="David Vacas Miguel" w:date="2018-06-01T01:42:00Z">
            <w:rPr>
              <w:rFonts w:ascii="Courier Prime" w:hAnsi="Courier Prime"/>
            </w:rPr>
          </w:rPrChange>
        </w:rPr>
        <w:tab/>
      </w:r>
      <w:ins w:id="863" w:author="David Vacas Miguel" w:date="2018-06-26T13:43:00Z">
        <w:r w:rsidR="00BA1018">
          <w:rPr>
            <w:rFonts w:ascii="Courier New" w:hAnsi="Courier New" w:cs="Courier New"/>
          </w:rPr>
          <w:tab/>
        </w:r>
        <w:r w:rsidR="00BA1018">
          <w:rPr>
            <w:rFonts w:ascii="Courier New" w:hAnsi="Courier New" w:cs="Courier New"/>
          </w:rPr>
          <w:tab/>
        </w:r>
      </w:ins>
      <w:r w:rsidR="00D02459">
        <w:rPr>
          <w:rFonts w:ascii="Courier Prime" w:hAnsi="Courier Prime"/>
        </w:rPr>
        <w:tab/>
      </w:r>
      <w:r w:rsidR="00D02459" w:rsidRPr="00F21B89">
        <w:rPr>
          <w:rFonts w:cstheme="majorHAnsi"/>
          <w:b/>
        </w:rPr>
        <w:t xml:space="preserve">Figura </w:t>
      </w:r>
      <w:ins w:id="864" w:author="David Vacas Miguel" w:date="2018-05-27T13:32:00Z">
        <w:r w:rsidR="00447A67">
          <w:rPr>
            <w:rFonts w:cstheme="majorHAnsi"/>
            <w:b/>
          </w:rPr>
          <w:t>14</w:t>
        </w:r>
      </w:ins>
      <w:del w:id="865" w:author="David Vacas Miguel" w:date="2018-05-27T13:32:00Z">
        <w:r w:rsidR="00D02459" w:rsidRPr="00F21B89" w:rsidDel="00447A67">
          <w:rPr>
            <w:rFonts w:cstheme="majorHAnsi"/>
            <w:b/>
          </w:rPr>
          <w:delText>X</w:delText>
        </w:r>
      </w:del>
      <w:r w:rsidR="00D02459" w:rsidRPr="00F21B89">
        <w:rPr>
          <w:rFonts w:cstheme="majorHAnsi"/>
          <w:b/>
        </w:rPr>
        <w:t>.</w:t>
      </w:r>
      <w:r w:rsidR="00D02459" w:rsidRPr="00F21B89">
        <w:rPr>
          <w:rFonts w:cstheme="majorHAnsi"/>
        </w:rPr>
        <w:t xml:space="preserve"> </w:t>
      </w:r>
      <w:r w:rsidR="00D02459" w:rsidRPr="00D02459">
        <w:rPr>
          <w:rFonts w:cstheme="majorHAnsi"/>
        </w:rPr>
        <w:t>Posición</w:t>
      </w:r>
      <w:r w:rsidR="00D02459" w:rsidRPr="00F21B89">
        <w:rPr>
          <w:rFonts w:cstheme="majorHAnsi"/>
        </w:rPr>
        <w:t xml:space="preserve"> sensores sobre robot</w:t>
      </w:r>
      <w:r w:rsidR="00D02459">
        <w:rPr>
          <w:rFonts w:cstheme="majorHAnsi"/>
        </w:rPr>
        <w:t>.</w:t>
      </w:r>
    </w:p>
    <w:p w14:paraId="515D171C" w14:textId="77777777" w:rsidR="00BA1018" w:rsidRDefault="00BA1018" w:rsidP="001E4BD3">
      <w:pPr>
        <w:pStyle w:val="LetranormalTFG"/>
        <w:rPr>
          <w:ins w:id="866" w:author="David Vacas Miguel" w:date="2018-06-26T13:43:00Z"/>
          <w:rFonts w:ascii="Courier New" w:hAnsi="Courier New" w:cs="Courier New"/>
          <w:b/>
        </w:rPr>
      </w:pPr>
    </w:p>
    <w:tbl>
      <w:tblPr>
        <w:tblStyle w:val="Tablaconcuadrcula"/>
        <w:tblW w:w="9364" w:type="dxa"/>
        <w:tblLook w:val="04A0" w:firstRow="1" w:lastRow="0" w:firstColumn="1" w:lastColumn="0" w:noHBand="0" w:noVBand="1"/>
        <w:tblPrChange w:id="867" w:author="David Vacas Miguel" w:date="2018-06-26T13:45:00Z">
          <w:tblPr>
            <w:tblStyle w:val="Tablaconcuadrcula"/>
            <w:tblW w:w="0" w:type="auto"/>
            <w:tblLook w:val="04A0" w:firstRow="1" w:lastRow="0" w:firstColumn="1" w:lastColumn="0" w:noHBand="0" w:noVBand="1"/>
          </w:tblPr>
        </w:tblPrChange>
      </w:tblPr>
      <w:tblGrid>
        <w:gridCol w:w="9364"/>
        <w:tblGridChange w:id="868">
          <w:tblGrid>
            <w:gridCol w:w="3984"/>
          </w:tblGrid>
        </w:tblGridChange>
      </w:tblGrid>
      <w:tr w:rsidR="00BA1018" w14:paraId="7BDF0679" w14:textId="77777777" w:rsidTr="004859D2">
        <w:trPr>
          <w:trHeight w:val="498"/>
          <w:ins w:id="869" w:author="David Vacas Miguel" w:date="2018-06-26T13:43:00Z"/>
          <w:trPrChange w:id="870" w:author="David Vacas Miguel" w:date="2018-06-26T13:45:00Z">
            <w:trPr>
              <w:trHeight w:val="498"/>
            </w:trPr>
          </w:trPrChange>
        </w:trPr>
        <w:tc>
          <w:tcPr>
            <w:tcW w:w="9364" w:type="dxa"/>
            <w:tcBorders>
              <w:top w:val="single" w:sz="4" w:space="0" w:color="auto"/>
              <w:left w:val="nil"/>
              <w:bottom w:val="single" w:sz="4" w:space="0" w:color="auto"/>
              <w:right w:val="nil"/>
            </w:tcBorders>
            <w:vAlign w:val="center"/>
            <w:tcPrChange w:id="871" w:author="David Vacas Miguel" w:date="2018-06-26T13:45:00Z">
              <w:tcPr>
                <w:tcW w:w="3984" w:type="dxa"/>
                <w:tcBorders>
                  <w:top w:val="single" w:sz="4" w:space="0" w:color="auto"/>
                  <w:left w:val="nil"/>
                  <w:bottom w:val="single" w:sz="4" w:space="0" w:color="auto"/>
                  <w:right w:val="nil"/>
                </w:tcBorders>
                <w:vAlign w:val="center"/>
              </w:tcPr>
            </w:tcPrChange>
          </w:tcPr>
          <w:p w14:paraId="108FE8B4" w14:textId="402A095B" w:rsidR="00BA1018" w:rsidRPr="004678F1" w:rsidRDefault="00BA1018" w:rsidP="007E7028">
            <w:pPr>
              <w:spacing w:before="120" w:line="360" w:lineRule="auto"/>
              <w:rPr>
                <w:ins w:id="872" w:author="David Vacas Miguel" w:date="2018-06-26T13:43:00Z"/>
                <w:rFonts w:ascii="Bookman Old Style" w:eastAsiaTheme="minorEastAsia" w:hAnsi="Bookman Old Style"/>
                <w:b/>
                <w:lang w:val="en-US"/>
              </w:rPr>
            </w:pPr>
            <w:proofErr w:type="spellStart"/>
            <w:ins w:id="873" w:author="David Vacas Miguel" w:date="2018-06-26T13:43:00Z">
              <w:r w:rsidRPr="00285D1F">
                <w:rPr>
                  <w:rFonts w:ascii="Bookman Old Style" w:eastAsiaTheme="minorEastAsia" w:hAnsi="Bookman Old Style"/>
                  <w:b/>
                  <w:lang w:val="en-US"/>
                </w:rPr>
                <w:lastRenderedPageBreak/>
                <w:t>Algorit</w:t>
              </w:r>
            </w:ins>
            <w:ins w:id="874" w:author="David Vacas Miguel" w:date="2018-06-27T12:35:00Z">
              <w:r w:rsidR="00051D98">
                <w:rPr>
                  <w:rFonts w:ascii="Bookman Old Style" w:eastAsiaTheme="minorEastAsia" w:hAnsi="Bookman Old Style"/>
                  <w:b/>
                  <w:lang w:val="en-US"/>
                </w:rPr>
                <w:t>mo</w:t>
              </w:r>
            </w:ins>
            <w:proofErr w:type="spellEnd"/>
            <w:ins w:id="875" w:author="David Vacas Miguel" w:date="2018-06-26T13:43:00Z">
              <w:r w:rsidRPr="00285D1F">
                <w:rPr>
                  <w:rFonts w:ascii="Bookman Old Style" w:eastAsiaTheme="minorEastAsia" w:hAnsi="Bookman Old Style"/>
                  <w:b/>
                  <w:lang w:val="en-US"/>
                </w:rPr>
                <w:t xml:space="preserve"> </w:t>
              </w:r>
              <w:r>
                <w:rPr>
                  <w:rFonts w:ascii="Bookman Old Style" w:eastAsiaTheme="minorEastAsia" w:hAnsi="Bookman Old Style"/>
                  <w:b/>
                  <w:lang w:val="en-US"/>
                </w:rPr>
                <w:t>2</w:t>
              </w:r>
              <w:r w:rsidRPr="00285D1F">
                <w:rPr>
                  <w:rFonts w:ascii="Bookman Old Style" w:eastAsiaTheme="minorEastAsia" w:hAnsi="Bookman Old Style"/>
                  <w:b/>
                  <w:lang w:val="en-US"/>
                </w:rPr>
                <w:t>:</w:t>
              </w:r>
              <w:r w:rsidRPr="004678F1">
                <w:rPr>
                  <w:rFonts w:ascii="Bookman Old Style" w:eastAsiaTheme="minorEastAsia" w:hAnsi="Bookman Old Style"/>
                  <w:b/>
                  <w:lang w:val="en-US"/>
                </w:rPr>
                <w:t xml:space="preserve"> </w:t>
              </w:r>
              <w:proofErr w:type="spellStart"/>
              <w:r>
                <w:rPr>
                  <w:rFonts w:ascii="Bookman Old Style" w:eastAsiaTheme="minorEastAsia" w:hAnsi="Bookman Old Style"/>
                  <w:lang w:val="en-US"/>
                </w:rPr>
                <w:t>IsOnCircuite</w:t>
              </w:r>
            </w:ins>
            <w:proofErr w:type="spellEnd"/>
            <w:ins w:id="876" w:author="David Vacas Miguel" w:date="2018-06-26T13:44:00Z">
              <w:r>
                <w:rPr>
                  <w:rFonts w:ascii="Bookman Old Style" w:eastAsiaTheme="minorEastAsia" w:hAnsi="Bookman Old Style"/>
                  <w:lang w:val="en-US"/>
                </w:rPr>
                <w:t>(pos)</w:t>
              </w:r>
            </w:ins>
          </w:p>
        </w:tc>
      </w:tr>
      <w:tr w:rsidR="00BA1018" w14:paraId="0CA769BF" w14:textId="77777777" w:rsidTr="004859D2">
        <w:trPr>
          <w:trHeight w:val="1826"/>
          <w:ins w:id="877" w:author="David Vacas Miguel" w:date="2018-06-26T13:43:00Z"/>
          <w:trPrChange w:id="878" w:author="David Vacas Miguel" w:date="2018-06-26T13:45:00Z">
            <w:trPr>
              <w:trHeight w:val="1826"/>
            </w:trPr>
          </w:trPrChange>
        </w:trPr>
        <w:tc>
          <w:tcPr>
            <w:tcW w:w="9364" w:type="dxa"/>
            <w:tcBorders>
              <w:top w:val="single" w:sz="4" w:space="0" w:color="auto"/>
              <w:left w:val="nil"/>
              <w:bottom w:val="single" w:sz="4" w:space="0" w:color="auto"/>
              <w:right w:val="nil"/>
            </w:tcBorders>
            <w:vAlign w:val="center"/>
            <w:tcPrChange w:id="879" w:author="David Vacas Miguel" w:date="2018-06-26T13:45:00Z">
              <w:tcPr>
                <w:tcW w:w="3984" w:type="dxa"/>
                <w:tcBorders>
                  <w:top w:val="single" w:sz="4" w:space="0" w:color="auto"/>
                  <w:left w:val="nil"/>
                  <w:bottom w:val="single" w:sz="4" w:space="0" w:color="auto"/>
                  <w:right w:val="nil"/>
                </w:tcBorders>
                <w:vAlign w:val="center"/>
              </w:tcPr>
            </w:tcPrChange>
          </w:tcPr>
          <w:p w14:paraId="3D51C841" w14:textId="310831B8" w:rsidR="00BA1018" w:rsidRDefault="009319DE" w:rsidP="00BA1018">
            <w:pPr>
              <w:pStyle w:val="Prrafodelista"/>
              <w:numPr>
                <w:ilvl w:val="0"/>
                <w:numId w:val="40"/>
              </w:numPr>
              <w:spacing w:before="120" w:after="120" w:line="360" w:lineRule="auto"/>
              <w:rPr>
                <w:ins w:id="880" w:author="David Vacas Miguel" w:date="2018-06-26T13:45:00Z"/>
                <w:rFonts w:ascii="Book Antiqua" w:hAnsi="Book Antiqua"/>
                <w:lang w:val="en-US"/>
              </w:rPr>
            </w:pPr>
            <w:ins w:id="881" w:author="David Vacas Miguel" w:date="2018-06-26T13:48:00Z">
              <w:r>
                <w:rPr>
                  <w:rFonts w:ascii="Book Antiqua" w:eastAsiaTheme="minorEastAsia" w:hAnsi="Book Antiqua"/>
                  <w:b/>
                  <w:lang w:val="en-US"/>
                </w:rPr>
                <w:t>f</w:t>
              </w:r>
            </w:ins>
            <w:ins w:id="882" w:author="David Vacas Miguel" w:date="2018-06-26T13:44:00Z">
              <w:r w:rsidR="00BA1018" w:rsidRPr="004859D2">
                <w:rPr>
                  <w:rFonts w:ascii="Book Antiqua" w:eastAsiaTheme="minorEastAsia" w:hAnsi="Book Antiqua"/>
                  <w:b/>
                  <w:lang w:val="en-US"/>
                  <w:rPrChange w:id="883" w:author="David Vacas Miguel" w:date="2018-06-26T13:47:00Z">
                    <w:rPr>
                      <w:rFonts w:ascii="Book Antiqua" w:hAnsi="Book Antiqua"/>
                      <w:lang w:val="en-US"/>
                    </w:rPr>
                  </w:rPrChange>
                </w:rPr>
                <w:t>or</w:t>
              </w:r>
            </w:ins>
            <w:ins w:id="884" w:author="David Vacas Miguel" w:date="2018-06-26T13:48:00Z">
              <w:r w:rsidR="004859D2">
                <w:rPr>
                  <w:rFonts w:ascii="Book Antiqua" w:eastAsiaTheme="minorEastAsia" w:hAnsi="Book Antiqua"/>
                  <w:b/>
                  <w:lang w:val="en-US"/>
                </w:rPr>
                <w:t xml:space="preserve"> </w:t>
              </w:r>
            </w:ins>
            <w:ins w:id="885" w:author="David Vacas Miguel" w:date="2018-06-26T13:44:00Z">
              <w:r w:rsidR="00BA1018">
                <w:rPr>
                  <w:rFonts w:ascii="Book Antiqua" w:hAnsi="Book Antiqua"/>
                  <w:lang w:val="en-US"/>
                </w:rPr>
                <w:t>(</w:t>
              </w:r>
              <w:proofErr w:type="spellStart"/>
              <w:r w:rsidR="00BA1018">
                <w:rPr>
                  <w:rFonts w:ascii="Book Antiqua" w:hAnsi="Book Antiqua"/>
                  <w:lang w:val="en-US"/>
                </w:rPr>
                <w:t>i</w:t>
              </w:r>
              <w:proofErr w:type="spellEnd"/>
              <w:r w:rsidR="00BA1018">
                <w:rPr>
                  <w:rFonts w:ascii="Book Antiqua" w:hAnsi="Book Antiqua"/>
                  <w:lang w:val="en-US"/>
                </w:rPr>
                <w:t xml:space="preserve">=0; </w:t>
              </w:r>
            </w:ins>
            <w:ins w:id="886" w:author="David Vacas Miguel" w:date="2018-06-26T13:48:00Z">
              <w:r w:rsidR="004859D2">
                <w:rPr>
                  <w:rFonts w:ascii="Book Antiqua" w:hAnsi="Book Antiqua"/>
                  <w:lang w:val="en-US"/>
                </w:rPr>
                <w:t xml:space="preserve"> </w:t>
              </w:r>
            </w:ins>
            <w:proofErr w:type="spellStart"/>
            <w:ins w:id="887" w:author="David Vacas Miguel" w:date="2018-06-26T13:44:00Z">
              <w:r w:rsidR="00BA1018">
                <w:rPr>
                  <w:rFonts w:ascii="Book Antiqua" w:hAnsi="Book Antiqua"/>
                  <w:lang w:val="en-US"/>
                </w:rPr>
                <w:t>i</w:t>
              </w:r>
              <w:proofErr w:type="spellEnd"/>
              <w:r w:rsidR="00BA1018">
                <w:rPr>
                  <w:rFonts w:ascii="Book Antiqua" w:hAnsi="Book Antiqua"/>
                  <w:lang w:val="en-US"/>
                </w:rPr>
                <w:t>&lt;</w:t>
              </w:r>
              <w:proofErr w:type="spellStart"/>
              <w:r w:rsidR="00BA1018">
                <w:rPr>
                  <w:rFonts w:ascii="Book Antiqua" w:hAnsi="Book Antiqua"/>
                  <w:lang w:val="en-US"/>
                </w:rPr>
                <w:t>circuite.leng</w:t>
              </w:r>
            </w:ins>
            <w:ins w:id="888" w:author="David Vacas Miguel" w:date="2018-06-26T13:45:00Z">
              <w:r w:rsidR="00BA1018">
                <w:rPr>
                  <w:rFonts w:ascii="Book Antiqua" w:hAnsi="Book Antiqua"/>
                  <w:lang w:val="en-US"/>
                </w:rPr>
                <w:t>th</w:t>
              </w:r>
              <w:proofErr w:type="spellEnd"/>
              <w:r w:rsidR="004859D2">
                <w:rPr>
                  <w:rFonts w:ascii="Book Antiqua" w:hAnsi="Book Antiqua"/>
                  <w:lang w:val="en-US"/>
                </w:rPr>
                <w:t>;</w:t>
              </w:r>
            </w:ins>
            <w:ins w:id="889" w:author="David Vacas Miguel" w:date="2018-06-26T13:48:00Z">
              <w:r w:rsidR="004859D2">
                <w:rPr>
                  <w:rFonts w:ascii="Book Antiqua" w:hAnsi="Book Antiqua"/>
                  <w:lang w:val="en-US"/>
                </w:rPr>
                <w:t xml:space="preserve"> </w:t>
              </w:r>
            </w:ins>
            <w:proofErr w:type="spellStart"/>
            <w:ins w:id="890" w:author="David Vacas Miguel" w:date="2018-06-26T13:45:00Z">
              <w:r w:rsidR="004859D2">
                <w:rPr>
                  <w:rFonts w:ascii="Book Antiqua" w:hAnsi="Book Antiqua"/>
                  <w:lang w:val="en-US"/>
                </w:rPr>
                <w:t>i</w:t>
              </w:r>
              <w:proofErr w:type="spellEnd"/>
              <w:r w:rsidR="004859D2">
                <w:rPr>
                  <w:rFonts w:ascii="Book Antiqua" w:hAnsi="Book Antiqua"/>
                  <w:lang w:val="en-US"/>
                </w:rPr>
                <w:t>++</w:t>
              </w:r>
            </w:ins>
            <w:ins w:id="891" w:author="David Vacas Miguel" w:date="2018-06-26T13:44:00Z">
              <w:r w:rsidR="00BA1018">
                <w:rPr>
                  <w:rFonts w:ascii="Book Antiqua" w:hAnsi="Book Antiqua"/>
                  <w:lang w:val="en-US"/>
                </w:rPr>
                <w:t>)</w:t>
              </w:r>
            </w:ins>
          </w:p>
          <w:p w14:paraId="62D03974" w14:textId="77777777" w:rsidR="004859D2" w:rsidRDefault="004859D2" w:rsidP="00BA1018">
            <w:pPr>
              <w:pStyle w:val="Prrafodelista"/>
              <w:numPr>
                <w:ilvl w:val="0"/>
                <w:numId w:val="40"/>
              </w:numPr>
              <w:spacing w:before="120" w:after="120" w:line="360" w:lineRule="auto"/>
              <w:rPr>
                <w:ins w:id="892" w:author="David Vacas Miguel" w:date="2018-06-26T13:46:00Z"/>
                <w:rFonts w:ascii="Book Antiqua" w:hAnsi="Book Antiqua"/>
                <w:lang w:val="en-US"/>
              </w:rPr>
            </w:pPr>
            <w:ins w:id="893" w:author="David Vacas Miguel" w:date="2018-06-26T13:45:00Z">
              <w:r>
                <w:rPr>
                  <w:rFonts w:ascii="Book Antiqua" w:hAnsi="Book Antiqua"/>
                  <w:lang w:val="en-US"/>
                </w:rPr>
                <w:t xml:space="preserve">     distance = </w:t>
              </w:r>
              <w:proofErr w:type="spellStart"/>
              <w:r>
                <w:rPr>
                  <w:rFonts w:ascii="Book Antiqua" w:hAnsi="Book Antiqua"/>
                  <w:lang w:val="en-US"/>
                </w:rPr>
                <w:t>raiz</w:t>
              </w:r>
              <w:proofErr w:type="spellEnd"/>
              <w:r>
                <w:rPr>
                  <w:rFonts w:ascii="Book Antiqua" w:hAnsi="Book Antiqua"/>
                  <w:lang w:val="en-US"/>
                </w:rPr>
                <w:t>(</w:t>
              </w:r>
              <w:proofErr w:type="spellStart"/>
              <w:r>
                <w:rPr>
                  <w:rFonts w:ascii="Book Antiqua" w:hAnsi="Book Antiqua"/>
                  <w:lang w:val="en-US"/>
                </w:rPr>
                <w:t>cuadrado</w:t>
              </w:r>
              <w:proofErr w:type="spellEnd"/>
              <w:r>
                <w:rPr>
                  <w:rFonts w:ascii="Book Antiqua" w:hAnsi="Book Antiqua"/>
                  <w:lang w:val="en-US"/>
                </w:rPr>
                <w:t>(</w:t>
              </w:r>
              <w:proofErr w:type="spellStart"/>
              <w:r>
                <w:rPr>
                  <w:rFonts w:ascii="Book Antiqua" w:hAnsi="Book Antiqua"/>
                  <w:lang w:val="en-US"/>
                </w:rPr>
                <w:t>circuite</w:t>
              </w:r>
              <w:proofErr w:type="spellEnd"/>
              <w:r>
                <w:rPr>
                  <w:rFonts w:ascii="Book Antiqua" w:hAnsi="Book Antiqua"/>
                  <w:lang w:val="en-US"/>
                </w:rPr>
                <w:t>(</w:t>
              </w:r>
              <w:proofErr w:type="spellStart"/>
              <w:r>
                <w:rPr>
                  <w:rFonts w:ascii="Book Antiqua" w:hAnsi="Book Antiqua"/>
                  <w:lang w:val="en-US"/>
                </w:rPr>
                <w:t>i</w:t>
              </w:r>
              <w:proofErr w:type="spellEnd"/>
              <w:r>
                <w:rPr>
                  <w:rFonts w:ascii="Book Antiqua" w:hAnsi="Book Antiqua"/>
                  <w:lang w:val="en-US"/>
                </w:rPr>
                <w:t>).x</w:t>
              </w:r>
            </w:ins>
            <w:ins w:id="894" w:author="David Vacas Miguel" w:date="2018-06-26T13:46:00Z">
              <w:r>
                <w:rPr>
                  <w:rFonts w:ascii="Book Antiqua" w:hAnsi="Book Antiqua"/>
                  <w:lang w:val="en-US"/>
                </w:rPr>
                <w:t xml:space="preserve"> </w:t>
              </w:r>
            </w:ins>
            <w:ins w:id="895" w:author="David Vacas Miguel" w:date="2018-06-26T13:45:00Z">
              <w:r>
                <w:rPr>
                  <w:rFonts w:ascii="Book Antiqua" w:hAnsi="Book Antiqua"/>
                  <w:lang w:val="en-US"/>
                </w:rPr>
                <w:t>-</w:t>
              </w:r>
            </w:ins>
            <w:ins w:id="896" w:author="David Vacas Miguel" w:date="2018-06-26T13:46:00Z">
              <w:r>
                <w:rPr>
                  <w:rFonts w:ascii="Book Antiqua" w:hAnsi="Book Antiqua"/>
                  <w:lang w:val="en-US"/>
                </w:rPr>
                <w:t xml:space="preserve"> </w:t>
              </w:r>
            </w:ins>
            <w:proofErr w:type="spellStart"/>
            <w:ins w:id="897" w:author="David Vacas Miguel" w:date="2018-06-26T13:45:00Z">
              <w:r>
                <w:rPr>
                  <w:rFonts w:ascii="Book Antiqua" w:hAnsi="Book Antiqua"/>
                  <w:lang w:val="en-US"/>
                </w:rPr>
                <w:t>pos.x</w:t>
              </w:r>
              <w:proofErr w:type="spellEnd"/>
              <w:r>
                <w:rPr>
                  <w:rFonts w:ascii="Book Antiqua" w:hAnsi="Book Antiqua"/>
                  <w:lang w:val="en-US"/>
                </w:rPr>
                <w:t>))</w:t>
              </w:r>
            </w:ins>
            <w:ins w:id="898" w:author="David Vacas Miguel" w:date="2018-06-26T13:46:00Z">
              <w:r>
                <w:rPr>
                  <w:rFonts w:ascii="Book Antiqua" w:hAnsi="Book Antiqua"/>
                  <w:lang w:val="en-US"/>
                </w:rPr>
                <w:t xml:space="preserve"> + </w:t>
              </w:r>
              <w:proofErr w:type="spellStart"/>
              <w:r>
                <w:rPr>
                  <w:rFonts w:ascii="Book Antiqua" w:hAnsi="Book Antiqua"/>
                  <w:lang w:val="en-US"/>
                </w:rPr>
                <w:t>cuadrado</w:t>
              </w:r>
              <w:proofErr w:type="spellEnd"/>
              <w:r>
                <w:rPr>
                  <w:rFonts w:ascii="Book Antiqua" w:hAnsi="Book Antiqua"/>
                  <w:lang w:val="en-US"/>
                </w:rPr>
                <w:t>(</w:t>
              </w:r>
              <w:proofErr w:type="spellStart"/>
              <w:r>
                <w:rPr>
                  <w:rFonts w:ascii="Book Antiqua" w:hAnsi="Book Antiqua"/>
                  <w:lang w:val="en-US"/>
                </w:rPr>
                <w:t>circuite</w:t>
              </w:r>
              <w:proofErr w:type="spellEnd"/>
              <w:r>
                <w:rPr>
                  <w:rFonts w:ascii="Book Antiqua" w:hAnsi="Book Antiqua"/>
                  <w:lang w:val="en-US"/>
                </w:rPr>
                <w:t>(</w:t>
              </w:r>
              <w:proofErr w:type="spellStart"/>
              <w:r>
                <w:rPr>
                  <w:rFonts w:ascii="Book Antiqua" w:hAnsi="Book Antiqua"/>
                  <w:lang w:val="en-US"/>
                </w:rPr>
                <w:t>i</w:t>
              </w:r>
              <w:proofErr w:type="spellEnd"/>
              <w:r>
                <w:rPr>
                  <w:rFonts w:ascii="Book Antiqua" w:hAnsi="Book Antiqua"/>
                  <w:lang w:val="en-US"/>
                </w:rPr>
                <w:t xml:space="preserve">).z - </w:t>
              </w:r>
              <w:proofErr w:type="spellStart"/>
              <w:r>
                <w:rPr>
                  <w:rFonts w:ascii="Book Antiqua" w:hAnsi="Book Antiqua"/>
                  <w:lang w:val="en-US"/>
                </w:rPr>
                <w:t>pos.z</w:t>
              </w:r>
              <w:proofErr w:type="spellEnd"/>
              <w:r>
                <w:rPr>
                  <w:rFonts w:ascii="Book Antiqua" w:hAnsi="Book Antiqua"/>
                  <w:lang w:val="en-US"/>
                </w:rPr>
                <w:t>)</w:t>
              </w:r>
            </w:ins>
          </w:p>
          <w:p w14:paraId="76CCB094" w14:textId="5101E3E9" w:rsidR="004859D2" w:rsidRDefault="004859D2" w:rsidP="00BA1018">
            <w:pPr>
              <w:pStyle w:val="Prrafodelista"/>
              <w:numPr>
                <w:ilvl w:val="0"/>
                <w:numId w:val="40"/>
              </w:numPr>
              <w:spacing w:before="120" w:after="120" w:line="360" w:lineRule="auto"/>
              <w:rPr>
                <w:ins w:id="899" w:author="David Vacas Miguel" w:date="2018-06-26T13:46:00Z"/>
                <w:rFonts w:ascii="Book Antiqua" w:hAnsi="Book Antiqua"/>
                <w:lang w:val="en-US"/>
              </w:rPr>
            </w:pPr>
            <w:ins w:id="900" w:author="David Vacas Miguel" w:date="2018-06-26T13:46:00Z">
              <w:r>
                <w:rPr>
                  <w:rFonts w:ascii="Book Antiqua" w:hAnsi="Book Antiqua"/>
                  <w:lang w:val="en-US"/>
                </w:rPr>
                <w:t xml:space="preserve">     </w:t>
              </w:r>
              <w:r w:rsidRPr="004859D2">
                <w:rPr>
                  <w:rFonts w:ascii="Book Antiqua" w:eastAsiaTheme="minorEastAsia" w:hAnsi="Book Antiqua"/>
                  <w:b/>
                  <w:lang w:val="en-US"/>
                  <w:rPrChange w:id="901" w:author="David Vacas Miguel" w:date="2018-06-26T13:47:00Z">
                    <w:rPr>
                      <w:rFonts w:ascii="Book Antiqua" w:hAnsi="Book Antiqua"/>
                      <w:lang w:val="en-US"/>
                    </w:rPr>
                  </w:rPrChange>
                </w:rPr>
                <w:t>if</w:t>
              </w:r>
            </w:ins>
            <w:ins w:id="902" w:author="David Vacas Miguel" w:date="2018-06-26T13:47:00Z">
              <w:r>
                <w:rPr>
                  <w:rFonts w:ascii="Book Antiqua" w:eastAsiaTheme="minorEastAsia" w:hAnsi="Book Antiqua"/>
                  <w:b/>
                  <w:lang w:val="en-US"/>
                </w:rPr>
                <w:t xml:space="preserve"> </w:t>
              </w:r>
            </w:ins>
            <w:ins w:id="903" w:author="David Vacas Miguel" w:date="2018-06-26T13:46:00Z">
              <w:r>
                <w:rPr>
                  <w:rFonts w:ascii="Book Antiqua" w:hAnsi="Book Antiqua"/>
                  <w:lang w:val="en-US"/>
                </w:rPr>
                <w:t>distance&lt;threshold</w:t>
              </w:r>
            </w:ins>
          </w:p>
          <w:p w14:paraId="70ABC3D9" w14:textId="77777777" w:rsidR="004859D2" w:rsidRDefault="004859D2" w:rsidP="00BA1018">
            <w:pPr>
              <w:pStyle w:val="Prrafodelista"/>
              <w:numPr>
                <w:ilvl w:val="0"/>
                <w:numId w:val="40"/>
              </w:numPr>
              <w:spacing w:before="120" w:after="120" w:line="360" w:lineRule="auto"/>
              <w:rPr>
                <w:ins w:id="904" w:author="David Vacas Miguel" w:date="2018-06-26T13:47:00Z"/>
                <w:rFonts w:ascii="Book Antiqua" w:hAnsi="Book Antiqua"/>
                <w:lang w:val="en-US"/>
              </w:rPr>
            </w:pPr>
            <w:ins w:id="905" w:author="David Vacas Miguel" w:date="2018-06-26T13:46:00Z">
              <w:r>
                <w:rPr>
                  <w:rFonts w:ascii="Book Antiqua" w:hAnsi="Book Antiqua"/>
                  <w:lang w:val="en-US"/>
                </w:rPr>
                <w:t xml:space="preserve">         </w:t>
              </w:r>
            </w:ins>
            <w:ins w:id="906" w:author="David Vacas Miguel" w:date="2018-06-26T13:47:00Z">
              <w:r>
                <w:rPr>
                  <w:rFonts w:ascii="Book Antiqua" w:hAnsi="Book Antiqua"/>
                  <w:lang w:val="en-US"/>
                </w:rPr>
                <w:t xml:space="preserve"> </w:t>
              </w:r>
              <w:r w:rsidRPr="004859D2">
                <w:rPr>
                  <w:rFonts w:ascii="Book Antiqua" w:eastAsiaTheme="minorEastAsia" w:hAnsi="Book Antiqua"/>
                  <w:b/>
                  <w:lang w:val="en-US"/>
                  <w:rPrChange w:id="907" w:author="David Vacas Miguel" w:date="2018-06-26T13:48:00Z">
                    <w:rPr>
                      <w:rFonts w:ascii="Book Antiqua" w:hAnsi="Book Antiqua"/>
                      <w:lang w:val="en-US"/>
                    </w:rPr>
                  </w:rPrChange>
                </w:rPr>
                <w:t>return</w:t>
              </w:r>
              <w:r>
                <w:rPr>
                  <w:rFonts w:ascii="Book Antiqua" w:hAnsi="Book Antiqua"/>
                  <w:lang w:val="en-US"/>
                </w:rPr>
                <w:t xml:space="preserve"> true</w:t>
              </w:r>
            </w:ins>
          </w:p>
          <w:p w14:paraId="79AC531C" w14:textId="69E09E1C" w:rsidR="004859D2" w:rsidRDefault="004859D2" w:rsidP="00BA1018">
            <w:pPr>
              <w:pStyle w:val="Prrafodelista"/>
              <w:numPr>
                <w:ilvl w:val="0"/>
                <w:numId w:val="40"/>
              </w:numPr>
              <w:spacing w:before="120" w:after="120" w:line="360" w:lineRule="auto"/>
              <w:rPr>
                <w:ins w:id="908" w:author="David Vacas Miguel" w:date="2018-06-26T13:47:00Z"/>
                <w:rFonts w:ascii="Book Antiqua" w:hAnsi="Book Antiqua"/>
                <w:lang w:val="en-US"/>
              </w:rPr>
            </w:pPr>
            <w:proofErr w:type="spellStart"/>
            <w:ins w:id="909" w:author="David Vacas Miguel" w:date="2018-06-26T13:47:00Z">
              <w:r w:rsidRPr="004859D2">
                <w:rPr>
                  <w:rFonts w:ascii="Book Antiqua" w:eastAsiaTheme="minorEastAsia" w:hAnsi="Book Antiqua"/>
                  <w:b/>
                  <w:lang w:val="en-US"/>
                  <w:rPrChange w:id="910" w:author="David Vacas Miguel" w:date="2018-06-26T13:48:00Z">
                    <w:rPr>
                      <w:rFonts w:ascii="Book Antiqua" w:hAnsi="Book Antiqua"/>
                      <w:lang w:val="en-US"/>
                    </w:rPr>
                  </w:rPrChange>
                </w:rPr>
                <w:t>endfor</w:t>
              </w:r>
              <w:proofErr w:type="spellEnd"/>
            </w:ins>
          </w:p>
          <w:p w14:paraId="548BA78B" w14:textId="520577DF" w:rsidR="004859D2" w:rsidRPr="00BA1018" w:rsidRDefault="004859D2">
            <w:pPr>
              <w:pStyle w:val="Prrafodelista"/>
              <w:numPr>
                <w:ilvl w:val="0"/>
                <w:numId w:val="40"/>
              </w:numPr>
              <w:spacing w:before="120" w:after="120" w:line="360" w:lineRule="auto"/>
              <w:rPr>
                <w:ins w:id="911" w:author="David Vacas Miguel" w:date="2018-06-26T13:43:00Z"/>
                <w:rFonts w:ascii="Book Antiqua" w:hAnsi="Book Antiqua"/>
                <w:lang w:val="en-US"/>
                <w:rPrChange w:id="912" w:author="David Vacas Miguel" w:date="2018-06-26T13:44:00Z">
                  <w:rPr>
                    <w:ins w:id="913" w:author="David Vacas Miguel" w:date="2018-06-26T13:43:00Z"/>
                    <w:lang w:val="en-US"/>
                  </w:rPr>
                </w:rPrChange>
              </w:rPr>
              <w:pPrChange w:id="914" w:author="David Vacas Miguel" w:date="2018-06-26T13:44:00Z">
                <w:pPr>
                  <w:pStyle w:val="Prrafodelista"/>
                  <w:numPr>
                    <w:numId w:val="38"/>
                  </w:numPr>
                  <w:spacing w:before="120" w:after="120" w:line="360" w:lineRule="auto"/>
                  <w:ind w:hanging="360"/>
                </w:pPr>
              </w:pPrChange>
            </w:pPr>
            <w:ins w:id="915" w:author="David Vacas Miguel" w:date="2018-06-26T13:47:00Z">
              <w:r w:rsidRPr="004859D2">
                <w:rPr>
                  <w:rFonts w:ascii="Book Antiqua" w:eastAsiaTheme="minorEastAsia" w:hAnsi="Book Antiqua"/>
                  <w:b/>
                  <w:lang w:val="en-US"/>
                  <w:rPrChange w:id="916" w:author="David Vacas Miguel" w:date="2018-06-26T13:48:00Z">
                    <w:rPr>
                      <w:rFonts w:ascii="Book Antiqua" w:hAnsi="Book Antiqua"/>
                      <w:lang w:val="en-US"/>
                    </w:rPr>
                  </w:rPrChange>
                </w:rPr>
                <w:t>return</w:t>
              </w:r>
              <w:r>
                <w:rPr>
                  <w:rFonts w:ascii="Book Antiqua" w:hAnsi="Book Antiqua"/>
                  <w:lang w:val="en-US"/>
                </w:rPr>
                <w:t xml:space="preserve"> false</w:t>
              </w:r>
            </w:ins>
          </w:p>
        </w:tc>
      </w:tr>
    </w:tbl>
    <w:p w14:paraId="5495DA3C" w14:textId="77777777" w:rsidR="001323C4" w:rsidRPr="001323C4" w:rsidRDefault="001323C4" w:rsidP="001E4BD3">
      <w:pPr>
        <w:pStyle w:val="LetranormalTFG"/>
        <w:rPr>
          <w:rFonts w:ascii="Courier New" w:hAnsi="Courier New" w:cs="Courier New"/>
          <w:b/>
          <w:rPrChange w:id="917" w:author="David Vacas Miguel" w:date="2018-06-26T13:23:00Z">
            <w:rPr>
              <w:rFonts w:ascii="Courier Prime" w:hAnsi="Courier Prime"/>
            </w:rPr>
          </w:rPrChange>
        </w:rPr>
      </w:pPr>
    </w:p>
    <w:p w14:paraId="1F29A67C" w14:textId="40D796AE" w:rsidR="00036E9B" w:rsidRDefault="00D02459">
      <w:pPr>
        <w:pStyle w:val="LetranormalTFG"/>
        <w:rPr>
          <w:ins w:id="918" w:author="David Vacas Miguel" w:date="2018-05-31T12:14:00Z"/>
        </w:rPr>
        <w:sectPr w:rsidR="00036E9B" w:rsidSect="00036E9B">
          <w:footerReference w:type="default" r:id="rId100"/>
          <w:headerReference w:type="first" r:id="rId101"/>
          <w:footerReference w:type="first" r:id="rId102"/>
          <w:pgSz w:w="11906" w:h="16838"/>
          <w:pgMar w:top="1418" w:right="1418" w:bottom="1418" w:left="1418" w:header="709" w:footer="709" w:gutter="0"/>
          <w:cols w:space="708"/>
          <w:titlePg/>
          <w:docGrid w:linePitch="360"/>
        </w:sectPr>
      </w:pPr>
      <w:r w:rsidRPr="00F21B89">
        <w:t>Esta en una de las po</w:t>
      </w:r>
      <w:r>
        <w:t xml:space="preserve">sibles implementaciones, </w:t>
      </w:r>
      <w:r w:rsidR="00805F9F">
        <w:t>otras opciones son</w:t>
      </w:r>
      <w:r>
        <w:t>: la rueda en vez de frenar realiza el giro hacia atrás</w:t>
      </w:r>
      <w:ins w:id="927" w:author="David Vacas Miguel" w:date="2018-06-27T01:19:00Z">
        <w:r w:rsidR="00FE5CA4">
          <w:t xml:space="preserve"> </w:t>
        </w:r>
      </w:ins>
      <w:ins w:id="928" w:author="David Vacas Miguel" w:date="2018-06-27T01:19:00Z">
        <w:r w:rsidR="00FE5CA4" w:rsidRPr="00692A83">
          <w:rPr>
            <w:position w:val="-12"/>
          </w:rPr>
          <w:object w:dxaOrig="700" w:dyaOrig="360" w14:anchorId="512C42A3">
            <v:shape id="_x0000_i1061" type="#_x0000_t75" style="width:35.25pt;height:18pt" o:ole="">
              <v:imagedata r:id="rId103" o:title=""/>
            </v:shape>
            <o:OLEObject Type="Embed" ProgID="Equation.DSMT4" ShapeID="_x0000_i1061" DrawAspect="Content" ObjectID="_1591612268" r:id="rId104"/>
          </w:object>
        </w:r>
      </w:ins>
      <w:ins w:id="929" w:author="David Vacas Miguel" w:date="2018-06-27T01:19:00Z">
        <w:r w:rsidR="00FE5CA4">
          <w:t xml:space="preserve"> y/o</w:t>
        </w:r>
      </w:ins>
      <w:r>
        <w:t xml:space="preserve"> </w:t>
      </w:r>
      <w:del w:id="930" w:author="David Vacas Miguel" w:date="2018-06-27T01:19:00Z">
        <w:r w:rsidR="001323C4" w:rsidRPr="00326B5B" w:rsidDel="00FE5CA4">
          <w:fldChar w:fldCharType="begin"/>
        </w:r>
        <w:r w:rsidR="001323C4" w:rsidRPr="00326B5B" w:rsidDel="00FE5CA4">
          <w:fldChar w:fldCharType="end"/>
        </w:r>
      </w:del>
      <w:ins w:id="931" w:author="David Vacas Miguel" w:date="2018-06-27T01:19:00Z">
        <w:r w:rsidR="00FE5CA4" w:rsidRPr="00692A83">
          <w:rPr>
            <w:position w:val="-12"/>
          </w:rPr>
          <w:object w:dxaOrig="760" w:dyaOrig="360" w14:anchorId="2A7C915F">
            <v:shape id="_x0000_i1062" type="#_x0000_t75" style="width:38.25pt;height:18pt" o:ole="">
              <v:imagedata r:id="rId105" o:title=""/>
            </v:shape>
            <o:OLEObject Type="Embed" ProgID="Equation.DSMT4" ShapeID="_x0000_i1062" DrawAspect="Content" ObjectID="_1591612269" r:id="rId106"/>
          </w:object>
        </w:r>
      </w:ins>
      <w:ins w:id="932" w:author="David Vacas Miguel" w:date="2018-06-26T13:17:00Z">
        <w:r w:rsidR="001323C4" w:rsidRPr="00C23E16" w:rsidDel="001323C4">
          <w:t xml:space="preserve"> </w:t>
        </w:r>
      </w:ins>
      <w:del w:id="933" w:author="David Vacas Miguel" w:date="2018-06-26T13:16:00Z">
        <w:r w:rsidRPr="00C23E16" w:rsidDel="001323C4">
          <w:rPr>
            <w:position w:val="-14"/>
          </w:rPr>
          <w:object w:dxaOrig="740" w:dyaOrig="380" w14:anchorId="7452ED5D">
            <v:shape id="_x0000_i1063" type="#_x0000_t75" style="width:36.75pt;height:18.75pt" o:ole="">
              <v:imagedata r:id="rId107" o:title=""/>
            </v:shape>
            <o:OLEObject Type="Embed" ProgID="Equation.DSMT4" ShapeID="_x0000_i1063" DrawAspect="Content" ObjectID="_1591612270" r:id="rId108"/>
          </w:object>
        </w:r>
      </w:del>
      <w:r w:rsidR="00A5797F">
        <w:t xml:space="preserve"> o</w:t>
      </w:r>
      <w:r w:rsidRPr="00F21B89">
        <w:t xml:space="preserve"> </w:t>
      </w:r>
      <w:r w:rsidR="00805F9F">
        <w:t>disminuye la velocidad</w:t>
      </w:r>
      <w:r>
        <w:t xml:space="preserve"> en vez de frenar </w:t>
      </w:r>
      <w:ins w:id="934" w:author="David Vacas Miguel" w:date="2018-06-26T13:16:00Z">
        <w:r w:rsidR="001323C4">
          <w:t>completamente</w:t>
        </w:r>
      </w:ins>
      <w:ins w:id="935" w:author="David Vacas Miguel" w:date="2018-06-27T01:20:00Z">
        <w:r w:rsidR="00FE5CA4">
          <w:t xml:space="preserve"> </w:t>
        </w:r>
      </w:ins>
      <w:ins w:id="936" w:author="David Vacas Miguel" w:date="2018-06-27T01:20:00Z">
        <w:r w:rsidR="00FE5CA4" w:rsidRPr="00692A83">
          <w:rPr>
            <w:position w:val="-12"/>
          </w:rPr>
          <w:object w:dxaOrig="999" w:dyaOrig="360" w14:anchorId="6FC7739D">
            <v:shape id="_x0000_i1064" type="#_x0000_t75" style="width:50.25pt;height:18pt" o:ole="">
              <v:imagedata r:id="rId109" o:title=""/>
            </v:shape>
            <o:OLEObject Type="Embed" ProgID="Equation.DSMT4" ShapeID="_x0000_i1064" DrawAspect="Content" ObjectID="_1591612271" r:id="rId110"/>
          </w:object>
        </w:r>
      </w:ins>
      <w:ins w:id="937" w:author="David Vacas Miguel" w:date="2018-06-27T01:20:00Z">
        <w:r w:rsidR="00FE5CA4">
          <w:t xml:space="preserve"> y/o</w:t>
        </w:r>
      </w:ins>
      <w:ins w:id="938" w:author="David Vacas Miguel" w:date="2018-06-26T13:16:00Z">
        <w:r w:rsidR="001323C4">
          <w:t xml:space="preserve"> </w:t>
        </w:r>
      </w:ins>
      <w:del w:id="939" w:author="David Vacas Miguel" w:date="2018-06-27T01:20:00Z">
        <w:r w:rsidR="001323C4" w:rsidRPr="001323C4" w:rsidDel="00FE5CA4">
          <w:rPr>
            <w:position w:val="-12"/>
          </w:rPr>
          <w:object w:dxaOrig="2200" w:dyaOrig="360" w14:anchorId="7F9C2A47">
            <v:shape id="_x0000_i1065" type="#_x0000_t75" style="width:113.25pt;height:18pt" o:ole="">
              <v:imagedata r:id="rId111" o:title=""/>
            </v:shape>
            <o:OLEObject Type="Embed" ProgID="Equation.DSMT4" ShapeID="_x0000_i1065" DrawAspect="Content" ObjectID="_1591612272" r:id="rId112"/>
          </w:object>
        </w:r>
      </w:del>
      <w:ins w:id="940" w:author="David Vacas Miguel" w:date="2018-06-27T01:20:00Z">
        <w:r w:rsidR="00FE5CA4" w:rsidRPr="00692A83">
          <w:rPr>
            <w:position w:val="-12"/>
          </w:rPr>
          <w:object w:dxaOrig="1100" w:dyaOrig="360" w14:anchorId="304E6B74">
            <v:shape id="_x0000_i1066" type="#_x0000_t75" style="width:54.75pt;height:18pt" o:ole="">
              <v:imagedata r:id="rId113" o:title=""/>
            </v:shape>
            <o:OLEObject Type="Embed" ProgID="Equation.DSMT4" ShapeID="_x0000_i1066" DrawAspect="Content" ObjectID="_1591612273" r:id="rId114"/>
          </w:object>
        </w:r>
      </w:ins>
      <w:ins w:id="941" w:author="David Vacas Miguel" w:date="2018-06-26T13:19:00Z">
        <w:r w:rsidR="001323C4">
          <w:t xml:space="preserve"> con </w:t>
        </w:r>
      </w:ins>
      <w:ins w:id="942" w:author="David Vacas Miguel" w:date="2018-06-26T13:20:00Z">
        <w:r w:rsidR="001323C4" w:rsidRPr="00326B5B">
          <w:rPr>
            <w:position w:val="-10"/>
          </w:rPr>
          <w:object w:dxaOrig="900" w:dyaOrig="320" w14:anchorId="585D78BD">
            <v:shape id="_x0000_i1067" type="#_x0000_t75" style="width:45pt;height:15.75pt" o:ole="">
              <v:imagedata r:id="rId115" o:title=""/>
            </v:shape>
            <o:OLEObject Type="Embed" ProgID="Equation.DSMT4" ShapeID="_x0000_i1067" DrawAspect="Content" ObjectID="_1591612274" r:id="rId116"/>
          </w:object>
        </w:r>
      </w:ins>
      <w:ins w:id="943" w:author="David Vacas Miguel" w:date="2018-06-26T13:20:00Z">
        <w:r w:rsidR="001323C4">
          <w:t>.</w:t>
        </w:r>
      </w:ins>
      <w:del w:id="944" w:author="David Vacas Miguel" w:date="2018-05-31T12:14:00Z">
        <w:r w:rsidDel="00036E9B">
          <w:delText>.</w:delText>
        </w:r>
      </w:del>
    </w:p>
    <w:p w14:paraId="35B30CF0" w14:textId="69A5F80B" w:rsidR="00D02459" w:rsidRPr="00D02459" w:rsidDel="00036E9B" w:rsidRDefault="00D02459">
      <w:pPr>
        <w:pStyle w:val="TituloTFG"/>
        <w:rPr>
          <w:del w:id="945" w:author="David Vacas Miguel" w:date="2018-05-31T12:13:00Z"/>
        </w:rPr>
        <w:pPrChange w:id="946" w:author="David Vacas Miguel" w:date="2018-05-31T12:14:00Z">
          <w:pPr>
            <w:pStyle w:val="LetranormalTFG"/>
          </w:pPr>
        </w:pPrChange>
      </w:pPr>
    </w:p>
    <w:p w14:paraId="011AB890" w14:textId="1BE4B52C" w:rsidR="00BC3217" w:rsidDel="00036E9B" w:rsidRDefault="00BC3217">
      <w:pPr>
        <w:pStyle w:val="TituloTFG"/>
        <w:rPr>
          <w:del w:id="947" w:author="David Vacas Miguel" w:date="2018-05-31T12:14:00Z"/>
          <w:sz w:val="36"/>
        </w:rPr>
        <w:pPrChange w:id="948" w:author="David Vacas Miguel" w:date="2018-05-31T12:14:00Z">
          <w:pPr>
            <w:pStyle w:val="LetranormalTFG"/>
          </w:pPr>
        </w:pPrChange>
      </w:pPr>
      <w:del w:id="949" w:author="David Vacas Miguel" w:date="2018-05-31T12:13:00Z">
        <w:r w:rsidDel="00036E9B">
          <w:br w:type="page"/>
        </w:r>
      </w:del>
    </w:p>
    <w:p w14:paraId="79271EE3" w14:textId="70446CA1" w:rsidR="00BC3217" w:rsidRDefault="00BC3217">
      <w:pPr>
        <w:pStyle w:val="TituloTFG"/>
      </w:pPr>
      <w:bookmarkStart w:id="950" w:name="_Toc517795806"/>
      <w:bookmarkStart w:id="951" w:name="_Toc517869950"/>
      <w:r>
        <w:t>Capítulo 3 Entorno tecnológico</w:t>
      </w:r>
      <w:bookmarkEnd w:id="950"/>
      <w:bookmarkEnd w:id="951"/>
    </w:p>
    <w:p w14:paraId="05CFB3AE" w14:textId="5862953B" w:rsidR="00983833" w:rsidDel="00E45822" w:rsidRDefault="00913D6B" w:rsidP="00F21B89">
      <w:pPr>
        <w:pStyle w:val="LetranormalTFG"/>
        <w:rPr>
          <w:del w:id="952" w:author="David Vacas Miguel" w:date="2018-05-30T11:49:00Z"/>
        </w:rPr>
      </w:pPr>
      <w:r w:rsidRPr="00F21B89">
        <w:t xml:space="preserve">Para el desarrollo del trabajo se han utilizado </w:t>
      </w:r>
      <w:r w:rsidR="00416750">
        <w:t>diferentes</w:t>
      </w:r>
      <w:r w:rsidRPr="00F21B89">
        <w:t xml:space="preserve"> </w:t>
      </w:r>
      <w:r w:rsidR="00F1385F">
        <w:t>tecnologías:</w:t>
      </w:r>
      <w:r w:rsidR="00F1385F" w:rsidDel="0037381C">
        <w:t xml:space="preserve"> </w:t>
      </w:r>
    </w:p>
    <w:p w14:paraId="20779FE2" w14:textId="11E77B74" w:rsidR="00983833" w:rsidRDefault="00983833">
      <w:pPr>
        <w:pStyle w:val="LetranormalTFG"/>
      </w:pPr>
    </w:p>
    <w:p w14:paraId="781C1540" w14:textId="68682AAA" w:rsidR="00D25D18" w:rsidRDefault="00D25D18" w:rsidP="00D25D18">
      <w:pPr>
        <w:pStyle w:val="LetranormalTFG"/>
        <w:numPr>
          <w:ilvl w:val="0"/>
          <w:numId w:val="35"/>
        </w:numPr>
        <w:rPr>
          <w:ins w:id="953" w:author="David Vacas Miguel" w:date="2018-06-26T13:51:00Z"/>
        </w:rPr>
      </w:pPr>
      <w:proofErr w:type="spellStart"/>
      <w:ins w:id="954" w:author="David Vacas Miguel" w:date="2018-06-26T13:51:00Z">
        <w:r>
          <w:t>Freeglut</w:t>
        </w:r>
        <w:proofErr w:type="spellEnd"/>
        <w:r>
          <w:t xml:space="preserve"> para la creación de los modelos 3D utilizados.</w:t>
        </w:r>
      </w:ins>
    </w:p>
    <w:p w14:paraId="289ACAA7" w14:textId="043B8522" w:rsidR="00D25D18" w:rsidRDefault="00D25D18">
      <w:pPr>
        <w:pStyle w:val="LetranormalTFG"/>
        <w:numPr>
          <w:ilvl w:val="0"/>
          <w:numId w:val="35"/>
        </w:numPr>
        <w:rPr>
          <w:ins w:id="955" w:author="David Vacas Miguel" w:date="2018-06-26T13:51:00Z"/>
        </w:rPr>
      </w:pPr>
      <w:proofErr w:type="spellStart"/>
      <w:ins w:id="956" w:author="David Vacas Miguel" w:date="2018-06-26T13:52:00Z">
        <w:r>
          <w:t>Glm</w:t>
        </w:r>
        <w:proofErr w:type="spellEnd"/>
        <w:r>
          <w:t xml:space="preserve"> para el cálculo de matrices necesarias para el posicionamiento del robot y sus sensores.</w:t>
        </w:r>
      </w:ins>
    </w:p>
    <w:p w14:paraId="5501F681" w14:textId="733DC2E0" w:rsidR="00983833" w:rsidDel="00E45822" w:rsidRDefault="00D25D18">
      <w:pPr>
        <w:pStyle w:val="LetranormalTFG"/>
        <w:numPr>
          <w:ilvl w:val="0"/>
          <w:numId w:val="35"/>
        </w:numPr>
        <w:rPr>
          <w:del w:id="957" w:author="David Vacas Miguel" w:date="2018-05-30T11:49:00Z"/>
        </w:rPr>
        <w:pPrChange w:id="958" w:author="David Vacas Miguel" w:date="2018-05-30T11:48:00Z">
          <w:pPr>
            <w:pStyle w:val="LetranormalTFG"/>
          </w:pPr>
        </w:pPrChange>
      </w:pPr>
      <w:ins w:id="959" w:author="David Vacas Miguel" w:date="2018-06-26T13:52:00Z">
        <w:r>
          <w:t>OpenGL para la visualización grafica (3D) del robot en diferentes perspectivas</w:t>
        </w:r>
        <w:r>
          <w:rPr>
            <w:noProof/>
            <w:lang w:eastAsia="es-ES"/>
          </w:rPr>
          <w:t>.</w:t>
        </w:r>
      </w:ins>
      <w:del w:id="960" w:author="David Vacas Miguel" w:date="2018-06-26T13:52:00Z">
        <w:r w:rsidR="00983833" w:rsidDel="00D25D18">
          <w:delText xml:space="preserve">Qt para la </w:delText>
        </w:r>
        <w:r w:rsidR="00000017" w:rsidDel="00D25D18">
          <w:delText xml:space="preserve">creación </w:delText>
        </w:r>
        <w:r w:rsidR="00974A63" w:rsidDel="00D25D18">
          <w:delText>de la interfaz de</w:delText>
        </w:r>
        <w:r w:rsidR="00983833" w:rsidDel="00D25D18">
          <w:delText xml:space="preserve"> usuario</w:delText>
        </w:r>
      </w:del>
      <w:del w:id="961" w:author="David Vacas Miguel" w:date="2018-06-26T13:50:00Z">
        <w:r w:rsidR="00974A63" w:rsidDel="00D25D18">
          <w:delText xml:space="preserve"> y</w:delText>
        </w:r>
      </w:del>
      <w:del w:id="962" w:author="David Vacas Miguel" w:date="2018-06-26T13:52:00Z">
        <w:r w:rsidR="00974A63" w:rsidDel="00D25D18">
          <w:delText xml:space="preserve"> la ventana </w:delText>
        </w:r>
      </w:del>
      <w:del w:id="963" w:author="David Vacas Miguel" w:date="2018-06-26T13:50:00Z">
        <w:r w:rsidR="00974A63" w:rsidDel="00D25D18">
          <w:delText>para</w:delText>
        </w:r>
      </w:del>
      <w:del w:id="964" w:author="David Vacas Miguel" w:date="2018-06-26T13:52:00Z">
        <w:r w:rsidR="00974A63" w:rsidDel="00D25D18">
          <w:delText xml:space="preserve"> la simulación del robot</w:delText>
        </w:r>
        <w:r w:rsidR="00983833" w:rsidDel="00D25D18">
          <w:delText>.</w:delText>
        </w:r>
      </w:del>
    </w:p>
    <w:p w14:paraId="7ED22397" w14:textId="5A7B5D39" w:rsidR="00983833" w:rsidRDefault="00983833">
      <w:pPr>
        <w:pStyle w:val="LetranormalTFG"/>
        <w:numPr>
          <w:ilvl w:val="0"/>
          <w:numId w:val="35"/>
        </w:numPr>
        <w:pPrChange w:id="965" w:author="David Vacas Miguel" w:date="2018-05-30T11:49:00Z">
          <w:pPr>
            <w:pStyle w:val="LetranormalTFG"/>
          </w:pPr>
        </w:pPrChange>
      </w:pPr>
    </w:p>
    <w:p w14:paraId="01802027" w14:textId="5CAD012A" w:rsidR="00913D6B" w:rsidDel="00E45822" w:rsidRDefault="00DD5EC9">
      <w:pPr>
        <w:pStyle w:val="LetranormalTFG"/>
        <w:numPr>
          <w:ilvl w:val="0"/>
          <w:numId w:val="35"/>
        </w:numPr>
        <w:rPr>
          <w:del w:id="966" w:author="David Vacas Miguel" w:date="2018-05-30T11:49:00Z"/>
          <w:noProof/>
          <w:lang w:eastAsia="es-ES"/>
        </w:rPr>
        <w:pPrChange w:id="967" w:author="David Vacas Miguel" w:date="2018-05-30T11:49:00Z">
          <w:pPr>
            <w:pStyle w:val="LetranormalTFG"/>
          </w:pPr>
        </w:pPrChange>
      </w:pPr>
      <w:r>
        <w:rPr>
          <w:noProof/>
          <w:lang w:eastAsia="es-ES"/>
        </w:rPr>
        <w:drawing>
          <wp:anchor distT="0" distB="0" distL="114300" distR="114300" simplePos="0" relativeHeight="251672576" behindDoc="0" locked="0" layoutInCell="1" allowOverlap="1" wp14:anchorId="1F1EA679" wp14:editId="4C1E5AA4">
            <wp:simplePos x="0" y="0"/>
            <wp:positionH relativeFrom="column">
              <wp:posOffset>1536065</wp:posOffset>
            </wp:positionH>
            <wp:positionV relativeFrom="paragraph">
              <wp:posOffset>543560</wp:posOffset>
            </wp:positionV>
            <wp:extent cx="1487170" cy="958215"/>
            <wp:effectExtent l="0" t="0" r="0" b="0"/>
            <wp:wrapThrough wrapText="bothSides">
              <wp:wrapPolygon edited="0">
                <wp:start x="0" y="0"/>
                <wp:lineTo x="0" y="21042"/>
                <wp:lineTo x="21305" y="21042"/>
                <wp:lineTo x="21305" y="0"/>
                <wp:lineTo x="0" y="0"/>
              </wp:wrapPolygon>
            </wp:wrapThrough>
            <wp:docPr id="306" name="Imagen 306" descr="C:\Users\David\AppData\Local\Microsoft\Windows\INetCache\Content.Word\glm-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David\AppData\Local\Microsoft\Windows\INetCache\Content.Word\glm-logo.jpg"/>
                    <pic:cNvPicPr>
                      <a:picLocks noChangeAspect="1" noChangeArrowheads="1"/>
                    </pic:cNvPicPr>
                  </pic:nvPicPr>
                  <pic:blipFill rotWithShape="1">
                    <a:blip r:embed="rId117" cstate="print">
                      <a:extLst>
                        <a:ext uri="{28A0092B-C50C-407E-A947-70E740481C1C}">
                          <a14:useLocalDpi xmlns:a14="http://schemas.microsoft.com/office/drawing/2010/main" val="0"/>
                        </a:ext>
                      </a:extLst>
                    </a:blip>
                    <a:srcRect l="12840" t="10125"/>
                    <a:stretch/>
                  </pic:blipFill>
                  <pic:spPr bwMode="auto">
                    <a:xfrm>
                      <a:off x="0" y="0"/>
                      <a:ext cx="1487170" cy="95821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lang w:eastAsia="es-ES"/>
        </w:rPr>
        <w:drawing>
          <wp:anchor distT="0" distB="0" distL="114300" distR="114300" simplePos="0" relativeHeight="251670528" behindDoc="0" locked="0" layoutInCell="1" allowOverlap="1" wp14:anchorId="1ED83C67" wp14:editId="74129F9E">
            <wp:simplePos x="0" y="0"/>
            <wp:positionH relativeFrom="margin">
              <wp:posOffset>4819650</wp:posOffset>
            </wp:positionH>
            <wp:positionV relativeFrom="paragraph">
              <wp:posOffset>466725</wp:posOffset>
            </wp:positionV>
            <wp:extent cx="933450" cy="933450"/>
            <wp:effectExtent l="0" t="0" r="0" b="0"/>
            <wp:wrapThrough wrapText="bothSides">
              <wp:wrapPolygon edited="0">
                <wp:start x="0" y="0"/>
                <wp:lineTo x="0" y="21159"/>
                <wp:lineTo x="21159" y="21159"/>
                <wp:lineTo x="21159" y="0"/>
                <wp:lineTo x="0" y="0"/>
              </wp:wrapPolygon>
            </wp:wrapThrough>
            <wp:docPr id="19" name="Imagen 19" descr="C:\Users\David\AppData\Local\Microsoft\Windows\INetCache\Content.Word\q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David\AppData\Local\Microsoft\Windows\INetCache\Content.Word\qt_logo.png"/>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anchor>
        </w:drawing>
      </w:r>
      <w:ins w:id="968" w:author="David Vacas Miguel" w:date="2018-06-26T13:52:00Z">
        <w:r w:rsidR="00D25D18">
          <w:t>Qt, tanto para la creación de la interfaz de usuario, como para la creación de la ventana en la que mostrar la simulación del robot.</w:t>
        </w:r>
      </w:ins>
      <w:del w:id="969" w:author="David Vacas Miguel" w:date="2018-05-30T11:49:00Z">
        <w:r w:rsidR="00913D6B" w:rsidDel="00E45822">
          <w:delText xml:space="preserve">  </w:delText>
        </w:r>
      </w:del>
      <w:del w:id="970" w:author="David Vacas Miguel" w:date="2018-06-26T13:52:00Z">
        <w:r w:rsidR="00983833" w:rsidDel="00D25D18">
          <w:delText xml:space="preserve">OpenGL para </w:delText>
        </w:r>
      </w:del>
      <w:del w:id="971" w:author="David Vacas Miguel" w:date="2018-06-26T13:50:00Z">
        <w:r w:rsidR="00983833" w:rsidDel="00D25D18">
          <w:delText xml:space="preserve">implementar </w:delText>
        </w:r>
        <w:r w:rsidR="00974A63" w:rsidDel="00D25D18">
          <w:delText>gráficos</w:delText>
        </w:r>
        <w:r w:rsidR="00CC53D1" w:rsidDel="00D25D18">
          <w:delText xml:space="preserve"> 3D</w:delText>
        </w:r>
        <w:r w:rsidR="00CA018B" w:rsidDel="00D25D18">
          <w:delText xml:space="preserve"> y realizar la simulación del robot</w:delText>
        </w:r>
      </w:del>
      <w:del w:id="972" w:author="David Vacas Miguel" w:date="2018-06-26T13:52:00Z">
        <w:r w:rsidR="00F1385F" w:rsidDel="00D25D18">
          <w:rPr>
            <w:noProof/>
            <w:lang w:eastAsia="es-ES"/>
          </w:rPr>
          <w:delText>.</w:delText>
        </w:r>
      </w:del>
    </w:p>
    <w:p w14:paraId="308D3FEA" w14:textId="5941B547" w:rsidR="00983833" w:rsidDel="00C73A70" w:rsidRDefault="00983833">
      <w:pPr>
        <w:pStyle w:val="LetranormalTFG"/>
        <w:numPr>
          <w:ilvl w:val="0"/>
          <w:numId w:val="35"/>
        </w:numPr>
        <w:rPr>
          <w:del w:id="973" w:author="David Vacas Miguel" w:date="2018-06-26T13:52:00Z"/>
        </w:rPr>
        <w:pPrChange w:id="974" w:author="David Vacas Miguel" w:date="2018-05-30T11:49:00Z">
          <w:pPr>
            <w:pStyle w:val="LetranormalTFG"/>
          </w:pPr>
        </w:pPrChange>
      </w:pPr>
    </w:p>
    <w:p w14:paraId="6878AB9E" w14:textId="16E2574B" w:rsidR="00983833" w:rsidDel="00E45822" w:rsidRDefault="00983833">
      <w:pPr>
        <w:pStyle w:val="LetranormalTFG"/>
        <w:numPr>
          <w:ilvl w:val="0"/>
          <w:numId w:val="35"/>
        </w:numPr>
        <w:rPr>
          <w:del w:id="975" w:author="David Vacas Miguel" w:date="2018-05-30T11:49:00Z"/>
        </w:rPr>
        <w:pPrChange w:id="976" w:author="David Vacas Miguel" w:date="2018-06-26T13:52:00Z">
          <w:pPr>
            <w:pStyle w:val="LetranormalTFG"/>
          </w:pPr>
        </w:pPrChange>
      </w:pPr>
      <w:del w:id="977" w:author="David Vacas Miguel" w:date="2018-06-26T13:51:00Z">
        <w:r w:rsidDel="00D25D18">
          <w:delText>Glm para el cálculo de matrices</w:delText>
        </w:r>
        <w:r w:rsidR="00000017" w:rsidDel="00D25D18">
          <w:delText xml:space="preserve"> necesarias para la simulación del robot</w:delText>
        </w:r>
        <w:r w:rsidR="00F1385F" w:rsidDel="00D25D18">
          <w:delText>.</w:delText>
        </w:r>
      </w:del>
    </w:p>
    <w:p w14:paraId="18461ED5" w14:textId="0AFCEE36" w:rsidR="00B72F56" w:rsidDel="00D25D18" w:rsidRDefault="00B72F56" w:rsidP="00D25D18">
      <w:pPr>
        <w:pStyle w:val="LetranormalTFG"/>
        <w:rPr>
          <w:del w:id="978" w:author="David Vacas Miguel" w:date="2018-06-26T13:51:00Z"/>
        </w:rPr>
      </w:pPr>
    </w:p>
    <w:p w14:paraId="244B4BBC" w14:textId="77777777" w:rsidR="00D25D18" w:rsidRDefault="00D25D18">
      <w:pPr>
        <w:pStyle w:val="LetranormalTFG"/>
        <w:numPr>
          <w:ilvl w:val="0"/>
          <w:numId w:val="35"/>
        </w:numPr>
        <w:rPr>
          <w:ins w:id="979" w:author="David Vacas Miguel" w:date="2018-06-26T13:51:00Z"/>
        </w:rPr>
        <w:pPrChange w:id="980" w:author="David Vacas Miguel" w:date="2018-06-26T13:52:00Z">
          <w:pPr>
            <w:pStyle w:val="LetranormalTFG"/>
          </w:pPr>
        </w:pPrChange>
      </w:pPr>
    </w:p>
    <w:p w14:paraId="2228227D" w14:textId="40A36A70" w:rsidR="00E45822" w:rsidDel="009A1E9C" w:rsidRDefault="00DD5EC9">
      <w:pPr>
        <w:pStyle w:val="LetranormalTFG"/>
        <w:rPr>
          <w:del w:id="981" w:author="David Vacas Miguel" w:date="2018-06-26T17:45:00Z"/>
        </w:rPr>
      </w:pPr>
      <w:r>
        <w:rPr>
          <w:noProof/>
          <w:lang w:eastAsia="es-ES"/>
        </w:rPr>
        <w:drawing>
          <wp:anchor distT="0" distB="0" distL="114300" distR="114300" simplePos="0" relativeHeight="251673600" behindDoc="0" locked="0" layoutInCell="1" allowOverlap="1" wp14:anchorId="1F4BDCFF" wp14:editId="2F59C20B">
            <wp:simplePos x="0" y="0"/>
            <wp:positionH relativeFrom="column">
              <wp:posOffset>1270</wp:posOffset>
            </wp:positionH>
            <wp:positionV relativeFrom="paragraph">
              <wp:posOffset>174625</wp:posOffset>
            </wp:positionV>
            <wp:extent cx="1353820" cy="335915"/>
            <wp:effectExtent l="0" t="0" r="0" b="6985"/>
            <wp:wrapThrough wrapText="bothSides">
              <wp:wrapPolygon edited="0">
                <wp:start x="0" y="0"/>
                <wp:lineTo x="0" y="20824"/>
                <wp:lineTo x="21276" y="20824"/>
                <wp:lineTo x="21276" y="0"/>
                <wp:lineTo x="0" y="0"/>
              </wp:wrapPolygon>
            </wp:wrapThrough>
            <wp:docPr id="311" name="Imagen 311" descr="F:\TFG\Git\TFG-RobotSiguelineas\Memoria\Imagenes\Freeglut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TFG\Git\TFG-RobotSiguelineas\Memoria\Imagenes\FreeglutIcon.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353820" cy="3359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71552" behindDoc="0" locked="0" layoutInCell="1" allowOverlap="1" wp14:anchorId="44F0718C" wp14:editId="583730E3">
            <wp:simplePos x="0" y="0"/>
            <wp:positionH relativeFrom="column">
              <wp:posOffset>3153410</wp:posOffset>
            </wp:positionH>
            <wp:positionV relativeFrom="paragraph">
              <wp:posOffset>11430</wp:posOffset>
            </wp:positionV>
            <wp:extent cx="1435100" cy="622300"/>
            <wp:effectExtent l="0" t="0" r="0" b="6350"/>
            <wp:wrapThrough wrapText="bothSides">
              <wp:wrapPolygon edited="0">
                <wp:start x="5448" y="0"/>
                <wp:lineTo x="2867" y="1322"/>
                <wp:lineTo x="0" y="6612"/>
                <wp:lineTo x="0" y="14547"/>
                <wp:lineTo x="3727" y="21159"/>
                <wp:lineTo x="5735" y="21159"/>
                <wp:lineTo x="10609" y="21159"/>
                <wp:lineTo x="10609" y="21159"/>
                <wp:lineTo x="20644" y="17192"/>
                <wp:lineTo x="21218" y="14547"/>
                <wp:lineTo x="19211" y="10580"/>
                <wp:lineTo x="19497" y="7273"/>
                <wp:lineTo x="16917" y="3306"/>
                <wp:lineTo x="10609" y="0"/>
                <wp:lineTo x="5448" y="0"/>
              </wp:wrapPolygon>
            </wp:wrapThrough>
            <wp:docPr id="20" name="Imagen 20" descr="C:\Users\David\AppData\Local\Microsoft\Windows\INetCache\Content.Word\Openg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David\AppData\Local\Microsoft\Windows\INetCache\Content.Word\Opengl-logo.png"/>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1435100" cy="622300"/>
                    </a:xfrm>
                    <a:prstGeom prst="rect">
                      <a:avLst/>
                    </a:prstGeom>
                    <a:noFill/>
                    <a:ln>
                      <a:noFill/>
                    </a:ln>
                  </pic:spPr>
                </pic:pic>
              </a:graphicData>
            </a:graphic>
          </wp:anchor>
        </w:drawing>
      </w:r>
      <w:del w:id="982" w:author="David Vacas Miguel" w:date="2018-06-26T13:51:00Z">
        <w:r w:rsidR="002E4A2A" w:rsidDel="00D25D18">
          <w:delText>Freeglut para crear modelos 3D.</w:delText>
        </w:r>
      </w:del>
    </w:p>
    <w:p w14:paraId="2B5E1ADD" w14:textId="79BAF07D" w:rsidR="00913D6B" w:rsidRPr="00FE3863" w:rsidRDefault="00913D6B" w:rsidP="00F21B89">
      <w:pPr>
        <w:pStyle w:val="LetranormalTFG"/>
      </w:pPr>
    </w:p>
    <w:p w14:paraId="54394795" w14:textId="5573F99D" w:rsidR="00BC3217" w:rsidDel="00E45822" w:rsidRDefault="00D27C27" w:rsidP="00F21B89">
      <w:pPr>
        <w:pStyle w:val="TFGtitulo2"/>
        <w:rPr>
          <w:del w:id="983" w:author="David Vacas Miguel" w:date="2018-05-30T11:47:00Z"/>
        </w:rPr>
      </w:pPr>
      <w:bookmarkStart w:id="984" w:name="_Toc517795807"/>
      <w:bookmarkStart w:id="985" w:name="_Toc517869951"/>
      <w:ins w:id="986" w:author="David Vacas Miguel" w:date="2018-06-26T17:27:00Z">
        <w:r>
          <w:t>3.</w:t>
        </w:r>
      </w:ins>
      <w:r w:rsidR="00255D26">
        <w:t xml:space="preserve">1. </w:t>
      </w:r>
      <w:r w:rsidR="00D73616">
        <w:t>OpenGL</w:t>
      </w:r>
      <w:bookmarkEnd w:id="984"/>
      <w:bookmarkEnd w:id="985"/>
    </w:p>
    <w:p w14:paraId="1EEDFE48" w14:textId="2B40E547" w:rsidR="00D73616" w:rsidRDefault="00D73616">
      <w:pPr>
        <w:pStyle w:val="TFGtitulo2"/>
        <w:pPrChange w:id="987" w:author="David Vacas Miguel" w:date="2018-05-30T11:47:00Z">
          <w:pPr>
            <w:pStyle w:val="LetranormalTFG"/>
          </w:pPr>
        </w:pPrChange>
      </w:pPr>
    </w:p>
    <w:p w14:paraId="257A79FB" w14:textId="1DCA9C89" w:rsidR="00D73616" w:rsidRDefault="00CC53D1" w:rsidP="00D73616">
      <w:pPr>
        <w:pStyle w:val="LetranormalTFG"/>
      </w:pPr>
      <w:r>
        <w:t>Para la implementación de gráficos 3D</w:t>
      </w:r>
      <w:r w:rsidR="00D73616">
        <w:t xml:space="preserve"> existen diferentes </w:t>
      </w:r>
      <w:proofErr w:type="spellStart"/>
      <w:r w:rsidR="00D73616">
        <w:t>APIs</w:t>
      </w:r>
      <w:proofErr w:type="spellEnd"/>
      <w:r w:rsidR="00D73616">
        <w:t xml:space="preserve"> que se pueden utilizar como pueden ser Direct3D (para Windows), </w:t>
      </w:r>
      <w:proofErr w:type="spellStart"/>
      <w:r w:rsidR="00D73616">
        <w:t>Mantle</w:t>
      </w:r>
      <w:proofErr w:type="spellEnd"/>
      <w:r w:rsidR="00D73616">
        <w:t xml:space="preserve"> (para tarjetas AMD), </w:t>
      </w:r>
      <w:proofErr w:type="spellStart"/>
      <w:r w:rsidR="00D73616">
        <w:t>Vulkan</w:t>
      </w:r>
      <w:proofErr w:type="spellEnd"/>
      <w:r w:rsidR="00D73616">
        <w:t xml:space="preserve"> (basado en </w:t>
      </w:r>
      <w:proofErr w:type="spellStart"/>
      <w:r w:rsidR="00D73616">
        <w:t>Mantle</w:t>
      </w:r>
      <w:proofErr w:type="spellEnd"/>
      <w:r w:rsidR="00D73616">
        <w:t xml:space="preserve"> y multiplataforma) </w:t>
      </w:r>
      <w:ins w:id="988" w:author="David Vacas Miguel" w:date="2018-06-26T13:53:00Z">
        <w:r w:rsidR="00C73A70">
          <w:t>u</w:t>
        </w:r>
      </w:ins>
      <w:del w:id="989" w:author="David Vacas Miguel" w:date="2018-06-26T13:53:00Z">
        <w:r w:rsidR="00D73616" w:rsidDel="00C73A70">
          <w:delText>o</w:delText>
        </w:r>
      </w:del>
      <w:r w:rsidR="00D73616">
        <w:t xml:space="preserve"> OpenGL. Se decidió utilizar OpenGL puesto que es la librería más conocida, pública y multiplataforma, además</w:t>
      </w:r>
      <w:ins w:id="990" w:author="David Vacas Miguel" w:date="2018-06-26T13:53:00Z">
        <w:r w:rsidR="00C73A70">
          <w:t xml:space="preserve"> de que</w:t>
        </w:r>
      </w:ins>
      <w:r w:rsidR="00D73616">
        <w:t xml:space="preserve"> es fácil integrarl</w:t>
      </w:r>
      <w:r w:rsidR="00F17C90">
        <w:t>a</w:t>
      </w:r>
      <w:r w:rsidR="00D73616">
        <w:t xml:space="preserve"> en la mayoría de los proyectos.</w:t>
      </w:r>
    </w:p>
    <w:p w14:paraId="66A648F4" w14:textId="32018C37" w:rsidR="00D73616" w:rsidRDefault="00D73616" w:rsidP="00D73616">
      <w:pPr>
        <w:pStyle w:val="LetranormalTFG"/>
      </w:pPr>
      <w:r>
        <w:t xml:space="preserve">OpenGL es una API multilenguaje y multiplataforma que se utiliza para el desarrollo de aplicaciones en las que se utilicen gráficos 2D y 3D. Este </w:t>
      </w:r>
      <w:del w:id="991" w:author="David Vacas Miguel" w:date="2018-06-26T13:54:00Z">
        <w:r w:rsidDel="00C73A70">
          <w:delText xml:space="preserve">te </w:delText>
        </w:r>
      </w:del>
      <w:r>
        <w:t xml:space="preserve">proporciona funciones con las cuales </w:t>
      </w:r>
      <w:del w:id="992" w:author="David Vacas Miguel" w:date="2018-06-26T13:54:00Z">
        <w:r w:rsidDel="00C73A70">
          <w:delText xml:space="preserve">podrás </w:delText>
        </w:r>
      </w:del>
      <w:ins w:id="993" w:author="David Vacas Miguel" w:date="2018-06-26T13:54:00Z">
        <w:r w:rsidR="00C73A70">
          <w:t xml:space="preserve">se pueden renderizar </w:t>
        </w:r>
      </w:ins>
      <w:del w:id="994" w:author="David Vacas Miguel" w:date="2018-06-26T13:54:00Z">
        <w:r w:rsidDel="00C73A70">
          <w:delText xml:space="preserve">realizar </w:delText>
        </w:r>
      </w:del>
      <w:r>
        <w:t>imágenes,</w:t>
      </w:r>
      <w:ins w:id="995" w:author="David Vacas Miguel" w:date="2018-06-26T13:54:00Z">
        <w:r w:rsidR="00C73A70">
          <w:t xml:space="preserve"> realizar</w:t>
        </w:r>
      </w:ins>
      <w:r>
        <w:t xml:space="preserve"> animaciones, juegos, simulaciones, etc. </w:t>
      </w:r>
      <w:ins w:id="996" w:author="David Vacas Miguel" w:date="2018-06-26T13:54:00Z">
        <w:r w:rsidR="00C73A70">
          <w:t xml:space="preserve">Adicionalmente, </w:t>
        </w:r>
      </w:ins>
      <w:r>
        <w:t xml:space="preserve">OpenGL </w:t>
      </w:r>
      <w:del w:id="997" w:author="David Vacas Miguel" w:date="2018-06-26T13:55:00Z">
        <w:r w:rsidDel="00C73A70">
          <w:delText>te permite realizar entre otras muchas cosas</w:delText>
        </w:r>
      </w:del>
      <w:ins w:id="998" w:author="David Vacas Miguel" w:date="2018-06-26T13:55:00Z">
        <w:r w:rsidR="00C73A70">
          <w:t>también permite</w:t>
        </w:r>
      </w:ins>
      <w:r>
        <w:t>:</w:t>
      </w:r>
    </w:p>
    <w:p w14:paraId="1449B061" w14:textId="266FCBC8" w:rsidR="00D73616" w:rsidRDefault="00D73616" w:rsidP="00D73616">
      <w:pPr>
        <w:pStyle w:val="LetranormalTFG"/>
        <w:numPr>
          <w:ilvl w:val="0"/>
          <w:numId w:val="25"/>
        </w:numPr>
      </w:pPr>
      <w:r>
        <w:t xml:space="preserve">Construir formas geométricas a partir de las primitivas que este </w:t>
      </w:r>
      <w:del w:id="999" w:author="David Vacas Miguel" w:date="2018-06-26T13:56:00Z">
        <w:r w:rsidDel="002A40A7">
          <w:delText xml:space="preserve">te </w:delText>
        </w:r>
      </w:del>
      <w:r>
        <w:t>proporciona.</w:t>
      </w:r>
    </w:p>
    <w:p w14:paraId="6A0036C1" w14:textId="77777777" w:rsidR="00D73616" w:rsidRDefault="00D73616" w:rsidP="00D73616">
      <w:pPr>
        <w:pStyle w:val="LetranormalTFG"/>
        <w:numPr>
          <w:ilvl w:val="0"/>
          <w:numId w:val="25"/>
        </w:numPr>
      </w:pPr>
      <w:r>
        <w:t>Ubicar los objetos en la escena.</w:t>
      </w:r>
    </w:p>
    <w:p w14:paraId="254168D3" w14:textId="77777777" w:rsidR="00D73616" w:rsidRDefault="00D73616" w:rsidP="00D73616">
      <w:pPr>
        <w:pStyle w:val="LetranormalTFG"/>
        <w:numPr>
          <w:ilvl w:val="0"/>
          <w:numId w:val="25"/>
        </w:numPr>
      </w:pPr>
      <w:r>
        <w:t>Ubicar el punto desde el que se visualiza la escena.</w:t>
      </w:r>
    </w:p>
    <w:p w14:paraId="595F30E8" w14:textId="77777777" w:rsidR="00D73616" w:rsidRDefault="00D73616" w:rsidP="00D73616">
      <w:pPr>
        <w:pStyle w:val="LetranormalTFG"/>
        <w:numPr>
          <w:ilvl w:val="0"/>
          <w:numId w:val="25"/>
        </w:numPr>
      </w:pPr>
      <w:r>
        <w:t>Poner color o texturas.</w:t>
      </w:r>
    </w:p>
    <w:p w14:paraId="33E40E59" w14:textId="77777777" w:rsidR="00D73616" w:rsidRDefault="00D73616" w:rsidP="00D73616">
      <w:pPr>
        <w:pStyle w:val="LetranormalTFG"/>
        <w:numPr>
          <w:ilvl w:val="0"/>
          <w:numId w:val="25"/>
        </w:numPr>
      </w:pPr>
      <w:r>
        <w:t>Crear luces.</w:t>
      </w:r>
    </w:p>
    <w:p w14:paraId="4F072C8C" w14:textId="77777777" w:rsidR="00D73616" w:rsidRDefault="00D73616" w:rsidP="00D73616">
      <w:pPr>
        <w:pStyle w:val="LetranormalTFG"/>
        <w:numPr>
          <w:ilvl w:val="0"/>
          <w:numId w:val="25"/>
        </w:numPr>
      </w:pPr>
      <w:r>
        <w:t>Realizar la rasterización.</w:t>
      </w:r>
    </w:p>
    <w:p w14:paraId="03EAD9BE" w14:textId="77777777" w:rsidR="00D73616" w:rsidRPr="00293F11" w:rsidRDefault="00D73616" w:rsidP="00D73616">
      <w:pPr>
        <w:pStyle w:val="LetranormalTFG"/>
      </w:pPr>
    </w:p>
    <w:p w14:paraId="63AFEDB7" w14:textId="2C386E6C" w:rsidR="00D73616" w:rsidRDefault="00D73616" w:rsidP="00D73616">
      <w:pPr>
        <w:pStyle w:val="LetranormalTFG"/>
      </w:pPr>
      <w:r>
        <w:t>OpenGL tiene diferentes versiones que siguen pudiendo ser utilizadas hoy en día</w:t>
      </w:r>
      <w:ins w:id="1000" w:author="David Vacas Miguel" w:date="2018-06-26T13:56:00Z">
        <w:r w:rsidR="002A40A7">
          <w:t>.</w:t>
        </w:r>
      </w:ins>
      <w:del w:id="1001" w:author="David Vacas Miguel" w:date="2018-06-26T13:56:00Z">
        <w:r w:rsidDel="002A40A7">
          <w:delText>,</w:delText>
        </w:r>
      </w:del>
      <w:r>
        <w:t xml:space="preserve"> </w:t>
      </w:r>
      <w:del w:id="1002" w:author="David Vacas Miguel" w:date="2018-06-26T13:56:00Z">
        <w:r w:rsidDel="002A40A7">
          <w:delText>a</w:delText>
        </w:r>
      </w:del>
      <w:ins w:id="1003" w:author="David Vacas Miguel" w:date="2018-06-26T13:56:00Z">
        <w:r w:rsidR="002A40A7">
          <w:t>A</w:t>
        </w:r>
      </w:ins>
      <w:r>
        <w:t xml:space="preserve"> continuación, </w:t>
      </w:r>
      <w:r w:rsidR="00177899">
        <w:t xml:space="preserve">se realiza </w:t>
      </w:r>
      <w:r>
        <w:t>una muy breve explicación de las más relevantes:</w:t>
      </w:r>
    </w:p>
    <w:p w14:paraId="6F3F7F50" w14:textId="77777777" w:rsidR="00D73616" w:rsidRPr="000C5FC6" w:rsidRDefault="00D73616" w:rsidP="00D73616">
      <w:pPr>
        <w:pStyle w:val="LetranormalTFG"/>
        <w:numPr>
          <w:ilvl w:val="0"/>
          <w:numId w:val="25"/>
        </w:numPr>
        <w:rPr>
          <w:u w:val="single"/>
        </w:rPr>
      </w:pPr>
      <w:r w:rsidRPr="009D25A6">
        <w:rPr>
          <w:b/>
          <w:u w:val="single"/>
        </w:rPr>
        <w:t>OpenGL 1.X:</w:t>
      </w:r>
      <w:r>
        <w:t xml:space="preserve"> en las diferentes actualizaciones fueron haciendo extensiones al núcleo de la API.</w:t>
      </w:r>
    </w:p>
    <w:p w14:paraId="7204073C" w14:textId="77777777" w:rsidR="00D73616" w:rsidRDefault="00D73616" w:rsidP="00D73616">
      <w:pPr>
        <w:pStyle w:val="LetranormalTFG"/>
        <w:numPr>
          <w:ilvl w:val="0"/>
          <w:numId w:val="25"/>
        </w:numPr>
      </w:pPr>
      <w:r w:rsidRPr="009D25A6">
        <w:rPr>
          <w:b/>
          <w:u w:val="single"/>
        </w:rPr>
        <w:t>OpenGL 2.X:</w:t>
      </w:r>
      <w:r>
        <w:t xml:space="preserve"> se incorporó GLSL (OpenGL </w:t>
      </w:r>
      <w:proofErr w:type="spellStart"/>
      <w:r>
        <w:t>Shading</w:t>
      </w:r>
      <w:proofErr w:type="spellEnd"/>
      <w:r>
        <w:t xml:space="preserve"> </w:t>
      </w:r>
      <w:proofErr w:type="spellStart"/>
      <w:r>
        <w:t>Language</w:t>
      </w:r>
      <w:proofErr w:type="spellEnd"/>
      <w:r>
        <w:t>), con el cual se podía programar las etapas de transformación y rasterizado del cauce gráfico.</w:t>
      </w:r>
    </w:p>
    <w:p w14:paraId="1F968DA6" w14:textId="77777777" w:rsidR="00D73616" w:rsidRDefault="00D73616" w:rsidP="00D73616">
      <w:pPr>
        <w:pStyle w:val="LetranormalTFG"/>
        <w:numPr>
          <w:ilvl w:val="0"/>
          <w:numId w:val="25"/>
        </w:numPr>
      </w:pPr>
      <w:r w:rsidRPr="009D25A6">
        <w:rPr>
          <w:b/>
          <w:u w:val="single"/>
        </w:rPr>
        <w:t>OpenGL 3.X:</w:t>
      </w:r>
      <w:r>
        <w:t xml:space="preserve"> en la primera etapa (OpenGL 3.0) se nombra ciertas funciones como obsoletas, que serán marcadas para ser eliminadas en futuras versiones (la mayoría de ellas en la versión 3.1).</w:t>
      </w:r>
    </w:p>
    <w:p w14:paraId="6DC4CEBA" w14:textId="4D6174E8" w:rsidR="00D73616" w:rsidRPr="0062064E" w:rsidRDefault="00D73616" w:rsidP="00D73616">
      <w:pPr>
        <w:pStyle w:val="LetranormalTFG"/>
        <w:numPr>
          <w:ilvl w:val="0"/>
          <w:numId w:val="25"/>
        </w:numPr>
      </w:pPr>
      <w:r w:rsidRPr="009D25A6">
        <w:rPr>
          <w:b/>
          <w:u w:val="single"/>
        </w:rPr>
        <w:t>OpenGL 4.X:</w:t>
      </w:r>
      <w:r>
        <w:t xml:space="preserve"> actualmente la última versión de OpenGL (4.6) lanzada </w:t>
      </w:r>
      <w:r w:rsidR="00F17C90">
        <w:t>en</w:t>
      </w:r>
      <w:r>
        <w:t xml:space="preserve"> 2017. Se añaden una gran cantidad de funcionalidades.</w:t>
      </w:r>
    </w:p>
    <w:p w14:paraId="323BA2F7" w14:textId="1D4C388E" w:rsidR="00D73616" w:rsidRDefault="00D73616" w:rsidP="00F21B89">
      <w:pPr>
        <w:pStyle w:val="LetranormalTFG"/>
      </w:pPr>
      <w:r>
        <w:t>A pesar de esto OpenGL tiene un problema, no es fácil crear una interfaz con la que un usuario pueda interactuar</w:t>
      </w:r>
      <w:ins w:id="1004" w:author="David Vacas Miguel" w:date="2018-06-26T13:57:00Z">
        <w:r w:rsidR="002A40A7">
          <w:t>.</w:t>
        </w:r>
      </w:ins>
      <w:del w:id="1005" w:author="David Vacas Miguel" w:date="2018-06-26T13:57:00Z">
        <w:r w:rsidDel="002A40A7">
          <w:delText>,</w:delText>
        </w:r>
      </w:del>
      <w:r>
        <w:t xml:space="preserve"> </w:t>
      </w:r>
      <w:del w:id="1006" w:author="David Vacas Miguel" w:date="2018-06-26T13:57:00Z">
        <w:r w:rsidDel="002A40A7">
          <w:delText>p</w:delText>
        </w:r>
      </w:del>
      <w:ins w:id="1007" w:author="David Vacas Miguel" w:date="2018-06-26T13:57:00Z">
        <w:r w:rsidR="002A40A7">
          <w:t>P</w:t>
        </w:r>
      </w:ins>
      <w:r>
        <w:t>or ello y para solucionar este problema</w:t>
      </w:r>
      <w:ins w:id="1008" w:author="David Vacas Miguel" w:date="2018-06-26T13:57:00Z">
        <w:r w:rsidR="002A40A7">
          <w:t>,</w:t>
        </w:r>
      </w:ins>
      <w:r>
        <w:t xml:space="preserve"> </w:t>
      </w:r>
      <w:ins w:id="1009" w:author="David Vacas Miguel" w:date="2018-06-26T13:57:00Z">
        <w:r w:rsidR="002A40A7">
          <w:t xml:space="preserve">como se verá más adelante, </w:t>
        </w:r>
      </w:ins>
      <w:r>
        <w:t xml:space="preserve">se </w:t>
      </w:r>
      <w:ins w:id="1010" w:author="David Vacas Miguel" w:date="2018-06-26T13:57:00Z">
        <w:r w:rsidR="002A40A7">
          <w:t xml:space="preserve">ha </w:t>
        </w:r>
      </w:ins>
      <w:r>
        <w:t>utiliza Qt en este proyecto.</w:t>
      </w:r>
    </w:p>
    <w:p w14:paraId="62DA5690" w14:textId="70D383F5" w:rsidR="005273B0" w:rsidDel="002A40A7" w:rsidRDefault="005273B0" w:rsidP="005273B0">
      <w:pPr>
        <w:pStyle w:val="LetranormalTFG"/>
        <w:rPr>
          <w:del w:id="1011" w:author="David Vacas Miguel" w:date="2018-06-26T13:58:00Z"/>
        </w:rPr>
      </w:pPr>
      <w:r>
        <w:t>El cauce grafico es el conjunto de transformaciones y procesados de la imagen que se realiza a los elementos que definen la escena hasta llegar a la imagen resultante final.</w:t>
      </w:r>
      <w:ins w:id="1012" w:author="David Vacas Miguel" w:date="2018-06-26T13:58:00Z">
        <w:r w:rsidR="002A40A7">
          <w:t xml:space="preserve"> </w:t>
        </w:r>
      </w:ins>
      <w:del w:id="1013" w:author="David Vacas Miguel" w:date="2018-06-26T13:58:00Z">
        <w:r w:rsidDel="002A40A7">
          <w:delText xml:space="preserve"> Actualmente la generación de estas imágenes sigue una serie de pasos ya definidos.</w:delText>
        </w:r>
      </w:del>
    </w:p>
    <w:p w14:paraId="6D37B21A" w14:textId="11C67A5F" w:rsidR="005273B0" w:rsidDel="002A40A7" w:rsidRDefault="005273B0" w:rsidP="002A40A7">
      <w:pPr>
        <w:pStyle w:val="LetranormalTFG"/>
        <w:rPr>
          <w:del w:id="1014" w:author="David Vacas Miguel" w:date="2018-06-26T14:04:00Z"/>
        </w:rPr>
      </w:pPr>
      <w:del w:id="1015" w:author="David Vacas Miguel" w:date="2018-06-26T13:58:00Z">
        <w:r w:rsidDel="002A40A7">
          <w:delText>El cauce grafico</w:delText>
        </w:r>
      </w:del>
      <w:ins w:id="1016" w:author="David Vacas Miguel" w:date="2018-06-26T13:58:00Z">
        <w:r w:rsidR="002A40A7">
          <w:t>Dicho cauce</w:t>
        </w:r>
      </w:ins>
      <w:r>
        <w:t xml:space="preserve"> se divide en varios pasos o etapas que se conectan entre ellas, es decir la salida de la primera será la entrada de la segunda, y así sucesivamente. En la figura </w:t>
      </w:r>
      <w:r w:rsidR="00562E23">
        <w:t>1</w:t>
      </w:r>
      <w:ins w:id="1017" w:author="David Vacas Miguel" w:date="2018-05-27T13:32:00Z">
        <w:r w:rsidR="00447A67">
          <w:t>5</w:t>
        </w:r>
      </w:ins>
      <w:del w:id="1018" w:author="David Vacas Miguel" w:date="2018-05-27T13:32:00Z">
        <w:r w:rsidR="00562E23" w:rsidDel="00447A67">
          <w:delText>4</w:delText>
        </w:r>
      </w:del>
      <w:r>
        <w:t xml:space="preserve"> podemos observar las diferentes etapas y como se conectan</w:t>
      </w:r>
      <w:del w:id="1019" w:author="David Vacas Miguel" w:date="2018-06-26T13:59:00Z">
        <w:r w:rsidDel="002A40A7">
          <w:delText xml:space="preserve"> como hemos citado anteriormente</w:delText>
        </w:r>
      </w:del>
      <w:r>
        <w:t>.</w:t>
      </w:r>
      <w:ins w:id="1020" w:author="David Vacas Miguel" w:date="2018-06-26T13:59:00Z">
        <w:r w:rsidR="002A40A7">
          <w:t xml:space="preserve"> OpenGL define las etapas de un cauce grafico común para todos los tipos de hardwa</w:t>
        </w:r>
      </w:ins>
      <w:ins w:id="1021" w:author="David Vacas Miguel" w:date="2018-06-26T14:00:00Z">
        <w:r w:rsidR="002A40A7">
          <w:t>re.</w:t>
        </w:r>
      </w:ins>
    </w:p>
    <w:p w14:paraId="06514B82" w14:textId="77777777" w:rsidR="002A40A7" w:rsidRDefault="002A40A7" w:rsidP="005273B0">
      <w:pPr>
        <w:pStyle w:val="LetranormalTFG"/>
        <w:rPr>
          <w:ins w:id="1022" w:author="David Vacas Miguel" w:date="2018-06-26T14:04:00Z"/>
        </w:rPr>
      </w:pPr>
    </w:p>
    <w:p w14:paraId="0CB87D98" w14:textId="77777777" w:rsidR="005273B0" w:rsidDel="002A40A7" w:rsidRDefault="005273B0" w:rsidP="005273B0">
      <w:pPr>
        <w:pStyle w:val="LetranormalTFG"/>
        <w:rPr>
          <w:del w:id="1023" w:author="David Vacas Miguel" w:date="2018-06-26T14:04:00Z"/>
        </w:rPr>
      </w:pPr>
    </w:p>
    <w:p w14:paraId="1CB6E44C" w14:textId="1592205B" w:rsidR="005273B0" w:rsidRDefault="005273B0">
      <w:pPr>
        <w:pStyle w:val="LetranormalTFG"/>
        <w:jc w:val="center"/>
      </w:pPr>
      <w:del w:id="1024" w:author="David Vacas Miguel" w:date="2018-06-26T14:02:00Z">
        <w:r w:rsidDel="002A40A7">
          <w:rPr>
            <w:noProof/>
            <w:lang w:eastAsia="es-ES"/>
          </w:rPr>
          <w:drawing>
            <wp:inline distT="0" distB="0" distL="0" distR="0" wp14:anchorId="04A902BA" wp14:editId="5F35308E">
              <wp:extent cx="5295900" cy="1733550"/>
              <wp:effectExtent l="0" t="0" r="0" b="0"/>
              <wp:docPr id="310" name="Imagen 310" descr="cauce grafico etap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uce grafico etapas"/>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295900" cy="1733550"/>
                      </a:xfrm>
                      <a:prstGeom prst="rect">
                        <a:avLst/>
                      </a:prstGeom>
                      <a:noFill/>
                      <a:ln>
                        <a:noFill/>
                      </a:ln>
                    </pic:spPr>
                  </pic:pic>
                </a:graphicData>
              </a:graphic>
            </wp:inline>
          </w:drawing>
        </w:r>
      </w:del>
      <w:ins w:id="1025" w:author="David Vacas Miguel" w:date="2018-06-26T14:04:00Z">
        <w:r w:rsidR="002A40A7">
          <w:rPr>
            <w:noProof/>
            <w:lang w:eastAsia="es-ES"/>
          </w:rPr>
          <w:drawing>
            <wp:inline distT="0" distB="0" distL="0" distR="0" wp14:anchorId="053D510D" wp14:editId="4270B1B7">
              <wp:extent cx="4992867" cy="2314575"/>
              <wp:effectExtent l="0" t="0" r="0" b="0"/>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028859" cy="2331260"/>
                      </a:xfrm>
                      <a:prstGeom prst="rect">
                        <a:avLst/>
                      </a:prstGeom>
                      <a:noFill/>
                      <a:ln>
                        <a:noFill/>
                      </a:ln>
                    </pic:spPr>
                  </pic:pic>
                </a:graphicData>
              </a:graphic>
            </wp:inline>
          </w:drawing>
        </w:r>
      </w:ins>
    </w:p>
    <w:p w14:paraId="2F60F44D" w14:textId="0BB366EA" w:rsidR="005273B0" w:rsidDel="001523AB" w:rsidRDefault="005273B0" w:rsidP="005273B0">
      <w:pPr>
        <w:pStyle w:val="LetranormalTFG"/>
        <w:jc w:val="center"/>
        <w:rPr>
          <w:del w:id="1026" w:author="David Vacas Miguel" w:date="2018-06-02T12:58:00Z"/>
        </w:rPr>
      </w:pPr>
      <w:r>
        <w:rPr>
          <w:b/>
        </w:rPr>
        <w:t xml:space="preserve">Figura </w:t>
      </w:r>
      <w:r w:rsidR="00562E23">
        <w:rPr>
          <w:b/>
        </w:rPr>
        <w:t>1</w:t>
      </w:r>
      <w:ins w:id="1027" w:author="David Vacas Miguel" w:date="2018-05-27T13:32:00Z">
        <w:r w:rsidR="00447A67">
          <w:rPr>
            <w:b/>
          </w:rPr>
          <w:t>5</w:t>
        </w:r>
      </w:ins>
      <w:del w:id="1028" w:author="David Vacas Miguel" w:date="2018-05-27T13:32:00Z">
        <w:r w:rsidR="00562E23" w:rsidDel="00447A67">
          <w:rPr>
            <w:b/>
          </w:rPr>
          <w:delText>4</w:delText>
        </w:r>
      </w:del>
      <w:r>
        <w:rPr>
          <w:b/>
        </w:rPr>
        <w:t xml:space="preserve">. </w:t>
      </w:r>
      <w:r>
        <w:t>Etapas del cauce gráfico.</w:t>
      </w:r>
    </w:p>
    <w:p w14:paraId="35890CC2" w14:textId="77777777" w:rsidR="005273B0" w:rsidRDefault="005273B0">
      <w:pPr>
        <w:pStyle w:val="LetranormalTFG"/>
        <w:jc w:val="center"/>
      </w:pPr>
    </w:p>
    <w:p w14:paraId="65BB3FB2" w14:textId="440AEDF3" w:rsidR="005273B0" w:rsidDel="001523AB" w:rsidRDefault="005273B0" w:rsidP="005273B0">
      <w:pPr>
        <w:pStyle w:val="LetranormalTFG"/>
        <w:rPr>
          <w:del w:id="1029" w:author="David Vacas Miguel" w:date="2018-06-02T12:58:00Z"/>
        </w:rPr>
      </w:pPr>
      <w:del w:id="1030" w:author="David Vacas Miguel" w:date="2018-06-26T14:06:00Z">
        <w:r w:rsidDel="00CA6F04">
          <w:lastRenderedPageBreak/>
          <w:delText>Las tres etapas principales del cauce grafico son: transformación</w:delText>
        </w:r>
        <w:r w:rsidR="003904EC" w:rsidDel="00CA6F04">
          <w:delText>/geométrica</w:delText>
        </w:r>
        <w:r w:rsidDel="00CA6F04">
          <w:delText>, rasterizado y sombreado.</w:delText>
        </w:r>
      </w:del>
      <w:ins w:id="1031" w:author="David Vacas Miguel" w:date="2018-06-26T14:06:00Z">
        <w:r w:rsidR="00CA6F04">
          <w:t>De todas estas etapas, se describen a continuación las asociadas al procesamiento de los vértices de la escena (a) por ser las más importantes para el desarrollo de este proyecto.</w:t>
        </w:r>
      </w:ins>
    </w:p>
    <w:p w14:paraId="4C4CE3CD" w14:textId="234477C9" w:rsidR="00BC3217" w:rsidRDefault="00BC3217">
      <w:pPr>
        <w:pStyle w:val="LetranormalTFG"/>
      </w:pPr>
    </w:p>
    <w:p w14:paraId="55BE0D92" w14:textId="37B42FB6" w:rsidR="00D73616" w:rsidDel="001523AB" w:rsidRDefault="00D27C27" w:rsidP="00F21B89">
      <w:pPr>
        <w:pStyle w:val="TFGtitulo2"/>
        <w:rPr>
          <w:del w:id="1032" w:author="David Vacas Miguel" w:date="2018-06-02T12:58:00Z"/>
        </w:rPr>
      </w:pPr>
      <w:bookmarkStart w:id="1033" w:name="_Toc517795808"/>
      <w:bookmarkStart w:id="1034" w:name="_Toc517869952"/>
      <w:ins w:id="1035" w:author="David Vacas Miguel" w:date="2018-06-26T17:27:00Z">
        <w:r>
          <w:t>3.</w:t>
        </w:r>
      </w:ins>
      <w:r w:rsidR="00255D26">
        <w:t xml:space="preserve">2. </w:t>
      </w:r>
      <w:r w:rsidR="00D73616">
        <w:t>Etapa Geométrica</w:t>
      </w:r>
      <w:bookmarkEnd w:id="1033"/>
      <w:bookmarkEnd w:id="1034"/>
    </w:p>
    <w:p w14:paraId="288AB332" w14:textId="77777777" w:rsidR="00762C1C" w:rsidRDefault="00762C1C">
      <w:pPr>
        <w:pStyle w:val="TFGtitulo2"/>
        <w:pPrChange w:id="1036" w:author="David Vacas Miguel" w:date="2018-06-02T12:58:00Z">
          <w:pPr>
            <w:pStyle w:val="LetranormalTFG"/>
          </w:pPr>
        </w:pPrChange>
      </w:pPr>
    </w:p>
    <w:p w14:paraId="5AF61A04" w14:textId="39E92F69" w:rsidR="00D73616" w:rsidRDefault="00762C1C" w:rsidP="00D73616">
      <w:pPr>
        <w:pStyle w:val="LetranormalTFG"/>
      </w:pPr>
      <w:r>
        <w:t xml:space="preserve">En esta etapa se transforma las coordenadas de los vértices de los objetos </w:t>
      </w:r>
      <w:del w:id="1037" w:author="David Vacas Miguel" w:date="2018-06-26T14:07:00Z">
        <w:r w:rsidDel="00CA6F04">
          <w:delText xml:space="preserve">de </w:delText>
        </w:r>
      </w:del>
      <w:ins w:id="1038" w:author="David Vacas Miguel" w:date="2018-06-26T14:07:00Z">
        <w:r w:rsidR="00CA6F04">
          <w:t xml:space="preserve">3D en </w:t>
        </w:r>
      </w:ins>
      <w:r>
        <w:t>su sistema local a su proyección en 2D.</w:t>
      </w:r>
      <w:del w:id="1039" w:author="David Vacas Miguel" w:date="2018-06-26T14:07:00Z">
        <w:r w:rsidDel="00CA6F04">
          <w:delText xml:space="preserve"> </w:delText>
        </w:r>
      </w:del>
      <w:ins w:id="1040" w:author="David Vacas Miguel" w:date="2018-06-26T14:07:00Z">
        <w:r w:rsidR="00CA6F04">
          <w:t xml:space="preserve"> Dicha etapa lleva a cabo su tarea mediante una serie de cálculos matriciales</w:t>
        </w:r>
      </w:ins>
      <w:ins w:id="1041" w:author="David Vacas Miguel" w:date="2018-06-26T14:08:00Z">
        <w:r w:rsidR="00CA6F04">
          <w:t>. En concreto,</w:t>
        </w:r>
      </w:ins>
      <w:del w:id="1042" w:author="David Vacas Miguel" w:date="2018-06-26T14:07:00Z">
        <w:r w:rsidDel="00CA6F04">
          <w:delText>Esto se realiza mediante cálculos de matrices en los que una vez se han realizado todos los cálculos se consiguen las coordenadas en la proyección.</w:delText>
        </w:r>
        <w:r w:rsidR="009318A1" w:rsidRPr="009318A1" w:rsidDel="00CA6F04">
          <w:delText xml:space="preserve"> </w:delText>
        </w:r>
        <w:r w:rsidR="00DB787F" w:rsidDel="00CA6F04">
          <w:delText>Para</w:delText>
        </w:r>
        <w:r w:rsidR="009318A1" w:rsidDel="00CA6F04">
          <w:delText xml:space="preserve"> 3D, las matrices que se utilizan para los cálculos son matrices 4x4</w:delText>
        </w:r>
      </w:del>
      <w:del w:id="1043" w:author="David Vacas Miguel" w:date="2018-06-26T14:08:00Z">
        <w:r w:rsidR="009318A1" w:rsidDel="00CA6F04">
          <w:delText>.</w:delText>
        </w:r>
        <w:r w:rsidR="009318A1" w:rsidRPr="009318A1" w:rsidDel="00CA6F04">
          <w:delText xml:space="preserve"> </w:delText>
        </w:r>
        <w:r w:rsidR="009318A1" w:rsidDel="00CA6F04">
          <w:delText>P</w:delText>
        </w:r>
      </w:del>
      <w:ins w:id="1044" w:author="David Vacas Miguel" w:date="2018-06-26T14:08:00Z">
        <w:r w:rsidR="00CA6F04">
          <w:t xml:space="preserve"> p</w:t>
        </w:r>
      </w:ins>
      <w:r w:rsidR="009318A1">
        <w:t xml:space="preserve">ara obtener las coordenadas donde se encuentra cada punto del objeto dentro de </w:t>
      </w:r>
      <w:del w:id="1045" w:author="David Vacas Miguel" w:date="2018-06-26T14:08:00Z">
        <w:r w:rsidR="009318A1" w:rsidDel="00CA6F04">
          <w:delText xml:space="preserve">la escena </w:delText>
        </w:r>
      </w:del>
      <w:ins w:id="1046" w:author="David Vacas Miguel" w:date="2018-06-26T14:08:00Z">
        <w:r w:rsidR="00CA6F04">
          <w:t xml:space="preserve">la imagen final </w:t>
        </w:r>
      </w:ins>
      <w:r w:rsidR="009318A1">
        <w:t xml:space="preserve">es necesario calcular la matriz </w:t>
      </w:r>
      <w:proofErr w:type="spellStart"/>
      <w:r w:rsidR="009318A1">
        <w:t>model-view-projection</w:t>
      </w:r>
      <w:proofErr w:type="spellEnd"/>
      <w:r w:rsidR="009318A1">
        <w:t xml:space="preserve"> (MVP)</w:t>
      </w:r>
      <w:del w:id="1047" w:author="David Vacas Miguel" w:date="2018-06-26T14:08:00Z">
        <w:r w:rsidR="009318A1" w:rsidDel="00CA6F04">
          <w:delText>, c</w:delText>
        </w:r>
      </w:del>
      <w:ins w:id="1048" w:author="David Vacas Miguel" w:date="2018-06-26T14:08:00Z">
        <w:r w:rsidR="00CA6F04">
          <w:t>. C</w:t>
        </w:r>
      </w:ins>
      <w:r w:rsidR="009318A1">
        <w:t>omo su nombre indica, esta matriz viene dada por la multiplicación de tres matrices distintas</w:t>
      </w:r>
      <w:ins w:id="1049" w:author="David Vacas Miguel" w:date="2018-06-26T14:09:00Z">
        <w:r w:rsidR="00CA6F04">
          <w:t>, que implementan</w:t>
        </w:r>
      </w:ins>
      <w:del w:id="1050" w:author="David Vacas Miguel" w:date="2018-06-26T14:09:00Z">
        <w:r w:rsidR="009318A1" w:rsidDel="00CA6F04">
          <w:delText xml:space="preserve"> las cuales realizan cálculos para la obtención de </w:delText>
        </w:r>
      </w:del>
      <w:ins w:id="1051" w:author="David Vacas Miguel" w:date="2018-06-26T14:09:00Z">
        <w:r w:rsidR="00CA6F04">
          <w:t xml:space="preserve"> </w:t>
        </w:r>
      </w:ins>
      <w:r w:rsidR="009318A1">
        <w:t>diferentes funcionalidades</w:t>
      </w:r>
      <w:ins w:id="1052" w:author="David Vacas Miguel" w:date="2018-06-26T14:09:00Z">
        <w:r w:rsidR="00CA6F04">
          <w:t>.</w:t>
        </w:r>
      </w:ins>
      <w:del w:id="1053" w:author="David Vacas Miguel" w:date="2018-06-26T14:09:00Z">
        <w:r w:rsidR="009318A1" w:rsidDel="00CA6F04">
          <w:delText>, es decir,</w:delText>
        </w:r>
      </w:del>
      <w:r w:rsidR="009318A1">
        <w:t xml:space="preserve"> </w:t>
      </w:r>
      <w:del w:id="1054" w:author="David Vacas Miguel" w:date="2018-06-26T14:09:00Z">
        <w:r w:rsidR="009318A1" w:rsidDel="00CA6F04">
          <w:delText>l</w:delText>
        </w:r>
      </w:del>
      <w:ins w:id="1055" w:author="David Vacas Miguel" w:date="2018-06-26T14:09:00Z">
        <w:r w:rsidR="00CA6F04">
          <w:t>L</w:t>
        </w:r>
      </w:ins>
      <w:r w:rsidR="009318A1">
        <w:t>a ecuación</w:t>
      </w:r>
      <w:ins w:id="1056" w:author="David Vacas Miguel" w:date="2018-06-26T14:09:00Z">
        <w:r w:rsidR="00CA6F04">
          <w:t xml:space="preserve"> (12)</w:t>
        </w:r>
      </w:ins>
      <w:r w:rsidR="009318A1">
        <w:t xml:space="preserve"> </w:t>
      </w:r>
      <w:del w:id="1057" w:author="David Vacas Miguel" w:date="2018-06-26T14:09:00Z">
        <w:r w:rsidR="009318A1" w:rsidDel="00CA6F04">
          <w:delText>que se implementa en esta etapa es</w:delText>
        </w:r>
      </w:del>
      <w:ins w:id="1058" w:author="David Vacas Miguel" w:date="2018-06-26T14:09:00Z">
        <w:r w:rsidR="00CA6F04">
          <w:t>mue</w:t>
        </w:r>
      </w:ins>
      <w:ins w:id="1059" w:author="David Vacas Miguel" w:date="2018-06-26T14:10:00Z">
        <w:r w:rsidR="00CA6F04">
          <w:t xml:space="preserve">stra el </w:t>
        </w:r>
      </w:ins>
      <w:ins w:id="1060" w:author="David Vacas Miguel" w:date="2018-06-26T17:27:00Z">
        <w:r w:rsidR="00D27C27">
          <w:t>cálculo</w:t>
        </w:r>
      </w:ins>
      <w:ins w:id="1061" w:author="David Vacas Miguel" w:date="2018-06-26T14:10:00Z">
        <w:r w:rsidR="00CA6F04">
          <w:t xml:space="preserve"> llevado a cabo por dicha etapa, donde </w:t>
        </w:r>
      </w:ins>
      <w:ins w:id="1062" w:author="David Vacas Miguel" w:date="2018-06-26T14:10:00Z">
        <w:r w:rsidR="00CA6F04" w:rsidRPr="009D25A6">
          <w:rPr>
            <w:position w:val="-6"/>
          </w:rPr>
          <w:object w:dxaOrig="240" w:dyaOrig="279" w14:anchorId="790D966E">
            <v:shape id="_x0000_i1068" type="#_x0000_t75" style="width:12pt;height:14.25pt" o:ole="">
              <v:imagedata r:id="rId123" o:title=""/>
            </v:shape>
            <o:OLEObject Type="Embed" ProgID="Equation.DSMT4" ShapeID="_x0000_i1068" DrawAspect="Content" ObjectID="_1591612275" r:id="rId124"/>
          </w:object>
        </w:r>
      </w:ins>
      <w:ins w:id="1063" w:author="David Vacas Miguel" w:date="2018-06-26T14:10:00Z">
        <w:r w:rsidR="00CA6F04">
          <w:t xml:space="preserve"> es el vértice proyectado visto desde la cámara y </w:t>
        </w:r>
      </w:ins>
      <w:ins w:id="1064" w:author="David Vacas Miguel" w:date="2018-06-26T14:10:00Z">
        <w:r w:rsidR="00CA6F04" w:rsidRPr="009D25A6">
          <w:rPr>
            <w:position w:val="-6"/>
          </w:rPr>
          <w:object w:dxaOrig="180" w:dyaOrig="220" w14:anchorId="1950FB24">
            <v:shape id="_x0000_i1069" type="#_x0000_t75" style="width:8.25pt;height:11.25pt" o:ole="">
              <v:imagedata r:id="rId125" o:title=""/>
            </v:shape>
            <o:OLEObject Type="Embed" ProgID="Equation.DSMT4" ShapeID="_x0000_i1069" DrawAspect="Content" ObjectID="_1591612276" r:id="rId126"/>
          </w:object>
        </w:r>
      </w:ins>
      <w:ins w:id="1065" w:author="David Vacas Miguel" w:date="2018-06-26T14:10:00Z">
        <w:r w:rsidR="00CA6F04">
          <w:t xml:space="preserve"> el vértice del modelo del objeto a visualizar [3].</w:t>
        </w:r>
      </w:ins>
    </w:p>
    <w:p w14:paraId="3B623E82" w14:textId="77AF00DA" w:rsidR="009318A1" w:rsidRDefault="00370770" w:rsidP="00A641E3">
      <w:pPr>
        <w:pStyle w:val="LetranormalTFG"/>
        <w:tabs>
          <w:tab w:val="right" w:pos="9070"/>
        </w:tabs>
      </w:pPr>
      <w:r w:rsidRPr="009D25A6">
        <w:rPr>
          <w:position w:val="-14"/>
        </w:rPr>
        <w:object w:dxaOrig="3300" w:dyaOrig="380" w14:anchorId="33B2B981">
          <v:shape id="_x0000_i1070" type="#_x0000_t75" style="width:193.5pt;height:21.75pt" o:ole="">
            <v:imagedata r:id="rId127" o:title=""/>
          </v:shape>
          <o:OLEObject Type="Embed" ProgID="Equation.DSMT4" ShapeID="_x0000_i1070" DrawAspect="Content" ObjectID="_1591612277" r:id="rId128"/>
        </w:object>
      </w:r>
      <w:ins w:id="1066" w:author="David Vacas Miguel" w:date="2018-05-31T11:59:00Z">
        <w:r w:rsidR="00A641E3">
          <w:tab/>
        </w:r>
      </w:ins>
      <w:ins w:id="1067" w:author="David Vacas Miguel" w:date="2018-05-30T11:50:00Z">
        <w:r w:rsidR="00E45822">
          <w:t>(</w:t>
        </w:r>
      </w:ins>
      <w:ins w:id="1068" w:author="David Vacas Miguel" w:date="2018-06-01T03:15:00Z">
        <w:r w:rsidR="00597559">
          <w:t>1</w:t>
        </w:r>
      </w:ins>
      <w:ins w:id="1069" w:author="David Vacas Miguel" w:date="2018-06-21T20:45:00Z">
        <w:r w:rsidR="003E273F">
          <w:t>2</w:t>
        </w:r>
      </w:ins>
      <w:ins w:id="1070" w:author="David Vacas Miguel" w:date="2018-05-30T11:50:00Z">
        <w:r w:rsidR="00E45822">
          <w:t>)</w:t>
        </w:r>
      </w:ins>
    </w:p>
    <w:p w14:paraId="6D4DCEE5" w14:textId="0C4249C6" w:rsidR="009318A1" w:rsidDel="00CA6F04" w:rsidRDefault="00CA6F04" w:rsidP="00D73616">
      <w:pPr>
        <w:pStyle w:val="LetranormalTFG"/>
        <w:rPr>
          <w:del w:id="1071" w:author="David Vacas Miguel" w:date="2018-06-26T14:10:00Z"/>
        </w:rPr>
      </w:pPr>
      <w:ins w:id="1072" w:author="David Vacas Miguel" w:date="2018-06-26T14:10:00Z">
        <w:r>
          <w:t xml:space="preserve">Esta </w:t>
        </w:r>
      </w:ins>
      <w:ins w:id="1073" w:author="David Vacas Miguel" w:date="2018-06-26T14:11:00Z">
        <w:r>
          <w:t xml:space="preserve">ecuación requiere como entrada cada uno de los vértices de los modelos a visualizar. </w:t>
        </w:r>
      </w:ins>
      <w:del w:id="1074" w:author="David Vacas Miguel" w:date="2018-06-26T14:10:00Z">
        <w:r w:rsidR="00DB787F" w:rsidDel="00CA6F04">
          <w:delText>donde</w:delText>
        </w:r>
        <w:r w:rsidR="009318A1" w:rsidDel="00CA6F04">
          <w:delText xml:space="preserve"> </w:delText>
        </w:r>
        <w:r w:rsidR="009318A1" w:rsidRPr="009D25A6" w:rsidDel="00CA6F04">
          <w:rPr>
            <w:position w:val="-6"/>
          </w:rPr>
          <w:object w:dxaOrig="240" w:dyaOrig="279" w14:anchorId="5B84D3F4">
            <v:shape id="_x0000_i1071" type="#_x0000_t75" style="width:12pt;height:14.25pt" o:ole="">
              <v:imagedata r:id="rId123" o:title=""/>
            </v:shape>
            <o:OLEObject Type="Embed" ProgID="Equation.DSMT4" ShapeID="_x0000_i1071" DrawAspect="Content" ObjectID="_1591612278" r:id="rId129"/>
          </w:object>
        </w:r>
        <w:r w:rsidR="009318A1" w:rsidDel="00CA6F04">
          <w:delText xml:space="preserve">es </w:delText>
        </w:r>
        <w:r w:rsidR="00DB787F" w:rsidDel="00CA6F04">
          <w:delText>el vértice proyectado visto desde la cámara</w:delText>
        </w:r>
        <w:r w:rsidR="009318A1" w:rsidDel="00CA6F04">
          <w:delText xml:space="preserve"> y </w:delText>
        </w:r>
        <w:r w:rsidR="00F77DE6" w:rsidRPr="009D25A6" w:rsidDel="00CA6F04">
          <w:rPr>
            <w:position w:val="-6"/>
          </w:rPr>
          <w:object w:dxaOrig="180" w:dyaOrig="220" w14:anchorId="049567E2">
            <v:shape id="_x0000_i1072" type="#_x0000_t75" style="width:8.25pt;height:11.25pt" o:ole="">
              <v:imagedata r:id="rId125" o:title=""/>
            </v:shape>
            <o:OLEObject Type="Embed" ProgID="Equation.DSMT4" ShapeID="_x0000_i1072" DrawAspect="Content" ObjectID="_1591612279" r:id="rId130"/>
          </w:object>
        </w:r>
        <w:r w:rsidR="009318A1" w:rsidDel="00CA6F04">
          <w:delText xml:space="preserve"> </w:delText>
        </w:r>
        <w:r w:rsidR="00DB787F" w:rsidDel="00CA6F04">
          <w:delText>el vértice del modelo del objeto a visualizar</w:delText>
        </w:r>
        <w:r w:rsidR="009A1524" w:rsidDel="00CA6F04">
          <w:delText>.</w:delText>
        </w:r>
      </w:del>
    </w:p>
    <w:p w14:paraId="41CA06F9" w14:textId="64355910" w:rsidR="00F77DE6" w:rsidRDefault="00F77DE6">
      <w:pPr>
        <w:pStyle w:val="LetranormalTFG"/>
      </w:pPr>
      <w:r>
        <w:t>Para</w:t>
      </w:r>
      <w:r w:rsidR="009C1EDB">
        <w:t xml:space="preserve"> la creación de</w:t>
      </w:r>
      <w:r>
        <w:t xml:space="preserve"> los modelos 3D se utiliza la librería </w:t>
      </w:r>
      <w:proofErr w:type="spellStart"/>
      <w:r>
        <w:t>freeglut</w:t>
      </w:r>
      <w:proofErr w:type="spellEnd"/>
      <w:del w:id="1075" w:author="David Vacas Miguel" w:date="2018-06-26T14:11:00Z">
        <w:r w:rsidDel="00CA6F04">
          <w:delText>. Estos modelos son los que contienen las coordenadas</w:delText>
        </w:r>
        <w:r w:rsidR="00DB787F" w:rsidDel="00CA6F04">
          <w:delText xml:space="preserve"> de cada uno de los vértices del mismo.</w:delText>
        </w:r>
      </w:del>
      <w:ins w:id="1076" w:author="David Vacas Miguel" w:date="2018-06-26T14:11:00Z">
        <w:r w:rsidR="00CA6F04">
          <w:t>.</w:t>
        </w:r>
      </w:ins>
    </w:p>
    <w:p w14:paraId="3365E5B4" w14:textId="209A161D" w:rsidR="00E210A9" w:rsidRDefault="00E210A9" w:rsidP="002D7198">
      <w:pPr>
        <w:pStyle w:val="LetranormalTFG"/>
      </w:pPr>
      <w:r>
        <w:t>En lo referido a la matriz MVP, OpenGL no ofrece todo el control que se desea, por ello se ha utilizado la librería GLM para realizar los cálculos pertinentes sobre esta matriz. Se ha</w:t>
      </w:r>
      <w:r w:rsidRPr="00E210A9">
        <w:t xml:space="preserve"> </w:t>
      </w:r>
      <w:r>
        <w:t xml:space="preserve">optado por la utilización de GLM como librería para el cálculo de la matriz MVP puesto que es la librería recomendada por OpenGL y por lo tanto es la más apta para este funcionamiento. </w:t>
      </w:r>
      <w:r w:rsidR="00803022">
        <w:t>A continuación, se pasa a explicar las diferentes matrices por separado y las funciones utilizadas de la librería GLM en cada una de ellas.</w:t>
      </w:r>
    </w:p>
    <w:p w14:paraId="14E30D82" w14:textId="497F96E5" w:rsidR="007E7028" w:rsidRPr="00963E16" w:rsidRDefault="007E7028" w:rsidP="007E7028">
      <w:pPr>
        <w:pStyle w:val="LetranormalTFG"/>
        <w:rPr>
          <w:ins w:id="1077" w:author="David Vacas Miguel" w:date="2018-06-26T14:51:00Z"/>
          <w:rStyle w:val="Titulo3tfgCar"/>
          <w:rFonts w:ascii="Century Gothic" w:hAnsi="Century Gothic"/>
          <w:rPrChange w:id="1078" w:author="Alberto Herrán González" w:date="2018-06-26T21:23:00Z">
            <w:rPr>
              <w:ins w:id="1079" w:author="David Vacas Miguel" w:date="2018-06-26T14:51:00Z"/>
              <w:rStyle w:val="Titulo3tfgCar"/>
            </w:rPr>
          </w:rPrChange>
        </w:rPr>
      </w:pPr>
      <w:bookmarkStart w:id="1080" w:name="_Toc517795809"/>
      <w:bookmarkStart w:id="1081" w:name="_Toc517869953"/>
      <w:ins w:id="1082" w:author="David Vacas Miguel" w:date="2018-06-26T14:51:00Z">
        <w:r w:rsidRPr="00963E16">
          <w:rPr>
            <w:rStyle w:val="Titulo3tfgCar"/>
            <w:rFonts w:ascii="Century Gothic" w:hAnsi="Century Gothic"/>
            <w:rPrChange w:id="1083" w:author="Alberto Herrán González" w:date="2018-06-26T21:23:00Z">
              <w:rPr>
                <w:rStyle w:val="Titulo3tfgCar"/>
              </w:rPr>
            </w:rPrChange>
          </w:rPr>
          <w:t>3.2.1</w:t>
        </w:r>
      </w:ins>
      <w:ins w:id="1084" w:author="David Vacas Miguel" w:date="2018-06-26T17:27:00Z">
        <w:r w:rsidR="00D27C27" w:rsidRPr="00963E16">
          <w:rPr>
            <w:rStyle w:val="Titulo3tfgCar"/>
            <w:rFonts w:ascii="Century Gothic" w:hAnsi="Century Gothic"/>
            <w:rPrChange w:id="1085" w:author="Alberto Herrán González" w:date="2018-06-26T21:23:00Z">
              <w:rPr>
                <w:rStyle w:val="Titulo3tfgCar"/>
              </w:rPr>
            </w:rPrChange>
          </w:rPr>
          <w:t>.</w:t>
        </w:r>
      </w:ins>
      <w:ins w:id="1086" w:author="David Vacas Miguel" w:date="2018-06-26T14:51:00Z">
        <w:r w:rsidRPr="00963E16">
          <w:rPr>
            <w:rStyle w:val="Titulo3tfgCar"/>
            <w:rFonts w:ascii="Century Gothic" w:hAnsi="Century Gothic"/>
            <w:rPrChange w:id="1087" w:author="Alberto Herrán González" w:date="2018-06-26T21:23:00Z">
              <w:rPr>
                <w:rStyle w:val="Titulo3tfgCar"/>
              </w:rPr>
            </w:rPrChange>
          </w:rPr>
          <w:t xml:space="preserve"> </w:t>
        </w:r>
      </w:ins>
      <w:bookmarkEnd w:id="1080"/>
      <w:ins w:id="1088" w:author="David Vacas Miguel" w:date="2018-06-27T12:30:00Z">
        <w:r w:rsidR="00051D98">
          <w:rPr>
            <w:rStyle w:val="Titulo3tfgCar"/>
            <w:rFonts w:ascii="Century Gothic" w:hAnsi="Century Gothic"/>
          </w:rPr>
          <w:t>Posicionamiento del modelo</w:t>
        </w:r>
      </w:ins>
      <w:bookmarkEnd w:id="1081"/>
    </w:p>
    <w:p w14:paraId="738A55F8" w14:textId="1EAAD0F9" w:rsidR="007E7028" w:rsidRPr="00326B5B" w:rsidRDefault="00051D98" w:rsidP="007E7028">
      <w:pPr>
        <w:pStyle w:val="LetranormalTFG"/>
        <w:rPr>
          <w:ins w:id="1089" w:author="David Vacas Miguel" w:date="2018-06-26T14:51:00Z"/>
          <w:b/>
          <w:i/>
        </w:rPr>
      </w:pPr>
      <w:ins w:id="1090" w:author="David Vacas Miguel" w:date="2018-06-27T12:31:00Z">
        <w:r>
          <w:t xml:space="preserve">Para posicionar nuestro modelo del robot se utiliza la matriz </w:t>
        </w:r>
        <w:proofErr w:type="spellStart"/>
        <w:r w:rsidRPr="00051D98">
          <w:rPr>
            <w:i/>
            <w:rPrChange w:id="1091" w:author="David Vacas Miguel" w:date="2018-06-27T12:31:00Z">
              <w:rPr/>
            </w:rPrChange>
          </w:rPr>
          <w:t>model</w:t>
        </w:r>
        <w:proofErr w:type="spellEnd"/>
        <w:r>
          <w:t xml:space="preserve"> (</w:t>
        </w:r>
        <w:r w:rsidRPr="00051D98">
          <w:rPr>
            <w:i/>
            <w:rPrChange w:id="1092" w:author="David Vacas Miguel" w:date="2018-06-27T12:33:00Z">
              <w:rPr/>
            </w:rPrChange>
          </w:rPr>
          <w:t>M</w:t>
        </w:r>
        <w:r>
          <w:t xml:space="preserve">). </w:t>
        </w:r>
      </w:ins>
      <w:ins w:id="1093" w:author="David Vacas Miguel" w:date="2018-06-26T14:51:00Z">
        <w:r w:rsidR="007E7028">
          <w:t xml:space="preserve">Esta matriz realiza una transformación de las coordenadas de los vértices del modelo para ubicarlo en la escena. Normalmente es una combinación de tres posibles transformaciones elementales: traslación, escalado y rotación. Cada una de estas transformaciones vienen dadas por matrices, las cuales se multiplican unas sobre otras dando como resultado la matriz </w:t>
        </w:r>
        <w:proofErr w:type="spellStart"/>
        <w:r w:rsidR="007E7028" w:rsidRPr="00F21B89">
          <w:rPr>
            <w:i/>
          </w:rPr>
          <w:t>model</w:t>
        </w:r>
        <w:proofErr w:type="spellEnd"/>
        <w:r w:rsidR="007E7028">
          <w:t xml:space="preserve">. En el caso que nos ocupa, posicionar al </w:t>
        </w:r>
        <w:r w:rsidR="007E7028">
          <w:lastRenderedPageBreak/>
          <w:t xml:space="preserve">robot en el plano XZ con una determinada orientación, la matriz </w:t>
        </w:r>
        <w:proofErr w:type="spellStart"/>
        <w:r w:rsidR="007E7028" w:rsidRPr="00326B5B">
          <w:rPr>
            <w:i/>
          </w:rPr>
          <w:t>model</w:t>
        </w:r>
        <w:proofErr w:type="spellEnd"/>
        <w:r w:rsidR="007E7028" w:rsidRPr="00326B5B">
          <w:rPr>
            <w:i/>
          </w:rPr>
          <w:t xml:space="preserve"> </w:t>
        </w:r>
        <w:r w:rsidR="007E7028">
          <w:t>se calcula mediante la ecuación (13), es decir, se realiza primero una rotación respecto al eje y (</w:t>
        </w:r>
      </w:ins>
      <w:ins w:id="1094" w:author="David Vacas Miguel" w:date="2018-06-26T14:51:00Z">
        <w:r w:rsidR="007E7028" w:rsidRPr="00D1461D">
          <w:rPr>
            <w:position w:val="-14"/>
          </w:rPr>
          <w:object w:dxaOrig="300" w:dyaOrig="380" w14:anchorId="4B5157C9">
            <v:shape id="_x0000_i1073" type="#_x0000_t75" style="width:15pt;height:18.75pt" o:ole="">
              <v:imagedata r:id="rId131" o:title=""/>
            </v:shape>
            <o:OLEObject Type="Embed" ProgID="Equation.DSMT4" ShapeID="_x0000_i1073" DrawAspect="Content" ObjectID="_1591612280" r:id="rId132"/>
          </w:object>
        </w:r>
      </w:ins>
      <w:ins w:id="1095" w:author="David Vacas Miguel" w:date="2018-06-26T14:51:00Z">
        <w:r w:rsidR="007E7028">
          <w:t>) y después una translación en el plano XZ (</w:t>
        </w:r>
      </w:ins>
      <w:ins w:id="1096" w:author="David Vacas Miguel" w:date="2018-06-26T14:51:00Z">
        <w:r w:rsidR="007E7028" w:rsidRPr="00326B5B">
          <w:rPr>
            <w:position w:val="-12"/>
          </w:rPr>
          <w:object w:dxaOrig="320" w:dyaOrig="360" w14:anchorId="0AA1A22C">
            <v:shape id="_x0000_i1074" type="#_x0000_t75" style="width:16.5pt;height:18pt" o:ole="">
              <v:imagedata r:id="rId133" o:title=""/>
            </v:shape>
            <o:OLEObject Type="Embed" ProgID="Equation.DSMT4" ShapeID="_x0000_i1074" DrawAspect="Content" ObjectID="_1591612281" r:id="rId134"/>
          </w:object>
        </w:r>
      </w:ins>
      <w:ins w:id="1097" w:author="David Vacas Miguel" w:date="2018-06-26T14:51:00Z">
        <w:r w:rsidR="007E7028">
          <w:t>).</w:t>
        </w:r>
      </w:ins>
    </w:p>
    <w:p w14:paraId="1D110A8D" w14:textId="58517FC6" w:rsidR="007E7028" w:rsidRPr="00326B5B" w:rsidRDefault="00C030DC" w:rsidP="007E7028">
      <w:pPr>
        <w:pStyle w:val="LetranormalTFG"/>
        <w:tabs>
          <w:tab w:val="right" w:pos="9070"/>
        </w:tabs>
        <w:rPr>
          <w:ins w:id="1098" w:author="David Vacas Miguel" w:date="2018-06-26T14:51:00Z"/>
          <w:b/>
          <w:i/>
        </w:rPr>
      </w:pPr>
      <w:ins w:id="1099" w:author="David Vacas Miguel" w:date="2018-06-26T14:51:00Z">
        <w:r w:rsidRPr="00D1461D">
          <w:rPr>
            <w:position w:val="-14"/>
          </w:rPr>
          <w:object w:dxaOrig="1160" w:dyaOrig="380" w14:anchorId="75D737E4">
            <v:shape id="_x0000_i1075" type="#_x0000_t75" style="width:58.5pt;height:18.75pt" o:ole="">
              <v:imagedata r:id="rId135" o:title=""/>
            </v:shape>
            <o:OLEObject Type="Embed" ProgID="Equation.DSMT4" ShapeID="_x0000_i1075" DrawAspect="Content" ObjectID="_1591612282" r:id="rId136"/>
          </w:object>
        </w:r>
      </w:ins>
      <w:ins w:id="1100" w:author="David Vacas Miguel" w:date="2018-06-26T14:51:00Z">
        <w:r w:rsidR="007E7028">
          <w:t xml:space="preserve"> </w:t>
        </w:r>
        <w:r w:rsidR="007E7028">
          <w:tab/>
          <w:t>(13)</w:t>
        </w:r>
      </w:ins>
    </w:p>
    <w:p w14:paraId="31CE75A7" w14:textId="1C56FBB9" w:rsidR="007E7028" w:rsidRDefault="007E7028" w:rsidP="007E7028">
      <w:pPr>
        <w:pStyle w:val="LetranormalTFG"/>
        <w:rPr>
          <w:ins w:id="1101" w:author="David Vacas Miguel" w:date="2018-06-26T14:51:00Z"/>
        </w:rPr>
      </w:pPr>
      <w:ins w:id="1102" w:author="David Vacas Miguel" w:date="2018-06-26T14:51:00Z">
        <w:r>
          <w:t>Las matrices específicas que se utilizan en este proyecto se pueden observar en las ecuaciones 1</w:t>
        </w:r>
      </w:ins>
      <w:ins w:id="1103" w:author="David Vacas Miguel" w:date="2018-06-26T14:52:00Z">
        <w:r>
          <w:t>4</w:t>
        </w:r>
      </w:ins>
      <w:ins w:id="1104" w:author="David Vacas Miguel" w:date="2018-06-26T14:51:00Z">
        <w:r>
          <w:t xml:space="preserve"> y 1</w:t>
        </w:r>
      </w:ins>
      <w:ins w:id="1105" w:author="David Vacas Miguel" w:date="2018-06-26T14:52:00Z">
        <w:r>
          <w:t>5</w:t>
        </w:r>
      </w:ins>
      <w:ins w:id="1106" w:author="David Vacas Miguel" w:date="2018-06-26T14:51:00Z">
        <w:r>
          <w:t>. En la ecuación 1</w:t>
        </w:r>
      </w:ins>
      <w:ins w:id="1107" w:author="David Vacas Miguel" w:date="2018-06-26T14:52:00Z">
        <w:r>
          <w:t>4</w:t>
        </w:r>
      </w:ins>
      <w:ins w:id="1108" w:author="David Vacas Miguel" w:date="2018-06-26T14:51:00Z">
        <w:r>
          <w:t xml:space="preserve"> se puede ver la matriz de rotación en </w:t>
        </w:r>
        <w:r w:rsidRPr="00F21B89">
          <w:rPr>
            <w:i/>
          </w:rPr>
          <w:t>Y</w:t>
        </w:r>
        <w:r>
          <w:t xml:space="preserve"> donde </w:t>
        </w:r>
      </w:ins>
      <w:ins w:id="1109" w:author="David Vacas Miguel" w:date="2018-06-26T14:51:00Z">
        <w:r w:rsidRPr="0096417D">
          <w:rPr>
            <w:position w:val="-10"/>
          </w:rPr>
          <w:object w:dxaOrig="220" w:dyaOrig="260" w14:anchorId="5C8811B9">
            <v:shape id="_x0000_i1076" type="#_x0000_t75" style="width:11.25pt;height:12.75pt" o:ole="">
              <v:imagedata r:id="rId137" o:title=""/>
            </v:shape>
            <o:OLEObject Type="Embed" ProgID="Equation.DSMT4" ShapeID="_x0000_i1076" DrawAspect="Content" ObjectID="_1591612283" r:id="rId138"/>
          </w:object>
        </w:r>
      </w:ins>
      <w:ins w:id="1110" w:author="David Vacas Miguel" w:date="2018-06-26T14:51:00Z">
        <w:r>
          <w:t xml:space="preserve"> representa el ángulo que rota el robot.</w:t>
        </w:r>
      </w:ins>
    </w:p>
    <w:p w14:paraId="58844482" w14:textId="38D6B373" w:rsidR="007E7028" w:rsidRDefault="007E7028" w:rsidP="007E7028">
      <w:pPr>
        <w:pStyle w:val="LetranormalTFG"/>
        <w:tabs>
          <w:tab w:val="right" w:pos="9070"/>
        </w:tabs>
        <w:rPr>
          <w:ins w:id="1111" w:author="David Vacas Miguel" w:date="2018-06-26T14:51:00Z"/>
        </w:rPr>
      </w:pPr>
      <w:ins w:id="1112" w:author="David Vacas Miguel" w:date="2018-06-26T14:51:00Z">
        <w:r w:rsidRPr="0096417D">
          <w:rPr>
            <w:position w:val="-66"/>
          </w:rPr>
          <w:object w:dxaOrig="2760" w:dyaOrig="1440" w14:anchorId="6B1CD5A0">
            <v:shape id="_x0000_i1077" type="#_x0000_t75" style="width:179.25pt;height:93.75pt" o:ole="">
              <v:imagedata r:id="rId139" o:title=""/>
            </v:shape>
            <o:OLEObject Type="Embed" ProgID="Equation.DSMT4" ShapeID="_x0000_i1077" DrawAspect="Content" ObjectID="_1591612284" r:id="rId140"/>
          </w:object>
        </w:r>
      </w:ins>
      <w:ins w:id="1113" w:author="David Vacas Miguel" w:date="2018-06-26T14:51:00Z">
        <w:r>
          <w:tab/>
          <w:t>(1</w:t>
        </w:r>
      </w:ins>
      <w:ins w:id="1114" w:author="David Vacas Miguel" w:date="2018-06-26T14:52:00Z">
        <w:r>
          <w:t>4</w:t>
        </w:r>
      </w:ins>
      <w:ins w:id="1115" w:author="David Vacas Miguel" w:date="2018-06-26T14:51:00Z">
        <w:r>
          <w:t>)</w:t>
        </w:r>
      </w:ins>
    </w:p>
    <w:p w14:paraId="65451BF2" w14:textId="2ED001F3" w:rsidR="007E7028" w:rsidRDefault="007E7028" w:rsidP="007E7028">
      <w:pPr>
        <w:pStyle w:val="LetranormalTFG"/>
        <w:rPr>
          <w:ins w:id="1116" w:author="David Vacas Miguel" w:date="2018-06-26T14:51:00Z"/>
        </w:rPr>
      </w:pPr>
      <w:ins w:id="1117" w:author="David Vacas Miguel" w:date="2018-06-26T14:51:00Z">
        <w:r>
          <w:t>En la ecuación 1</w:t>
        </w:r>
      </w:ins>
      <w:ins w:id="1118" w:author="David Vacas Miguel" w:date="2018-06-26T14:52:00Z">
        <w:r>
          <w:t>5</w:t>
        </w:r>
      </w:ins>
      <w:ins w:id="1119" w:author="David Vacas Miguel" w:date="2018-06-26T14:51:00Z">
        <w:r>
          <w:t xml:space="preserve"> se puede observar la matriz de translación en el plano XZ sobre el que se mueve el robot.</w:t>
        </w:r>
      </w:ins>
    </w:p>
    <w:p w14:paraId="274E0242" w14:textId="092952CD" w:rsidR="007E7028" w:rsidRPr="00326B5B" w:rsidRDefault="00C030DC" w:rsidP="007E7028">
      <w:pPr>
        <w:pStyle w:val="LetranormalTFG"/>
        <w:tabs>
          <w:tab w:val="right" w:pos="9070"/>
        </w:tabs>
        <w:rPr>
          <w:ins w:id="1120" w:author="David Vacas Miguel" w:date="2018-06-26T14:51:00Z"/>
        </w:rPr>
      </w:pPr>
      <w:ins w:id="1121" w:author="David Vacas Miguel" w:date="2018-06-26T14:51:00Z">
        <w:r w:rsidRPr="0096417D">
          <w:rPr>
            <w:position w:val="-66"/>
          </w:rPr>
          <w:object w:dxaOrig="2020" w:dyaOrig="1440" w14:anchorId="4C3C38C9">
            <v:shape id="_x0000_i1078" type="#_x0000_t75" style="width:135.75pt;height:98.25pt" o:ole="">
              <v:imagedata r:id="rId141" o:title=""/>
            </v:shape>
            <o:OLEObject Type="Embed" ProgID="Equation.DSMT4" ShapeID="_x0000_i1078" DrawAspect="Content" ObjectID="_1591612285" r:id="rId142"/>
          </w:object>
        </w:r>
      </w:ins>
      <w:ins w:id="1122" w:author="David Vacas Miguel" w:date="2018-06-26T14:51:00Z">
        <w:r w:rsidR="007E7028">
          <w:tab/>
          <w:t>(1</w:t>
        </w:r>
      </w:ins>
      <w:ins w:id="1123" w:author="David Vacas Miguel" w:date="2018-06-26T14:52:00Z">
        <w:r w:rsidR="007E7028">
          <w:t>5</w:t>
        </w:r>
      </w:ins>
      <w:ins w:id="1124" w:author="David Vacas Miguel" w:date="2018-06-26T14:51:00Z">
        <w:r w:rsidR="007E7028">
          <w:t>)</w:t>
        </w:r>
      </w:ins>
    </w:p>
    <w:p w14:paraId="76B974AA" w14:textId="77777777" w:rsidR="007E7028" w:rsidRDefault="007E7028" w:rsidP="007E7028">
      <w:pPr>
        <w:pStyle w:val="LetranormalTFG"/>
        <w:rPr>
          <w:ins w:id="1125" w:author="David Vacas Miguel" w:date="2018-06-26T14:51:00Z"/>
        </w:rPr>
      </w:pPr>
      <w:ins w:id="1126" w:author="David Vacas Miguel" w:date="2018-06-26T14:51:00Z">
        <w:r>
          <w:t xml:space="preserve">En ambas matrices simplemente se debe sustituir las variables </w:t>
        </w:r>
        <w:r w:rsidRPr="00F21B89">
          <w:rPr>
            <w:i/>
          </w:rPr>
          <w:t xml:space="preserve">X, Y </w:t>
        </w:r>
        <w:proofErr w:type="spellStart"/>
        <w:r w:rsidRPr="00EB344C">
          <w:t>y</w:t>
        </w:r>
        <w:proofErr w:type="spellEnd"/>
        <w:r w:rsidRPr="00F21B89">
          <w:rPr>
            <w:i/>
          </w:rPr>
          <w:t xml:space="preserve"> </w:t>
        </w:r>
      </w:ins>
      <w:ins w:id="1127" w:author="David Vacas Miguel" w:date="2018-06-26T14:51:00Z">
        <w:r w:rsidRPr="00F21B89">
          <w:rPr>
            <w:i/>
            <w:position w:val="-10"/>
          </w:rPr>
          <w:object w:dxaOrig="220" w:dyaOrig="260" w14:anchorId="3D5B52F5">
            <v:shape id="_x0000_i1079" type="#_x0000_t75" style="width:11.25pt;height:12.75pt" o:ole="">
              <v:imagedata r:id="rId143" o:title=""/>
            </v:shape>
            <o:OLEObject Type="Embed" ProgID="Equation.DSMT4" ShapeID="_x0000_i1079" DrawAspect="Content" ObjectID="_1591612286" r:id="rId144"/>
          </w:object>
        </w:r>
      </w:ins>
      <w:ins w:id="1128" w:author="David Vacas Miguel" w:date="2018-06-26T14:51:00Z">
        <w:r>
          <w:t xml:space="preserve"> que definen el estado del robot para que OpenGL lo ubique correctamente en la escena.</w:t>
        </w:r>
      </w:ins>
    </w:p>
    <w:p w14:paraId="43BDA408" w14:textId="77777777" w:rsidR="007E7028" w:rsidRDefault="007E7028" w:rsidP="007E7028">
      <w:pPr>
        <w:pStyle w:val="LetranormalTFG"/>
        <w:rPr>
          <w:ins w:id="1129" w:author="David Vacas Miguel" w:date="2018-06-26T14:51:00Z"/>
        </w:rPr>
      </w:pPr>
      <w:ins w:id="1130" w:author="David Vacas Miguel" w:date="2018-06-26T14:51:00Z">
        <w:r>
          <w:t xml:space="preserve">Las funciones de la </w:t>
        </w:r>
        <w:proofErr w:type="spellStart"/>
        <w:r>
          <w:t>libreria</w:t>
        </w:r>
        <w:proofErr w:type="spellEnd"/>
        <w:r>
          <w:t xml:space="preserve"> GLM utilizadas para generar dichas matrices son:</w:t>
        </w:r>
      </w:ins>
    </w:p>
    <w:p w14:paraId="5D4A8D90" w14:textId="77777777" w:rsidR="007E7028" w:rsidRDefault="007E7028" w:rsidP="007E7028">
      <w:pPr>
        <w:pStyle w:val="LetranormalTFG"/>
        <w:rPr>
          <w:ins w:id="1131" w:author="David Vacas Miguel" w:date="2018-06-26T14:51:00Z"/>
        </w:rPr>
      </w:pPr>
      <w:proofErr w:type="spellStart"/>
      <w:ins w:id="1132" w:author="David Vacas Miguel" w:date="2018-06-26T14:51:00Z">
        <w:r w:rsidRPr="00326B5B">
          <w:rPr>
            <w:rStyle w:val="CodigoCar"/>
          </w:rPr>
          <w:t>translate</w:t>
        </w:r>
        <w:proofErr w:type="spellEnd"/>
        <w:r w:rsidRPr="00326B5B">
          <w:rPr>
            <w:rStyle w:val="CodigoCar"/>
          </w:rPr>
          <w:t>(</w:t>
        </w:r>
        <w:proofErr w:type="spellStart"/>
        <w:r w:rsidRPr="00326B5B">
          <w:rPr>
            <w:rStyle w:val="CodigoCar"/>
          </w:rPr>
          <w:t>m,v</w:t>
        </w:r>
        <w:proofErr w:type="spellEnd"/>
        <w:r w:rsidRPr="00326B5B">
          <w:rPr>
            <w:rStyle w:val="CodigoCar"/>
          </w:rPr>
          <w:t>)</w:t>
        </w:r>
        <w:r>
          <w:t xml:space="preserve">, donde </w:t>
        </w:r>
        <w:r w:rsidRPr="00326B5B">
          <w:rPr>
            <w:rStyle w:val="CodigoCar"/>
          </w:rPr>
          <w:t>m</w:t>
        </w:r>
        <w:r>
          <w:t xml:space="preserve"> es la matriz del modelo (inicializada a la matriz identidad) y </w:t>
        </w:r>
        <w:r w:rsidRPr="00326B5B">
          <w:rPr>
            <w:rStyle w:val="CodigoCar"/>
          </w:rPr>
          <w:t>v</w:t>
        </w:r>
        <w:r>
          <w:t xml:space="preserve"> es el vector que contiene las cantidades a trasladar, (x,0,z) en nuestro caso. Tras ejecutar esta función </w:t>
        </w:r>
        <w:r w:rsidRPr="00326B5B">
          <w:rPr>
            <w:rStyle w:val="CodigoCar"/>
          </w:rPr>
          <w:t>m</w:t>
        </w:r>
        <w:r>
          <w:rPr>
            <w:rStyle w:val="CodigoCar"/>
          </w:rPr>
          <w:t xml:space="preserve"> </w:t>
        </w:r>
        <w:r w:rsidRPr="00326B5B">
          <w:t>contiene la matriz mostrada en la ecuación (12), es decir, la matriz del modelo que ubica y orienta nuestro robot en la escena.</w:t>
        </w:r>
      </w:ins>
    </w:p>
    <w:p w14:paraId="1025B22B" w14:textId="785E86F4" w:rsidR="007E7028" w:rsidRDefault="007E7028" w:rsidP="007E7028">
      <w:pPr>
        <w:pStyle w:val="LetranormalTFG"/>
        <w:rPr>
          <w:ins w:id="1133" w:author="David Vacas Miguel" w:date="2018-06-26T17:46:00Z"/>
        </w:rPr>
      </w:pPr>
      <w:proofErr w:type="spellStart"/>
      <w:ins w:id="1134" w:author="David Vacas Miguel" w:date="2018-06-26T14:51:00Z">
        <w:r w:rsidRPr="00326B5B">
          <w:rPr>
            <w:rStyle w:val="CodigoCar"/>
          </w:rPr>
          <w:t>rotate</w:t>
        </w:r>
        <w:proofErr w:type="spellEnd"/>
        <w:r w:rsidRPr="00326B5B">
          <w:rPr>
            <w:rStyle w:val="CodigoCar"/>
          </w:rPr>
          <w:t>(</w:t>
        </w:r>
        <w:proofErr w:type="spellStart"/>
        <w:r w:rsidRPr="00326B5B">
          <w:rPr>
            <w:rStyle w:val="CodigoCar"/>
          </w:rPr>
          <w:t>m,angle,axis</w:t>
        </w:r>
        <w:proofErr w:type="spellEnd"/>
        <w:r w:rsidRPr="00326B5B">
          <w:rPr>
            <w:rStyle w:val="CodigoCar"/>
          </w:rPr>
          <w:t>)</w:t>
        </w:r>
        <w:r>
          <w:t xml:space="preserve"> donde </w:t>
        </w:r>
        <w:r w:rsidRPr="00326B5B">
          <w:rPr>
            <w:rStyle w:val="CodigoCar"/>
          </w:rPr>
          <w:t>m</w:t>
        </w:r>
        <w:r>
          <w:t xml:space="preserve"> es la matriz anterior, </w:t>
        </w:r>
        <w:proofErr w:type="spellStart"/>
        <w:r w:rsidRPr="00326B5B">
          <w:rPr>
            <w:rStyle w:val="CodigoCar"/>
          </w:rPr>
          <w:t>angle</w:t>
        </w:r>
        <w:proofErr w:type="spellEnd"/>
        <w:r w:rsidRPr="00D1461D">
          <w:rPr>
            <w:rFonts w:ascii="Courier Prime" w:hAnsi="Courier Prime"/>
          </w:rPr>
          <w:t xml:space="preserve"> </w:t>
        </w:r>
        <w:r>
          <w:t xml:space="preserve">es el ángulo que se rota y </w:t>
        </w:r>
        <w:r w:rsidRPr="00326B5B">
          <w:rPr>
            <w:rStyle w:val="CodigoCar"/>
          </w:rPr>
          <w:t>axis</w:t>
        </w:r>
        <w:r>
          <w:t xml:space="preserve"> es un vector que indica en que eje rota, (0,1,0) en nuestro caso. </w:t>
        </w:r>
      </w:ins>
    </w:p>
    <w:p w14:paraId="5D6C37CC" w14:textId="1BA58260" w:rsidR="009A1E9C" w:rsidRDefault="009A1E9C" w:rsidP="007E7028">
      <w:pPr>
        <w:pStyle w:val="LetranormalTFG"/>
        <w:rPr>
          <w:ins w:id="1135" w:author="David Vacas Miguel" w:date="2018-06-26T17:46:00Z"/>
        </w:rPr>
      </w:pPr>
    </w:p>
    <w:p w14:paraId="37875A9E" w14:textId="77777777" w:rsidR="009A1E9C" w:rsidRDefault="009A1E9C" w:rsidP="007E7028">
      <w:pPr>
        <w:pStyle w:val="LetranormalTFG"/>
        <w:rPr>
          <w:ins w:id="1136" w:author="David Vacas Miguel" w:date="2018-06-26T14:51:00Z"/>
        </w:rPr>
      </w:pPr>
    </w:p>
    <w:p w14:paraId="5774FAF5" w14:textId="72A5B615" w:rsidR="007E7028" w:rsidRPr="00370770" w:rsidRDefault="007E7028" w:rsidP="007E7028">
      <w:pPr>
        <w:pStyle w:val="LetranormalTFG"/>
        <w:rPr>
          <w:ins w:id="1137" w:author="David Vacas Miguel" w:date="2018-06-26T14:51:00Z"/>
          <w:rStyle w:val="Titulo3tfgCar"/>
          <w:rFonts w:ascii="Century Gothic" w:hAnsi="Century Gothic"/>
          <w:rPrChange w:id="1138" w:author="David Vacas Miguel" w:date="2018-06-27T01:23:00Z">
            <w:rPr>
              <w:ins w:id="1139" w:author="David Vacas Miguel" w:date="2018-06-26T14:51:00Z"/>
            </w:rPr>
          </w:rPrChange>
        </w:rPr>
      </w:pPr>
      <w:bookmarkStart w:id="1140" w:name="_Toc517795810"/>
      <w:bookmarkStart w:id="1141" w:name="_Toc517869954"/>
      <w:ins w:id="1142" w:author="David Vacas Miguel" w:date="2018-06-26T14:51:00Z">
        <w:r w:rsidRPr="00370770">
          <w:rPr>
            <w:rStyle w:val="Titulo3tfgCar"/>
            <w:rFonts w:ascii="Century Gothic" w:hAnsi="Century Gothic"/>
            <w:rPrChange w:id="1143" w:author="David Vacas Miguel" w:date="2018-06-27T01:23:00Z">
              <w:rPr>
                <w:rStyle w:val="Titulo3tfgCar"/>
              </w:rPr>
            </w:rPrChange>
          </w:rPr>
          <w:t>3.2.2</w:t>
        </w:r>
      </w:ins>
      <w:ins w:id="1144" w:author="David Vacas Miguel" w:date="2018-06-27T00:57:00Z">
        <w:r w:rsidR="005C4AA2" w:rsidRPr="00370770">
          <w:rPr>
            <w:rStyle w:val="Titulo3tfgCar"/>
            <w:rFonts w:ascii="Century Gothic" w:hAnsi="Century Gothic"/>
            <w:rPrChange w:id="1145" w:author="David Vacas Miguel" w:date="2018-06-27T01:23:00Z">
              <w:rPr>
                <w:rStyle w:val="Titulo3tfgCar"/>
              </w:rPr>
            </w:rPrChange>
          </w:rPr>
          <w:t>.</w:t>
        </w:r>
      </w:ins>
      <w:ins w:id="1146" w:author="David Vacas Miguel" w:date="2018-06-26T14:51:00Z">
        <w:r w:rsidRPr="00370770">
          <w:rPr>
            <w:rStyle w:val="Titulo3tfgCar"/>
            <w:rFonts w:ascii="Century Gothic" w:hAnsi="Century Gothic"/>
            <w:rPrChange w:id="1147" w:author="David Vacas Miguel" w:date="2018-06-27T01:23:00Z">
              <w:rPr>
                <w:rStyle w:val="Titulo3tfgCar"/>
              </w:rPr>
            </w:rPrChange>
          </w:rPr>
          <w:t xml:space="preserve"> </w:t>
        </w:r>
      </w:ins>
      <w:bookmarkEnd w:id="1140"/>
      <w:ins w:id="1148" w:author="David Vacas Miguel" w:date="2018-06-27T12:30:00Z">
        <w:r w:rsidR="00051D98">
          <w:rPr>
            <w:rStyle w:val="Titulo3tfgCar"/>
            <w:rFonts w:ascii="Century Gothic" w:hAnsi="Century Gothic"/>
          </w:rPr>
          <w:t xml:space="preserve">Posicionamiento de la </w:t>
        </w:r>
        <w:proofErr w:type="spellStart"/>
        <w:r w:rsidR="00051D98">
          <w:rPr>
            <w:rStyle w:val="Titulo3tfgCar"/>
            <w:rFonts w:ascii="Century Gothic" w:hAnsi="Century Gothic"/>
          </w:rPr>
          <w:t>camara</w:t>
        </w:r>
      </w:ins>
      <w:bookmarkEnd w:id="1141"/>
      <w:proofErr w:type="spellEnd"/>
    </w:p>
    <w:p w14:paraId="0BADE462" w14:textId="583141C9" w:rsidR="007E7028" w:rsidRDefault="00051D98" w:rsidP="007E7028">
      <w:pPr>
        <w:pStyle w:val="LetranormalTFG"/>
        <w:rPr>
          <w:ins w:id="1149" w:author="David Vacas Miguel" w:date="2018-06-26T14:51:00Z"/>
        </w:rPr>
      </w:pPr>
      <w:ins w:id="1150" w:author="David Vacas Miguel" w:date="2018-06-27T12:31:00Z">
        <w:r>
          <w:t xml:space="preserve">Para posicionar la cámara se utiliza la matriz </w:t>
        </w:r>
        <w:proofErr w:type="spellStart"/>
        <w:r w:rsidRPr="00051D98">
          <w:rPr>
            <w:i/>
            <w:rPrChange w:id="1151" w:author="David Vacas Miguel" w:date="2018-06-27T12:32:00Z">
              <w:rPr/>
            </w:rPrChange>
          </w:rPr>
          <w:t>view</w:t>
        </w:r>
        <w:proofErr w:type="spellEnd"/>
        <w:r w:rsidRPr="00051D98">
          <w:rPr>
            <w:i/>
            <w:rPrChange w:id="1152" w:author="David Vacas Miguel" w:date="2018-06-27T12:32:00Z">
              <w:rPr/>
            </w:rPrChange>
          </w:rPr>
          <w:t xml:space="preserve"> </w:t>
        </w:r>
        <w:r>
          <w:t>(</w:t>
        </w:r>
      </w:ins>
      <w:ins w:id="1153" w:author="David Vacas Miguel" w:date="2018-06-27T12:32:00Z">
        <w:r w:rsidRPr="00051D98">
          <w:rPr>
            <w:i/>
            <w:rPrChange w:id="1154" w:author="David Vacas Miguel" w:date="2018-06-27T12:33:00Z">
              <w:rPr/>
            </w:rPrChange>
          </w:rPr>
          <w:t>V</w:t>
        </w:r>
        <w:r>
          <w:t>), necesitando para su creación la posición de la cámara, el punto hacia</w:t>
        </w:r>
      </w:ins>
      <w:ins w:id="1155" w:author="David Vacas Miguel" w:date="2018-06-26T14:51:00Z">
        <w:r w:rsidR="007E7028">
          <w:t xml:space="preserve"> el que mira y la orientación de la cámara. </w:t>
        </w:r>
      </w:ins>
    </w:p>
    <w:p w14:paraId="291F3BB9" w14:textId="544D7F2B" w:rsidR="007E7028" w:rsidRDefault="007E7028" w:rsidP="007E7028">
      <w:pPr>
        <w:pStyle w:val="LetranormalTFG"/>
        <w:rPr>
          <w:ins w:id="1156" w:author="David Vacas Miguel" w:date="2018-06-26T14:51:00Z"/>
        </w:rPr>
      </w:pPr>
      <w:ins w:id="1157" w:author="David Vacas Miguel" w:date="2018-06-26T14:51:00Z">
        <w:r>
          <w:t xml:space="preserve">La función de la librería GLM que se utiliza para generar esta matriz es </w:t>
        </w:r>
        <w:proofErr w:type="spellStart"/>
        <w:r w:rsidRPr="00326B5B">
          <w:rPr>
            <w:rStyle w:val="CodigoCar"/>
          </w:rPr>
          <w:t>lookAt</w:t>
        </w:r>
        <w:proofErr w:type="spellEnd"/>
        <w:r w:rsidRPr="00326B5B">
          <w:rPr>
            <w:rStyle w:val="CodigoCar"/>
          </w:rPr>
          <w:t>(</w:t>
        </w:r>
        <w:proofErr w:type="spellStart"/>
        <w:r w:rsidRPr="00326B5B">
          <w:rPr>
            <w:rStyle w:val="CodigoCar"/>
          </w:rPr>
          <w:t>eye,center,up</w:t>
        </w:r>
        <w:proofErr w:type="spellEnd"/>
        <w:r w:rsidRPr="00326B5B">
          <w:rPr>
            <w:rStyle w:val="CodigoCar"/>
          </w:rPr>
          <w:t>)</w:t>
        </w:r>
        <w:r w:rsidRPr="00326B5B">
          <w:t>, dicha funció</w:t>
        </w:r>
        <w:r>
          <w:t xml:space="preserve">n posiciona la cámara según sus parámetros de entrada que son </w:t>
        </w:r>
        <w:r>
          <w:rPr>
            <w:rStyle w:val="CodigoCar"/>
          </w:rPr>
          <w:t>center</w:t>
        </w:r>
        <w:r w:rsidRPr="00326B5B">
          <w:rPr>
            <w:rFonts w:ascii="Courier New" w:hAnsi="Courier New" w:cs="Courier New"/>
            <w:b/>
          </w:rPr>
          <w:t xml:space="preserve"> </w:t>
        </w:r>
        <w:r>
          <w:t xml:space="preserve">la posición de la cámara, </w:t>
        </w:r>
        <w:proofErr w:type="spellStart"/>
        <w:r>
          <w:rPr>
            <w:rStyle w:val="CodigoCar"/>
          </w:rPr>
          <w:t>eye</w:t>
        </w:r>
        <w:proofErr w:type="spellEnd"/>
        <w:r w:rsidRPr="001B1AB4">
          <w:rPr>
            <w:i/>
          </w:rPr>
          <w:t xml:space="preserve"> </w:t>
        </w:r>
        <w:r>
          <w:t>el punto hacia donde mira, y</w:t>
        </w:r>
        <w:r>
          <w:rPr>
            <w:i/>
          </w:rPr>
          <w:t xml:space="preserve"> </w:t>
        </w:r>
        <w:r>
          <w:t xml:space="preserve">la orientación de la misma </w:t>
        </w:r>
        <w:r w:rsidRPr="00326B5B">
          <w:rPr>
            <w:rStyle w:val="CodigoCar"/>
          </w:rPr>
          <w:t>up</w:t>
        </w:r>
        <w:r>
          <w:t>, como se muestra en la figura 1</w:t>
        </w:r>
      </w:ins>
      <w:ins w:id="1158" w:author="David Vacas Miguel" w:date="2018-06-26T17:36:00Z">
        <w:r w:rsidR="00C55F6C">
          <w:t>6</w:t>
        </w:r>
      </w:ins>
      <w:ins w:id="1159" w:author="David Vacas Miguel" w:date="2018-06-26T14:51:00Z">
        <w:r>
          <w:t>.</w:t>
        </w:r>
      </w:ins>
    </w:p>
    <w:p w14:paraId="14E46DC1" w14:textId="77777777" w:rsidR="009A1E9C" w:rsidRDefault="007E7028" w:rsidP="009A1E9C">
      <w:pPr>
        <w:pStyle w:val="LetranormalTFG"/>
        <w:rPr>
          <w:ins w:id="1160" w:author="David Vacas Miguel" w:date="2018-06-26T17:47:00Z"/>
        </w:rPr>
      </w:pPr>
      <w:ins w:id="1161" w:author="David Vacas Miguel" w:date="2018-06-26T14:51:00Z">
        <w:r>
          <w:t>A continuación, se explica el algoritmo diseñado para posicionar la cámara de forma automática para un circuito dado.</w:t>
        </w:r>
        <w:r w:rsidRPr="0031002A">
          <w:t xml:space="preserve"> </w:t>
        </w:r>
        <w:r>
          <w:t xml:space="preserve">Para calcular </w:t>
        </w:r>
        <w:r w:rsidRPr="00326B5B">
          <w:rPr>
            <w:rStyle w:val="CodigoCar"/>
          </w:rPr>
          <w:t>center</w:t>
        </w:r>
        <w:r>
          <w:t xml:space="preserve"> se buscan los puntos más externos (mayor y menor) del circuito en los dos ejes (</w:t>
        </w:r>
        <w:proofErr w:type="spellStart"/>
        <w:r>
          <w:t>x,z</w:t>
        </w:r>
        <w:proofErr w:type="spellEnd"/>
        <w:r>
          <w:t>) y con ellos se calcula el punto central del circuito.</w:t>
        </w:r>
      </w:ins>
    </w:p>
    <w:p w14:paraId="5BFA34CC" w14:textId="64F13754" w:rsidR="007E7028" w:rsidRDefault="007E7028">
      <w:pPr>
        <w:pStyle w:val="LetranormalTFG"/>
        <w:jc w:val="center"/>
        <w:rPr>
          <w:ins w:id="1162" w:author="David Vacas Miguel" w:date="2018-06-26T14:51:00Z"/>
          <w:noProof/>
        </w:rPr>
        <w:pPrChange w:id="1163" w:author="David Vacas Miguel" w:date="2018-06-26T17:47:00Z">
          <w:pPr>
            <w:pStyle w:val="LetranormalTFG"/>
            <w:ind w:left="1428"/>
            <w:jc w:val="center"/>
          </w:pPr>
        </w:pPrChange>
      </w:pPr>
      <w:ins w:id="1164" w:author="David Vacas Miguel" w:date="2018-06-26T14:51:00Z">
        <w:r>
          <w:rPr>
            <w:noProof/>
            <w:lang w:eastAsia="es-ES"/>
          </w:rPr>
          <w:drawing>
            <wp:inline distT="0" distB="0" distL="0" distR="0" wp14:anchorId="607B36A6" wp14:editId="71EC5777">
              <wp:extent cx="4257675" cy="3504957"/>
              <wp:effectExtent l="0" t="0" r="0" b="635"/>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145">
                        <a:extLst>
                          <a:ext uri="{28A0092B-C50C-407E-A947-70E740481C1C}">
                            <a14:useLocalDpi xmlns:a14="http://schemas.microsoft.com/office/drawing/2010/main" val="0"/>
                          </a:ext>
                        </a:extLst>
                      </a:blip>
                      <a:srcRect l="32422" b="16416"/>
                      <a:stretch/>
                    </pic:blipFill>
                    <pic:spPr bwMode="auto">
                      <a:xfrm>
                        <a:off x="0" y="0"/>
                        <a:ext cx="4310680" cy="3548591"/>
                      </a:xfrm>
                      <a:prstGeom prst="rect">
                        <a:avLst/>
                      </a:prstGeom>
                      <a:noFill/>
                      <a:ln>
                        <a:noFill/>
                      </a:ln>
                      <a:extLst>
                        <a:ext uri="{53640926-AAD7-44D8-BBD7-CCE9431645EC}">
                          <a14:shadowObscured xmlns:a14="http://schemas.microsoft.com/office/drawing/2010/main"/>
                        </a:ext>
                      </a:extLst>
                    </pic:spPr>
                  </pic:pic>
                </a:graphicData>
              </a:graphic>
            </wp:inline>
          </w:drawing>
        </w:r>
      </w:ins>
    </w:p>
    <w:p w14:paraId="28C85B90" w14:textId="795C99D3" w:rsidR="007E7028" w:rsidRDefault="007E7028">
      <w:pPr>
        <w:pStyle w:val="LetranormalTFG"/>
        <w:jc w:val="center"/>
        <w:rPr>
          <w:ins w:id="1165" w:author="David Vacas Miguel" w:date="2018-06-26T14:51:00Z"/>
        </w:rPr>
        <w:pPrChange w:id="1166" w:author="David Vacas Miguel" w:date="2018-06-26T17:47:00Z">
          <w:pPr>
            <w:pStyle w:val="LetranormalTFG"/>
            <w:ind w:left="1428"/>
            <w:jc w:val="center"/>
          </w:pPr>
        </w:pPrChange>
      </w:pPr>
      <w:ins w:id="1167" w:author="David Vacas Miguel" w:date="2018-06-26T14:51:00Z">
        <w:r>
          <w:rPr>
            <w:b/>
          </w:rPr>
          <w:t>Figura 1</w:t>
        </w:r>
      </w:ins>
      <w:ins w:id="1168" w:author="David Vacas Miguel" w:date="2018-06-26T17:36:00Z">
        <w:r w:rsidR="00C55F6C">
          <w:rPr>
            <w:b/>
          </w:rPr>
          <w:t>6</w:t>
        </w:r>
      </w:ins>
      <w:ins w:id="1169" w:author="David Vacas Miguel" w:date="2018-06-26T14:51:00Z">
        <w:r w:rsidRPr="007377EC">
          <w:rPr>
            <w:b/>
          </w:rPr>
          <w:t xml:space="preserve">. </w:t>
        </w:r>
        <w:r>
          <w:t>Posición y orientación de la cámara.</w:t>
        </w:r>
      </w:ins>
    </w:p>
    <w:p w14:paraId="296D7AE8" w14:textId="77777777" w:rsidR="007E7028" w:rsidRDefault="007E7028" w:rsidP="007E7028">
      <w:pPr>
        <w:pStyle w:val="LetranormalTFG"/>
        <w:ind w:left="1428"/>
        <w:rPr>
          <w:ins w:id="1170" w:author="David Vacas Miguel" w:date="2018-06-26T14:51:00Z"/>
          <w:u w:val="single"/>
        </w:rPr>
      </w:pPr>
    </w:p>
    <w:p w14:paraId="6810D6B8" w14:textId="134C8943" w:rsidR="007E7028" w:rsidRPr="00F21B89" w:rsidRDefault="007E7028" w:rsidP="007E7028">
      <w:pPr>
        <w:pStyle w:val="LetranormalTFG"/>
        <w:rPr>
          <w:ins w:id="1171" w:author="David Vacas Miguel" w:date="2018-06-26T14:51:00Z"/>
          <w:i/>
        </w:rPr>
      </w:pPr>
      <w:ins w:id="1172" w:author="David Vacas Miguel" w:date="2018-06-26T14:51:00Z">
        <w:r>
          <w:t xml:space="preserve">Una vez determinado </w:t>
        </w:r>
        <w:r w:rsidRPr="00326B5B">
          <w:rPr>
            <w:rStyle w:val="CodigoCar"/>
          </w:rPr>
          <w:t>center</w:t>
        </w:r>
        <w:r>
          <w:t xml:space="preserve">, se calcula en qué eje (X,Z) el circuito tiene la mayor dimensión. </w:t>
        </w:r>
        <w:r w:rsidR="009A1E9C">
          <w:t>C</w:t>
        </w:r>
        <w:r>
          <w:t>on</w:t>
        </w:r>
      </w:ins>
      <w:ins w:id="1173" w:author="David Vacas Miguel" w:date="2018-06-26T17:47:00Z">
        <w:r w:rsidR="009A1E9C">
          <w:t xml:space="preserve"> </w:t>
        </w:r>
      </w:ins>
      <w:ins w:id="1174" w:author="David Vacas Miguel" w:date="2018-06-26T14:51:00Z">
        <w:r>
          <w:t xml:space="preserve">dicha </w:t>
        </w:r>
      </w:ins>
      <w:ins w:id="1175" w:author="David Vacas Miguel" w:date="2018-06-26T17:47:00Z">
        <w:r w:rsidR="009A1E9C">
          <w:t>información</w:t>
        </w:r>
      </w:ins>
      <w:ins w:id="1176" w:author="David Vacas Miguel" w:date="2018-06-26T14:51:00Z">
        <w:r>
          <w:t xml:space="preserve"> y el </w:t>
        </w:r>
        <w:proofErr w:type="spellStart"/>
        <w:r w:rsidRPr="00FE55DD">
          <w:rPr>
            <w:rStyle w:val="CodigoCar"/>
          </w:rPr>
          <w:t>fov</w:t>
        </w:r>
        <w:proofErr w:type="spellEnd"/>
        <w:r>
          <w:t xml:space="preserve"> de la cámara podemos calcular mediante trigonometría la altura (</w:t>
        </w:r>
        <w:r>
          <w:rPr>
            <w:i/>
          </w:rPr>
          <w:t>h)</w:t>
        </w:r>
        <w:r>
          <w:t xml:space="preserve"> a la que se debe posicionar la cámara para </w:t>
        </w:r>
        <w:r>
          <w:lastRenderedPageBreak/>
          <w:t>poder ver todo el circuito. En la ecuación (1</w:t>
        </w:r>
      </w:ins>
      <w:ins w:id="1177" w:author="David Vacas Miguel" w:date="2018-06-26T14:52:00Z">
        <w:r>
          <w:t>6</w:t>
        </w:r>
      </w:ins>
      <w:ins w:id="1178" w:author="David Vacas Miguel" w:date="2018-06-26T14:51:00Z">
        <w:r>
          <w:t xml:space="preserve">) se pueden observar los cálculos trigonométricos realizados, asumiendo que el eje de mayor longitud es X. Por lo tanto, </w:t>
        </w:r>
        <w:proofErr w:type="spellStart"/>
        <w:r w:rsidRPr="00326B5B">
          <w:rPr>
            <w:rStyle w:val="CodigoCar"/>
          </w:rPr>
          <w:t>eye</w:t>
        </w:r>
        <w:proofErr w:type="spellEnd"/>
        <w:r>
          <w:t xml:space="preserve">, se sitúa en </w:t>
        </w:r>
        <w:r w:rsidRPr="00326B5B">
          <w:rPr>
            <w:rStyle w:val="CodigoCar"/>
          </w:rPr>
          <w:t>center</w:t>
        </w:r>
        <w:r>
          <w:t xml:space="preserve"> levantado </w:t>
        </w:r>
        <w:r>
          <w:rPr>
            <w:i/>
          </w:rPr>
          <w:t>h.</w:t>
        </w:r>
      </w:ins>
    </w:p>
    <w:p w14:paraId="690A32C6" w14:textId="77777777" w:rsidR="007E7028" w:rsidRDefault="007E7028" w:rsidP="007E7028">
      <w:pPr>
        <w:pStyle w:val="LetranormalTFG"/>
        <w:jc w:val="center"/>
        <w:rPr>
          <w:ins w:id="1179" w:author="David Vacas Miguel" w:date="2018-06-26T14:51:00Z"/>
        </w:rPr>
      </w:pPr>
      <w:ins w:id="1180" w:author="David Vacas Miguel" w:date="2018-06-26T14:51:00Z">
        <w:r>
          <w:rPr>
            <w:noProof/>
            <w:lang w:eastAsia="es-ES"/>
          </w:rPr>
          <w:drawing>
            <wp:inline distT="0" distB="0" distL="0" distR="0" wp14:anchorId="12E47648" wp14:editId="619A59FB">
              <wp:extent cx="2924175" cy="1190625"/>
              <wp:effectExtent l="0" t="0" r="9525" b="9525"/>
              <wp:docPr id="297" name="Imagen 297" descr="Trigonometria altura camara pa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rigonometria altura camara paint"/>
                      <pic:cNvPicPr>
                        <a:picLocks noChangeAspect="1" noChangeArrowheads="1"/>
                      </pic:cNvPicPr>
                    </pic:nvPicPr>
                    <pic:blipFill rotWithShape="1">
                      <a:blip r:embed="rId146">
                        <a:extLst>
                          <a:ext uri="{28A0092B-C50C-407E-A947-70E740481C1C}">
                            <a14:useLocalDpi xmlns:a14="http://schemas.microsoft.com/office/drawing/2010/main" val="0"/>
                          </a:ext>
                        </a:extLst>
                      </a:blip>
                      <a:srcRect b="61656"/>
                      <a:stretch/>
                    </pic:blipFill>
                    <pic:spPr bwMode="auto">
                      <a:xfrm>
                        <a:off x="0" y="0"/>
                        <a:ext cx="2924175" cy="1190625"/>
                      </a:xfrm>
                      <a:prstGeom prst="rect">
                        <a:avLst/>
                      </a:prstGeom>
                      <a:noFill/>
                      <a:ln>
                        <a:noFill/>
                      </a:ln>
                      <a:extLst>
                        <a:ext uri="{53640926-AAD7-44D8-BBD7-CCE9431645EC}">
                          <a14:shadowObscured xmlns:a14="http://schemas.microsoft.com/office/drawing/2010/main"/>
                        </a:ext>
                      </a:extLst>
                    </pic:spPr>
                  </pic:pic>
                </a:graphicData>
              </a:graphic>
            </wp:inline>
          </w:drawing>
        </w:r>
      </w:ins>
    </w:p>
    <w:p w14:paraId="474ABF47" w14:textId="684F20FE" w:rsidR="007E7028" w:rsidRDefault="007E7028" w:rsidP="007E7028">
      <w:pPr>
        <w:pStyle w:val="LetranormalTFG"/>
        <w:jc w:val="center"/>
        <w:rPr>
          <w:ins w:id="1181" w:author="David Vacas Miguel" w:date="2018-06-26T14:51:00Z"/>
        </w:rPr>
      </w:pPr>
      <w:ins w:id="1182" w:author="David Vacas Miguel" w:date="2018-06-26T14:51:00Z">
        <w:r w:rsidRPr="004B65E2">
          <w:rPr>
            <w:b/>
          </w:rPr>
          <w:t xml:space="preserve">Figura </w:t>
        </w:r>
        <w:r>
          <w:rPr>
            <w:b/>
          </w:rPr>
          <w:t>1</w:t>
        </w:r>
      </w:ins>
      <w:ins w:id="1183" w:author="David Vacas Miguel" w:date="2018-06-26T17:37:00Z">
        <w:r w:rsidR="00C55F6C">
          <w:rPr>
            <w:b/>
          </w:rPr>
          <w:t>7</w:t>
        </w:r>
      </w:ins>
      <w:ins w:id="1184" w:author="David Vacas Miguel" w:date="2018-06-26T14:51:00Z">
        <w:r w:rsidRPr="004B65E2">
          <w:rPr>
            <w:b/>
          </w:rPr>
          <w:t>.</w:t>
        </w:r>
        <w:r>
          <w:t xml:space="preserve"> Trigonometría utilizada para el cálculo de la altura de la cámara.</w:t>
        </w:r>
      </w:ins>
    </w:p>
    <w:p w14:paraId="1998EF78" w14:textId="77777777" w:rsidR="007E7028" w:rsidRDefault="007E7028" w:rsidP="007E7028">
      <w:pPr>
        <w:pStyle w:val="LetranormalTFG"/>
        <w:jc w:val="center"/>
        <w:rPr>
          <w:ins w:id="1185" w:author="David Vacas Miguel" w:date="2018-06-26T14:51:00Z"/>
        </w:rPr>
      </w:pPr>
    </w:p>
    <w:p w14:paraId="1B279EEB" w14:textId="5C2598B1" w:rsidR="007E7028" w:rsidRDefault="007E7028" w:rsidP="007E7028">
      <w:pPr>
        <w:pStyle w:val="LetranormalTFG"/>
        <w:tabs>
          <w:tab w:val="right" w:pos="9070"/>
        </w:tabs>
        <w:jc w:val="left"/>
        <w:rPr>
          <w:ins w:id="1186" w:author="David Vacas Miguel" w:date="2018-06-26T14:51:00Z"/>
        </w:rPr>
      </w:pPr>
      <w:ins w:id="1187" w:author="David Vacas Miguel" w:date="2018-06-26T14:51:00Z">
        <w:r w:rsidRPr="00326B5B">
          <w:rPr>
            <w:position w:val="-110"/>
          </w:rPr>
          <w:object w:dxaOrig="3440" w:dyaOrig="1820" w14:anchorId="5D098F0C">
            <v:shape id="_x0000_i1080" type="#_x0000_t75" style="width:171.75pt;height:90.75pt" o:ole="">
              <v:imagedata r:id="rId147" o:title=""/>
            </v:shape>
            <o:OLEObject Type="Embed" ProgID="Equation.DSMT4" ShapeID="_x0000_i1080" DrawAspect="Content" ObjectID="_1591612287" r:id="rId148"/>
          </w:object>
        </w:r>
      </w:ins>
      <w:ins w:id="1188" w:author="David Vacas Miguel" w:date="2018-06-26T14:51:00Z">
        <w:r>
          <w:tab/>
          <w:t>(1</w:t>
        </w:r>
      </w:ins>
      <w:ins w:id="1189" w:author="David Vacas Miguel" w:date="2018-06-26T14:52:00Z">
        <w:r>
          <w:t>6</w:t>
        </w:r>
      </w:ins>
      <w:ins w:id="1190" w:author="David Vacas Miguel" w:date="2018-06-26T14:51:00Z">
        <w:r>
          <w:t>)</w:t>
        </w:r>
      </w:ins>
    </w:p>
    <w:p w14:paraId="5A086C6B" w14:textId="77777777" w:rsidR="007E7028" w:rsidRDefault="007E7028" w:rsidP="007E7028">
      <w:pPr>
        <w:pStyle w:val="LetranormalTFG"/>
        <w:ind w:left="1428"/>
        <w:jc w:val="center"/>
        <w:rPr>
          <w:ins w:id="1191" w:author="David Vacas Miguel" w:date="2018-06-26T14:51:00Z"/>
        </w:rPr>
      </w:pPr>
    </w:p>
    <w:p w14:paraId="103436EA" w14:textId="77777777" w:rsidR="007E7028" w:rsidRDefault="007E7028" w:rsidP="007E7028">
      <w:pPr>
        <w:pStyle w:val="LetranormalTFG"/>
        <w:rPr>
          <w:ins w:id="1192" w:author="David Vacas Miguel" w:date="2018-06-26T14:51:00Z"/>
        </w:rPr>
      </w:pPr>
      <w:ins w:id="1193" w:author="David Vacas Miguel" w:date="2018-06-26T14:51:00Z">
        <w:r>
          <w:t xml:space="preserve">Con esto la cámara se situará automáticamente en el centro de cualquier circuito que se introduzca y a una distancia a la cual se pueda ver el circuito completamente. Estas posiciones son </w:t>
        </w:r>
      </w:ins>
      <w:ins w:id="1194" w:author="David Vacas Miguel" w:date="2018-06-26T14:51:00Z">
        <w:r w:rsidRPr="00326B5B">
          <w:rPr>
            <w:position w:val="-12"/>
          </w:rPr>
          <w:object w:dxaOrig="1820" w:dyaOrig="360" w14:anchorId="52C1B30C">
            <v:shape id="_x0000_i1081" type="#_x0000_t75" style="width:90.75pt;height:18pt" o:ole="">
              <v:imagedata r:id="rId149" o:title=""/>
            </v:shape>
            <o:OLEObject Type="Embed" ProgID="Equation.DSMT4" ShapeID="_x0000_i1081" DrawAspect="Content" ObjectID="_1591612288" r:id="rId150"/>
          </w:object>
        </w:r>
      </w:ins>
      <w:ins w:id="1195" w:author="David Vacas Miguel" w:date="2018-06-26T14:51:00Z">
        <w:r>
          <w:t xml:space="preserve"> y </w:t>
        </w:r>
      </w:ins>
      <w:ins w:id="1196" w:author="David Vacas Miguel" w:date="2018-06-26T14:51:00Z">
        <w:r w:rsidRPr="00326B5B">
          <w:rPr>
            <w:position w:val="-12"/>
          </w:rPr>
          <w:object w:dxaOrig="1520" w:dyaOrig="360" w14:anchorId="6BFEBE94">
            <v:shape id="_x0000_i1082" type="#_x0000_t75" style="width:75.75pt;height:18pt" o:ole="">
              <v:imagedata r:id="rId151" o:title=""/>
            </v:shape>
            <o:OLEObject Type="Embed" ProgID="Equation.DSMT4" ShapeID="_x0000_i1082" DrawAspect="Content" ObjectID="_1591612289" r:id="rId152"/>
          </w:object>
        </w:r>
      </w:ins>
      <w:ins w:id="1197" w:author="David Vacas Miguel" w:date="2018-06-26T14:51:00Z">
        <w:r>
          <w:t>.</w:t>
        </w:r>
      </w:ins>
    </w:p>
    <w:p w14:paraId="3E2B7404" w14:textId="77777777" w:rsidR="007E7028" w:rsidRDefault="007E7028" w:rsidP="007E7028">
      <w:pPr>
        <w:pStyle w:val="LetranormalTFG"/>
        <w:rPr>
          <w:ins w:id="1198" w:author="David Vacas Miguel" w:date="2018-06-26T14:51:00Z"/>
        </w:rPr>
      </w:pPr>
      <w:ins w:id="1199" w:author="David Vacas Miguel" w:date="2018-06-26T14:51:00Z">
        <w:r>
          <w:t>Una vez tenemos la posición de la cámara, dependiendo de que opción haya elegido el usuario se hacen los cálculos para la proyección en perspectiva u ortográfica, esto implica que se cambia también la posición de la cámara obtenida anteriormente.</w:t>
        </w:r>
        <w:r w:rsidRPr="007B34DD">
          <w:t xml:space="preserve"> </w:t>
        </w:r>
        <w:r>
          <w:t xml:space="preserve">En caso de que se opte por una visualización en ortográfica la cámara se situara justo encima del circuito, sin embargo, en caso de que se opte por una visualización en perspectiva se colocara la cámara a 45º respecto a la posición inicial (justo encima del circuito) para que sea posible observar los modelos 3D y la perspectiva de la imagen. El cálculo de </w:t>
        </w:r>
        <w:proofErr w:type="spellStart"/>
        <w:r w:rsidRPr="00326B5B">
          <w:rPr>
            <w:rStyle w:val="CodigoCar"/>
          </w:rPr>
          <w:t>eye</w:t>
        </w:r>
        <w:proofErr w:type="spellEnd"/>
        <w:r>
          <w:t xml:space="preserve"> en perspectiva se realiza colocando una de las dos distancias en un eje en ambos, es decir, </w:t>
        </w:r>
      </w:ins>
      <w:ins w:id="1200" w:author="David Vacas Miguel" w:date="2018-06-26T14:51:00Z">
        <w:r w:rsidRPr="00D1461D">
          <w:rPr>
            <w:position w:val="-10"/>
          </w:rPr>
          <w:object w:dxaOrig="1340" w:dyaOrig="320" w14:anchorId="26E23133">
            <v:shape id="_x0000_i1083" type="#_x0000_t75" style="width:66.75pt;height:15.75pt" o:ole="">
              <v:imagedata r:id="rId153" o:title=""/>
            </v:shape>
            <o:OLEObject Type="Embed" ProgID="Equation.DSMT4" ShapeID="_x0000_i1083" DrawAspect="Content" ObjectID="_1591612290" r:id="rId154"/>
          </w:object>
        </w:r>
      </w:ins>
      <w:ins w:id="1201" w:author="David Vacas Miguel" w:date="2018-06-26T14:51:00Z">
        <w:r>
          <w:t xml:space="preserve">ó </w:t>
        </w:r>
      </w:ins>
      <w:ins w:id="1202" w:author="David Vacas Miguel" w:date="2018-06-26T14:51:00Z">
        <w:r w:rsidRPr="00D1461D">
          <w:rPr>
            <w:position w:val="-10"/>
          </w:rPr>
          <w:object w:dxaOrig="1300" w:dyaOrig="320" w14:anchorId="4E8627B3">
            <v:shape id="_x0000_i1084" type="#_x0000_t75" style="width:65.25pt;height:15.75pt" o:ole="">
              <v:imagedata r:id="rId155" o:title=""/>
            </v:shape>
            <o:OLEObject Type="Embed" ProgID="Equation.DSMT4" ShapeID="_x0000_i1084" DrawAspect="Content" ObjectID="_1591612291" r:id="rId156"/>
          </w:object>
        </w:r>
      </w:ins>
      <w:ins w:id="1203" w:author="David Vacas Miguel" w:date="2018-06-26T14:51:00Z">
        <w:r>
          <w:t xml:space="preserve">. Lo que crea un ángulo de 45 grados respecto al plano XZ. </w:t>
        </w:r>
      </w:ins>
    </w:p>
    <w:p w14:paraId="240EA275" w14:textId="7A3A7912" w:rsidR="007E7028" w:rsidRDefault="007E7028" w:rsidP="007E7028">
      <w:pPr>
        <w:pStyle w:val="LetranormalTFG"/>
        <w:rPr>
          <w:ins w:id="1204" w:author="David Vacas Miguel" w:date="2018-06-26T17:47:00Z"/>
        </w:rPr>
      </w:pPr>
      <w:ins w:id="1205" w:author="David Vacas Miguel" w:date="2018-06-26T14:51:00Z">
        <w:r>
          <w:t>Como añadido, se ha implementado la posibilidad de poder hacer zoom en ambas proyecciones con la rueda del ratón.</w:t>
        </w:r>
      </w:ins>
    </w:p>
    <w:p w14:paraId="3043AE69" w14:textId="77777777" w:rsidR="009A1E9C" w:rsidRDefault="009A1E9C" w:rsidP="007E7028">
      <w:pPr>
        <w:pStyle w:val="LetranormalTFG"/>
        <w:rPr>
          <w:ins w:id="1206" w:author="David Vacas Miguel" w:date="2018-06-26T14:51:00Z"/>
        </w:rPr>
      </w:pPr>
    </w:p>
    <w:p w14:paraId="7B7DFF79" w14:textId="219E4DC8" w:rsidR="007E7028" w:rsidRPr="00370770" w:rsidRDefault="00CA6F04" w:rsidP="00CA6F04">
      <w:pPr>
        <w:pStyle w:val="LetranormalTFG"/>
        <w:rPr>
          <w:ins w:id="1207" w:author="David Vacas Miguel" w:date="2018-06-26T14:51:00Z"/>
          <w:rStyle w:val="Titulo3tfgCar"/>
          <w:rFonts w:ascii="Century Gothic" w:hAnsi="Century Gothic"/>
          <w:rPrChange w:id="1208" w:author="David Vacas Miguel" w:date="2018-06-27T01:23:00Z">
            <w:rPr>
              <w:ins w:id="1209" w:author="David Vacas Miguel" w:date="2018-06-26T14:51:00Z"/>
            </w:rPr>
          </w:rPrChange>
        </w:rPr>
      </w:pPr>
      <w:bookmarkStart w:id="1210" w:name="_Toc517795811"/>
      <w:bookmarkStart w:id="1211" w:name="_Toc517869955"/>
      <w:ins w:id="1212" w:author="David Vacas Miguel" w:date="2018-06-26T14:12:00Z">
        <w:r w:rsidRPr="00370770">
          <w:rPr>
            <w:rStyle w:val="Titulo3tfgCar"/>
            <w:rFonts w:ascii="Century Gothic" w:hAnsi="Century Gothic"/>
            <w:rPrChange w:id="1213" w:author="David Vacas Miguel" w:date="2018-06-27T01:23:00Z">
              <w:rPr>
                <w:b/>
                <w:i/>
              </w:rPr>
            </w:rPrChange>
          </w:rPr>
          <w:t>3.2.3</w:t>
        </w:r>
      </w:ins>
      <w:ins w:id="1214" w:author="David Vacas Miguel" w:date="2018-06-26T17:27:00Z">
        <w:r w:rsidR="00D27C27" w:rsidRPr="00370770">
          <w:rPr>
            <w:rStyle w:val="Titulo3tfgCar"/>
            <w:rFonts w:ascii="Century Gothic" w:hAnsi="Century Gothic"/>
            <w:rPrChange w:id="1215" w:author="David Vacas Miguel" w:date="2018-06-27T01:23:00Z">
              <w:rPr>
                <w:rStyle w:val="Titulo3tfgCar"/>
              </w:rPr>
            </w:rPrChange>
          </w:rPr>
          <w:t>.</w:t>
        </w:r>
      </w:ins>
      <w:ins w:id="1216" w:author="David Vacas Miguel" w:date="2018-06-26T14:12:00Z">
        <w:r w:rsidRPr="00370770">
          <w:rPr>
            <w:rStyle w:val="Titulo3tfgCar"/>
            <w:rFonts w:ascii="Century Gothic" w:hAnsi="Century Gothic"/>
            <w:rPrChange w:id="1217" w:author="David Vacas Miguel" w:date="2018-06-27T01:23:00Z">
              <w:rPr>
                <w:b/>
                <w:i/>
              </w:rPr>
            </w:rPrChange>
          </w:rPr>
          <w:t xml:space="preserve"> </w:t>
        </w:r>
      </w:ins>
      <w:del w:id="1218" w:author="David Vacas Miguel" w:date="2018-05-30T12:09:00Z">
        <w:r w:rsidR="00803022" w:rsidRPr="00370770" w:rsidDel="000D465D">
          <w:rPr>
            <w:rStyle w:val="Titulo3tfgCar"/>
            <w:rFonts w:ascii="Century Gothic" w:hAnsi="Century Gothic"/>
            <w:rPrChange w:id="1219" w:author="David Vacas Miguel" w:date="2018-06-27T01:23:00Z">
              <w:rPr>
                <w:b/>
                <w:i/>
              </w:rPr>
            </w:rPrChange>
          </w:rPr>
          <w:delText xml:space="preserve">(P) </w:delText>
        </w:r>
      </w:del>
      <w:del w:id="1220" w:author="David Vacas Miguel" w:date="2018-06-27T12:30:00Z">
        <w:r w:rsidR="00803022" w:rsidRPr="00370770" w:rsidDel="00051D98">
          <w:rPr>
            <w:rStyle w:val="Titulo3tfgCar"/>
            <w:rFonts w:ascii="Century Gothic" w:hAnsi="Century Gothic"/>
            <w:rPrChange w:id="1221" w:author="David Vacas Miguel" w:date="2018-06-27T01:23:00Z">
              <w:rPr>
                <w:b/>
                <w:i/>
              </w:rPr>
            </w:rPrChange>
          </w:rPr>
          <w:delText>Projection</w:delText>
        </w:r>
      </w:del>
      <w:bookmarkEnd w:id="1210"/>
      <w:ins w:id="1222" w:author="David Vacas Miguel" w:date="2018-06-27T12:30:00Z">
        <w:r w:rsidR="00051D98">
          <w:rPr>
            <w:rStyle w:val="Titulo3tfgCar"/>
            <w:rFonts w:ascii="Century Gothic" w:hAnsi="Century Gothic"/>
          </w:rPr>
          <w:t>Modelo de proyección</w:t>
        </w:r>
      </w:ins>
      <w:bookmarkEnd w:id="1211"/>
    </w:p>
    <w:p w14:paraId="7F89B818" w14:textId="6CC22C73" w:rsidR="00DB787F" w:rsidRDefault="00051D98">
      <w:pPr>
        <w:pStyle w:val="LetranormalTFG"/>
        <w:pPrChange w:id="1223" w:author="David Vacas Miguel" w:date="2018-06-26T14:12:00Z">
          <w:pPr>
            <w:pStyle w:val="LetranormalTFG"/>
            <w:numPr>
              <w:numId w:val="6"/>
            </w:numPr>
            <w:ind w:left="720" w:hanging="360"/>
          </w:pPr>
        </w:pPrChange>
      </w:pPr>
      <w:ins w:id="1224" w:author="David Vacas Miguel" w:date="2018-06-27T12:33:00Z">
        <w:r>
          <w:t xml:space="preserve">El modelo de </w:t>
        </w:r>
      </w:ins>
      <w:ins w:id="1225" w:author="David Vacas Miguel" w:date="2018-06-27T12:34:00Z">
        <w:r>
          <w:t>proyección</w:t>
        </w:r>
      </w:ins>
      <w:ins w:id="1226" w:author="David Vacas Miguel" w:date="2018-06-27T12:33:00Z">
        <w:r>
          <w:t xml:space="preserve"> se establece mediante la matriz </w:t>
        </w:r>
        <w:proofErr w:type="spellStart"/>
        <w:r w:rsidRPr="00051D98">
          <w:rPr>
            <w:i/>
            <w:rPrChange w:id="1227" w:author="David Vacas Miguel" w:date="2018-06-27T12:34:00Z">
              <w:rPr/>
            </w:rPrChange>
          </w:rPr>
          <w:t>projection</w:t>
        </w:r>
        <w:proofErr w:type="spellEnd"/>
        <w:r>
          <w:t xml:space="preserve"> (</w:t>
        </w:r>
        <w:r w:rsidRPr="00051D98">
          <w:rPr>
            <w:i/>
            <w:rPrChange w:id="1228" w:author="David Vacas Miguel" w:date="2018-06-27T12:34:00Z">
              <w:rPr/>
            </w:rPrChange>
          </w:rPr>
          <w:t>V</w:t>
        </w:r>
        <w:r>
          <w:t xml:space="preserve">), teniendo dos posibilidades: </w:t>
        </w:r>
      </w:ins>
      <w:ins w:id="1229" w:author="David Vacas Miguel" w:date="2018-06-27T12:34:00Z">
        <w:r>
          <w:t>proyección</w:t>
        </w:r>
      </w:ins>
      <w:ins w:id="1230" w:author="David Vacas Miguel" w:date="2018-06-27T12:33:00Z">
        <w:r>
          <w:t xml:space="preserve"> ortográfica </w:t>
        </w:r>
      </w:ins>
      <w:ins w:id="1231" w:author="David Vacas Miguel" w:date="2018-06-27T12:34:00Z">
        <w:r>
          <w:t>o en perspectiva.</w:t>
        </w:r>
      </w:ins>
      <w:del w:id="1232" w:author="David Vacas Miguel" w:date="2018-06-26T14:51:00Z">
        <w:r w:rsidR="00803022" w:rsidRPr="00CA6F04" w:rsidDel="007E7028">
          <w:delText>:</w:delText>
        </w:r>
        <w:r w:rsidR="00803022" w:rsidDel="007E7028">
          <w:delText xml:space="preserve"> </w:delText>
        </w:r>
      </w:del>
      <w:del w:id="1233" w:author="David Vacas Miguel" w:date="2018-06-27T12:34:00Z">
        <w:r w:rsidR="00803022" w:rsidRPr="003E43F6" w:rsidDel="00051D98">
          <w:delText>Esta matriz defin</w:delText>
        </w:r>
        <w:r w:rsidR="00803022" w:rsidDel="00051D98">
          <w:delText>e</w:delText>
        </w:r>
        <w:r w:rsidR="00803022" w:rsidRPr="003E43F6" w:rsidDel="00051D98">
          <w:delText xml:space="preserve"> como se realiza la proyección, </w:delText>
        </w:r>
        <w:r w:rsidR="00803022" w:rsidDel="00051D98">
          <w:delText>en perspectiva u ortográfica</w:delText>
        </w:r>
        <w:r w:rsidR="00803022" w:rsidRPr="003E43F6" w:rsidDel="00051D98">
          <w:delText>.</w:delText>
        </w:r>
      </w:del>
      <w:r w:rsidR="00803022" w:rsidRPr="003E43F6">
        <w:t xml:space="preserve"> </w:t>
      </w:r>
    </w:p>
    <w:p w14:paraId="03CB2EAE" w14:textId="5F56A8E5" w:rsidR="00803022" w:rsidRDefault="00803022">
      <w:pPr>
        <w:pStyle w:val="LetranormalTFG"/>
        <w:pPrChange w:id="1234" w:author="David Vacas Miguel" w:date="2018-06-26T14:12:00Z">
          <w:pPr>
            <w:pStyle w:val="LetranormalTFG"/>
            <w:ind w:left="720"/>
          </w:pPr>
        </w:pPrChange>
      </w:pPr>
      <w:r>
        <w:t xml:space="preserve">La diferencia principal entre estos dos tipos de vistas </w:t>
      </w:r>
      <w:del w:id="1235" w:author="David Vacas Miguel" w:date="2018-06-26T14:15:00Z">
        <w:r w:rsidDel="006E303F">
          <w:delText xml:space="preserve">(proyección y ortográfica) </w:delText>
        </w:r>
      </w:del>
      <w:r>
        <w:t>se basa en que la vista en perspectiva mantiene las dimensiones reales de los objetos si nos acercamos o nos alejamos de ellos, por lo que se acerca más a la vista de una persona. En la</w:t>
      </w:r>
      <w:r w:rsidR="00DB787F">
        <w:t>s</w:t>
      </w:r>
      <w:r>
        <w:t xml:space="preserve"> figura</w:t>
      </w:r>
      <w:ins w:id="1236" w:author="David Vacas Miguel" w:date="2018-06-01T03:00:00Z">
        <w:r w:rsidR="00B83CD9">
          <w:t>s</w:t>
        </w:r>
      </w:ins>
      <w:del w:id="1237" w:author="David Vacas Miguel" w:date="2018-06-01T01:43:00Z">
        <w:r w:rsidR="00DB787F" w:rsidDel="00FE55DD">
          <w:delText>s</w:delText>
        </w:r>
      </w:del>
      <w:r>
        <w:t xml:space="preserve"> </w:t>
      </w:r>
      <w:r w:rsidR="00562E23">
        <w:t>1</w:t>
      </w:r>
      <w:ins w:id="1238" w:author="David Vacas Miguel" w:date="2018-06-26T17:37:00Z">
        <w:r w:rsidR="00C55F6C">
          <w:t>8</w:t>
        </w:r>
      </w:ins>
      <w:ins w:id="1239" w:author="David Vacas Miguel" w:date="2018-06-01T01:42:00Z">
        <w:r w:rsidR="00FE55DD">
          <w:t xml:space="preserve"> a)</w:t>
        </w:r>
      </w:ins>
      <w:del w:id="1240" w:author="David Vacas Miguel" w:date="2018-05-27T13:33:00Z">
        <w:r w:rsidR="00562E23" w:rsidDel="0047468B">
          <w:delText>5</w:delText>
        </w:r>
      </w:del>
      <w:r>
        <w:t xml:space="preserve"> y </w:t>
      </w:r>
      <w:ins w:id="1241" w:author="David Vacas Miguel" w:date="2018-06-01T01:43:00Z">
        <w:r w:rsidR="00FE55DD">
          <w:t>1</w:t>
        </w:r>
      </w:ins>
      <w:ins w:id="1242" w:author="David Vacas Miguel" w:date="2018-06-26T17:37:00Z">
        <w:r w:rsidR="00C55F6C">
          <w:t>8</w:t>
        </w:r>
      </w:ins>
      <w:ins w:id="1243" w:author="David Vacas Miguel" w:date="2018-06-01T01:43:00Z">
        <w:r w:rsidR="00FE55DD">
          <w:t xml:space="preserve"> </w:t>
        </w:r>
      </w:ins>
      <w:ins w:id="1244" w:author="David Vacas Miguel" w:date="2018-06-01T01:42:00Z">
        <w:r w:rsidR="00FE55DD">
          <w:t>b)</w:t>
        </w:r>
      </w:ins>
      <w:del w:id="1245" w:author="David Vacas Miguel" w:date="2018-06-01T01:42:00Z">
        <w:r w:rsidR="00562E23" w:rsidDel="00FE55DD">
          <w:delText>1</w:delText>
        </w:r>
      </w:del>
      <w:del w:id="1246" w:author="David Vacas Miguel" w:date="2018-05-27T13:33:00Z">
        <w:r w:rsidR="00562E23" w:rsidDel="0047468B">
          <w:delText>6</w:delText>
        </w:r>
      </w:del>
      <w:r>
        <w:t xml:space="preserve"> podemos observar como dos cámaras, una de cada tipo de vista, generan el plano de proyección a partir de los puntos de los objetos del espacio.</w:t>
      </w:r>
    </w:p>
    <w:p w14:paraId="24CA8C59" w14:textId="77777777" w:rsidR="00803022" w:rsidRDefault="00803022" w:rsidP="00803022">
      <w:pPr>
        <w:pStyle w:val="LetranormalTFG"/>
        <w:ind w:left="720"/>
      </w:pPr>
    </w:p>
    <w:p w14:paraId="09770295" w14:textId="77777777" w:rsidR="00803022" w:rsidRDefault="00803022" w:rsidP="00803022">
      <w:pPr>
        <w:pStyle w:val="LetranormalTFG"/>
        <w:ind w:left="720"/>
      </w:pPr>
      <w:r>
        <w:rPr>
          <w:noProof/>
          <w:lang w:eastAsia="es-ES"/>
        </w:rPr>
        <w:drawing>
          <wp:inline distT="0" distB="0" distL="0" distR="0" wp14:anchorId="2B7F4364" wp14:editId="4C4915CA">
            <wp:extent cx="2466975" cy="1828800"/>
            <wp:effectExtent l="0" t="0" r="9525" b="0"/>
            <wp:docPr id="312" name="Imagen 312" descr="vistaPerspec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vistaPerspectiva"/>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466975" cy="1828800"/>
                    </a:xfrm>
                    <a:prstGeom prst="rect">
                      <a:avLst/>
                    </a:prstGeom>
                    <a:noFill/>
                    <a:ln>
                      <a:noFill/>
                    </a:ln>
                  </pic:spPr>
                </pic:pic>
              </a:graphicData>
            </a:graphic>
          </wp:inline>
        </w:drawing>
      </w:r>
      <w:r>
        <w:rPr>
          <w:noProof/>
          <w:lang w:eastAsia="es-ES"/>
        </w:rPr>
        <w:drawing>
          <wp:inline distT="0" distB="0" distL="0" distR="0" wp14:anchorId="2AD5C4A5" wp14:editId="65E5B4BF">
            <wp:extent cx="2743200" cy="1647825"/>
            <wp:effectExtent l="0" t="0" r="0" b="9525"/>
            <wp:docPr id="313" name="Imagen 313" descr="vistaOrtograf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vistaOrtografica"/>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743200" cy="1647825"/>
                    </a:xfrm>
                    <a:prstGeom prst="rect">
                      <a:avLst/>
                    </a:prstGeom>
                    <a:noFill/>
                    <a:ln>
                      <a:noFill/>
                    </a:ln>
                  </pic:spPr>
                </pic:pic>
              </a:graphicData>
            </a:graphic>
          </wp:inline>
        </w:drawing>
      </w:r>
    </w:p>
    <w:p w14:paraId="35AAD636" w14:textId="65DCDEFB" w:rsidR="00803022" w:rsidRDefault="00803022" w:rsidP="00803022">
      <w:pPr>
        <w:pStyle w:val="LetranormalTFG"/>
        <w:ind w:left="720"/>
        <w:jc w:val="left"/>
        <w:rPr>
          <w:ins w:id="1247" w:author="David Vacas Miguel" w:date="2018-06-01T01:39:00Z"/>
        </w:rPr>
      </w:pPr>
      <w:r>
        <w:rPr>
          <w:b/>
        </w:rPr>
        <w:t xml:space="preserve">            </w:t>
      </w:r>
      <w:ins w:id="1248" w:author="David Vacas Miguel" w:date="2018-06-01T01:39:00Z">
        <w:r w:rsidR="00EC1203">
          <w:rPr>
            <w:b/>
          </w:rPr>
          <w:t>a)</w:t>
        </w:r>
      </w:ins>
      <w:del w:id="1249" w:author="David Vacas Miguel" w:date="2018-06-01T01:39:00Z">
        <w:r w:rsidDel="00EC1203">
          <w:rPr>
            <w:b/>
          </w:rPr>
          <w:delText xml:space="preserve">Figura </w:delText>
        </w:r>
        <w:r w:rsidR="00562E23" w:rsidDel="00EC1203">
          <w:rPr>
            <w:b/>
          </w:rPr>
          <w:delText>1</w:delText>
        </w:r>
      </w:del>
      <w:del w:id="1250" w:author="David Vacas Miguel" w:date="2018-05-27T13:33:00Z">
        <w:r w:rsidR="00562E23" w:rsidDel="0047468B">
          <w:rPr>
            <w:b/>
          </w:rPr>
          <w:delText>5</w:delText>
        </w:r>
      </w:del>
      <w:del w:id="1251" w:author="David Vacas Miguel" w:date="2018-06-01T01:39:00Z">
        <w:r w:rsidRPr="004C4970" w:rsidDel="00EC1203">
          <w:rPr>
            <w:b/>
          </w:rPr>
          <w:delText>.</w:delText>
        </w:r>
      </w:del>
      <w:r>
        <w:t xml:space="preserve"> Vista en perspectiva.</w:t>
      </w:r>
      <w:r>
        <w:tab/>
      </w:r>
      <w:r>
        <w:tab/>
        <w:t xml:space="preserve">  </w:t>
      </w:r>
      <w:ins w:id="1252" w:author="David Vacas Miguel" w:date="2018-06-01T01:40:00Z">
        <w:r w:rsidR="00EC1203">
          <w:tab/>
        </w:r>
      </w:ins>
      <w:ins w:id="1253" w:author="David Vacas Miguel" w:date="2018-06-01T01:39:00Z">
        <w:r w:rsidR="00EC1203">
          <w:rPr>
            <w:b/>
          </w:rPr>
          <w:t>b)</w:t>
        </w:r>
      </w:ins>
      <w:del w:id="1254" w:author="David Vacas Miguel" w:date="2018-06-01T01:39:00Z">
        <w:r w:rsidDel="00EC1203">
          <w:rPr>
            <w:b/>
          </w:rPr>
          <w:delText>Figura</w:delText>
        </w:r>
        <w:r w:rsidR="00562E23" w:rsidDel="00EC1203">
          <w:rPr>
            <w:b/>
          </w:rPr>
          <w:delText xml:space="preserve"> 1</w:delText>
        </w:r>
      </w:del>
      <w:del w:id="1255" w:author="David Vacas Miguel" w:date="2018-05-27T13:33:00Z">
        <w:r w:rsidR="00562E23" w:rsidDel="0047468B">
          <w:rPr>
            <w:b/>
          </w:rPr>
          <w:delText>6</w:delText>
        </w:r>
      </w:del>
      <w:del w:id="1256" w:author="David Vacas Miguel" w:date="2018-06-01T01:39:00Z">
        <w:r w:rsidRPr="004C4970" w:rsidDel="00EC1203">
          <w:rPr>
            <w:b/>
          </w:rPr>
          <w:delText>.</w:delText>
        </w:r>
      </w:del>
      <w:r>
        <w:t xml:space="preserve"> Vista ortográfica.</w:t>
      </w:r>
    </w:p>
    <w:p w14:paraId="0242EA0B" w14:textId="3E902F3D" w:rsidR="00EC1203" w:rsidRDefault="00EC1203">
      <w:pPr>
        <w:pStyle w:val="LetranormalTFG"/>
        <w:ind w:left="720"/>
        <w:jc w:val="center"/>
        <w:pPrChange w:id="1257" w:author="David Vacas Miguel" w:date="2018-06-01T01:40:00Z">
          <w:pPr>
            <w:pStyle w:val="LetranormalTFG"/>
            <w:ind w:left="720"/>
            <w:jc w:val="left"/>
          </w:pPr>
        </w:pPrChange>
      </w:pPr>
      <w:ins w:id="1258" w:author="David Vacas Miguel" w:date="2018-06-01T01:39:00Z">
        <w:r>
          <w:rPr>
            <w:b/>
          </w:rPr>
          <w:t>Figura 1</w:t>
        </w:r>
      </w:ins>
      <w:ins w:id="1259" w:author="David Vacas Miguel" w:date="2018-06-26T17:37:00Z">
        <w:r w:rsidR="00C55F6C">
          <w:rPr>
            <w:b/>
          </w:rPr>
          <w:t>8</w:t>
        </w:r>
      </w:ins>
      <w:ins w:id="1260" w:author="David Vacas Miguel" w:date="2018-06-01T01:39:00Z">
        <w:r>
          <w:rPr>
            <w:b/>
          </w:rPr>
          <w:t xml:space="preserve">. </w:t>
        </w:r>
        <w:r w:rsidRPr="00EC1203">
          <w:rPr>
            <w:rPrChange w:id="1261" w:author="David Vacas Miguel" w:date="2018-06-01T01:40:00Z">
              <w:rPr>
                <w:b/>
              </w:rPr>
            </w:rPrChange>
          </w:rPr>
          <w:t>Tipos de proyección.</w:t>
        </w:r>
      </w:ins>
    </w:p>
    <w:p w14:paraId="75E8A56A" w14:textId="77777777" w:rsidR="00803022" w:rsidRDefault="00803022" w:rsidP="00803022">
      <w:pPr>
        <w:pStyle w:val="LetranormalTFG"/>
        <w:ind w:left="720"/>
        <w:jc w:val="left"/>
      </w:pPr>
    </w:p>
    <w:p w14:paraId="791EBE81" w14:textId="524F0849" w:rsidR="00803022" w:rsidRPr="00DB787F" w:rsidRDefault="00803022">
      <w:pPr>
        <w:pStyle w:val="LetranormalTFG"/>
        <w:pPrChange w:id="1262" w:author="David Vacas Miguel" w:date="2018-06-26T14:12:00Z">
          <w:pPr>
            <w:pStyle w:val="LetranormalTFG"/>
            <w:ind w:left="708"/>
          </w:pPr>
        </w:pPrChange>
      </w:pPr>
      <w:r w:rsidRPr="00DB787F">
        <w:t>Esto se debe a que en una vista ortográfica los puntos de los objetos se proyectan de forma perpendicular al plano de proyección, mientras que en la vista en perspectiva los puntos se dirigen al punto central de la cámara o centro de proyección.</w:t>
      </w:r>
    </w:p>
    <w:p w14:paraId="7A791E19" w14:textId="115A44F0" w:rsidR="00DB787F" w:rsidRDefault="00803022">
      <w:pPr>
        <w:pStyle w:val="LetranormalTFG"/>
        <w:jc w:val="left"/>
        <w:pPrChange w:id="1263" w:author="David Vacas Miguel" w:date="2018-06-26T14:12:00Z">
          <w:pPr>
            <w:pStyle w:val="LetranormalTFG"/>
            <w:ind w:left="720"/>
            <w:jc w:val="left"/>
          </w:pPr>
        </w:pPrChange>
      </w:pPr>
      <w:r>
        <w:t>Las funciones de</w:t>
      </w:r>
      <w:ins w:id="1264" w:author="David Vacas Miguel" w:date="2018-06-26T14:16:00Z">
        <w:r w:rsidR="006E303F">
          <w:t xml:space="preserve"> la </w:t>
        </w:r>
        <w:proofErr w:type="spellStart"/>
        <w:r w:rsidR="006E303F">
          <w:t>libreria</w:t>
        </w:r>
      </w:ins>
      <w:proofErr w:type="spellEnd"/>
      <w:r>
        <w:t xml:space="preserve"> GLM que se utilizan en el </w:t>
      </w:r>
      <w:r w:rsidR="0084410D">
        <w:t>cálculo</w:t>
      </w:r>
      <w:r>
        <w:t xml:space="preserve"> de esta matriz son</w:t>
      </w:r>
      <w:ins w:id="1265" w:author="David Vacas Miguel" w:date="2018-06-27T01:24:00Z">
        <w:r w:rsidR="00C030DC">
          <w:t>:</w:t>
        </w:r>
      </w:ins>
    </w:p>
    <w:p w14:paraId="0D489B9D" w14:textId="2C587E32" w:rsidR="00DB787F" w:rsidRPr="00232D77" w:rsidRDefault="00DB1975">
      <w:pPr>
        <w:pStyle w:val="LetranormalTFG"/>
        <w:pPrChange w:id="1266" w:author="David Vacas Miguel" w:date="2018-06-26T14:12:00Z">
          <w:pPr>
            <w:pStyle w:val="LetranormalTFG"/>
            <w:ind w:left="720"/>
          </w:pPr>
        </w:pPrChange>
      </w:pPr>
      <w:proofErr w:type="spellStart"/>
      <w:r w:rsidRPr="00FE55DD">
        <w:rPr>
          <w:rStyle w:val="CodigoCar"/>
          <w:rPrChange w:id="1267" w:author="David Vacas Miguel" w:date="2018-06-01T01:43:00Z">
            <w:rPr>
              <w:rFonts w:ascii="Courier Prime" w:hAnsi="Courier Prime"/>
              <w:i/>
            </w:rPr>
          </w:rPrChange>
        </w:rPr>
        <w:t>perspective</w:t>
      </w:r>
      <w:proofErr w:type="spellEnd"/>
      <w:r w:rsidRPr="00FE55DD">
        <w:rPr>
          <w:rStyle w:val="CodigoCar"/>
          <w:rPrChange w:id="1268" w:author="David Vacas Miguel" w:date="2018-06-01T01:43:00Z">
            <w:rPr>
              <w:rFonts w:ascii="Courier Prime" w:hAnsi="Courier Prime"/>
              <w:i/>
            </w:rPr>
          </w:rPrChange>
        </w:rPr>
        <w:t>(</w:t>
      </w:r>
      <w:proofErr w:type="spellStart"/>
      <w:r w:rsidRPr="00FE55DD">
        <w:rPr>
          <w:rStyle w:val="CodigoCar"/>
          <w:rPrChange w:id="1269" w:author="David Vacas Miguel" w:date="2018-06-01T01:43:00Z">
            <w:rPr>
              <w:rFonts w:ascii="Courier Prime" w:hAnsi="Courier Prime"/>
              <w:i/>
            </w:rPr>
          </w:rPrChange>
        </w:rPr>
        <w:t>fov</w:t>
      </w:r>
      <w:proofErr w:type="spellEnd"/>
      <w:r w:rsidRPr="00FE55DD">
        <w:rPr>
          <w:rStyle w:val="CodigoCar"/>
          <w:rPrChange w:id="1270" w:author="David Vacas Miguel" w:date="2018-06-01T01:43:00Z">
            <w:rPr>
              <w:rFonts w:ascii="Courier Prime" w:hAnsi="Courier Prime"/>
              <w:i/>
            </w:rPr>
          </w:rPrChange>
        </w:rPr>
        <w:t xml:space="preserve">, </w:t>
      </w:r>
      <w:proofErr w:type="spellStart"/>
      <w:r w:rsidRPr="00FE55DD">
        <w:rPr>
          <w:rStyle w:val="CodigoCar"/>
          <w:rPrChange w:id="1271" w:author="David Vacas Miguel" w:date="2018-06-01T01:43:00Z">
            <w:rPr>
              <w:rFonts w:ascii="Courier Prime" w:hAnsi="Courier Prime"/>
              <w:i/>
            </w:rPr>
          </w:rPrChange>
        </w:rPr>
        <w:t>aspectRatio</w:t>
      </w:r>
      <w:proofErr w:type="spellEnd"/>
      <w:r w:rsidRPr="00FE55DD">
        <w:rPr>
          <w:rStyle w:val="CodigoCar"/>
          <w:rPrChange w:id="1272" w:author="David Vacas Miguel" w:date="2018-06-01T01:43:00Z">
            <w:rPr>
              <w:rFonts w:ascii="Courier Prime" w:hAnsi="Courier Prime"/>
              <w:i/>
            </w:rPr>
          </w:rPrChange>
        </w:rPr>
        <w:t xml:space="preserve">, </w:t>
      </w:r>
      <w:proofErr w:type="spellStart"/>
      <w:r w:rsidRPr="00FE55DD">
        <w:rPr>
          <w:rStyle w:val="CodigoCar"/>
          <w:rPrChange w:id="1273" w:author="David Vacas Miguel" w:date="2018-06-01T01:43:00Z">
            <w:rPr>
              <w:rFonts w:ascii="Courier Prime" w:hAnsi="Courier Prime"/>
              <w:i/>
            </w:rPr>
          </w:rPrChange>
        </w:rPr>
        <w:t>near</w:t>
      </w:r>
      <w:proofErr w:type="spellEnd"/>
      <w:r w:rsidRPr="00FE55DD">
        <w:rPr>
          <w:rStyle w:val="CodigoCar"/>
          <w:rPrChange w:id="1274" w:author="David Vacas Miguel" w:date="2018-06-01T01:43:00Z">
            <w:rPr>
              <w:rFonts w:ascii="Courier Prime" w:hAnsi="Courier Prime"/>
              <w:i/>
            </w:rPr>
          </w:rPrChange>
        </w:rPr>
        <w:t xml:space="preserve">, </w:t>
      </w:r>
      <w:proofErr w:type="spellStart"/>
      <w:r w:rsidRPr="00FE55DD">
        <w:rPr>
          <w:rStyle w:val="CodigoCar"/>
          <w:rPrChange w:id="1275" w:author="David Vacas Miguel" w:date="2018-06-01T01:43:00Z">
            <w:rPr>
              <w:rFonts w:ascii="Courier Prime" w:hAnsi="Courier Prime"/>
              <w:i/>
            </w:rPr>
          </w:rPrChange>
        </w:rPr>
        <w:t>far</w:t>
      </w:r>
      <w:proofErr w:type="spellEnd"/>
      <w:r w:rsidRPr="00FE55DD">
        <w:rPr>
          <w:rStyle w:val="CodigoCar"/>
          <w:rPrChange w:id="1276" w:author="David Vacas Miguel" w:date="2018-06-01T01:43:00Z">
            <w:rPr>
              <w:rFonts w:ascii="Courier Prime" w:hAnsi="Courier Prime"/>
              <w:i/>
            </w:rPr>
          </w:rPrChange>
        </w:rPr>
        <w:t>)</w:t>
      </w:r>
      <w:r w:rsidRPr="00F21B89">
        <w:rPr>
          <w:rFonts w:ascii="Courier Prime" w:hAnsi="Courier Prime"/>
        </w:rPr>
        <w:t xml:space="preserve"> </w:t>
      </w:r>
      <w:r>
        <w:t xml:space="preserve">para el </w:t>
      </w:r>
      <w:r w:rsidR="0084410D">
        <w:t>cálculo</w:t>
      </w:r>
      <w:r>
        <w:t xml:space="preserve"> de la matriz en perspectiva</w:t>
      </w:r>
      <w:ins w:id="1277" w:author="David Vacas Miguel" w:date="2018-06-26T14:16:00Z">
        <w:r w:rsidR="006E303F">
          <w:t>,</w:t>
        </w:r>
      </w:ins>
      <w:r w:rsidR="00232D77">
        <w:t xml:space="preserve"> donde </w:t>
      </w:r>
      <w:proofErr w:type="spellStart"/>
      <w:r w:rsidR="00232D77" w:rsidRPr="00FE55DD">
        <w:rPr>
          <w:rStyle w:val="CodigoCar"/>
          <w:rPrChange w:id="1278" w:author="David Vacas Miguel" w:date="2018-06-01T01:43:00Z">
            <w:rPr>
              <w:i/>
            </w:rPr>
          </w:rPrChange>
        </w:rPr>
        <w:t>fov</w:t>
      </w:r>
      <w:proofErr w:type="spellEnd"/>
      <w:r w:rsidR="00232D77">
        <w:rPr>
          <w:i/>
        </w:rPr>
        <w:t xml:space="preserve"> </w:t>
      </w:r>
      <w:r w:rsidR="00232D77" w:rsidRPr="00F21B89">
        <w:t xml:space="preserve">indica el </w:t>
      </w:r>
      <w:r w:rsidR="00232D77">
        <w:t>á</w:t>
      </w:r>
      <w:r w:rsidR="00232D77" w:rsidRPr="00232D77">
        <w:t>ngulo</w:t>
      </w:r>
      <w:r w:rsidR="00232D77">
        <w:t xml:space="preserve"> de visión de la cámara,</w:t>
      </w:r>
      <w:del w:id="1279" w:author="David Vacas Miguel" w:date="2018-06-26T14:16:00Z">
        <w:r w:rsidR="00232D77" w:rsidDel="006E303F">
          <w:delText xml:space="preserve"> el</w:delText>
        </w:r>
      </w:del>
      <w:r w:rsidR="00232D77">
        <w:t xml:space="preserve"> </w:t>
      </w:r>
      <w:proofErr w:type="spellStart"/>
      <w:r w:rsidR="00232D77" w:rsidRPr="00FE55DD">
        <w:rPr>
          <w:rStyle w:val="CodigoCar"/>
          <w:rPrChange w:id="1280" w:author="David Vacas Miguel" w:date="2018-06-01T01:43:00Z">
            <w:rPr>
              <w:i/>
            </w:rPr>
          </w:rPrChange>
        </w:rPr>
        <w:t>aspectRatio</w:t>
      </w:r>
      <w:proofErr w:type="spellEnd"/>
      <w:r w:rsidR="00232D77">
        <w:t xml:space="preserve"> es la proporción entre su ancho y altura, </w:t>
      </w:r>
      <w:proofErr w:type="spellStart"/>
      <w:r w:rsidR="00232D77" w:rsidRPr="00FE55DD">
        <w:rPr>
          <w:rStyle w:val="CodigoCar"/>
          <w:rPrChange w:id="1281" w:author="David Vacas Miguel" w:date="2018-06-01T01:43:00Z">
            <w:rPr>
              <w:i/>
            </w:rPr>
          </w:rPrChange>
        </w:rPr>
        <w:t>near</w:t>
      </w:r>
      <w:proofErr w:type="spellEnd"/>
      <w:r w:rsidR="00232D77">
        <w:t xml:space="preserve"> es la distancia desde la que empieza a ver y </w:t>
      </w:r>
      <w:proofErr w:type="spellStart"/>
      <w:r w:rsidR="00232D77" w:rsidRPr="00FE55DD">
        <w:rPr>
          <w:rStyle w:val="CodigoCar"/>
          <w:rPrChange w:id="1282" w:author="David Vacas Miguel" w:date="2018-06-01T01:43:00Z">
            <w:rPr>
              <w:i/>
            </w:rPr>
          </w:rPrChange>
        </w:rPr>
        <w:t>far</w:t>
      </w:r>
      <w:proofErr w:type="spellEnd"/>
      <w:r w:rsidR="00232D77">
        <w:t xml:space="preserve"> es la distancia hasta donde puede ver</w:t>
      </w:r>
      <w:ins w:id="1283" w:author="David Vacas Miguel" w:date="2018-06-26T14:16:00Z">
        <w:r w:rsidR="006E303F">
          <w:t xml:space="preserve"> [11]</w:t>
        </w:r>
      </w:ins>
      <w:ins w:id="1284" w:author="David Vacas Miguel" w:date="2018-06-10T15:09:00Z">
        <w:r w:rsidR="00467294">
          <w:t>.</w:t>
        </w:r>
      </w:ins>
      <w:del w:id="1285" w:author="David Vacas Miguel" w:date="2018-06-10T15:09:00Z">
        <w:r w:rsidR="00232D77" w:rsidDel="00467294">
          <w:delText>.</w:delText>
        </w:r>
      </w:del>
    </w:p>
    <w:p w14:paraId="3CFDC9BD" w14:textId="2770D53E" w:rsidR="00803022" w:rsidRDefault="00DB1975">
      <w:pPr>
        <w:pStyle w:val="LetranormalTFG"/>
        <w:rPr>
          <w:ins w:id="1286" w:author="David Vacas Miguel" w:date="2018-06-26T17:31:00Z"/>
        </w:rPr>
      </w:pPr>
      <w:proofErr w:type="spellStart"/>
      <w:r w:rsidRPr="00FE55DD">
        <w:rPr>
          <w:rStyle w:val="CodigoCar"/>
          <w:rPrChange w:id="1287" w:author="David Vacas Miguel" w:date="2018-06-01T01:43:00Z">
            <w:rPr>
              <w:rFonts w:ascii="Courier Prime" w:hAnsi="Courier Prime"/>
              <w:i/>
            </w:rPr>
          </w:rPrChange>
        </w:rPr>
        <w:lastRenderedPageBreak/>
        <w:t>ortho</w:t>
      </w:r>
      <w:proofErr w:type="spellEnd"/>
      <w:r w:rsidRPr="00FE55DD">
        <w:rPr>
          <w:rStyle w:val="CodigoCar"/>
          <w:rPrChange w:id="1288" w:author="David Vacas Miguel" w:date="2018-06-01T01:43:00Z">
            <w:rPr>
              <w:rFonts w:ascii="Courier Prime" w:hAnsi="Courier Prime"/>
              <w:i/>
            </w:rPr>
          </w:rPrChange>
        </w:rPr>
        <w:t>(</w:t>
      </w:r>
      <w:proofErr w:type="spellStart"/>
      <w:r w:rsidRPr="00FE55DD">
        <w:rPr>
          <w:rStyle w:val="CodigoCar"/>
          <w:rPrChange w:id="1289" w:author="David Vacas Miguel" w:date="2018-06-01T01:43:00Z">
            <w:rPr>
              <w:rFonts w:ascii="Courier Prime" w:hAnsi="Courier Prime"/>
              <w:i/>
            </w:rPr>
          </w:rPrChange>
        </w:rPr>
        <w:t>left,right,bottom,top,near,far</w:t>
      </w:r>
      <w:proofErr w:type="spellEnd"/>
      <w:r w:rsidRPr="00FE55DD">
        <w:rPr>
          <w:rStyle w:val="CodigoCar"/>
          <w:rPrChange w:id="1290" w:author="David Vacas Miguel" w:date="2018-06-01T01:43:00Z">
            <w:rPr>
              <w:rFonts w:ascii="Courier Prime" w:hAnsi="Courier Prime"/>
              <w:i/>
            </w:rPr>
          </w:rPrChange>
        </w:rPr>
        <w:t>)</w:t>
      </w:r>
      <w:r>
        <w:rPr>
          <w:i/>
        </w:rPr>
        <w:t xml:space="preserve"> </w:t>
      </w:r>
      <w:r>
        <w:t xml:space="preserve">para el </w:t>
      </w:r>
      <w:r w:rsidR="0084410D">
        <w:t>cálculo</w:t>
      </w:r>
      <w:r>
        <w:t xml:space="preserve"> de la matriz en ortográfica</w:t>
      </w:r>
      <w:r w:rsidR="001D0624">
        <w:t xml:space="preserve"> donde </w:t>
      </w:r>
      <w:proofErr w:type="spellStart"/>
      <w:r w:rsidR="001D0624" w:rsidRPr="00FE55DD">
        <w:rPr>
          <w:rStyle w:val="CodigoCar"/>
          <w:rPrChange w:id="1291" w:author="David Vacas Miguel" w:date="2018-06-01T01:43:00Z">
            <w:rPr>
              <w:i/>
            </w:rPr>
          </w:rPrChange>
        </w:rPr>
        <w:t>left</w:t>
      </w:r>
      <w:proofErr w:type="spellEnd"/>
      <w:r w:rsidR="001D0624" w:rsidRPr="00FE55DD">
        <w:rPr>
          <w:rStyle w:val="CodigoCar"/>
          <w:rPrChange w:id="1292" w:author="David Vacas Miguel" w:date="2018-06-01T01:43:00Z">
            <w:rPr/>
          </w:rPrChange>
        </w:rPr>
        <w:t xml:space="preserve">, </w:t>
      </w:r>
      <w:proofErr w:type="spellStart"/>
      <w:r w:rsidR="001D0624" w:rsidRPr="00FE55DD">
        <w:rPr>
          <w:rStyle w:val="CodigoCar"/>
          <w:rPrChange w:id="1293" w:author="David Vacas Miguel" w:date="2018-06-01T01:43:00Z">
            <w:rPr>
              <w:i/>
            </w:rPr>
          </w:rPrChange>
        </w:rPr>
        <w:t>right</w:t>
      </w:r>
      <w:proofErr w:type="spellEnd"/>
      <w:r w:rsidR="001D0624" w:rsidRPr="00FE55DD">
        <w:rPr>
          <w:rStyle w:val="CodigoCar"/>
          <w:rPrChange w:id="1294" w:author="David Vacas Miguel" w:date="2018-06-01T01:43:00Z">
            <w:rPr>
              <w:i/>
            </w:rPr>
          </w:rPrChange>
        </w:rPr>
        <w:t xml:space="preserve">, </w:t>
      </w:r>
      <w:proofErr w:type="spellStart"/>
      <w:r w:rsidR="001D0624" w:rsidRPr="00FE55DD">
        <w:rPr>
          <w:rStyle w:val="CodigoCar"/>
          <w:rPrChange w:id="1295" w:author="David Vacas Miguel" w:date="2018-06-01T01:43:00Z">
            <w:rPr>
              <w:i/>
            </w:rPr>
          </w:rPrChange>
        </w:rPr>
        <w:t>bottom</w:t>
      </w:r>
      <w:proofErr w:type="spellEnd"/>
      <w:r w:rsidR="001D0624">
        <w:rPr>
          <w:i/>
        </w:rPr>
        <w:t xml:space="preserve"> y </w:t>
      </w:r>
      <w:r w:rsidR="001D0624" w:rsidRPr="00FE55DD">
        <w:rPr>
          <w:rStyle w:val="CodigoCar"/>
          <w:rPrChange w:id="1296" w:author="David Vacas Miguel" w:date="2018-06-01T01:44:00Z">
            <w:rPr>
              <w:i/>
            </w:rPr>
          </w:rPrChange>
        </w:rPr>
        <w:t>top</w:t>
      </w:r>
      <w:r w:rsidR="00DD0709">
        <w:t xml:space="preserve"> configuran </w:t>
      </w:r>
      <w:del w:id="1297" w:author="David Vacas Miguel" w:date="2018-06-26T14:16:00Z">
        <w:r w:rsidR="00E453BB" w:rsidDel="006E303F">
          <w:delText>la visión de la</w:delText>
        </w:r>
      </w:del>
      <w:ins w:id="1298" w:author="David Vacas Miguel" w:date="2018-06-26T14:16:00Z">
        <w:r w:rsidR="006E303F">
          <w:t>el volumen de visualización de la</w:t>
        </w:r>
      </w:ins>
      <w:r w:rsidR="00E453BB">
        <w:t xml:space="preserve"> </w:t>
      </w:r>
      <w:del w:id="1299" w:author="David Vacas Miguel" w:date="2018-06-26T14:16:00Z">
        <w:r w:rsidR="00E453BB" w:rsidDel="006E303F">
          <w:delText>camara</w:delText>
        </w:r>
      </w:del>
      <w:ins w:id="1300" w:author="David Vacas Miguel" w:date="2018-06-26T14:16:00Z">
        <w:r w:rsidR="006E303F">
          <w:t>cámara</w:t>
        </w:r>
      </w:ins>
      <w:r w:rsidR="00E453BB">
        <w:t xml:space="preserve"> indicando el límite de la cámara en la izquierda, derecha, abajo y arriba respectivamente</w:t>
      </w:r>
      <w:r>
        <w:t>.</w:t>
      </w:r>
    </w:p>
    <w:p w14:paraId="2EB174CE" w14:textId="2EDFFC37" w:rsidR="006940AD" w:rsidRPr="00DB1975" w:rsidRDefault="006940AD">
      <w:pPr>
        <w:pStyle w:val="TFGtitulo2"/>
        <w:pPrChange w:id="1301" w:author="David Vacas Miguel" w:date="2018-06-26T17:31:00Z">
          <w:pPr>
            <w:pStyle w:val="LetranormalTFG"/>
            <w:ind w:left="720"/>
          </w:pPr>
        </w:pPrChange>
      </w:pPr>
      <w:bookmarkStart w:id="1302" w:name="_Toc517869956"/>
      <w:ins w:id="1303" w:author="David Vacas Miguel" w:date="2018-06-26T17:31:00Z">
        <w:r>
          <w:t>3.3</w:t>
        </w:r>
      </w:ins>
      <w:ins w:id="1304" w:author="David Vacas Miguel" w:date="2018-06-27T13:36:00Z">
        <w:r w:rsidR="004F4E74">
          <w:t>.</w:t>
        </w:r>
      </w:ins>
      <w:ins w:id="1305" w:author="David Vacas Miguel" w:date="2018-06-26T17:31:00Z">
        <w:r>
          <w:t xml:space="preserve"> Qt</w:t>
        </w:r>
      </w:ins>
      <w:bookmarkEnd w:id="1302"/>
    </w:p>
    <w:p w14:paraId="641816E9" w14:textId="433870D9" w:rsidR="001B1AB4" w:rsidDel="007E7028" w:rsidRDefault="00DB1975">
      <w:pPr>
        <w:pStyle w:val="LetranormalTFG"/>
        <w:rPr>
          <w:del w:id="1306" w:author="David Vacas Miguel" w:date="2018-06-26T14:51:00Z"/>
        </w:rPr>
        <w:pPrChange w:id="1307" w:author="David Vacas Miguel" w:date="2018-06-26T17:31:00Z">
          <w:pPr>
            <w:pStyle w:val="LetranormalTFG"/>
            <w:numPr>
              <w:numId w:val="26"/>
            </w:numPr>
            <w:ind w:left="720" w:hanging="360"/>
          </w:pPr>
        </w:pPrChange>
      </w:pPr>
      <w:del w:id="1308" w:author="David Vacas Miguel" w:date="2018-05-30T12:09:00Z">
        <w:r w:rsidRPr="006940AD" w:rsidDel="000D465D">
          <w:rPr>
            <w:rPrChange w:id="1309" w:author="David Vacas Miguel" w:date="2018-06-26T17:31:00Z">
              <w:rPr>
                <w:b/>
                <w:i/>
              </w:rPr>
            </w:rPrChange>
          </w:rPr>
          <w:delText xml:space="preserve">(V) </w:delText>
        </w:r>
      </w:del>
      <w:del w:id="1310" w:author="David Vacas Miguel" w:date="2018-06-26T14:51:00Z">
        <w:r w:rsidRPr="006940AD" w:rsidDel="007E7028">
          <w:rPr>
            <w:rPrChange w:id="1311" w:author="David Vacas Miguel" w:date="2018-06-26T17:31:00Z">
              <w:rPr>
                <w:b/>
                <w:i/>
              </w:rPr>
            </w:rPrChange>
          </w:rPr>
          <w:delText>View:</w:delText>
        </w:r>
        <w:r w:rsidRPr="00D27C27" w:rsidDel="007E7028">
          <w:rPr>
            <w:rPrChange w:id="1312" w:author="David Vacas Miguel" w:date="2018-06-26T17:27:00Z">
              <w:rPr>
                <w:b/>
                <w:i/>
              </w:rPr>
            </w:rPrChange>
          </w:rPr>
          <w:delText xml:space="preserve"> </w:delText>
        </w:r>
        <w:r w:rsidDel="007E7028">
          <w:delText xml:space="preserve">Esta matriz hace las funciones de cámara, necesitando para poder usar esta matriz la posición, el punto hacia el que mira y la orientación de la cámara. </w:delText>
        </w:r>
      </w:del>
    </w:p>
    <w:p w14:paraId="08FF91DB" w14:textId="6EBF321D" w:rsidR="00956F31" w:rsidDel="007E7028" w:rsidRDefault="00956F31">
      <w:pPr>
        <w:pStyle w:val="LetranormalTFG"/>
        <w:rPr>
          <w:del w:id="1313" w:author="David Vacas Miguel" w:date="2018-06-26T14:51:00Z"/>
        </w:rPr>
        <w:pPrChange w:id="1314" w:author="David Vacas Miguel" w:date="2018-06-26T17:31:00Z">
          <w:pPr>
            <w:pStyle w:val="LetranormalTFG"/>
            <w:ind w:left="720"/>
          </w:pPr>
        </w:pPrChange>
      </w:pPr>
      <w:del w:id="1315" w:author="David Vacas Miguel" w:date="2018-06-26T14:51:00Z">
        <w:r w:rsidDel="007E7028">
          <w:delText>La</w:delText>
        </w:r>
      </w:del>
      <w:del w:id="1316" w:author="David Vacas Miguel" w:date="2018-06-26T14:17:00Z">
        <w:r w:rsidDel="006E303F">
          <w:delText>s</w:delText>
        </w:r>
      </w:del>
      <w:del w:id="1317" w:author="David Vacas Miguel" w:date="2018-06-26T14:51:00Z">
        <w:r w:rsidDel="007E7028">
          <w:delText xml:space="preserve"> </w:delText>
        </w:r>
        <w:r w:rsidR="00944561" w:rsidDel="007E7028">
          <w:delText>función</w:delText>
        </w:r>
        <w:r w:rsidDel="007E7028">
          <w:delText xml:space="preserve"> de </w:delText>
        </w:r>
        <w:r w:rsidR="00944561" w:rsidDel="007E7028">
          <w:delText>GLM</w:delText>
        </w:r>
        <w:r w:rsidDel="007E7028">
          <w:delText xml:space="preserve"> que se utiliza para esta matriz es </w:delText>
        </w:r>
        <w:r w:rsidRPr="006940AD" w:rsidDel="007E7028">
          <w:rPr>
            <w:rPrChange w:id="1318" w:author="David Vacas Miguel" w:date="2018-06-26T17:31:00Z">
              <w:rPr>
                <w:rFonts w:ascii="Courier Prime" w:hAnsi="Courier Prime"/>
                <w:i/>
              </w:rPr>
            </w:rPrChange>
          </w:rPr>
          <w:delText>lookAt(eye,center,up)</w:delText>
        </w:r>
      </w:del>
      <w:del w:id="1319" w:author="David Vacas Miguel" w:date="2018-06-26T14:17:00Z">
        <w:r w:rsidRPr="006E303F" w:rsidDel="006E303F">
          <w:delText xml:space="preserve"> </w:delText>
        </w:r>
        <w:r w:rsidR="00CF7475" w:rsidDel="006E303F">
          <w:delText>que</w:delText>
        </w:r>
      </w:del>
      <w:del w:id="1320" w:author="David Vacas Miguel" w:date="2018-06-26T14:51:00Z">
        <w:r w:rsidR="00CF7475" w:rsidDel="007E7028">
          <w:delText xml:space="preserve"> posiciona la cámara según </w:delText>
        </w:r>
      </w:del>
      <w:del w:id="1321" w:author="David Vacas Miguel" w:date="2018-06-26T14:17:00Z">
        <w:r w:rsidR="00CF7475" w:rsidDel="006E303F">
          <w:delText>los</w:delText>
        </w:r>
      </w:del>
      <w:del w:id="1322" w:author="David Vacas Miguel" w:date="2018-06-26T14:51:00Z">
        <w:r w:rsidR="00CF7475" w:rsidDel="007E7028">
          <w:delText xml:space="preserve"> parámetros de entrada que son</w:delText>
        </w:r>
        <w:r w:rsidDel="007E7028">
          <w:delText xml:space="preserve"> </w:delText>
        </w:r>
      </w:del>
      <w:del w:id="1323" w:author="David Vacas Miguel" w:date="2018-06-26T14:20:00Z">
        <w:r w:rsidRPr="006940AD" w:rsidDel="006E303F">
          <w:rPr>
            <w:rPrChange w:id="1324" w:author="David Vacas Miguel" w:date="2018-06-26T17:31:00Z">
              <w:rPr>
                <w:rFonts w:ascii="Courier Prime" w:hAnsi="Courier Prime"/>
                <w:i/>
              </w:rPr>
            </w:rPrChange>
          </w:rPr>
          <w:delText>eye</w:delText>
        </w:r>
      </w:del>
      <w:del w:id="1325" w:author="David Vacas Miguel" w:date="2018-06-26T14:51:00Z">
        <w:r w:rsidRPr="006940AD" w:rsidDel="007E7028">
          <w:delText xml:space="preserve"> </w:delText>
        </w:r>
        <w:r w:rsidDel="007E7028">
          <w:delText xml:space="preserve">la posición de la cámara, </w:delText>
        </w:r>
      </w:del>
      <w:del w:id="1326" w:author="David Vacas Miguel" w:date="2018-06-26T14:20:00Z">
        <w:r w:rsidRPr="006940AD" w:rsidDel="006E303F">
          <w:rPr>
            <w:rPrChange w:id="1327" w:author="David Vacas Miguel" w:date="2018-06-26T17:31:00Z">
              <w:rPr>
                <w:rFonts w:ascii="Courier Prime" w:hAnsi="Courier Prime"/>
                <w:i/>
              </w:rPr>
            </w:rPrChange>
          </w:rPr>
          <w:delText>center</w:delText>
        </w:r>
        <w:r w:rsidRPr="00D27C27" w:rsidDel="006E303F">
          <w:rPr>
            <w:rPrChange w:id="1328" w:author="David Vacas Miguel" w:date="2018-06-26T17:27:00Z">
              <w:rPr>
                <w:i/>
              </w:rPr>
            </w:rPrChange>
          </w:rPr>
          <w:delText xml:space="preserve"> </w:delText>
        </w:r>
      </w:del>
      <w:del w:id="1329" w:author="David Vacas Miguel" w:date="2018-06-26T14:51:00Z">
        <w:r w:rsidDel="007E7028">
          <w:delText>el punto hacia donde mira y</w:delText>
        </w:r>
      </w:del>
      <w:del w:id="1330" w:author="David Vacas Miguel" w:date="2018-06-26T14:20:00Z">
        <w:r w:rsidDel="006E303F">
          <w:delText xml:space="preserve"> </w:delText>
        </w:r>
        <w:r w:rsidRPr="006940AD" w:rsidDel="006E303F">
          <w:rPr>
            <w:rPrChange w:id="1331" w:author="David Vacas Miguel" w:date="2018-06-26T17:31:00Z">
              <w:rPr>
                <w:rFonts w:ascii="Courier Prime" w:hAnsi="Courier Prime"/>
                <w:i/>
              </w:rPr>
            </w:rPrChange>
          </w:rPr>
          <w:delText>up</w:delText>
        </w:r>
      </w:del>
      <w:del w:id="1332" w:author="David Vacas Miguel" w:date="2018-06-26T14:21:00Z">
        <w:r w:rsidRPr="00D27C27" w:rsidDel="006E303F">
          <w:rPr>
            <w:rPrChange w:id="1333" w:author="David Vacas Miguel" w:date="2018-06-26T17:27:00Z">
              <w:rPr>
                <w:i/>
              </w:rPr>
            </w:rPrChange>
          </w:rPr>
          <w:delText xml:space="preserve"> </w:delText>
        </w:r>
      </w:del>
      <w:del w:id="1334" w:author="David Vacas Miguel" w:date="2018-06-26T14:51:00Z">
        <w:r w:rsidDel="007E7028">
          <w:delText>la orientación</w:delText>
        </w:r>
        <w:r w:rsidR="00CF7475" w:rsidDel="007E7028">
          <w:delText xml:space="preserve">, como se muestra en la figura </w:delText>
        </w:r>
      </w:del>
      <w:del w:id="1335" w:author="David Vacas Miguel" w:date="2018-05-27T13:33:00Z">
        <w:r w:rsidR="00CF7475" w:rsidDel="0047468B">
          <w:delText>X</w:delText>
        </w:r>
      </w:del>
      <w:del w:id="1336" w:author="David Vacas Miguel" w:date="2018-06-26T14:51:00Z">
        <w:r w:rsidDel="007E7028">
          <w:delText>.</w:delText>
        </w:r>
      </w:del>
    </w:p>
    <w:p w14:paraId="5D2A5D76" w14:textId="5EBC5B06" w:rsidR="00944561" w:rsidRPr="0041550E" w:rsidDel="001523AB" w:rsidRDefault="00CF7475">
      <w:pPr>
        <w:pStyle w:val="LetranormalTFG"/>
        <w:rPr>
          <w:del w:id="1337" w:author="David Vacas Miguel" w:date="2018-06-02T12:58:00Z"/>
        </w:rPr>
        <w:pPrChange w:id="1338" w:author="David Vacas Miguel" w:date="2018-06-26T17:31:00Z">
          <w:pPr>
            <w:pStyle w:val="LetranormalTFG"/>
            <w:ind w:left="720"/>
          </w:pPr>
        </w:pPrChange>
      </w:pPr>
      <w:del w:id="1339" w:author="David Vacas Miguel" w:date="2018-06-26T14:51:00Z">
        <w:r w:rsidDel="007E7028">
          <w:delText>A continuación, se explica el algoritmo diseñado para posicionar la cámara de forma automática para un circuito dado</w:delText>
        </w:r>
        <w:r w:rsidR="00944561" w:rsidDel="007E7028">
          <w:delText>.</w:delText>
        </w:r>
        <w:r w:rsidR="00944561" w:rsidRPr="0031002A" w:rsidDel="007E7028">
          <w:delText xml:space="preserve"> </w:delText>
        </w:r>
        <w:r w:rsidR="0041550E" w:rsidDel="007E7028">
          <w:delText xml:space="preserve">Para calcular </w:delText>
        </w:r>
        <w:r w:rsidR="0041550E" w:rsidRPr="006940AD" w:rsidDel="007E7028">
          <w:rPr>
            <w:rPrChange w:id="1340" w:author="David Vacas Miguel" w:date="2018-06-26T17:31:00Z">
              <w:rPr>
                <w:i/>
              </w:rPr>
            </w:rPrChange>
          </w:rPr>
          <w:delText>center</w:delText>
        </w:r>
        <w:r w:rsidR="0041550E" w:rsidDel="007E7028">
          <w:delText xml:space="preserve"> </w:delText>
        </w:r>
        <w:r w:rsidR="00EF24D5" w:rsidDel="007E7028">
          <w:delText xml:space="preserve">se buscan los puntos </w:delText>
        </w:r>
      </w:del>
      <w:del w:id="1341" w:author="David Vacas Miguel" w:date="2018-05-27T13:33:00Z">
        <w:r w:rsidR="00EF24D5" w:rsidDel="0047468B">
          <w:delText>mas</w:delText>
        </w:r>
      </w:del>
      <w:del w:id="1342" w:author="David Vacas Miguel" w:date="2018-06-26T14:51:00Z">
        <w:r w:rsidR="00EF24D5" w:rsidDel="007E7028">
          <w:delText xml:space="preserve"> externos del circuito en los dos ejes</w:delText>
        </w:r>
      </w:del>
      <w:del w:id="1343" w:author="David Vacas Miguel" w:date="2018-06-01T01:49:00Z">
        <w:r w:rsidR="006D5E4F" w:rsidDel="00627E47">
          <w:delText xml:space="preserve">. Sumando el mayor y menor de cada eje y </w:delText>
        </w:r>
        <w:r w:rsidR="00325BE3" w:rsidDel="00627E47">
          <w:delText>dividiéndolo</w:delText>
        </w:r>
        <w:r w:rsidR="006D5E4F" w:rsidDel="00627E47">
          <w:delText xml:space="preserve"> entre dos obtenemos el centro del circuito</w:delText>
        </w:r>
      </w:del>
      <w:del w:id="1344" w:author="David Vacas Miguel" w:date="2018-06-26T14:51:00Z">
        <w:r w:rsidR="006D5E4F" w:rsidDel="007E7028">
          <w:delText>.</w:delText>
        </w:r>
      </w:del>
    </w:p>
    <w:p w14:paraId="49743392" w14:textId="77777777" w:rsidR="00103ACF" w:rsidDel="001523AB" w:rsidRDefault="00103ACF">
      <w:pPr>
        <w:pStyle w:val="LetranormalTFG"/>
        <w:rPr>
          <w:del w:id="1345" w:author="David Vacas Miguel" w:date="2018-06-02T12:58:00Z"/>
        </w:rPr>
        <w:pPrChange w:id="1346" w:author="David Vacas Miguel" w:date="2018-06-26T17:31:00Z">
          <w:pPr>
            <w:pStyle w:val="LetranormalTFG"/>
            <w:ind w:left="1428"/>
          </w:pPr>
        </w:pPrChange>
      </w:pPr>
    </w:p>
    <w:p w14:paraId="7EBCF022" w14:textId="77777777" w:rsidR="00FE4478" w:rsidDel="001523AB" w:rsidRDefault="00FE4478">
      <w:pPr>
        <w:pStyle w:val="LetranormalTFG"/>
        <w:rPr>
          <w:del w:id="1347" w:author="David Vacas Miguel" w:date="2018-06-02T12:58:00Z"/>
        </w:rPr>
        <w:pPrChange w:id="1348" w:author="David Vacas Miguel" w:date="2018-06-26T17:31:00Z">
          <w:pPr>
            <w:pStyle w:val="LetranormalTFG"/>
            <w:ind w:left="1428"/>
          </w:pPr>
        </w:pPrChange>
      </w:pPr>
    </w:p>
    <w:p w14:paraId="1D244093" w14:textId="4C29035B" w:rsidR="00FE4478" w:rsidDel="001523AB" w:rsidRDefault="00FE4478">
      <w:pPr>
        <w:pStyle w:val="LetranormalTFG"/>
        <w:rPr>
          <w:del w:id="1349" w:author="David Vacas Miguel" w:date="2018-06-02T12:58:00Z"/>
        </w:rPr>
        <w:pPrChange w:id="1350" w:author="David Vacas Miguel" w:date="2018-06-26T17:31:00Z">
          <w:pPr>
            <w:pStyle w:val="LetranormalTFG"/>
            <w:ind w:left="1428"/>
          </w:pPr>
        </w:pPrChange>
      </w:pPr>
    </w:p>
    <w:p w14:paraId="22D7A939" w14:textId="7AFCD250" w:rsidR="00325BE3" w:rsidDel="007E7028" w:rsidRDefault="00325BE3">
      <w:pPr>
        <w:pStyle w:val="LetranormalTFG"/>
        <w:rPr>
          <w:del w:id="1351" w:author="David Vacas Miguel" w:date="2018-06-26T14:51:00Z"/>
        </w:rPr>
        <w:pPrChange w:id="1352" w:author="David Vacas Miguel" w:date="2018-06-26T17:31:00Z">
          <w:pPr>
            <w:pStyle w:val="LetranormalTFG"/>
            <w:ind w:left="1428"/>
          </w:pPr>
        </w:pPrChange>
      </w:pPr>
    </w:p>
    <w:p w14:paraId="3D5065CA" w14:textId="501D3ECC" w:rsidR="00944561" w:rsidRPr="00D27C27" w:rsidDel="00CA6F04" w:rsidRDefault="00FE4478">
      <w:pPr>
        <w:pStyle w:val="LetranormalTFG"/>
        <w:rPr>
          <w:del w:id="1353" w:author="David Vacas Miguel" w:date="2018-06-26T14:13:00Z"/>
          <w:rPrChange w:id="1354" w:author="David Vacas Miguel" w:date="2018-06-26T17:27:00Z">
            <w:rPr>
              <w:del w:id="1355" w:author="David Vacas Miguel" w:date="2018-06-26T14:13:00Z"/>
              <w:b/>
            </w:rPr>
          </w:rPrChange>
        </w:rPr>
        <w:pPrChange w:id="1356" w:author="David Vacas Miguel" w:date="2018-06-26T17:31:00Z">
          <w:pPr>
            <w:pStyle w:val="LetranormalTFG"/>
            <w:ind w:left="1428"/>
          </w:pPr>
        </w:pPrChange>
      </w:pPr>
      <w:del w:id="1357" w:author="David Vacas Miguel" w:date="2018-06-26T14:51:00Z">
        <w:r w:rsidDel="007E7028">
          <w:rPr>
            <w:noProof/>
            <w:lang w:eastAsia="es-ES"/>
          </w:rPr>
          <w:drawing>
            <wp:inline distT="0" distB="0" distL="0" distR="0" wp14:anchorId="02022E5D" wp14:editId="1B0B4ACC">
              <wp:extent cx="4257675" cy="3504957"/>
              <wp:effectExtent l="0" t="0" r="0" b="635"/>
              <wp:docPr id="316" name="Imagen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145">
                        <a:extLst>
                          <a:ext uri="{28A0092B-C50C-407E-A947-70E740481C1C}">
                            <a14:useLocalDpi xmlns:a14="http://schemas.microsoft.com/office/drawing/2010/main" val="0"/>
                          </a:ext>
                        </a:extLst>
                      </a:blip>
                      <a:srcRect l="32422" b="16416"/>
                      <a:stretch/>
                    </pic:blipFill>
                    <pic:spPr bwMode="auto">
                      <a:xfrm>
                        <a:off x="0" y="0"/>
                        <a:ext cx="4310680" cy="3548591"/>
                      </a:xfrm>
                      <a:prstGeom prst="rect">
                        <a:avLst/>
                      </a:prstGeom>
                      <a:noFill/>
                      <a:ln>
                        <a:noFill/>
                      </a:ln>
                      <a:extLst>
                        <a:ext uri="{53640926-AAD7-44D8-BBD7-CCE9431645EC}">
                          <a14:shadowObscured xmlns:a14="http://schemas.microsoft.com/office/drawing/2010/main"/>
                        </a:ext>
                      </a:extLst>
                    </pic:spPr>
                  </pic:pic>
                </a:graphicData>
              </a:graphic>
            </wp:inline>
          </w:drawing>
        </w:r>
      </w:del>
    </w:p>
    <w:p w14:paraId="505DBBC4" w14:textId="69B860FB" w:rsidR="00944561" w:rsidDel="007E7028" w:rsidRDefault="00944561">
      <w:pPr>
        <w:pStyle w:val="LetranormalTFG"/>
        <w:rPr>
          <w:del w:id="1358" w:author="David Vacas Miguel" w:date="2018-06-26T14:51:00Z"/>
        </w:rPr>
        <w:pPrChange w:id="1359" w:author="David Vacas Miguel" w:date="2018-06-26T17:31:00Z">
          <w:pPr>
            <w:pStyle w:val="LetranormalTFG"/>
            <w:ind w:left="1428"/>
            <w:jc w:val="center"/>
          </w:pPr>
        </w:pPrChange>
      </w:pPr>
      <w:del w:id="1360" w:author="David Vacas Miguel" w:date="2018-06-26T14:51:00Z">
        <w:r w:rsidRPr="00D27C27" w:rsidDel="007E7028">
          <w:rPr>
            <w:rPrChange w:id="1361" w:author="David Vacas Miguel" w:date="2018-06-26T17:27:00Z">
              <w:rPr>
                <w:b/>
              </w:rPr>
            </w:rPrChange>
          </w:rPr>
          <w:delText xml:space="preserve">Figura </w:delText>
        </w:r>
        <w:r w:rsidR="00562E23" w:rsidRPr="00D27C27" w:rsidDel="007E7028">
          <w:rPr>
            <w:rPrChange w:id="1362" w:author="David Vacas Miguel" w:date="2018-06-26T17:27:00Z">
              <w:rPr>
                <w:b/>
              </w:rPr>
            </w:rPrChange>
          </w:rPr>
          <w:delText>1</w:delText>
        </w:r>
      </w:del>
      <w:del w:id="1363" w:author="David Vacas Miguel" w:date="2018-05-27T13:33:00Z">
        <w:r w:rsidR="00562E23" w:rsidRPr="00D27C27" w:rsidDel="0047468B">
          <w:rPr>
            <w:rPrChange w:id="1364" w:author="David Vacas Miguel" w:date="2018-06-26T17:27:00Z">
              <w:rPr>
                <w:b/>
              </w:rPr>
            </w:rPrChange>
          </w:rPr>
          <w:delText>7</w:delText>
        </w:r>
      </w:del>
      <w:del w:id="1365" w:author="David Vacas Miguel" w:date="2018-06-26T14:51:00Z">
        <w:r w:rsidRPr="00D27C27" w:rsidDel="007E7028">
          <w:rPr>
            <w:rPrChange w:id="1366" w:author="David Vacas Miguel" w:date="2018-06-26T17:27:00Z">
              <w:rPr>
                <w:b/>
              </w:rPr>
            </w:rPrChange>
          </w:rPr>
          <w:delText xml:space="preserve">. </w:delText>
        </w:r>
        <w:r w:rsidDel="007E7028">
          <w:delText>Posición y orientación de la cámara.</w:delText>
        </w:r>
      </w:del>
    </w:p>
    <w:p w14:paraId="36F92FB0" w14:textId="616D7957" w:rsidR="00944561" w:rsidRPr="00D27C27" w:rsidDel="007E7028" w:rsidRDefault="00944561">
      <w:pPr>
        <w:pStyle w:val="LetranormalTFG"/>
        <w:rPr>
          <w:del w:id="1367" w:author="David Vacas Miguel" w:date="2018-06-26T14:51:00Z"/>
          <w:rPrChange w:id="1368" w:author="David Vacas Miguel" w:date="2018-06-26T17:27:00Z">
            <w:rPr>
              <w:del w:id="1369" w:author="David Vacas Miguel" w:date="2018-06-26T14:51:00Z"/>
              <w:u w:val="single"/>
            </w:rPr>
          </w:rPrChange>
        </w:rPr>
        <w:pPrChange w:id="1370" w:author="David Vacas Miguel" w:date="2018-06-26T17:31:00Z">
          <w:pPr>
            <w:pStyle w:val="LetranormalTFG"/>
            <w:ind w:left="1428"/>
          </w:pPr>
        </w:pPrChange>
      </w:pPr>
    </w:p>
    <w:p w14:paraId="10A7327B" w14:textId="4A162385" w:rsidR="00944561" w:rsidRPr="00D27C27" w:rsidDel="007E7028" w:rsidRDefault="00944561">
      <w:pPr>
        <w:pStyle w:val="LetranormalTFG"/>
        <w:rPr>
          <w:del w:id="1371" w:author="David Vacas Miguel" w:date="2018-06-26T14:51:00Z"/>
          <w:rPrChange w:id="1372" w:author="David Vacas Miguel" w:date="2018-06-26T17:27:00Z">
            <w:rPr>
              <w:del w:id="1373" w:author="David Vacas Miguel" w:date="2018-06-26T14:51:00Z"/>
              <w:i/>
            </w:rPr>
          </w:rPrChange>
        </w:rPr>
        <w:pPrChange w:id="1374" w:author="David Vacas Miguel" w:date="2018-06-26T17:31:00Z">
          <w:pPr>
            <w:pStyle w:val="LetranormalTFG"/>
            <w:ind w:left="708"/>
          </w:pPr>
        </w:pPrChange>
      </w:pPr>
      <w:del w:id="1375" w:author="David Vacas Miguel" w:date="2018-05-30T11:54:00Z">
        <w:r w:rsidDel="00ED5E5F">
          <w:delText xml:space="preserve"> </w:delText>
        </w:r>
      </w:del>
      <w:del w:id="1376" w:author="David Vacas Miguel" w:date="2018-06-26T14:51:00Z">
        <w:r w:rsidDel="007E7028">
          <w:delText xml:space="preserve">Una vez </w:delText>
        </w:r>
      </w:del>
      <w:del w:id="1377" w:author="David Vacas Miguel" w:date="2018-05-30T12:03:00Z">
        <w:r w:rsidDel="000D465D">
          <w:delText>encontrado</w:delText>
        </w:r>
        <w:r w:rsidR="00325BE3" w:rsidDel="000D465D">
          <w:delText xml:space="preserve"> </w:delText>
        </w:r>
      </w:del>
      <w:del w:id="1378" w:author="David Vacas Miguel" w:date="2018-06-26T14:51:00Z">
        <w:r w:rsidR="00325BE3" w:rsidRPr="006940AD" w:rsidDel="007E7028">
          <w:rPr>
            <w:rPrChange w:id="1379" w:author="David Vacas Miguel" w:date="2018-06-26T17:31:00Z">
              <w:rPr>
                <w:i/>
              </w:rPr>
            </w:rPrChange>
          </w:rPr>
          <w:delText>center</w:delText>
        </w:r>
        <w:r w:rsidR="00325BE3" w:rsidDel="007E7028">
          <w:delText>, se calcula qu</w:delText>
        </w:r>
      </w:del>
      <w:del w:id="1380" w:author="David Vacas Miguel" w:date="2018-06-26T14:24:00Z">
        <w:r w:rsidR="00325BE3" w:rsidDel="006E303F">
          <w:delText>e</w:delText>
        </w:r>
      </w:del>
      <w:del w:id="1381" w:author="David Vacas Miguel" w:date="2018-06-26T14:51:00Z">
        <w:r w:rsidR="00325BE3" w:rsidDel="007E7028">
          <w:delText xml:space="preserve"> eje </w:delText>
        </w:r>
      </w:del>
      <w:del w:id="1382" w:author="David Vacas Miguel" w:date="2018-05-30T12:05:00Z">
        <w:r w:rsidR="00325BE3" w:rsidDel="000D465D">
          <w:delText>del circuito tiene una mayor distancia</w:delText>
        </w:r>
      </w:del>
      <w:del w:id="1383" w:author="David Vacas Miguel" w:date="2018-05-30T12:02:00Z">
        <w:r w:rsidR="00325BE3" w:rsidDel="000D465D">
          <w:delText xml:space="preserve"> (</w:delText>
        </w:r>
        <w:r w:rsidR="00325BE3" w:rsidRPr="007C7AEB" w:rsidDel="000D465D">
          <w:object w:dxaOrig="2560" w:dyaOrig="360" w14:anchorId="7D03A647">
            <v:shape id="_x0000_i1085" type="#_x0000_t75" style="width:128.25pt;height:18.75pt" o:ole="">
              <v:imagedata r:id="rId159" o:title=""/>
            </v:shape>
            <o:OLEObject Type="Embed" ProgID="Equation.DSMT4" ShapeID="_x0000_i1085" DrawAspect="Content" ObjectID="_1591612292" r:id="rId160"/>
          </w:object>
        </w:r>
        <w:r w:rsidR="00325BE3" w:rsidDel="000D465D">
          <w:delText>)</w:delText>
        </w:r>
      </w:del>
      <w:del w:id="1384" w:author="David Vacas Miguel" w:date="2018-06-26T14:51:00Z">
        <w:r w:rsidR="00325BE3" w:rsidDel="007E7028">
          <w:delText xml:space="preserve">. </w:delText>
        </w:r>
      </w:del>
      <w:del w:id="1385" w:author="David Vacas Miguel" w:date="2018-06-26T14:24:00Z">
        <w:r w:rsidR="00325BE3" w:rsidDel="006E303F">
          <w:delText>Sabiendo que eje posee una mayor distancia</w:delText>
        </w:r>
      </w:del>
      <w:del w:id="1386" w:author="David Vacas Miguel" w:date="2018-06-26T14:51:00Z">
        <w:r w:rsidR="00325BE3" w:rsidDel="007E7028">
          <w:delText xml:space="preserve"> y el </w:delText>
        </w:r>
      </w:del>
      <w:del w:id="1387" w:author="David Vacas Miguel" w:date="2018-06-01T03:07:00Z">
        <w:r w:rsidR="00325BE3" w:rsidRPr="006940AD" w:rsidDel="00F04ECC">
          <w:rPr>
            <w:rPrChange w:id="1388" w:author="David Vacas Miguel" w:date="2018-06-26T17:31:00Z">
              <w:rPr>
                <w:i/>
              </w:rPr>
            </w:rPrChange>
          </w:rPr>
          <w:delText>fov</w:delText>
        </w:r>
        <w:r w:rsidR="00325BE3" w:rsidDel="00F04ECC">
          <w:delText xml:space="preserve"> de</w:delText>
        </w:r>
      </w:del>
      <w:del w:id="1389" w:author="David Vacas Miguel" w:date="2018-06-26T14:51:00Z">
        <w:r w:rsidR="00325BE3" w:rsidDel="007E7028">
          <w:delText xml:space="preserve"> la cámara podemos calcular mediante trigonometría</w:delText>
        </w:r>
      </w:del>
      <w:del w:id="1390" w:author="David Vacas Miguel" w:date="2018-06-26T14:25:00Z">
        <w:r w:rsidR="00325BE3" w:rsidDel="006E303F">
          <w:delText xml:space="preserve"> a</w:delText>
        </w:r>
      </w:del>
      <w:del w:id="1391" w:author="David Vacas Miguel" w:date="2018-06-26T14:51:00Z">
        <w:r w:rsidR="00325BE3" w:rsidDel="007E7028">
          <w:delText xml:space="preserve"> la altura (</w:delText>
        </w:r>
        <w:r w:rsidR="00325BE3" w:rsidRPr="00D27C27" w:rsidDel="007E7028">
          <w:rPr>
            <w:rPrChange w:id="1392" w:author="David Vacas Miguel" w:date="2018-06-26T17:27:00Z">
              <w:rPr>
                <w:i/>
              </w:rPr>
            </w:rPrChange>
          </w:rPr>
          <w:delText>h)</w:delText>
        </w:r>
        <w:r w:rsidR="00325BE3" w:rsidDel="007E7028">
          <w:delText xml:space="preserve"> a la que se debe posicionar la cámara para poder ver todo el circuito</w:delText>
        </w:r>
        <w:r w:rsidDel="007E7028">
          <w:delText>.</w:delText>
        </w:r>
        <w:r w:rsidR="009A1E02" w:rsidDel="007E7028">
          <w:delText xml:space="preserve"> En la </w:delText>
        </w:r>
      </w:del>
      <w:del w:id="1393" w:author="David Vacas Miguel" w:date="2018-06-26T14:32:00Z">
        <w:r w:rsidR="009A1E02" w:rsidDel="000F03F3">
          <w:delText>figura 1</w:delText>
        </w:r>
      </w:del>
      <w:del w:id="1394" w:author="David Vacas Miguel" w:date="2018-05-27T13:34:00Z">
        <w:r w:rsidR="009A1E02" w:rsidDel="0047468B">
          <w:delText>8</w:delText>
        </w:r>
      </w:del>
      <w:del w:id="1395" w:author="David Vacas Miguel" w:date="2018-06-26T14:51:00Z">
        <w:r w:rsidR="009A1E02" w:rsidDel="007E7028">
          <w:delText xml:space="preserve"> se pueden observar los cálculos trigonométricos realizados asumiendo que el eje de mayor longitud es X. Por lo </w:delText>
        </w:r>
        <w:r w:rsidR="00A83C7C" w:rsidDel="007E7028">
          <w:delText>tanto,</w:delText>
        </w:r>
        <w:r w:rsidR="009A1E02" w:rsidDel="007E7028">
          <w:delText xml:space="preserve"> </w:delText>
        </w:r>
        <w:r w:rsidR="009A1E02" w:rsidRPr="006940AD" w:rsidDel="007E7028">
          <w:rPr>
            <w:rPrChange w:id="1396" w:author="David Vacas Miguel" w:date="2018-06-26T17:31:00Z">
              <w:rPr>
                <w:i/>
              </w:rPr>
            </w:rPrChange>
          </w:rPr>
          <w:delText>eye</w:delText>
        </w:r>
        <w:r w:rsidR="009A1E02" w:rsidDel="007E7028">
          <w:delText xml:space="preserve">, </w:delText>
        </w:r>
        <w:r w:rsidR="00A83C7C" w:rsidDel="007E7028">
          <w:delText>se</w:delText>
        </w:r>
        <w:r w:rsidR="009A1E02" w:rsidDel="007E7028">
          <w:delText xml:space="preserve"> </w:delText>
        </w:r>
      </w:del>
      <w:del w:id="1397" w:author="David Vacas Miguel" w:date="2018-06-01T03:07:00Z">
        <w:r w:rsidR="009A1E02" w:rsidDel="00F04ECC">
          <w:delText>situa</w:delText>
        </w:r>
      </w:del>
      <w:del w:id="1398" w:author="David Vacas Miguel" w:date="2018-06-26T14:51:00Z">
        <w:r w:rsidR="009A1E02" w:rsidDel="007E7028">
          <w:delText xml:space="preserve"> en </w:delText>
        </w:r>
        <w:r w:rsidR="009A1E02" w:rsidRPr="006940AD" w:rsidDel="007E7028">
          <w:rPr>
            <w:rPrChange w:id="1399" w:author="David Vacas Miguel" w:date="2018-06-26T17:31:00Z">
              <w:rPr>
                <w:i/>
              </w:rPr>
            </w:rPrChange>
          </w:rPr>
          <w:delText>center</w:delText>
        </w:r>
        <w:r w:rsidR="009A1E02" w:rsidDel="007E7028">
          <w:delText xml:space="preserve"> levantado </w:delText>
        </w:r>
        <w:r w:rsidR="009A1E02" w:rsidRPr="00D27C27" w:rsidDel="007E7028">
          <w:rPr>
            <w:rPrChange w:id="1400" w:author="David Vacas Miguel" w:date="2018-06-26T17:27:00Z">
              <w:rPr>
                <w:i/>
              </w:rPr>
            </w:rPrChange>
          </w:rPr>
          <w:delText>h.</w:delText>
        </w:r>
      </w:del>
    </w:p>
    <w:p w14:paraId="79484D5B" w14:textId="3B34786F" w:rsidR="00944561" w:rsidDel="007E7028" w:rsidRDefault="00944561">
      <w:pPr>
        <w:pStyle w:val="LetranormalTFG"/>
        <w:rPr>
          <w:del w:id="1401" w:author="David Vacas Miguel" w:date="2018-06-26T14:51:00Z"/>
        </w:rPr>
        <w:pPrChange w:id="1402" w:author="David Vacas Miguel" w:date="2018-06-26T17:31:00Z">
          <w:pPr>
            <w:pStyle w:val="LetranormalTFG"/>
            <w:ind w:left="1428"/>
            <w:jc w:val="center"/>
          </w:pPr>
        </w:pPrChange>
      </w:pPr>
      <w:del w:id="1403" w:author="David Vacas Miguel" w:date="2018-06-26T14:51:00Z">
        <w:r w:rsidDel="007E7028">
          <w:rPr>
            <w:noProof/>
            <w:lang w:eastAsia="es-ES"/>
          </w:rPr>
          <w:drawing>
            <wp:inline distT="0" distB="0" distL="0" distR="0" wp14:anchorId="0A44C894" wp14:editId="507A3668">
              <wp:extent cx="2924175" cy="1190625"/>
              <wp:effectExtent l="0" t="0" r="9525" b="9525"/>
              <wp:docPr id="317" name="Imagen 317" descr="Trigonometria altura camara pa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rigonometria altura camara paint"/>
                      <pic:cNvPicPr>
                        <a:picLocks noChangeAspect="1" noChangeArrowheads="1"/>
                      </pic:cNvPicPr>
                    </pic:nvPicPr>
                    <pic:blipFill rotWithShape="1">
                      <a:blip r:embed="rId146">
                        <a:extLst>
                          <a:ext uri="{28A0092B-C50C-407E-A947-70E740481C1C}">
                            <a14:useLocalDpi xmlns:a14="http://schemas.microsoft.com/office/drawing/2010/main" val="0"/>
                          </a:ext>
                        </a:extLst>
                      </a:blip>
                      <a:srcRect b="61656"/>
                      <a:stretch/>
                    </pic:blipFill>
                    <pic:spPr bwMode="auto">
                      <a:xfrm>
                        <a:off x="0" y="0"/>
                        <a:ext cx="2924175" cy="1190625"/>
                      </a:xfrm>
                      <a:prstGeom prst="rect">
                        <a:avLst/>
                      </a:prstGeom>
                      <a:noFill/>
                      <a:ln>
                        <a:noFill/>
                      </a:ln>
                      <a:extLst>
                        <a:ext uri="{53640926-AAD7-44D8-BBD7-CCE9431645EC}">
                          <a14:shadowObscured xmlns:a14="http://schemas.microsoft.com/office/drawing/2010/main"/>
                        </a:ext>
                      </a:extLst>
                    </pic:spPr>
                  </pic:pic>
                </a:graphicData>
              </a:graphic>
            </wp:inline>
          </w:drawing>
        </w:r>
      </w:del>
    </w:p>
    <w:p w14:paraId="65CC907F" w14:textId="6BB80BF5" w:rsidR="00944561" w:rsidDel="0075018B" w:rsidRDefault="00944561">
      <w:pPr>
        <w:pStyle w:val="LetranormalTFG"/>
        <w:rPr>
          <w:del w:id="1404" w:author="David Vacas Miguel" w:date="2018-06-02T12:59:00Z"/>
        </w:rPr>
        <w:pPrChange w:id="1405" w:author="David Vacas Miguel" w:date="2018-06-26T17:31:00Z">
          <w:pPr>
            <w:pStyle w:val="LetranormalTFG"/>
            <w:jc w:val="center"/>
          </w:pPr>
        </w:pPrChange>
      </w:pPr>
      <w:del w:id="1406" w:author="David Vacas Miguel" w:date="2018-06-26T14:51:00Z">
        <w:r w:rsidRPr="00D27C27" w:rsidDel="007E7028">
          <w:rPr>
            <w:rPrChange w:id="1407" w:author="David Vacas Miguel" w:date="2018-06-26T17:27:00Z">
              <w:rPr>
                <w:b/>
              </w:rPr>
            </w:rPrChange>
          </w:rPr>
          <w:delText xml:space="preserve">Figura </w:delText>
        </w:r>
        <w:r w:rsidR="00562E23" w:rsidRPr="00D27C27" w:rsidDel="007E7028">
          <w:rPr>
            <w:rPrChange w:id="1408" w:author="David Vacas Miguel" w:date="2018-06-26T17:27:00Z">
              <w:rPr>
                <w:b/>
              </w:rPr>
            </w:rPrChange>
          </w:rPr>
          <w:delText>1</w:delText>
        </w:r>
      </w:del>
      <w:del w:id="1409" w:author="David Vacas Miguel" w:date="2018-05-27T13:34:00Z">
        <w:r w:rsidR="00562E23" w:rsidRPr="00D27C27" w:rsidDel="0047468B">
          <w:rPr>
            <w:rPrChange w:id="1410" w:author="David Vacas Miguel" w:date="2018-06-26T17:27:00Z">
              <w:rPr>
                <w:b/>
              </w:rPr>
            </w:rPrChange>
          </w:rPr>
          <w:delText>8</w:delText>
        </w:r>
      </w:del>
      <w:del w:id="1411" w:author="David Vacas Miguel" w:date="2018-06-26T14:51:00Z">
        <w:r w:rsidRPr="00D27C27" w:rsidDel="007E7028">
          <w:rPr>
            <w:rPrChange w:id="1412" w:author="David Vacas Miguel" w:date="2018-06-26T17:27:00Z">
              <w:rPr>
                <w:b/>
              </w:rPr>
            </w:rPrChange>
          </w:rPr>
          <w:delText>.</w:delText>
        </w:r>
        <w:r w:rsidDel="007E7028">
          <w:delText xml:space="preserve"> Trigonometría utilizada para el cálculo de la altura de la cámara.</w:delText>
        </w:r>
      </w:del>
    </w:p>
    <w:p w14:paraId="73D03C76" w14:textId="464FB7DD" w:rsidR="00944561" w:rsidDel="007E7028" w:rsidRDefault="00944561">
      <w:pPr>
        <w:pStyle w:val="LetranormalTFG"/>
        <w:rPr>
          <w:del w:id="1413" w:author="David Vacas Miguel" w:date="2018-06-26T14:51:00Z"/>
        </w:rPr>
        <w:pPrChange w:id="1414" w:author="David Vacas Miguel" w:date="2018-06-26T17:31:00Z">
          <w:pPr>
            <w:pStyle w:val="LetranormalTFG"/>
            <w:ind w:left="708"/>
          </w:pPr>
        </w:pPrChange>
      </w:pPr>
    </w:p>
    <w:p w14:paraId="16AC8364" w14:textId="0D02DEDC" w:rsidR="00944561" w:rsidDel="007E7028" w:rsidRDefault="00944561">
      <w:pPr>
        <w:pStyle w:val="LetranormalTFG"/>
        <w:rPr>
          <w:del w:id="1415" w:author="David Vacas Miguel" w:date="2018-06-26T14:51:00Z"/>
        </w:rPr>
        <w:pPrChange w:id="1416" w:author="David Vacas Miguel" w:date="2018-06-26T17:31:00Z">
          <w:pPr>
            <w:pStyle w:val="LetranormalTFG"/>
            <w:ind w:left="708"/>
          </w:pPr>
        </w:pPrChange>
      </w:pPr>
      <w:del w:id="1417" w:author="David Vacas Miguel" w:date="2018-06-26T14:51:00Z">
        <w:r w:rsidDel="007E7028">
          <w:delText>Con esto la cámara se situará automáticamente en el centro de cualquier circuito que se introduzca y a una distancia a la cual se pueda ver el circuito completamente.</w:delText>
        </w:r>
      </w:del>
    </w:p>
    <w:p w14:paraId="106603A4" w14:textId="49C7FC76" w:rsidR="009A1E02" w:rsidDel="007E7028" w:rsidRDefault="00944561">
      <w:pPr>
        <w:pStyle w:val="LetranormalTFG"/>
        <w:rPr>
          <w:del w:id="1418" w:author="David Vacas Miguel" w:date="2018-06-26T14:51:00Z"/>
        </w:rPr>
        <w:pPrChange w:id="1419" w:author="David Vacas Miguel" w:date="2018-06-26T17:31:00Z">
          <w:pPr>
            <w:pStyle w:val="LetranormalTFG"/>
            <w:ind w:left="708"/>
          </w:pPr>
        </w:pPrChange>
      </w:pPr>
      <w:del w:id="1420" w:author="David Vacas Miguel" w:date="2018-06-26T14:51:00Z">
        <w:r w:rsidDel="007E7028">
          <w:delText>Una vez tenemos la posición de la cámara, dependiendo de que opción haya elegido el usuario se hacen los cálculos para la proyección en perspectiva u ortográfica, esto implica que se cambia también la posición de la cámara obtenida anteriormente.</w:delText>
        </w:r>
        <w:r w:rsidRPr="007B34DD" w:rsidDel="007E7028">
          <w:delText xml:space="preserve"> </w:delText>
        </w:r>
        <w:r w:rsidDel="007E7028">
          <w:delText xml:space="preserve">En caso de que se opte por una visualización en ortográfica la cámara se situara justo encima del circuito, sin embargo, en caso de que se opte por una visualización en perspectiva se colocara la cámara a 45º respecto a la posición inicial (justo encima del circuito) para que sea posible observar los modelos 3D y la perspectiva de la imagen. </w:delText>
        </w:r>
        <w:r w:rsidR="009A1E02" w:rsidDel="007E7028">
          <w:delText xml:space="preserve">El </w:delText>
        </w:r>
        <w:r w:rsidR="008223FB" w:rsidDel="007E7028">
          <w:delText>cálculo</w:delText>
        </w:r>
        <w:r w:rsidR="009A1E02" w:rsidDel="007E7028">
          <w:delText xml:space="preserve"> de </w:delText>
        </w:r>
        <w:r w:rsidR="009A1E02" w:rsidRPr="006940AD" w:rsidDel="007E7028">
          <w:rPr>
            <w:rPrChange w:id="1421" w:author="David Vacas Miguel" w:date="2018-06-26T17:31:00Z">
              <w:rPr>
                <w:i/>
              </w:rPr>
            </w:rPrChange>
          </w:rPr>
          <w:delText>eye</w:delText>
        </w:r>
        <w:r w:rsidR="009A1E02" w:rsidDel="007E7028">
          <w:delText xml:space="preserve"> en perspectiva se realiza colocando una de las dos distancias en un eje en ambos, es decir, </w:delText>
        </w:r>
        <w:r w:rsidR="009A1E02" w:rsidRPr="007C7AEB" w:rsidDel="007E7028">
          <w:object w:dxaOrig="1340" w:dyaOrig="320" w14:anchorId="035F0633">
            <v:shape id="_x0000_i1086" type="#_x0000_t75" style="width:66.75pt;height:15.75pt" o:ole="">
              <v:imagedata r:id="rId153" o:title=""/>
            </v:shape>
            <o:OLEObject Type="Embed" ProgID="Equation.DSMT4" ShapeID="_x0000_i1086" DrawAspect="Content" ObjectID="_1591612293" r:id="rId161"/>
          </w:object>
        </w:r>
        <w:r w:rsidR="009A1E02" w:rsidDel="007E7028">
          <w:delText xml:space="preserve">ó </w:delText>
        </w:r>
        <w:r w:rsidR="009A1E02" w:rsidRPr="007C7AEB" w:rsidDel="007E7028">
          <w:object w:dxaOrig="1300" w:dyaOrig="320" w14:anchorId="4B5E0771">
            <v:shape id="_x0000_i1087" type="#_x0000_t75" style="width:65.25pt;height:15.75pt" o:ole="">
              <v:imagedata r:id="rId155" o:title=""/>
            </v:shape>
            <o:OLEObject Type="Embed" ProgID="Equation.DSMT4" ShapeID="_x0000_i1087" DrawAspect="Content" ObjectID="_1591612294" r:id="rId162"/>
          </w:object>
        </w:r>
        <w:r w:rsidR="009A1E02" w:rsidDel="007E7028">
          <w:delText xml:space="preserve">. Lo que crea un ángulo de 45 grados respecto al plano XZ. </w:delText>
        </w:r>
      </w:del>
    </w:p>
    <w:p w14:paraId="102B69A7" w14:textId="54F6E1BA" w:rsidR="00D1470E" w:rsidDel="007E7028" w:rsidRDefault="00944561">
      <w:pPr>
        <w:pStyle w:val="LetranormalTFG"/>
        <w:rPr>
          <w:del w:id="1422" w:author="David Vacas Miguel" w:date="2018-06-26T14:51:00Z"/>
        </w:rPr>
        <w:pPrChange w:id="1423" w:author="David Vacas Miguel" w:date="2018-06-26T17:31:00Z">
          <w:pPr>
            <w:pStyle w:val="LetranormalTFG"/>
            <w:ind w:left="708"/>
          </w:pPr>
        </w:pPrChange>
      </w:pPr>
      <w:del w:id="1424" w:author="David Vacas Miguel" w:date="2018-06-26T14:51:00Z">
        <w:r w:rsidDel="007E7028">
          <w:delText xml:space="preserve">Como añadido, se ha implementado la </w:delText>
        </w:r>
      </w:del>
      <w:del w:id="1425" w:author="David Vacas Miguel" w:date="2018-06-26T14:35:00Z">
        <w:r w:rsidDel="00064E4F">
          <w:delText>funcionalidad de</w:delText>
        </w:r>
      </w:del>
      <w:del w:id="1426" w:author="David Vacas Miguel" w:date="2018-06-26T14:51:00Z">
        <w:r w:rsidDel="007E7028">
          <w:delText xml:space="preserve"> zoom en ambas proyecciones </w:delText>
        </w:r>
      </w:del>
      <w:del w:id="1427" w:author="David Vacas Miguel" w:date="2018-06-26T14:35:00Z">
        <w:r w:rsidDel="00064E4F">
          <w:delText xml:space="preserve">el cual se puede utilizar </w:delText>
        </w:r>
      </w:del>
      <w:del w:id="1428" w:author="David Vacas Miguel" w:date="2018-06-26T14:51:00Z">
        <w:r w:rsidDel="007E7028">
          <w:delText>con la rueda del ratón.</w:delText>
        </w:r>
      </w:del>
    </w:p>
    <w:p w14:paraId="251CD60E" w14:textId="653248AD" w:rsidR="008B386D" w:rsidRPr="00D27C27" w:rsidDel="00064E4F" w:rsidRDefault="00FB5779">
      <w:pPr>
        <w:pStyle w:val="LetranormalTFG"/>
        <w:rPr>
          <w:del w:id="1429" w:author="David Vacas Miguel" w:date="2018-06-26T14:42:00Z"/>
          <w:rPrChange w:id="1430" w:author="David Vacas Miguel" w:date="2018-06-26T17:27:00Z">
            <w:rPr>
              <w:del w:id="1431" w:author="David Vacas Miguel" w:date="2018-06-26T14:42:00Z"/>
              <w:b/>
              <w:i/>
            </w:rPr>
          </w:rPrChange>
        </w:rPr>
        <w:pPrChange w:id="1432" w:author="David Vacas Miguel" w:date="2018-06-26T17:31:00Z">
          <w:pPr>
            <w:pStyle w:val="LetranormalTFG"/>
            <w:numPr>
              <w:numId w:val="26"/>
            </w:numPr>
            <w:ind w:left="720" w:hanging="360"/>
          </w:pPr>
        </w:pPrChange>
      </w:pPr>
      <w:del w:id="1433" w:author="David Vacas Miguel" w:date="2018-05-30T12:09:00Z">
        <w:r w:rsidRPr="006940AD" w:rsidDel="000D465D">
          <w:rPr>
            <w:rPrChange w:id="1434" w:author="David Vacas Miguel" w:date="2018-06-26T17:31:00Z">
              <w:rPr>
                <w:b/>
                <w:i/>
              </w:rPr>
            </w:rPrChange>
          </w:rPr>
          <w:delText xml:space="preserve">(M) </w:delText>
        </w:r>
      </w:del>
      <w:del w:id="1435" w:author="David Vacas Miguel" w:date="2018-06-26T14:50:00Z">
        <w:r w:rsidRPr="006940AD" w:rsidDel="007E7028">
          <w:rPr>
            <w:rPrChange w:id="1436" w:author="David Vacas Miguel" w:date="2018-06-26T17:31:00Z">
              <w:rPr>
                <w:b/>
                <w:i/>
              </w:rPr>
            </w:rPrChange>
          </w:rPr>
          <w:delText>Model:</w:delText>
        </w:r>
        <w:r w:rsidR="007A1926" w:rsidDel="007E7028">
          <w:delText xml:space="preserve"> Esta matriz realiza una transformación de </w:delText>
        </w:r>
      </w:del>
      <w:del w:id="1437" w:author="David Vacas Miguel" w:date="2018-06-26T14:36:00Z">
        <w:r w:rsidR="007A1926" w:rsidDel="00064E4F">
          <w:delText>la posición en el</w:delText>
        </w:r>
      </w:del>
      <w:del w:id="1438" w:author="David Vacas Miguel" w:date="2018-06-26T14:50:00Z">
        <w:r w:rsidR="007A1926" w:rsidDel="007E7028">
          <w:delText xml:space="preserve"> modelo </w:delText>
        </w:r>
      </w:del>
      <w:del w:id="1439" w:author="David Vacas Miguel" w:date="2018-06-26T14:37:00Z">
        <w:r w:rsidR="007A1926" w:rsidDel="00064E4F">
          <w:delText>a la posición global</w:delText>
        </w:r>
      </w:del>
      <w:del w:id="1440" w:author="David Vacas Miguel" w:date="2018-06-26T14:50:00Z">
        <w:r w:rsidR="007A1926" w:rsidDel="007E7028">
          <w:delText xml:space="preserve">. Normalmente es una combinación de tres posibles </w:delText>
        </w:r>
      </w:del>
      <w:del w:id="1441" w:author="David Vacas Miguel" w:date="2018-06-26T14:37:00Z">
        <w:r w:rsidR="007A1926" w:rsidDel="00064E4F">
          <w:delText>movimientos</w:delText>
        </w:r>
      </w:del>
      <w:del w:id="1442" w:author="David Vacas Miguel" w:date="2018-06-26T14:50:00Z">
        <w:r w:rsidR="007A1926" w:rsidDel="007E7028">
          <w:delText>: trasla</w:delText>
        </w:r>
      </w:del>
      <w:del w:id="1443" w:author="David Vacas Miguel" w:date="2018-06-26T14:37:00Z">
        <w:r w:rsidR="007A1926" w:rsidDel="00064E4F">
          <w:delText>dar</w:delText>
        </w:r>
      </w:del>
      <w:del w:id="1444" w:author="David Vacas Miguel" w:date="2018-06-26T14:50:00Z">
        <w:r w:rsidR="007A1926" w:rsidDel="007E7028">
          <w:delText>, escala</w:delText>
        </w:r>
      </w:del>
      <w:del w:id="1445" w:author="David Vacas Miguel" w:date="2018-06-26T14:38:00Z">
        <w:r w:rsidR="007A1926" w:rsidDel="00064E4F">
          <w:delText>r</w:delText>
        </w:r>
      </w:del>
      <w:del w:id="1446" w:author="David Vacas Miguel" w:date="2018-06-26T14:50:00Z">
        <w:r w:rsidR="007A1926" w:rsidDel="007E7028">
          <w:delText xml:space="preserve"> y rota</w:delText>
        </w:r>
      </w:del>
      <w:del w:id="1447" w:author="David Vacas Miguel" w:date="2018-06-26T14:38:00Z">
        <w:r w:rsidR="007A1926" w:rsidDel="00064E4F">
          <w:delText>r</w:delText>
        </w:r>
      </w:del>
      <w:del w:id="1448" w:author="David Vacas Miguel" w:date="2018-06-26T14:50:00Z">
        <w:r w:rsidR="007A1926" w:rsidDel="007E7028">
          <w:delText>. Cada un</w:delText>
        </w:r>
      </w:del>
      <w:del w:id="1449" w:author="David Vacas Miguel" w:date="2018-06-26T14:38:00Z">
        <w:r w:rsidR="007A1926" w:rsidDel="00064E4F">
          <w:delText>o</w:delText>
        </w:r>
      </w:del>
      <w:del w:id="1450" w:author="David Vacas Miguel" w:date="2018-06-26T14:50:00Z">
        <w:r w:rsidR="007A1926" w:rsidDel="007E7028">
          <w:delText xml:space="preserve"> de est</w:delText>
        </w:r>
      </w:del>
      <w:del w:id="1451" w:author="David Vacas Miguel" w:date="2018-06-26T14:38:00Z">
        <w:r w:rsidR="007A1926" w:rsidDel="00064E4F">
          <w:delText>o</w:delText>
        </w:r>
      </w:del>
      <w:del w:id="1452" w:author="David Vacas Miguel" w:date="2018-06-26T14:50:00Z">
        <w:r w:rsidR="007A1926" w:rsidDel="007E7028">
          <w:delText xml:space="preserve">s </w:delText>
        </w:r>
      </w:del>
      <w:del w:id="1453" w:author="David Vacas Miguel" w:date="2018-06-26T14:38:00Z">
        <w:r w:rsidR="007A1926" w:rsidDel="00064E4F">
          <w:delText xml:space="preserve">movimientos </w:delText>
        </w:r>
      </w:del>
      <w:del w:id="1454" w:author="David Vacas Miguel" w:date="2018-06-26T14:50:00Z">
        <w:r w:rsidR="007A1926" w:rsidDel="007E7028">
          <w:delText>vienen dad</w:delText>
        </w:r>
      </w:del>
      <w:del w:id="1455" w:author="David Vacas Miguel" w:date="2018-06-26T14:38:00Z">
        <w:r w:rsidR="007A1926" w:rsidDel="00064E4F">
          <w:delText>o</w:delText>
        </w:r>
      </w:del>
      <w:del w:id="1456" w:author="David Vacas Miguel" w:date="2018-06-26T14:50:00Z">
        <w:r w:rsidR="007A1926" w:rsidDel="007E7028">
          <w:delText>s por matrices, las cuales se multiplican unas sobre otras</w:delText>
        </w:r>
      </w:del>
      <w:del w:id="1457" w:author="David Vacas Miguel" w:date="2018-06-26T14:39:00Z">
        <w:r w:rsidR="007A1926" w:rsidDel="00064E4F">
          <w:delText>, comenzando por la matriz identidad,</w:delText>
        </w:r>
      </w:del>
      <w:del w:id="1458" w:author="David Vacas Miguel" w:date="2018-06-26T14:50:00Z">
        <w:r w:rsidR="007A1926" w:rsidDel="007E7028">
          <w:delText xml:space="preserve"> dando </w:delText>
        </w:r>
      </w:del>
      <w:del w:id="1459" w:author="David Vacas Miguel" w:date="2018-06-26T14:39:00Z">
        <w:r w:rsidR="007A1926" w:rsidDel="00064E4F">
          <w:delText xml:space="preserve">así una única matriz que será </w:delText>
        </w:r>
      </w:del>
      <w:del w:id="1460" w:author="David Vacas Miguel" w:date="2018-06-26T14:50:00Z">
        <w:r w:rsidR="007A1926" w:rsidDel="007E7028">
          <w:delText xml:space="preserve">la matriz </w:delText>
        </w:r>
        <w:r w:rsidR="007A1926" w:rsidRPr="00D27C27" w:rsidDel="007E7028">
          <w:rPr>
            <w:rPrChange w:id="1461" w:author="David Vacas Miguel" w:date="2018-06-26T17:27:00Z">
              <w:rPr>
                <w:i/>
              </w:rPr>
            </w:rPrChange>
          </w:rPr>
          <w:delText>model</w:delText>
        </w:r>
        <w:r w:rsidR="007A1926" w:rsidDel="007E7028">
          <w:delText xml:space="preserve">. </w:delText>
        </w:r>
      </w:del>
      <w:del w:id="1462" w:author="David Vacas Miguel" w:date="2018-06-26T14:39:00Z">
        <w:r w:rsidR="007A1926" w:rsidDel="00064E4F">
          <w:delText>En esta aplicación</w:delText>
        </w:r>
        <w:r w:rsidR="00871810" w:rsidDel="00064E4F">
          <w:delText>,</w:delText>
        </w:r>
        <w:r w:rsidR="007A1926" w:rsidDel="00064E4F">
          <w:delText xml:space="preserve"> </w:delText>
        </w:r>
        <w:r w:rsidR="00871810" w:rsidDel="00064E4F">
          <w:delText xml:space="preserve">para el cálculo de la matriz </w:delText>
        </w:r>
        <w:r w:rsidR="00871810" w:rsidRPr="00D27C27" w:rsidDel="00064E4F">
          <w:rPr>
            <w:rPrChange w:id="1463" w:author="David Vacas Miguel" w:date="2018-06-26T17:27:00Z">
              <w:rPr>
                <w:i/>
              </w:rPr>
            </w:rPrChange>
          </w:rPr>
          <w:delText>model</w:delText>
        </w:r>
        <w:r w:rsidR="00871810" w:rsidDel="00064E4F">
          <w:delText xml:space="preserve">, se implementa la ecuación </w:delText>
        </w:r>
      </w:del>
      <w:del w:id="1464" w:author="David Vacas Miguel" w:date="2018-06-26T14:50:00Z">
        <w:r w:rsidR="003261C4" w:rsidRPr="007C7AEB" w:rsidDel="007E7028">
          <w:object w:dxaOrig="1060" w:dyaOrig="380" w14:anchorId="4B58F6F0">
            <v:shape id="_x0000_i1088" type="#_x0000_t75" style="width:53.25pt;height:18.75pt" o:ole="">
              <v:imagedata r:id="rId163" o:title=""/>
            </v:shape>
            <o:OLEObject Type="Embed" ProgID="Equation.DSMT4" ShapeID="_x0000_i1088" DrawAspect="Content" ObjectID="_1591612295" r:id="rId164"/>
          </w:object>
        </w:r>
      </w:del>
      <w:del w:id="1465" w:author="David Vacas Miguel" w:date="2018-05-30T12:08:00Z">
        <w:r w:rsidR="00871810" w:rsidDel="000D465D">
          <w:delText xml:space="preserve">, </w:delText>
        </w:r>
      </w:del>
      <w:del w:id="1466" w:author="David Vacas Miguel" w:date="2018-06-26T14:42:00Z">
        <w:r w:rsidR="00871810" w:rsidDel="00064E4F">
          <w:delText xml:space="preserve">es decir, se realizan primero rotaciones respecto al eje </w:delText>
        </w:r>
      </w:del>
      <w:del w:id="1467" w:author="David Vacas Miguel" w:date="2018-06-01T03:16:00Z">
        <w:r w:rsidR="00871810" w:rsidDel="00597559">
          <w:delText xml:space="preserve">y </w:delText>
        </w:r>
        <w:r w:rsidR="005E1953" w:rsidDel="00597559">
          <w:delText xml:space="preserve"> </w:delText>
        </w:r>
        <w:r w:rsidR="00871810" w:rsidDel="00597559">
          <w:delText>(</w:delText>
        </w:r>
      </w:del>
      <w:del w:id="1468" w:author="David Vacas Miguel" w:date="2018-06-26T14:42:00Z">
        <w:r w:rsidR="00871810" w:rsidRPr="007C7AEB" w:rsidDel="00064E4F">
          <w:object w:dxaOrig="300" w:dyaOrig="380" w14:anchorId="6CDDBEE0">
            <v:shape id="_x0000_i1089" type="#_x0000_t75" style="width:15pt;height:18.75pt" o:ole="">
              <v:imagedata r:id="rId131" o:title=""/>
            </v:shape>
            <o:OLEObject Type="Embed" ProgID="Equation.DSMT4" ShapeID="_x0000_i1089" DrawAspect="Content" ObjectID="_1591612296" r:id="rId165"/>
          </w:object>
        </w:r>
        <w:r w:rsidR="00871810" w:rsidDel="00064E4F">
          <w:delText>) y después translaciones (</w:delText>
        </w:r>
        <w:r w:rsidR="00871810" w:rsidRPr="007C7AEB" w:rsidDel="00064E4F">
          <w:object w:dxaOrig="220" w:dyaOrig="260" w14:anchorId="7CF5D4D3">
            <v:shape id="_x0000_i1090" type="#_x0000_t75" style="width:11.25pt;height:12.75pt" o:ole="">
              <v:imagedata r:id="rId166" o:title=""/>
            </v:shape>
            <o:OLEObject Type="Embed" ProgID="Equation.DSMT4" ShapeID="_x0000_i1090" DrawAspect="Content" ObjectID="_1591612297" r:id="rId167"/>
          </w:object>
        </w:r>
        <w:r w:rsidR="00871810" w:rsidDel="00064E4F">
          <w:delText>)</w:delText>
        </w:r>
        <w:r w:rsidR="007A1926" w:rsidDel="00064E4F">
          <w:delText>.</w:delText>
        </w:r>
      </w:del>
    </w:p>
    <w:p w14:paraId="1273AD43" w14:textId="0DE88629" w:rsidR="000F30B1" w:rsidDel="00A36722" w:rsidRDefault="000F30B1">
      <w:pPr>
        <w:pStyle w:val="LetranormalTFG"/>
        <w:rPr>
          <w:del w:id="1469" w:author="David Vacas Miguel" w:date="2018-06-01T01:51:00Z"/>
        </w:rPr>
        <w:pPrChange w:id="1470" w:author="David Vacas Miguel" w:date="2018-06-26T17:31:00Z">
          <w:pPr>
            <w:pStyle w:val="LetranormalTFG"/>
            <w:ind w:left="720"/>
          </w:pPr>
        </w:pPrChange>
      </w:pPr>
      <w:del w:id="1471" w:author="David Vacas Miguel" w:date="2018-06-26T14:50:00Z">
        <w:r w:rsidDel="007E7028">
          <w:delText xml:space="preserve">Las matrices específicas que se utilizan en este proyecto se pueden observar en las </w:delText>
        </w:r>
      </w:del>
      <w:del w:id="1472" w:author="David Vacas Miguel" w:date="2018-06-01T01:51:00Z">
        <w:r w:rsidDel="00A36722">
          <w:delText xml:space="preserve">figuras </w:delText>
        </w:r>
      </w:del>
      <w:del w:id="1473" w:author="David Vacas Miguel" w:date="2018-05-27T13:34:00Z">
        <w:r w:rsidR="00562E23" w:rsidDel="0047468B">
          <w:delText>19</w:delText>
        </w:r>
        <w:r w:rsidDel="0047468B">
          <w:delText xml:space="preserve"> </w:delText>
        </w:r>
      </w:del>
      <w:del w:id="1474" w:author="David Vacas Miguel" w:date="2018-06-01T01:51:00Z">
        <w:r w:rsidDel="00A36722">
          <w:delText xml:space="preserve">y </w:delText>
        </w:r>
        <w:r w:rsidR="00562E23" w:rsidDel="00A36722">
          <w:delText>2</w:delText>
        </w:r>
      </w:del>
      <w:del w:id="1475" w:author="David Vacas Miguel" w:date="2018-05-27T13:34:00Z">
        <w:r w:rsidR="00562E23" w:rsidDel="0047468B">
          <w:delText>0</w:delText>
        </w:r>
      </w:del>
      <w:del w:id="1476" w:author="David Vacas Miguel" w:date="2018-06-26T14:50:00Z">
        <w:r w:rsidDel="007E7028">
          <w:delText xml:space="preserve">. </w:delText>
        </w:r>
      </w:del>
      <w:del w:id="1477" w:author="David Vacas Miguel" w:date="2018-06-01T01:51:00Z">
        <w:r w:rsidDel="00A36722">
          <w:delText xml:space="preserve">En la figura </w:delText>
        </w:r>
      </w:del>
      <w:del w:id="1478" w:author="David Vacas Miguel" w:date="2018-05-27T13:34:00Z">
        <w:r w:rsidR="00562E23" w:rsidDel="0047468B">
          <w:delText>19</w:delText>
        </w:r>
        <w:r w:rsidDel="0047468B">
          <w:delText xml:space="preserve"> </w:delText>
        </w:r>
      </w:del>
      <w:del w:id="1479" w:author="David Vacas Miguel" w:date="2018-06-01T01:51:00Z">
        <w:r w:rsidDel="00A36722">
          <w:delText>se puede observar la matriz de translación en X y Z que es donde se puede mover el robot.</w:delText>
        </w:r>
      </w:del>
    </w:p>
    <w:p w14:paraId="20F08E21" w14:textId="5765ECF2" w:rsidR="000F30B1" w:rsidDel="00A36722" w:rsidRDefault="003261C4">
      <w:pPr>
        <w:pStyle w:val="LetranormalTFG"/>
        <w:rPr>
          <w:del w:id="1480" w:author="David Vacas Miguel" w:date="2018-06-01T01:51:00Z"/>
        </w:rPr>
        <w:pPrChange w:id="1481" w:author="David Vacas Miguel" w:date="2018-06-26T17:31:00Z">
          <w:pPr>
            <w:pStyle w:val="LetranormalTFG"/>
            <w:tabs>
              <w:tab w:val="right" w:pos="9070"/>
            </w:tabs>
            <w:ind w:left="720"/>
            <w:jc w:val="center"/>
          </w:pPr>
        </w:pPrChange>
      </w:pPr>
      <w:del w:id="1482" w:author="David Vacas Miguel" w:date="2018-06-01T01:51:00Z">
        <w:r w:rsidRPr="007C7AEB" w:rsidDel="00A36722">
          <w:object w:dxaOrig="1920" w:dyaOrig="1440" w14:anchorId="2E4BFC0E">
            <v:shape id="_x0000_i1091" type="#_x0000_t75" style="width:129pt;height:98.25pt" o:ole="">
              <v:imagedata r:id="rId168" o:title=""/>
            </v:shape>
            <o:OLEObject Type="Embed" ProgID="Equation.DSMT4" ShapeID="_x0000_i1091" DrawAspect="Content" ObjectID="_1591612298" r:id="rId169"/>
          </w:object>
        </w:r>
      </w:del>
    </w:p>
    <w:p w14:paraId="314BDB04" w14:textId="77C75910" w:rsidR="000F30B1" w:rsidDel="00A641E3" w:rsidRDefault="000F30B1">
      <w:pPr>
        <w:pStyle w:val="LetranormalTFG"/>
        <w:rPr>
          <w:del w:id="1483" w:author="David Vacas Miguel" w:date="2018-05-31T12:01:00Z"/>
        </w:rPr>
        <w:pPrChange w:id="1484" w:author="David Vacas Miguel" w:date="2018-06-26T17:31:00Z">
          <w:pPr>
            <w:pStyle w:val="LetranormalTFG"/>
            <w:ind w:left="720"/>
            <w:jc w:val="center"/>
          </w:pPr>
        </w:pPrChange>
      </w:pPr>
      <w:del w:id="1485" w:author="David Vacas Miguel" w:date="2018-05-31T12:01:00Z">
        <w:r w:rsidRPr="00D27C27" w:rsidDel="00A641E3">
          <w:rPr>
            <w:rPrChange w:id="1486" w:author="David Vacas Miguel" w:date="2018-06-26T17:27:00Z">
              <w:rPr>
                <w:b/>
              </w:rPr>
            </w:rPrChange>
          </w:rPr>
          <w:delText xml:space="preserve">Figura </w:delText>
        </w:r>
      </w:del>
      <w:del w:id="1487" w:author="David Vacas Miguel" w:date="2018-05-27T13:34:00Z">
        <w:r w:rsidR="00562E23" w:rsidRPr="00D27C27" w:rsidDel="0047468B">
          <w:rPr>
            <w:rPrChange w:id="1488" w:author="David Vacas Miguel" w:date="2018-06-26T17:27:00Z">
              <w:rPr>
                <w:b/>
              </w:rPr>
            </w:rPrChange>
          </w:rPr>
          <w:delText>19</w:delText>
        </w:r>
      </w:del>
      <w:del w:id="1489" w:author="David Vacas Miguel" w:date="2018-05-31T12:01:00Z">
        <w:r w:rsidRPr="00D27C27" w:rsidDel="00A641E3">
          <w:rPr>
            <w:rPrChange w:id="1490" w:author="David Vacas Miguel" w:date="2018-06-26T17:27:00Z">
              <w:rPr>
                <w:b/>
              </w:rPr>
            </w:rPrChange>
          </w:rPr>
          <w:delText>.</w:delText>
        </w:r>
        <w:r w:rsidDel="00A641E3">
          <w:delText xml:space="preserve"> Matriz de translación en X y Z.</w:delText>
        </w:r>
      </w:del>
    </w:p>
    <w:p w14:paraId="7C397525" w14:textId="36FD78E7" w:rsidR="000F30B1" w:rsidDel="007E7028" w:rsidRDefault="000F30B1">
      <w:pPr>
        <w:pStyle w:val="LetranormalTFG"/>
        <w:rPr>
          <w:del w:id="1491" w:author="David Vacas Miguel" w:date="2018-06-26T14:50:00Z"/>
        </w:rPr>
        <w:pPrChange w:id="1492" w:author="David Vacas Miguel" w:date="2018-06-26T17:31:00Z">
          <w:pPr>
            <w:pStyle w:val="LetranormalTFG"/>
            <w:ind w:left="720"/>
          </w:pPr>
        </w:pPrChange>
      </w:pPr>
      <w:del w:id="1493" w:author="David Vacas Miguel" w:date="2018-06-26T14:50:00Z">
        <w:r w:rsidDel="007E7028">
          <w:delText xml:space="preserve">En la </w:delText>
        </w:r>
      </w:del>
      <w:del w:id="1494" w:author="David Vacas Miguel" w:date="2018-06-01T01:51:00Z">
        <w:r w:rsidDel="00A36722">
          <w:delText xml:space="preserve">figura </w:delText>
        </w:r>
        <w:r w:rsidR="00562E23" w:rsidDel="00A36722">
          <w:delText>2</w:delText>
        </w:r>
      </w:del>
      <w:del w:id="1495" w:author="David Vacas Miguel" w:date="2018-05-27T13:34:00Z">
        <w:r w:rsidR="00562E23" w:rsidDel="0047468B">
          <w:delText>0</w:delText>
        </w:r>
      </w:del>
      <w:del w:id="1496" w:author="David Vacas Miguel" w:date="2018-06-26T14:50:00Z">
        <w:r w:rsidDel="007E7028">
          <w:delText xml:space="preserve"> se puede ver la matriz de rotación en </w:delText>
        </w:r>
        <w:r w:rsidRPr="00D27C27" w:rsidDel="007E7028">
          <w:rPr>
            <w:rPrChange w:id="1497" w:author="David Vacas Miguel" w:date="2018-06-26T17:27:00Z">
              <w:rPr>
                <w:i/>
              </w:rPr>
            </w:rPrChange>
          </w:rPr>
          <w:delText>Y</w:delText>
        </w:r>
        <w:r w:rsidDel="007E7028">
          <w:delText xml:space="preserve"> donde </w:delText>
        </w:r>
        <w:r w:rsidRPr="007C7AEB" w:rsidDel="007E7028">
          <w:object w:dxaOrig="220" w:dyaOrig="260" w14:anchorId="430CDD2F">
            <v:shape id="_x0000_i1092" type="#_x0000_t75" style="width:11.25pt;height:12.75pt" o:ole="">
              <v:imagedata r:id="rId137" o:title=""/>
            </v:shape>
            <o:OLEObject Type="Embed" ProgID="Equation.DSMT4" ShapeID="_x0000_i1092" DrawAspect="Content" ObjectID="_1591612299" r:id="rId170"/>
          </w:object>
        </w:r>
        <w:r w:rsidDel="007E7028">
          <w:delText xml:space="preserve"> representa el ángulo que rota el robot.</w:delText>
        </w:r>
      </w:del>
    </w:p>
    <w:p w14:paraId="5C774061" w14:textId="2ED8E054" w:rsidR="000F30B1" w:rsidDel="007E7028" w:rsidRDefault="003261C4">
      <w:pPr>
        <w:pStyle w:val="LetranormalTFG"/>
        <w:rPr>
          <w:del w:id="1498" w:author="David Vacas Miguel" w:date="2018-06-26T14:50:00Z"/>
        </w:rPr>
        <w:pPrChange w:id="1499" w:author="David Vacas Miguel" w:date="2018-06-26T17:31:00Z">
          <w:pPr>
            <w:pStyle w:val="LetranormalTFG"/>
            <w:tabs>
              <w:tab w:val="right" w:pos="9070"/>
            </w:tabs>
            <w:ind w:left="720"/>
            <w:jc w:val="center"/>
          </w:pPr>
        </w:pPrChange>
      </w:pPr>
      <w:del w:id="1500" w:author="David Vacas Miguel" w:date="2018-06-26T14:50:00Z">
        <w:r w:rsidRPr="007C7AEB" w:rsidDel="007E7028">
          <w:object w:dxaOrig="2760" w:dyaOrig="1440" w14:anchorId="5EC470BD">
            <v:shape id="_x0000_i1093" type="#_x0000_t75" style="width:179.25pt;height:93.75pt" o:ole="">
              <v:imagedata r:id="rId139" o:title=""/>
            </v:shape>
            <o:OLEObject Type="Embed" ProgID="Equation.DSMT4" ShapeID="_x0000_i1093" DrawAspect="Content" ObjectID="_1591612300" r:id="rId171"/>
          </w:object>
        </w:r>
      </w:del>
    </w:p>
    <w:p w14:paraId="0B6E06BB" w14:textId="1F4BDF87" w:rsidR="00816475" w:rsidDel="00A641E3" w:rsidRDefault="00A36722">
      <w:pPr>
        <w:pStyle w:val="LetranormalTFG"/>
        <w:rPr>
          <w:del w:id="1501" w:author="David Vacas Miguel" w:date="2018-05-31T12:02:00Z"/>
        </w:rPr>
        <w:pPrChange w:id="1502" w:author="David Vacas Miguel" w:date="2018-06-26T17:31:00Z">
          <w:pPr>
            <w:pStyle w:val="LetranormalTFG"/>
            <w:ind w:left="720"/>
            <w:jc w:val="center"/>
          </w:pPr>
        </w:pPrChange>
      </w:pPr>
      <w:del w:id="1503" w:author="David Vacas Miguel" w:date="2018-06-26T14:50:00Z">
        <w:r w:rsidRPr="0096417D" w:rsidDel="007E7028">
          <w:fldChar w:fldCharType="begin"/>
        </w:r>
        <w:r w:rsidRPr="0096417D" w:rsidDel="007E7028">
          <w:fldChar w:fldCharType="end"/>
        </w:r>
      </w:del>
      <w:del w:id="1504" w:author="David Vacas Miguel" w:date="2018-05-31T12:02:00Z">
        <w:r w:rsidR="00816475" w:rsidRPr="00D27C27" w:rsidDel="00A641E3">
          <w:rPr>
            <w:rPrChange w:id="1505" w:author="David Vacas Miguel" w:date="2018-06-26T17:27:00Z">
              <w:rPr>
                <w:b/>
              </w:rPr>
            </w:rPrChange>
          </w:rPr>
          <w:delText xml:space="preserve">Figura </w:delText>
        </w:r>
        <w:r w:rsidR="00562E23" w:rsidRPr="00D27C27" w:rsidDel="00A641E3">
          <w:rPr>
            <w:rPrChange w:id="1506" w:author="David Vacas Miguel" w:date="2018-06-26T17:27:00Z">
              <w:rPr>
                <w:b/>
              </w:rPr>
            </w:rPrChange>
          </w:rPr>
          <w:delText>2</w:delText>
        </w:r>
      </w:del>
      <w:del w:id="1507" w:author="David Vacas Miguel" w:date="2018-05-27T13:34:00Z">
        <w:r w:rsidR="00562E23" w:rsidRPr="00D27C27" w:rsidDel="0047468B">
          <w:rPr>
            <w:rPrChange w:id="1508" w:author="David Vacas Miguel" w:date="2018-06-26T17:27:00Z">
              <w:rPr>
                <w:b/>
              </w:rPr>
            </w:rPrChange>
          </w:rPr>
          <w:delText>0</w:delText>
        </w:r>
      </w:del>
      <w:del w:id="1509" w:author="David Vacas Miguel" w:date="2018-05-31T12:02:00Z">
        <w:r w:rsidR="00816475" w:rsidRPr="00D27C27" w:rsidDel="00A641E3">
          <w:rPr>
            <w:rPrChange w:id="1510" w:author="David Vacas Miguel" w:date="2018-06-26T17:27:00Z">
              <w:rPr>
                <w:b/>
              </w:rPr>
            </w:rPrChange>
          </w:rPr>
          <w:delText>.</w:delText>
        </w:r>
        <w:r w:rsidR="00816475" w:rsidDel="00A641E3">
          <w:delText xml:space="preserve"> Matriz de rotación en Y con un ángulo </w:delText>
        </w:r>
        <w:r w:rsidR="00816475" w:rsidRPr="007C7AEB" w:rsidDel="00A641E3">
          <w:object w:dxaOrig="220" w:dyaOrig="260" w14:anchorId="180BB1C7">
            <v:shape id="_x0000_i1094" type="#_x0000_t75" style="width:11.25pt;height:12.75pt" o:ole="">
              <v:imagedata r:id="rId143" o:title=""/>
            </v:shape>
            <o:OLEObject Type="Embed" ProgID="Equation.DSMT4" ShapeID="_x0000_i1094" DrawAspect="Content" ObjectID="_1591612301" r:id="rId172"/>
          </w:object>
        </w:r>
        <w:r w:rsidR="00816475" w:rsidDel="00A641E3">
          <w:delText>.</w:delText>
        </w:r>
      </w:del>
    </w:p>
    <w:p w14:paraId="334CDFED" w14:textId="45E143EF" w:rsidR="00871810" w:rsidDel="007E7028" w:rsidRDefault="000F30B1">
      <w:pPr>
        <w:pStyle w:val="LetranormalTFG"/>
        <w:rPr>
          <w:del w:id="1511" w:author="David Vacas Miguel" w:date="2018-06-26T14:50:00Z"/>
        </w:rPr>
        <w:pPrChange w:id="1512" w:author="David Vacas Miguel" w:date="2018-06-26T17:31:00Z">
          <w:pPr>
            <w:pStyle w:val="LetranormalTFG"/>
            <w:ind w:left="708"/>
          </w:pPr>
        </w:pPrChange>
      </w:pPr>
      <w:del w:id="1513" w:author="David Vacas Miguel" w:date="2018-06-26T14:50:00Z">
        <w:r w:rsidDel="007E7028">
          <w:delText xml:space="preserve">En ambas matrices simplemente se debe sustituir las variables </w:delText>
        </w:r>
      </w:del>
      <w:del w:id="1514" w:author="David Vacas Miguel" w:date="2018-05-27T13:34:00Z">
        <w:r w:rsidRPr="00D27C27" w:rsidDel="0047468B">
          <w:rPr>
            <w:rPrChange w:id="1515" w:author="David Vacas Miguel" w:date="2018-06-26T17:27:00Z">
              <w:rPr>
                <w:i/>
              </w:rPr>
            </w:rPrChange>
          </w:rPr>
          <w:delText>X,Y</w:delText>
        </w:r>
      </w:del>
      <w:del w:id="1516" w:author="David Vacas Miguel" w:date="2018-06-26T14:50:00Z">
        <w:r w:rsidRPr="00D27C27" w:rsidDel="007E7028">
          <w:rPr>
            <w:rPrChange w:id="1517" w:author="David Vacas Miguel" w:date="2018-06-26T17:27:00Z">
              <w:rPr>
                <w:i/>
              </w:rPr>
            </w:rPrChange>
          </w:rPr>
          <w:delText xml:space="preserve"> </w:delText>
        </w:r>
        <w:r w:rsidRPr="00EB344C" w:rsidDel="007E7028">
          <w:delText>y</w:delText>
        </w:r>
        <w:r w:rsidRPr="00D27C27" w:rsidDel="007E7028">
          <w:rPr>
            <w:rPrChange w:id="1518" w:author="David Vacas Miguel" w:date="2018-06-26T17:27:00Z">
              <w:rPr>
                <w:i/>
              </w:rPr>
            </w:rPrChange>
          </w:rPr>
          <w:delText xml:space="preserve"> </w:delText>
        </w:r>
        <w:r w:rsidRPr="007C7AEB" w:rsidDel="007E7028">
          <w:object w:dxaOrig="220" w:dyaOrig="260" w14:anchorId="255D361E">
            <v:shape id="_x0000_i1095" type="#_x0000_t75" style="width:11.25pt;height:12.75pt" o:ole="">
              <v:imagedata r:id="rId143" o:title=""/>
            </v:shape>
            <o:OLEObject Type="Embed" ProgID="Equation.DSMT4" ShapeID="_x0000_i1095" DrawAspect="Content" ObjectID="_1591612302" r:id="rId173"/>
          </w:object>
        </w:r>
        <w:r w:rsidDel="007E7028">
          <w:delText xml:space="preserve"> </w:delText>
        </w:r>
      </w:del>
      <w:del w:id="1519" w:author="David Vacas Miguel" w:date="2018-06-26T14:45:00Z">
        <w:r w:rsidDel="00064E4F">
          <w:delText>con los valores correspondientes y se obtienen las matrices que se utilizan en la matriz model</w:delText>
        </w:r>
      </w:del>
      <w:del w:id="1520" w:author="David Vacas Miguel" w:date="2018-06-26T14:50:00Z">
        <w:r w:rsidDel="007E7028">
          <w:delText>.</w:delText>
        </w:r>
      </w:del>
    </w:p>
    <w:p w14:paraId="0CEC1C19" w14:textId="0F604AF1" w:rsidR="004446A3" w:rsidDel="007E7028" w:rsidRDefault="00871810">
      <w:pPr>
        <w:pStyle w:val="LetranormalTFG"/>
        <w:rPr>
          <w:del w:id="1521" w:author="David Vacas Miguel" w:date="2018-06-26T14:50:00Z"/>
        </w:rPr>
        <w:pPrChange w:id="1522" w:author="David Vacas Miguel" w:date="2018-06-26T17:31:00Z">
          <w:pPr>
            <w:pStyle w:val="LetranormalTFG"/>
            <w:ind w:left="720"/>
          </w:pPr>
        </w:pPrChange>
      </w:pPr>
      <w:del w:id="1523" w:author="David Vacas Miguel" w:date="2018-06-26T14:50:00Z">
        <w:r w:rsidDel="007E7028">
          <w:delText xml:space="preserve">Las funciones de GLM </w:delText>
        </w:r>
      </w:del>
      <w:del w:id="1524" w:author="David Vacas Miguel" w:date="2018-06-26T14:46:00Z">
        <w:r w:rsidDel="003F2A98">
          <w:delText>son</w:delText>
        </w:r>
      </w:del>
      <w:del w:id="1525" w:author="David Vacas Miguel" w:date="2018-06-26T14:50:00Z">
        <w:r w:rsidR="004446A3" w:rsidDel="007E7028">
          <w:delText>:</w:delText>
        </w:r>
      </w:del>
    </w:p>
    <w:p w14:paraId="3B57C2A6" w14:textId="40EB34E7" w:rsidR="004446A3" w:rsidDel="007E7028" w:rsidRDefault="00871810">
      <w:pPr>
        <w:pStyle w:val="LetranormalTFG"/>
        <w:rPr>
          <w:del w:id="1526" w:author="David Vacas Miguel" w:date="2018-06-26T14:50:00Z"/>
        </w:rPr>
        <w:pPrChange w:id="1527" w:author="David Vacas Miguel" w:date="2018-06-26T17:31:00Z">
          <w:pPr>
            <w:pStyle w:val="LetranormalTFG"/>
            <w:ind w:left="720"/>
          </w:pPr>
        </w:pPrChange>
      </w:pPr>
      <w:del w:id="1528" w:author="David Vacas Miguel" w:date="2018-06-26T14:50:00Z">
        <w:r w:rsidRPr="006940AD" w:rsidDel="007E7028">
          <w:rPr>
            <w:rPrChange w:id="1529" w:author="David Vacas Miguel" w:date="2018-06-26T17:31:00Z">
              <w:rPr>
                <w:rFonts w:ascii="Courier Prime" w:hAnsi="Courier Prime"/>
                <w:i/>
              </w:rPr>
            </w:rPrChange>
          </w:rPr>
          <w:delText>translate(m,v)</w:delText>
        </w:r>
        <w:r w:rsidDel="007E7028">
          <w:delText xml:space="preserve">, donde </w:delText>
        </w:r>
        <w:r w:rsidRPr="006940AD" w:rsidDel="007E7028">
          <w:rPr>
            <w:rPrChange w:id="1530" w:author="David Vacas Miguel" w:date="2018-06-26T17:31:00Z">
              <w:rPr>
                <w:rFonts w:ascii="Courier Prime" w:hAnsi="Courier Prime"/>
                <w:i/>
              </w:rPr>
            </w:rPrChange>
          </w:rPr>
          <w:delText>m</w:delText>
        </w:r>
        <w:r w:rsidDel="007E7028">
          <w:delText xml:space="preserve"> es la matriz </w:delText>
        </w:r>
      </w:del>
      <w:del w:id="1531" w:author="David Vacas Miguel" w:date="2018-06-26T14:46:00Z">
        <w:r w:rsidDel="003F2A98">
          <w:delText xml:space="preserve">anterior </w:delText>
        </w:r>
      </w:del>
      <w:del w:id="1532" w:author="David Vacas Miguel" w:date="2018-06-26T14:50:00Z">
        <w:r w:rsidDel="007E7028">
          <w:delText xml:space="preserve">y </w:delText>
        </w:r>
        <w:r w:rsidRPr="006940AD" w:rsidDel="007E7028">
          <w:rPr>
            <w:rPrChange w:id="1533" w:author="David Vacas Miguel" w:date="2018-06-26T17:31:00Z">
              <w:rPr>
                <w:i/>
              </w:rPr>
            </w:rPrChange>
          </w:rPr>
          <w:delText>v</w:delText>
        </w:r>
        <w:r w:rsidDel="007E7028">
          <w:delText xml:space="preserve"> es el vector</w:delText>
        </w:r>
      </w:del>
      <w:del w:id="1534" w:author="David Vacas Miguel" w:date="2018-06-26T14:47:00Z">
        <w:r w:rsidDel="003F2A98">
          <w:delText xml:space="preserve"> de tres posiciones (</w:delText>
        </w:r>
        <w:r w:rsidRPr="00D27C27" w:rsidDel="003F2A98">
          <w:rPr>
            <w:rPrChange w:id="1535" w:author="David Vacas Miguel" w:date="2018-06-26T17:27:00Z">
              <w:rPr>
                <w:i/>
              </w:rPr>
            </w:rPrChange>
          </w:rPr>
          <w:delText>x,y,z</w:delText>
        </w:r>
        <w:r w:rsidDel="003F2A98">
          <w:delText>) que indica cuanto y hacia donde se mueve;</w:delText>
        </w:r>
      </w:del>
    </w:p>
    <w:p w14:paraId="3FD1CD8B" w14:textId="5C72E111" w:rsidR="00871810" w:rsidRPr="00D27C27" w:rsidDel="001523AB" w:rsidRDefault="00871810">
      <w:pPr>
        <w:pStyle w:val="LetranormalTFG"/>
        <w:rPr>
          <w:del w:id="1536" w:author="David Vacas Miguel" w:date="2018-06-02T12:58:00Z"/>
          <w:rPrChange w:id="1537" w:author="David Vacas Miguel" w:date="2018-06-26T17:27:00Z">
            <w:rPr>
              <w:del w:id="1538" w:author="David Vacas Miguel" w:date="2018-06-02T12:58:00Z"/>
              <w:b/>
              <w:i/>
            </w:rPr>
          </w:rPrChange>
        </w:rPr>
        <w:pPrChange w:id="1539" w:author="David Vacas Miguel" w:date="2018-06-26T17:31:00Z">
          <w:pPr>
            <w:pStyle w:val="LetranormalTFG"/>
            <w:ind w:left="720"/>
          </w:pPr>
        </w:pPrChange>
      </w:pPr>
      <w:del w:id="1540" w:author="David Vacas Miguel" w:date="2018-06-26T14:50:00Z">
        <w:r w:rsidRPr="006940AD" w:rsidDel="007E7028">
          <w:rPr>
            <w:rPrChange w:id="1541" w:author="David Vacas Miguel" w:date="2018-06-26T17:31:00Z">
              <w:rPr>
                <w:rFonts w:ascii="Courier Prime" w:hAnsi="Courier Prime"/>
                <w:i/>
              </w:rPr>
            </w:rPrChange>
          </w:rPr>
          <w:delText>rotate(m,angle,axis)</w:delText>
        </w:r>
        <w:r w:rsidDel="007E7028">
          <w:delText xml:space="preserve"> donde </w:delText>
        </w:r>
        <w:r w:rsidRPr="006940AD" w:rsidDel="007E7028">
          <w:rPr>
            <w:rPrChange w:id="1542" w:author="David Vacas Miguel" w:date="2018-06-26T17:31:00Z">
              <w:rPr>
                <w:rFonts w:ascii="Courier Prime" w:hAnsi="Courier Prime"/>
                <w:i/>
              </w:rPr>
            </w:rPrChange>
          </w:rPr>
          <w:delText>m</w:delText>
        </w:r>
        <w:r w:rsidDel="007E7028">
          <w:delText xml:space="preserve"> es la matriz anterior, </w:delText>
        </w:r>
        <w:r w:rsidRPr="006940AD" w:rsidDel="007E7028">
          <w:rPr>
            <w:rPrChange w:id="1543" w:author="David Vacas Miguel" w:date="2018-06-26T17:31:00Z">
              <w:rPr>
                <w:rFonts w:ascii="Courier Prime" w:hAnsi="Courier Prime"/>
                <w:i/>
              </w:rPr>
            </w:rPrChange>
          </w:rPr>
          <w:delText>angle</w:delText>
        </w:r>
        <w:r w:rsidRPr="00D27C27" w:rsidDel="007E7028">
          <w:rPr>
            <w:rPrChange w:id="1544" w:author="David Vacas Miguel" w:date="2018-06-26T17:27:00Z">
              <w:rPr>
                <w:rFonts w:ascii="Courier Prime" w:hAnsi="Courier Prime"/>
              </w:rPr>
            </w:rPrChange>
          </w:rPr>
          <w:delText xml:space="preserve"> </w:delText>
        </w:r>
        <w:r w:rsidDel="007E7028">
          <w:delText xml:space="preserve">es el ángulo que se rota y </w:delText>
        </w:r>
        <w:r w:rsidRPr="006940AD" w:rsidDel="007E7028">
          <w:rPr>
            <w:rPrChange w:id="1545" w:author="David Vacas Miguel" w:date="2018-06-26T17:31:00Z">
              <w:rPr>
                <w:i/>
              </w:rPr>
            </w:rPrChange>
          </w:rPr>
          <w:delText>axis</w:delText>
        </w:r>
        <w:r w:rsidDel="007E7028">
          <w:delText xml:space="preserve"> es un vector</w:delText>
        </w:r>
        <w:r w:rsidDel="003F2A98">
          <w:delText xml:space="preserve"> de tres posiciones </w:delText>
        </w:r>
        <w:r w:rsidDel="007E7028">
          <w:delText xml:space="preserve">que indica en que eje rota. </w:delText>
        </w:r>
      </w:del>
    </w:p>
    <w:p w14:paraId="66F0E5B7" w14:textId="3E3121E4" w:rsidR="00911EEA" w:rsidDel="007E7028" w:rsidRDefault="00911EEA">
      <w:pPr>
        <w:pStyle w:val="LetranormalTFG"/>
        <w:rPr>
          <w:del w:id="1546" w:author="David Vacas Miguel" w:date="2018-06-26T14:50:00Z"/>
        </w:rPr>
        <w:pPrChange w:id="1547" w:author="David Vacas Miguel" w:date="2018-06-26T17:31:00Z">
          <w:pPr>
            <w:pStyle w:val="LetranormalTFG"/>
            <w:ind w:left="708"/>
          </w:pPr>
        </w:pPrChange>
      </w:pPr>
      <w:bookmarkStart w:id="1548" w:name="_Toc513719144"/>
      <w:bookmarkStart w:id="1549" w:name="_Toc514081280"/>
      <w:bookmarkStart w:id="1550" w:name="_Toc514092702"/>
      <w:bookmarkEnd w:id="1548"/>
      <w:bookmarkEnd w:id="1549"/>
      <w:bookmarkEnd w:id="1550"/>
    </w:p>
    <w:p w14:paraId="48B75F34" w14:textId="5D48BD16" w:rsidR="00FA71E2" w:rsidDel="006940AD" w:rsidRDefault="008A2C6F">
      <w:pPr>
        <w:pStyle w:val="LetranormalTFG"/>
        <w:rPr>
          <w:del w:id="1551" w:author="David Vacas Miguel" w:date="2018-06-26T17:31:00Z"/>
        </w:rPr>
        <w:pPrChange w:id="1552" w:author="David Vacas Miguel" w:date="2018-06-26T17:31:00Z">
          <w:pPr>
            <w:pStyle w:val="TFGtitulo2"/>
          </w:pPr>
        </w:pPrChange>
      </w:pPr>
      <w:bookmarkStart w:id="1553" w:name="_Toc517795812"/>
      <w:del w:id="1554" w:author="David Vacas Miguel" w:date="2018-06-26T17:31:00Z">
        <w:r w:rsidDel="006940AD">
          <w:delText>3. Qt</w:delText>
        </w:r>
        <w:bookmarkEnd w:id="1553"/>
      </w:del>
    </w:p>
    <w:p w14:paraId="3816A576" w14:textId="6D990552" w:rsidR="008C6BB1" w:rsidRDefault="007E7028">
      <w:pPr>
        <w:pStyle w:val="LetranormalTFG"/>
      </w:pPr>
      <w:ins w:id="1555" w:author="David Vacas Miguel" w:date="2018-06-26T14:53:00Z">
        <w:r>
          <w:t xml:space="preserve">Tal y como se ha comentado en la sección 3.1, </w:t>
        </w:r>
      </w:ins>
      <w:r w:rsidR="00D64D29">
        <w:t>OpenGL no puede crear ventanas y no tiene una forma sencilla de interactuar con el usuario</w:t>
      </w:r>
      <w:ins w:id="1556" w:author="David Vacas Miguel" w:date="2018-06-26T14:53:00Z">
        <w:r>
          <w:t>.</w:t>
        </w:r>
      </w:ins>
      <w:r w:rsidR="00D64D29">
        <w:t xml:space="preserve"> </w:t>
      </w:r>
      <w:ins w:id="1557" w:author="David Vacas Miguel" w:date="2018-06-26T14:53:00Z">
        <w:r>
          <w:t>P</w:t>
        </w:r>
      </w:ins>
      <w:del w:id="1558" w:author="David Vacas Miguel" w:date="2018-06-26T14:53:00Z">
        <w:r w:rsidR="00D64D29" w:rsidDel="007E7028">
          <w:delText>p</w:delText>
        </w:r>
      </w:del>
      <w:del w:id="1559" w:author="David Vacas Miguel" w:date="2018-06-26T14:54:00Z">
        <w:r w:rsidR="00D64D29" w:rsidDel="007E7028">
          <w:delText>or lo que e</w:delText>
        </w:r>
      </w:del>
      <w:ins w:id="1560" w:author="David Vacas Miguel" w:date="2018-06-26T14:54:00Z">
        <w:r>
          <w:t>or todo ello, e</w:t>
        </w:r>
      </w:ins>
      <w:r w:rsidR="00D64D29">
        <w:t xml:space="preserve">s necesario cubrir estas necesidades con otro software. </w:t>
      </w:r>
      <w:r w:rsidR="004446A3">
        <w:t xml:space="preserve">Entre las diferentes alternativas se encuentran </w:t>
      </w:r>
      <w:proofErr w:type="spellStart"/>
      <w:r w:rsidR="004446A3">
        <w:t>freeglut</w:t>
      </w:r>
      <w:proofErr w:type="spellEnd"/>
      <w:r w:rsidR="004446A3">
        <w:t>,</w:t>
      </w:r>
      <w:del w:id="1561" w:author="David Vacas Miguel" w:date="2018-06-26T14:54:00Z">
        <w:r w:rsidR="00D64D29" w:rsidDel="007E7028">
          <w:delText xml:space="preserve"> sdl</w:delText>
        </w:r>
      </w:del>
      <w:ins w:id="1562" w:author="David Vacas Miguel" w:date="2018-06-26T14:54:00Z">
        <w:r>
          <w:t xml:space="preserve"> SDL</w:t>
        </w:r>
      </w:ins>
      <w:r w:rsidR="004446A3">
        <w:t>,</w:t>
      </w:r>
      <w:r w:rsidR="00D64D29">
        <w:t xml:space="preserve"> </w:t>
      </w:r>
      <w:r w:rsidR="008306E9">
        <w:t>Q</w:t>
      </w:r>
      <w:r w:rsidR="00D64D29">
        <w:t>t</w:t>
      </w:r>
      <w:r w:rsidR="004446A3">
        <w:t xml:space="preserve">, </w:t>
      </w:r>
      <w:del w:id="1563" w:author="David Vacas Miguel" w:date="2018-06-21T17:44:00Z">
        <w:r w:rsidR="004446A3" w:rsidDel="00CB22AD">
          <w:delText>etc.</w:delText>
        </w:r>
        <w:r w:rsidR="00D64D29" w:rsidDel="00CB22AD">
          <w:delText>.</w:delText>
        </w:r>
      </w:del>
      <w:ins w:id="1564" w:author="David Vacas Miguel" w:date="2018-06-21T17:44:00Z">
        <w:r w:rsidR="00CB22AD">
          <w:t>etc.</w:t>
        </w:r>
      </w:ins>
      <w:r w:rsidR="00D64D29">
        <w:t xml:space="preserve"> Se ha optado por Qt puesto que tiene una interacción con el usuario </w:t>
      </w:r>
      <w:r w:rsidR="00AE6ABC">
        <w:t>más</w:t>
      </w:r>
      <w:r w:rsidR="00D64D29">
        <w:t xml:space="preserve"> sencilla y es fácil</w:t>
      </w:r>
      <w:ins w:id="1565" w:author="David Vacas Miguel" w:date="2018-06-26T14:54:00Z">
        <w:r>
          <w:t xml:space="preserve"> de</w:t>
        </w:r>
      </w:ins>
      <w:r w:rsidR="00D64D29">
        <w:t xml:space="preserve"> incluir en un proyecto OpenGL. </w:t>
      </w:r>
    </w:p>
    <w:p w14:paraId="7F760DBB" w14:textId="5DED3F4C" w:rsidR="00D73616" w:rsidRDefault="00D73616" w:rsidP="00D73616">
      <w:pPr>
        <w:pStyle w:val="LetranormalTFG"/>
      </w:pPr>
      <w:r>
        <w:t xml:space="preserve">Qt es un </w:t>
      </w:r>
      <w:proofErr w:type="spellStart"/>
      <w:r>
        <w:t>framework</w:t>
      </w:r>
      <w:proofErr w:type="spellEnd"/>
      <w:r>
        <w:t xml:space="preserve"> de desarrollo de aplicaciones multiplataforma para </w:t>
      </w:r>
      <w:r w:rsidR="0084410D">
        <w:t>PC</w:t>
      </w:r>
      <w:r>
        <w:t xml:space="preserve"> que </w:t>
      </w:r>
      <w:r w:rsidR="008306E9">
        <w:t xml:space="preserve">se suele utilizar </w:t>
      </w:r>
      <w:r>
        <w:t>en gran parte para programas que utilicen interfaz gráfica.</w:t>
      </w:r>
    </w:p>
    <w:p w14:paraId="6EF9ADC0" w14:textId="14DCD15E" w:rsidR="00D73616" w:rsidRDefault="00D73616" w:rsidP="00D73616">
      <w:pPr>
        <w:pStyle w:val="LetranormalTFG"/>
      </w:pPr>
      <w:r>
        <w:t xml:space="preserve">Internamente se utiliza C++ con alguna extensión para funciones como </w:t>
      </w:r>
      <w:proofErr w:type="spellStart"/>
      <w:r>
        <w:t>Signals</w:t>
      </w:r>
      <w:proofErr w:type="spellEnd"/>
      <w:r>
        <w:t xml:space="preserve"> y Slots, por lo tanto, se utiliza orientación a objeto</w:t>
      </w:r>
      <w:ins w:id="1566" w:author="David Vacas Miguel" w:date="2018-06-01T03:02:00Z">
        <w:r w:rsidR="00770286">
          <w:t>s</w:t>
        </w:r>
      </w:ins>
      <w:ins w:id="1567" w:author="David Vacas Miguel" w:date="2018-06-26T14:55:00Z">
        <w:r w:rsidR="007E7028">
          <w:t xml:space="preserve"> [8]</w:t>
        </w:r>
      </w:ins>
      <w:ins w:id="1568" w:author="David Vacas Miguel" w:date="2018-06-10T15:10:00Z">
        <w:r w:rsidR="00467294">
          <w:t>.</w:t>
        </w:r>
      </w:ins>
      <w:ins w:id="1569" w:author="David Vacas Miguel" w:date="2018-06-01T03:02:00Z">
        <w:r w:rsidR="00770286">
          <w:t xml:space="preserve"> </w:t>
        </w:r>
      </w:ins>
      <w:del w:id="1570" w:author="David Vacas Miguel" w:date="2018-06-01T03:02:00Z">
        <w:r w:rsidDel="00770286">
          <w:delText xml:space="preserve">s. </w:delText>
        </w:r>
      </w:del>
      <w:r>
        <w:t>Puesto que se utiliza C++,</w:t>
      </w:r>
      <w:r w:rsidRPr="0062064E">
        <w:t xml:space="preserve"> </w:t>
      </w:r>
      <w:r>
        <w:t>en los proyectos se encontrarán archivos de 4 tipos:</w:t>
      </w:r>
    </w:p>
    <w:p w14:paraId="7B8B9176" w14:textId="77777777" w:rsidR="00D73616" w:rsidRDefault="00D73616" w:rsidP="00D73616">
      <w:pPr>
        <w:pStyle w:val="LetranormalTFG"/>
        <w:numPr>
          <w:ilvl w:val="0"/>
          <w:numId w:val="8"/>
        </w:numPr>
      </w:pPr>
      <w:r w:rsidRPr="005C4F49">
        <w:t>.pro</w:t>
      </w:r>
      <w:r>
        <w:t xml:space="preserve">: Solo habrá un archivo .pro en el proyecto. Este archivo contiene toda la información necesaria para realizar la </w:t>
      </w:r>
      <w:proofErr w:type="spellStart"/>
      <w:r>
        <w:t>build</w:t>
      </w:r>
      <w:proofErr w:type="spellEnd"/>
      <w:r>
        <w:t xml:space="preserve"> de la aplicación.</w:t>
      </w:r>
    </w:p>
    <w:p w14:paraId="34585FAB" w14:textId="77777777" w:rsidR="00D73616" w:rsidRDefault="00D73616" w:rsidP="00D73616">
      <w:pPr>
        <w:pStyle w:val="LetranormalTFG"/>
        <w:numPr>
          <w:ilvl w:val="0"/>
          <w:numId w:val="8"/>
        </w:numPr>
      </w:pPr>
      <w:r>
        <w:t>.h: Estos archivos incluyen la declaración de variables y las cabeceras de las funciones de la clase correspondiente, tanto pública como privada.</w:t>
      </w:r>
    </w:p>
    <w:p w14:paraId="3D5AEA14" w14:textId="77777777" w:rsidR="00D73616" w:rsidRDefault="00D73616" w:rsidP="00D73616">
      <w:pPr>
        <w:pStyle w:val="LetranormalTFG"/>
        <w:numPr>
          <w:ilvl w:val="0"/>
          <w:numId w:val="8"/>
        </w:numPr>
      </w:pPr>
      <w:r>
        <w:t>.</w:t>
      </w:r>
      <w:proofErr w:type="spellStart"/>
      <w:r>
        <w:t>cpp</w:t>
      </w:r>
      <w:proofErr w:type="spellEnd"/>
      <w:r>
        <w:t>: Son los archivos en los cuales se sitúa el código fuente de la clase.</w:t>
      </w:r>
    </w:p>
    <w:p w14:paraId="63D2DBA1" w14:textId="77777777" w:rsidR="00D73616" w:rsidRDefault="00D73616" w:rsidP="00D73616">
      <w:pPr>
        <w:pStyle w:val="LetranormalTFG"/>
        <w:numPr>
          <w:ilvl w:val="0"/>
          <w:numId w:val="8"/>
        </w:numPr>
      </w:pPr>
      <w:r>
        <w:t>.</w:t>
      </w:r>
      <w:proofErr w:type="spellStart"/>
      <w:r>
        <w:t>ui</w:t>
      </w:r>
      <w:proofErr w:type="spellEnd"/>
      <w:r>
        <w:t xml:space="preserve">: Este archivo es el correspondiente a la interfaz gráfica. </w:t>
      </w:r>
    </w:p>
    <w:p w14:paraId="2B408B94" w14:textId="4D6725FE" w:rsidR="00D73616" w:rsidRDefault="00D73616" w:rsidP="00D73616">
      <w:pPr>
        <w:pStyle w:val="LetranormalTFG"/>
        <w:rPr>
          <w:ins w:id="1571" w:author="David Vacas Miguel" w:date="2018-06-27T01:25:00Z"/>
        </w:rPr>
      </w:pPr>
      <w:r>
        <w:t>Para el desarrollo de la interfaz gráfica se puede escribir en C++ utilizando el módulo Widget</w:t>
      </w:r>
      <w:del w:id="1572" w:author="David Vacas Miguel" w:date="2018-06-26T14:55:00Z">
        <w:r w:rsidDel="007E7028">
          <w:delText>, a</w:delText>
        </w:r>
      </w:del>
      <w:ins w:id="1573" w:author="David Vacas Miguel" w:date="2018-06-26T14:55:00Z">
        <w:r w:rsidR="007E7028">
          <w:t>. A</w:t>
        </w:r>
      </w:ins>
      <w:r>
        <w:t xml:space="preserve">demás de esto, Qt tiene una herramienta gráfica llamada Qt </w:t>
      </w:r>
      <w:proofErr w:type="spellStart"/>
      <w:r>
        <w:t>Designer</w:t>
      </w:r>
      <w:proofErr w:type="spellEnd"/>
      <w:r>
        <w:t xml:space="preserve"> que es un generador de código basado en Widgets.</w:t>
      </w:r>
      <w:r w:rsidR="005831F0">
        <w:t xml:space="preserve"> En la figura </w:t>
      </w:r>
      <w:del w:id="1574" w:author="David Vacas Miguel" w:date="2018-06-01T03:07:00Z">
        <w:r w:rsidR="00562E23" w:rsidDel="00F04ECC">
          <w:delText>2</w:delText>
        </w:r>
      </w:del>
      <w:del w:id="1575" w:author="David Vacas Miguel" w:date="2018-05-27T13:35:00Z">
        <w:r w:rsidR="00562E23" w:rsidDel="0047468B">
          <w:delText>1</w:delText>
        </w:r>
      </w:del>
      <w:ins w:id="1576" w:author="David Vacas Miguel" w:date="2018-06-01T03:07:00Z">
        <w:r w:rsidR="00F04ECC">
          <w:t>19</w:t>
        </w:r>
      </w:ins>
      <w:r w:rsidR="005831F0">
        <w:t xml:space="preserve"> se puede observar Qt </w:t>
      </w:r>
      <w:proofErr w:type="spellStart"/>
      <w:r w:rsidR="005831F0">
        <w:t>Designer</w:t>
      </w:r>
      <w:proofErr w:type="spellEnd"/>
      <w:r w:rsidR="005831F0">
        <w:t xml:space="preserve"> con widgets colocados en una aplicación.</w:t>
      </w:r>
    </w:p>
    <w:p w14:paraId="138AAE59" w14:textId="77777777" w:rsidR="00C030DC" w:rsidRDefault="00C030DC" w:rsidP="00C030DC">
      <w:pPr>
        <w:pStyle w:val="LetranormalTFG"/>
        <w:rPr>
          <w:moveTo w:id="1577" w:author="David Vacas Miguel" w:date="2018-06-27T01:25:00Z"/>
        </w:rPr>
      </w:pPr>
      <w:moveToRangeStart w:id="1578" w:author="David Vacas Miguel" w:date="2018-06-27T01:25:00Z" w:name="move517826047"/>
      <w:moveTo w:id="1579" w:author="David Vacas Miguel" w:date="2018-06-27T01:25:00Z">
        <w:r>
          <w:t xml:space="preserve">La integración de estas herramientas (OpenGL y Qt) se realiza de forma muy sencilla puesto que Qt tiene la API de OpenGL y por lo tanto solo hace falta decirle al IDE que estés utilizando que vas a utilizar esas librerías incluyendo lo siguiente </w:t>
        </w:r>
        <w:r w:rsidRPr="00692A83">
          <w:rPr>
            <w:rStyle w:val="CodigoCar"/>
          </w:rPr>
          <w:t>“#</w:t>
        </w:r>
        <w:proofErr w:type="spellStart"/>
        <w:r w:rsidRPr="00692A83">
          <w:rPr>
            <w:rStyle w:val="CodigoCar"/>
          </w:rPr>
          <w:t>include</w:t>
        </w:r>
        <w:proofErr w:type="spellEnd"/>
        <w:r w:rsidRPr="00692A83">
          <w:rPr>
            <w:rStyle w:val="CodigoCar"/>
          </w:rPr>
          <w:t xml:space="preserve"> &lt;</w:t>
        </w:r>
        <w:proofErr w:type="spellStart"/>
        <w:r w:rsidRPr="00692A83">
          <w:rPr>
            <w:rStyle w:val="CodigoCar"/>
          </w:rPr>
          <w:t>QOpenGLWidget</w:t>
        </w:r>
        <w:proofErr w:type="spellEnd"/>
        <w:r w:rsidRPr="00692A83">
          <w:rPr>
            <w:rStyle w:val="CodigoCar"/>
          </w:rPr>
          <w:t>&gt;”</w:t>
        </w:r>
        <w:r w:rsidRPr="00F21B89">
          <w:rPr>
            <w:rFonts w:ascii="Courier Prime" w:hAnsi="Courier Prime"/>
          </w:rPr>
          <w:t>.</w:t>
        </w:r>
        <w:r>
          <w:t xml:space="preserve"> Además, en caso de que se esté utilizando como IDE Qt </w:t>
        </w:r>
        <w:proofErr w:type="spellStart"/>
        <w:r>
          <w:t>Creator</w:t>
        </w:r>
        <w:proofErr w:type="spellEnd"/>
        <w:r>
          <w:t xml:space="preserve"> se debe ir al fichero .</w:t>
        </w:r>
        <w:proofErr w:type="spellStart"/>
        <w:r>
          <w:t>ui</w:t>
        </w:r>
        <w:proofErr w:type="spellEnd"/>
        <w:r>
          <w:t xml:space="preserve"> y en el widget en el que se muestra la simulación, </w:t>
        </w:r>
        <w:r>
          <w:lastRenderedPageBreak/>
          <w:t xml:space="preserve">promoverle a la clase que tenga el código de la simulación. En caso de utilizar librerías externas se debe incluir en el fichero .pro la palabra reservada </w:t>
        </w:r>
        <w:r w:rsidRPr="00692A83">
          <w:rPr>
            <w:rStyle w:val="CodigoCar"/>
          </w:rPr>
          <w:t>LIBS</w:t>
        </w:r>
        <w:r>
          <w:t xml:space="preserve"> seguido del </w:t>
        </w:r>
        <w:proofErr w:type="spellStart"/>
        <w:r>
          <w:t>path</w:t>
        </w:r>
        <w:proofErr w:type="spellEnd"/>
        <w:r>
          <w:t xml:space="preserve"> donde se encuentre la librería: </w:t>
        </w:r>
        <w:r w:rsidRPr="00692A83">
          <w:rPr>
            <w:rStyle w:val="CodigoCar"/>
          </w:rPr>
          <w:t xml:space="preserve">LIBS += </w:t>
        </w:r>
        <w:proofErr w:type="spellStart"/>
        <w:r w:rsidRPr="00692A83">
          <w:rPr>
            <w:rStyle w:val="CodigoCar"/>
          </w:rPr>
          <w:t>pathDeMiLibreria</w:t>
        </w:r>
        <w:proofErr w:type="spellEnd"/>
        <w:r>
          <w:t xml:space="preserve"> y en la clase en la que se utiliza realizar el </w:t>
        </w:r>
        <w:proofErr w:type="spellStart"/>
        <w:r>
          <w:t>include</w:t>
        </w:r>
        <w:proofErr w:type="spellEnd"/>
        <w:r>
          <w:t xml:space="preserve"> correspondiente.</w:t>
        </w:r>
      </w:moveTo>
    </w:p>
    <w:moveToRangeEnd w:id="1578"/>
    <w:p w14:paraId="09296169" w14:textId="77777777" w:rsidR="00C030DC" w:rsidRDefault="00C030DC" w:rsidP="00D73616">
      <w:pPr>
        <w:pStyle w:val="LetranormalTFG"/>
      </w:pPr>
    </w:p>
    <w:p w14:paraId="410B4178" w14:textId="77777777" w:rsidR="00D73616" w:rsidRDefault="00D73616" w:rsidP="00D73616">
      <w:pPr>
        <w:pStyle w:val="LetranormalTFG"/>
        <w:jc w:val="center"/>
      </w:pPr>
      <w:r>
        <w:rPr>
          <w:noProof/>
          <w:lang w:eastAsia="es-ES"/>
        </w:rPr>
        <w:drawing>
          <wp:inline distT="0" distB="0" distL="0" distR="0" wp14:anchorId="76DB45D2" wp14:editId="42A4C60E">
            <wp:extent cx="5756910" cy="1924050"/>
            <wp:effectExtent l="0" t="0" r="0" b="0"/>
            <wp:docPr id="308" name="Imagen 308" descr="C:\Users\David\AppData\Local\Microsoft\Windows\INetCache\Content.Word\HelloWorld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vid\AppData\Local\Microsoft\Windows\INetCache\Content.Word\HelloWorld ui.png"/>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756910" cy="1924050"/>
                    </a:xfrm>
                    <a:prstGeom prst="rect">
                      <a:avLst/>
                    </a:prstGeom>
                    <a:noFill/>
                    <a:ln>
                      <a:noFill/>
                    </a:ln>
                  </pic:spPr>
                </pic:pic>
              </a:graphicData>
            </a:graphic>
          </wp:inline>
        </w:drawing>
      </w:r>
    </w:p>
    <w:p w14:paraId="67DB7ECB" w14:textId="3BA1AADE" w:rsidR="00D73616" w:rsidDel="001523AB" w:rsidRDefault="00D73616" w:rsidP="00D73616">
      <w:pPr>
        <w:pStyle w:val="LetranormalTFG"/>
        <w:jc w:val="center"/>
        <w:rPr>
          <w:del w:id="1580" w:author="David Vacas Miguel" w:date="2018-06-02T12:59:00Z"/>
        </w:rPr>
      </w:pPr>
      <w:r>
        <w:rPr>
          <w:b/>
        </w:rPr>
        <w:t xml:space="preserve">Figura </w:t>
      </w:r>
      <w:del w:id="1581" w:author="David Vacas Miguel" w:date="2018-06-01T03:07:00Z">
        <w:r w:rsidR="00562E23" w:rsidDel="00F04ECC">
          <w:rPr>
            <w:b/>
          </w:rPr>
          <w:delText>2</w:delText>
        </w:r>
      </w:del>
      <w:ins w:id="1582" w:author="David Vacas Miguel" w:date="2018-06-01T03:07:00Z">
        <w:r w:rsidR="00F04ECC">
          <w:rPr>
            <w:b/>
          </w:rPr>
          <w:t>19</w:t>
        </w:r>
      </w:ins>
      <w:del w:id="1583" w:author="David Vacas Miguel" w:date="2018-05-27T13:35:00Z">
        <w:r w:rsidR="00562E23" w:rsidDel="0047468B">
          <w:rPr>
            <w:b/>
          </w:rPr>
          <w:delText>1</w:delText>
        </w:r>
      </w:del>
      <w:r w:rsidRPr="004571B0">
        <w:rPr>
          <w:b/>
        </w:rPr>
        <w:t>.</w:t>
      </w:r>
      <w:r w:rsidR="005831F0">
        <w:rPr>
          <w:b/>
        </w:rPr>
        <w:t xml:space="preserve"> </w:t>
      </w:r>
      <w:r w:rsidR="005831F0">
        <w:t xml:space="preserve">Qt </w:t>
      </w:r>
      <w:proofErr w:type="spellStart"/>
      <w:r w:rsidR="005831F0">
        <w:t>Designer</w:t>
      </w:r>
      <w:proofErr w:type="spellEnd"/>
      <w:r>
        <w:t>.</w:t>
      </w:r>
    </w:p>
    <w:p w14:paraId="522147B0" w14:textId="61C81E2D" w:rsidR="005831F0" w:rsidRDefault="005831F0">
      <w:pPr>
        <w:pStyle w:val="LetranormalTFG"/>
        <w:jc w:val="center"/>
        <w:pPrChange w:id="1584" w:author="David Vacas Miguel" w:date="2018-06-02T12:59:00Z">
          <w:pPr>
            <w:pStyle w:val="LetranormalTFG"/>
          </w:pPr>
        </w:pPrChange>
      </w:pPr>
    </w:p>
    <w:p w14:paraId="4AC7058F" w14:textId="73BA4E9F" w:rsidR="005831F0" w:rsidDel="00C030DC" w:rsidRDefault="005831F0" w:rsidP="005831F0">
      <w:pPr>
        <w:pStyle w:val="LetranormalTFG"/>
        <w:rPr>
          <w:moveFrom w:id="1585" w:author="David Vacas Miguel" w:date="2018-06-27T01:25:00Z"/>
        </w:rPr>
      </w:pPr>
      <w:moveFromRangeStart w:id="1586" w:author="David Vacas Miguel" w:date="2018-06-27T01:25:00Z" w:name="move517826047"/>
      <w:moveFrom w:id="1587" w:author="David Vacas Miguel" w:date="2018-06-27T01:25:00Z">
        <w:r w:rsidDel="00C030DC">
          <w:t xml:space="preserve">La integración de estas herramientas (OpenGL y Qt) se realiza de forma muy sencilla puesto que Qt tiene la API de OpenGL y por lo tanto solo hace falta decirle al IDE que estés utilizando que vas a utilizar esas librerías incluyendo lo siguiente </w:t>
        </w:r>
        <w:r w:rsidRPr="00FE55DD" w:rsidDel="00C030DC">
          <w:rPr>
            <w:rStyle w:val="CodigoCar"/>
            <w:rPrChange w:id="1588" w:author="David Vacas Miguel" w:date="2018-06-01T01:46:00Z">
              <w:rPr>
                <w:rFonts w:ascii="Courier Prime" w:hAnsi="Courier Prime"/>
              </w:rPr>
            </w:rPrChange>
          </w:rPr>
          <w:t>“#include &lt;QOpenGLWidget&gt;”</w:t>
        </w:r>
        <w:r w:rsidRPr="00F21B89" w:rsidDel="00C030DC">
          <w:rPr>
            <w:rFonts w:ascii="Courier Prime" w:hAnsi="Courier Prime"/>
          </w:rPr>
          <w:t>.</w:t>
        </w:r>
        <w:r w:rsidDel="00C030DC">
          <w:t xml:space="preserve"> Además, en caso de que se esté utilizando como IDE Qt Creator se debe ir al fichero .ui y en el widget en el que se muestra la simulación, promoverle a la clase que tenga el código de la simulación. En caso de utilizar librerías externas se debe incluir en el fichero .pro la palabra reservada </w:t>
        </w:r>
        <w:r w:rsidRPr="00FE55DD" w:rsidDel="00C030DC">
          <w:rPr>
            <w:rStyle w:val="CodigoCar"/>
            <w:rPrChange w:id="1589" w:author="David Vacas Miguel" w:date="2018-06-01T01:46:00Z">
              <w:rPr>
                <w:i/>
              </w:rPr>
            </w:rPrChange>
          </w:rPr>
          <w:t>LIBS</w:t>
        </w:r>
        <w:r w:rsidDel="00C030DC">
          <w:t xml:space="preserve"> seguido del path donde se encuentre la librería: </w:t>
        </w:r>
        <w:r w:rsidRPr="00FE55DD" w:rsidDel="00C030DC">
          <w:rPr>
            <w:rStyle w:val="CodigoCar"/>
            <w:rPrChange w:id="1590" w:author="David Vacas Miguel" w:date="2018-06-01T01:46:00Z">
              <w:rPr>
                <w:rFonts w:ascii="Courier Prime" w:hAnsi="Courier Prime"/>
              </w:rPr>
            </w:rPrChange>
          </w:rPr>
          <w:t>LIBS += pathDeMiLibreria</w:t>
        </w:r>
        <w:r w:rsidDel="00C030DC">
          <w:t xml:space="preserve"> y en la clase en la que se utiliza realizar el include correspondiente.</w:t>
        </w:r>
      </w:moveFrom>
    </w:p>
    <w:moveFromRangeEnd w:id="1586"/>
    <w:p w14:paraId="7F8C3D52" w14:textId="77777777" w:rsidR="00126D69" w:rsidRPr="004921E5" w:rsidRDefault="00126D69" w:rsidP="00126D69">
      <w:pPr>
        <w:pStyle w:val="LetranormalTFG"/>
      </w:pPr>
      <w:r>
        <w:t>Las funciones básicas y de mayor importancia que nos proporciona OpenGL con Qt son las siguientes:</w:t>
      </w:r>
    </w:p>
    <w:p w14:paraId="42197876" w14:textId="77777777" w:rsidR="00126D69" w:rsidRDefault="00126D69" w:rsidP="00126D69">
      <w:pPr>
        <w:pStyle w:val="LetranormalTFG"/>
        <w:numPr>
          <w:ilvl w:val="0"/>
          <w:numId w:val="25"/>
        </w:numPr>
      </w:pPr>
      <w:proofErr w:type="spellStart"/>
      <w:r w:rsidRPr="009D25A6">
        <w:rPr>
          <w:b/>
        </w:rPr>
        <w:t>initializeGL</w:t>
      </w:r>
      <w:proofErr w:type="spellEnd"/>
      <w:r w:rsidRPr="009D25A6">
        <w:rPr>
          <w:b/>
        </w:rPr>
        <w:t>():</w:t>
      </w:r>
      <w:r>
        <w:t xml:space="preserve"> Esta función se ejecuta una sola vez y antes que las otras dos funciones. Por lo tanto, se utiliza para inicializar y configurar todo lo necesario para la utilización de OpenGL u otros.</w:t>
      </w:r>
    </w:p>
    <w:p w14:paraId="662F2281" w14:textId="77777777" w:rsidR="00126D69" w:rsidRDefault="00126D69" w:rsidP="00126D69">
      <w:pPr>
        <w:pStyle w:val="LetranormalTFG"/>
        <w:numPr>
          <w:ilvl w:val="0"/>
          <w:numId w:val="25"/>
        </w:numPr>
      </w:pPr>
      <w:proofErr w:type="spellStart"/>
      <w:r w:rsidRPr="009D25A6">
        <w:rPr>
          <w:b/>
        </w:rPr>
        <w:t>paintGL</w:t>
      </w:r>
      <w:proofErr w:type="spellEnd"/>
      <w:r w:rsidRPr="009D25A6">
        <w:rPr>
          <w:b/>
        </w:rPr>
        <w:t>():</w:t>
      </w:r>
      <w:r>
        <w:t xml:space="preserve"> Esta función es la que renderiza la escena de OpenGL y se llama siempre que el widget necesite ser actualizado. Además, este método será en el cual se modificará la posición de la cámara y la posición del robot, es decir, las matrices </w:t>
      </w:r>
      <w:proofErr w:type="spellStart"/>
      <w:r w:rsidRPr="00F21B89">
        <w:rPr>
          <w:i/>
        </w:rPr>
        <w:t>view</w:t>
      </w:r>
      <w:proofErr w:type="spellEnd"/>
      <w:r>
        <w:t xml:space="preserve"> y </w:t>
      </w:r>
      <w:proofErr w:type="spellStart"/>
      <w:r w:rsidRPr="00F21B89">
        <w:rPr>
          <w:i/>
        </w:rPr>
        <w:t>model</w:t>
      </w:r>
      <w:proofErr w:type="spellEnd"/>
      <w:r>
        <w:t>. Gracias a los cambios en esta última matriz se realiza la animación de movimiento del robot.</w:t>
      </w:r>
    </w:p>
    <w:p w14:paraId="394B8E53" w14:textId="1C976C5F" w:rsidR="00126D69" w:rsidRDefault="00126D69" w:rsidP="00126D69">
      <w:pPr>
        <w:pStyle w:val="LetranormalTFG"/>
        <w:numPr>
          <w:ilvl w:val="0"/>
          <w:numId w:val="25"/>
        </w:numPr>
      </w:pPr>
      <w:proofErr w:type="spellStart"/>
      <w:r w:rsidRPr="009D25A6">
        <w:rPr>
          <w:b/>
        </w:rPr>
        <w:t>resizeGL</w:t>
      </w:r>
      <w:proofErr w:type="spellEnd"/>
      <w:r w:rsidRPr="009D25A6">
        <w:rPr>
          <w:b/>
        </w:rPr>
        <w:t>(</w:t>
      </w:r>
      <w:proofErr w:type="spellStart"/>
      <w:r w:rsidRPr="009D25A6">
        <w:rPr>
          <w:b/>
        </w:rPr>
        <w:t>int</w:t>
      </w:r>
      <w:proofErr w:type="spellEnd"/>
      <w:r w:rsidRPr="009D25A6">
        <w:rPr>
          <w:b/>
        </w:rPr>
        <w:t xml:space="preserve"> w, </w:t>
      </w:r>
      <w:proofErr w:type="spellStart"/>
      <w:r w:rsidRPr="009D25A6">
        <w:rPr>
          <w:b/>
        </w:rPr>
        <w:t>int</w:t>
      </w:r>
      <w:proofErr w:type="spellEnd"/>
      <w:r w:rsidRPr="009D25A6">
        <w:rPr>
          <w:b/>
        </w:rPr>
        <w:t xml:space="preserve"> h):</w:t>
      </w:r>
      <w:r>
        <w:t xml:space="preserve"> En este método se debe configurar el </w:t>
      </w:r>
      <w:proofErr w:type="spellStart"/>
      <w:r>
        <w:t>viewport</w:t>
      </w:r>
      <w:proofErr w:type="spellEnd"/>
      <w:r>
        <w:t xml:space="preserve"> </w:t>
      </w:r>
      <w:ins w:id="1591" w:author="David Vacas Miguel" w:date="2018-06-26T14:55:00Z">
        <w:r w:rsidR="007E7028">
          <w:t>para ajustarlo a las dimensiones de la ventana en la que mos</w:t>
        </w:r>
      </w:ins>
      <w:ins w:id="1592" w:author="David Vacas Miguel" w:date="2018-06-26T14:56:00Z">
        <w:r w:rsidR="007E7028">
          <w:t xml:space="preserve">trar la simulación, siendo </w:t>
        </w:r>
        <w:r w:rsidR="007E7028" w:rsidRPr="00C70543">
          <w:rPr>
            <w:i/>
            <w:rPrChange w:id="1593" w:author="David Vacas Miguel" w:date="2018-06-26T14:56:00Z">
              <w:rPr/>
            </w:rPrChange>
          </w:rPr>
          <w:t>w</w:t>
        </w:r>
        <w:r w:rsidR="007E7028">
          <w:t xml:space="preserve"> y </w:t>
        </w:r>
        <w:r w:rsidR="007E7028" w:rsidRPr="00C70543">
          <w:rPr>
            <w:i/>
            <w:rPrChange w:id="1594" w:author="David Vacas Miguel" w:date="2018-06-26T14:56:00Z">
              <w:rPr/>
            </w:rPrChange>
          </w:rPr>
          <w:t>h</w:t>
        </w:r>
        <w:r w:rsidR="007E7028">
          <w:t xml:space="preserve"> el ancho y alto de la misma en </w:t>
        </w:r>
        <w:r w:rsidR="00C70543">
          <w:t>pixeles</w:t>
        </w:r>
      </w:ins>
      <w:del w:id="1595" w:author="David Vacas Miguel" w:date="2018-06-26T14:55:00Z">
        <w:r w:rsidDel="007E7028">
          <w:delText>(los parámetros de entrada w y h son el ancho y el alto respectivamente de la zona donde se podrá visualizar el código desarrollado en OpenGL), el tipo de vista (perspectiva u ortográfica), etc</w:delText>
        </w:r>
      </w:del>
      <w:r>
        <w:t xml:space="preserve">. Es llamado por primera vez cuando el widget se crea (siempre después de </w:t>
      </w:r>
      <w:proofErr w:type="spellStart"/>
      <w:r w:rsidRPr="00FE55DD">
        <w:rPr>
          <w:rStyle w:val="CodigoCar"/>
          <w:rPrChange w:id="1596" w:author="David Vacas Miguel" w:date="2018-06-01T01:46:00Z">
            <w:rPr>
              <w:rFonts w:ascii="Courier Prime" w:hAnsi="Courier Prime"/>
            </w:rPr>
          </w:rPrChange>
        </w:rPr>
        <w:t>initializeGL</w:t>
      </w:r>
      <w:proofErr w:type="spellEnd"/>
      <w:r>
        <w:t xml:space="preserve">) y siempre que el widget sea </w:t>
      </w:r>
      <w:proofErr w:type="spellStart"/>
      <w:r>
        <w:t>reescalado</w:t>
      </w:r>
      <w:proofErr w:type="spellEnd"/>
      <w:r>
        <w:t xml:space="preserve">. Este método es el responsable </w:t>
      </w:r>
      <w:del w:id="1597" w:author="David Vacas Miguel" w:date="2018-06-26T14:57:00Z">
        <w:r w:rsidDel="00C70543">
          <w:delText>de crear</w:delText>
        </w:r>
      </w:del>
      <w:ins w:id="1598" w:author="David Vacas Miguel" w:date="2018-06-26T14:57:00Z">
        <w:r w:rsidR="00C70543">
          <w:t>además de recalcular</w:t>
        </w:r>
      </w:ins>
      <w:r>
        <w:t xml:space="preserve"> la matriz </w:t>
      </w:r>
      <w:proofErr w:type="spellStart"/>
      <w:r w:rsidRPr="00C70543">
        <w:rPr>
          <w:i/>
          <w:rPrChange w:id="1599" w:author="David Vacas Miguel" w:date="2018-06-26T14:57:00Z">
            <w:rPr/>
          </w:rPrChange>
        </w:rPr>
        <w:t>projection</w:t>
      </w:r>
      <w:proofErr w:type="spellEnd"/>
      <w:ins w:id="1600" w:author="David Vacas Miguel" w:date="2018-06-26T14:58:00Z">
        <w:r w:rsidR="00C70543">
          <w:rPr>
            <w:i/>
          </w:rPr>
          <w:t xml:space="preserve"> </w:t>
        </w:r>
        <w:r w:rsidR="00C70543">
          <w:t>cada vez que se modifiquen las dimensiones de la ventana</w:t>
        </w:r>
      </w:ins>
      <w:r>
        <w:t>.</w:t>
      </w:r>
    </w:p>
    <w:p w14:paraId="6F8FF231" w14:textId="78078FB7" w:rsidR="00BE1911" w:rsidRDefault="00126D69">
      <w:pPr>
        <w:pStyle w:val="LetranormalTFG"/>
      </w:pPr>
      <w:r>
        <w:lastRenderedPageBreak/>
        <w:t xml:space="preserve">En cuanto a las funciones relacionadas con la GUI se trata de las funciones típicas que podrías encontrarte en </w:t>
      </w:r>
      <w:ins w:id="1601" w:author="David Vacas Miguel" w:date="2018-06-26T14:59:00Z">
        <w:r w:rsidR="00C70543">
          <w:t xml:space="preserve">cualquier </w:t>
        </w:r>
      </w:ins>
      <w:r>
        <w:t>otro</w:t>
      </w:r>
      <w:del w:id="1602" w:author="David Vacas Miguel" w:date="2018-06-26T14:59:00Z">
        <w:r w:rsidDel="00C70543">
          <w:delText>s</w:delText>
        </w:r>
      </w:del>
      <w:r>
        <w:t xml:space="preserve"> software que incluy</w:t>
      </w:r>
      <w:del w:id="1603" w:author="David Vacas Miguel" w:date="2018-06-26T14:59:00Z">
        <w:r w:rsidDel="00C70543">
          <w:delText>en</w:delText>
        </w:r>
      </w:del>
      <w:ins w:id="1604" w:author="David Vacas Miguel" w:date="2018-06-26T14:59:00Z">
        <w:r w:rsidR="00C70543">
          <w:t>a</w:t>
        </w:r>
      </w:ins>
      <w:r>
        <w:t xml:space="preserve"> interacción con el usuario</w:t>
      </w:r>
      <w:ins w:id="1605" w:author="David Vacas Miguel" w:date="2018-06-26T14:59:00Z">
        <w:r w:rsidR="00C70543">
          <w:t>.</w:t>
        </w:r>
      </w:ins>
      <w:del w:id="1606" w:author="David Vacas Miguel" w:date="2018-06-26T14:59:00Z">
        <w:r w:rsidDel="00C70543">
          <w:delText>,</w:delText>
        </w:r>
      </w:del>
      <w:r>
        <w:t xml:space="preserve"> </w:t>
      </w:r>
      <w:ins w:id="1607" w:author="David Vacas Miguel" w:date="2018-06-26T15:00:00Z">
        <w:r w:rsidR="00C70543">
          <w:t>P</w:t>
        </w:r>
      </w:ins>
      <w:del w:id="1608" w:author="David Vacas Miguel" w:date="2018-06-26T15:00:00Z">
        <w:r w:rsidDel="00C70543">
          <w:delText>p</w:delText>
        </w:r>
      </w:del>
      <w:r>
        <w:t>or ejemplo</w:t>
      </w:r>
      <w:ins w:id="1609" w:author="David Vacas Miguel" w:date="2018-06-26T15:00:00Z">
        <w:r w:rsidR="00C70543">
          <w:t xml:space="preserve"> para la gestión de eventos de entrada</w:t>
        </w:r>
      </w:ins>
      <w:ins w:id="1610" w:author="David Vacas Miguel" w:date="2018-06-26T15:01:00Z">
        <w:r w:rsidR="00C70543">
          <w:t>,</w:t>
        </w:r>
      </w:ins>
      <w:r>
        <w:t xml:space="preserve"> la función que se ejecuta al pulsar un botón es </w:t>
      </w:r>
      <w:proofErr w:type="spellStart"/>
      <w:r w:rsidRPr="00FE55DD">
        <w:rPr>
          <w:rStyle w:val="CodigoCar"/>
          <w:rPrChange w:id="1611" w:author="David Vacas Miguel" w:date="2018-06-01T01:46:00Z">
            <w:rPr>
              <w:rFonts w:ascii="Courier Prime" w:hAnsi="Courier Prime"/>
            </w:rPr>
          </w:rPrChange>
        </w:rPr>
        <w:t>on_nombredetuboton_clicked</w:t>
      </w:r>
      <w:proofErr w:type="spellEnd"/>
      <w:r w:rsidRPr="00FE55DD">
        <w:rPr>
          <w:rStyle w:val="CodigoCar"/>
          <w:rPrChange w:id="1612" w:author="David Vacas Miguel" w:date="2018-06-01T01:46:00Z">
            <w:rPr>
              <w:rFonts w:ascii="Courier Prime" w:hAnsi="Courier Prime"/>
            </w:rPr>
          </w:rPrChange>
        </w:rPr>
        <w:t>()</w:t>
      </w:r>
      <w:r>
        <w:t xml:space="preserve">. Además cada </w:t>
      </w:r>
      <w:r w:rsidR="00AE6ABC">
        <w:t xml:space="preserve">tipo de </w:t>
      </w:r>
      <w:r>
        <w:t xml:space="preserve">widget tiene </w:t>
      </w:r>
      <w:r w:rsidR="00AE6ABC">
        <w:t>métodos</w:t>
      </w:r>
      <w:r>
        <w:t xml:space="preserve"> específicos, por ejemplo un campo de texto tiene el </w:t>
      </w:r>
      <w:r w:rsidR="00AE6ABC">
        <w:t xml:space="preserve">método </w:t>
      </w:r>
      <w:proofErr w:type="spellStart"/>
      <w:r w:rsidR="00AE6ABC" w:rsidRPr="00FE55DD">
        <w:rPr>
          <w:rStyle w:val="CodigoCar"/>
          <w:rPrChange w:id="1613" w:author="David Vacas Miguel" w:date="2018-06-01T01:46:00Z">
            <w:rPr>
              <w:rFonts w:ascii="Courier Prime" w:hAnsi="Courier Prime"/>
            </w:rPr>
          </w:rPrChange>
        </w:rPr>
        <w:t>value</w:t>
      </w:r>
      <w:proofErr w:type="spellEnd"/>
      <w:r w:rsidR="00AE6ABC" w:rsidRPr="00FE55DD">
        <w:rPr>
          <w:rStyle w:val="CodigoCar"/>
          <w:rPrChange w:id="1614" w:author="David Vacas Miguel" w:date="2018-06-01T01:46:00Z">
            <w:rPr>
              <w:rFonts w:ascii="Courier Prime" w:hAnsi="Courier Prime"/>
            </w:rPr>
          </w:rPrChange>
        </w:rPr>
        <w:t>()</w:t>
      </w:r>
      <w:r w:rsidR="00AE6ABC">
        <w:t xml:space="preserve"> que devuelve el texto introducido en ese campo, otro ejemplo se trata del widget </w:t>
      </w:r>
      <w:proofErr w:type="spellStart"/>
      <w:r w:rsidR="00AE6ABC">
        <w:t>checkbox</w:t>
      </w:r>
      <w:proofErr w:type="spellEnd"/>
      <w:r w:rsidR="00AE6ABC">
        <w:t xml:space="preserve"> el cual tiene el método </w:t>
      </w:r>
      <w:proofErr w:type="spellStart"/>
      <w:r w:rsidR="00AE6ABC" w:rsidRPr="00FE55DD">
        <w:rPr>
          <w:rStyle w:val="CodigoCar"/>
          <w:rPrChange w:id="1615" w:author="David Vacas Miguel" w:date="2018-06-01T01:46:00Z">
            <w:rPr>
              <w:rFonts w:ascii="Courier Prime" w:hAnsi="Courier Prime"/>
            </w:rPr>
          </w:rPrChange>
        </w:rPr>
        <w:t>isChecked</w:t>
      </w:r>
      <w:proofErr w:type="spellEnd"/>
      <w:r w:rsidR="00AE6ABC" w:rsidRPr="00FE55DD">
        <w:rPr>
          <w:rStyle w:val="CodigoCar"/>
          <w:rPrChange w:id="1616" w:author="David Vacas Miguel" w:date="2018-06-01T01:46:00Z">
            <w:rPr>
              <w:rFonts w:ascii="Courier Prime" w:hAnsi="Courier Prime"/>
            </w:rPr>
          </w:rPrChange>
        </w:rPr>
        <w:t>()</w:t>
      </w:r>
      <w:r w:rsidR="00AE6ABC">
        <w:t xml:space="preserve"> que devuelve si el </w:t>
      </w:r>
      <w:proofErr w:type="spellStart"/>
      <w:r w:rsidR="00AE6ABC">
        <w:t>checkbox</w:t>
      </w:r>
      <w:proofErr w:type="spellEnd"/>
      <w:r w:rsidR="00AE6ABC">
        <w:t xml:space="preserve"> </w:t>
      </w:r>
      <w:r w:rsidR="000522FD">
        <w:t>está</w:t>
      </w:r>
      <w:r w:rsidR="00AE6ABC">
        <w:t xml:space="preserve"> con un </w:t>
      </w:r>
      <w:proofErr w:type="spellStart"/>
      <w:r w:rsidR="00AE6ABC">
        <w:t>tick</w:t>
      </w:r>
      <w:proofErr w:type="spellEnd"/>
      <w:r w:rsidR="00AE6ABC">
        <w:t xml:space="preserve">. </w:t>
      </w:r>
      <w:bookmarkStart w:id="1617" w:name="_Toc514081302"/>
      <w:bookmarkStart w:id="1618" w:name="_Toc514092724"/>
      <w:bookmarkStart w:id="1619" w:name="_Toc514092827"/>
      <w:bookmarkStart w:id="1620" w:name="_Toc514081303"/>
      <w:bookmarkStart w:id="1621" w:name="_Toc514092725"/>
      <w:bookmarkStart w:id="1622" w:name="_Toc514092828"/>
      <w:bookmarkStart w:id="1623" w:name="_Toc514081304"/>
      <w:bookmarkStart w:id="1624" w:name="_Toc514092726"/>
      <w:bookmarkStart w:id="1625" w:name="_Toc514092829"/>
      <w:bookmarkEnd w:id="1617"/>
      <w:bookmarkEnd w:id="1618"/>
      <w:bookmarkEnd w:id="1619"/>
      <w:bookmarkEnd w:id="1620"/>
      <w:bookmarkEnd w:id="1621"/>
      <w:bookmarkEnd w:id="1622"/>
      <w:bookmarkEnd w:id="1623"/>
      <w:bookmarkEnd w:id="1624"/>
      <w:bookmarkEnd w:id="1625"/>
    </w:p>
    <w:p w14:paraId="0D6C9FFA" w14:textId="57A493E8" w:rsidR="008A2C6F" w:rsidRDefault="00D27C27" w:rsidP="00F21B89">
      <w:pPr>
        <w:pStyle w:val="TFGtitulo2"/>
      </w:pPr>
      <w:bookmarkStart w:id="1626" w:name="_Toc517795813"/>
      <w:bookmarkStart w:id="1627" w:name="_Toc517869957"/>
      <w:ins w:id="1628" w:author="David Vacas Miguel" w:date="2018-06-26T17:27:00Z">
        <w:r>
          <w:t>3.</w:t>
        </w:r>
      </w:ins>
      <w:r w:rsidR="008A2C6F">
        <w:t xml:space="preserve">4. Metodología </w:t>
      </w:r>
      <w:r w:rsidR="000522FD">
        <w:t>ágil</w:t>
      </w:r>
      <w:bookmarkEnd w:id="1626"/>
      <w:bookmarkEnd w:id="1627"/>
    </w:p>
    <w:p w14:paraId="004B2C6E" w14:textId="727958DA" w:rsidR="0065793C" w:rsidRDefault="00BE1911" w:rsidP="00BE1911">
      <w:pPr>
        <w:pStyle w:val="LetranormalTFG"/>
      </w:pPr>
      <w:r>
        <w:t xml:space="preserve">Durante el desarrollo de la aplicación se </w:t>
      </w:r>
      <w:r w:rsidR="0084410D">
        <w:t>ha</w:t>
      </w:r>
      <w:del w:id="1629" w:author="David Vacas Miguel" w:date="2018-06-26T15:01:00Z">
        <w:r w:rsidR="0084410D" w:rsidDel="00C70543">
          <w:delText>n</w:delText>
        </w:r>
      </w:del>
      <w:ins w:id="1630" w:author="David Vacas Miguel" w:date="2018-06-26T15:01:00Z">
        <w:r w:rsidR="00C70543">
          <w:t xml:space="preserve"> hecho uso</w:t>
        </w:r>
      </w:ins>
      <w:del w:id="1631" w:author="David Vacas Miguel" w:date="2018-06-26T15:01:00Z">
        <w:r w:rsidR="0084410D" w:rsidDel="00C70543">
          <w:delText xml:space="preserve"> </w:delText>
        </w:r>
        <w:r w:rsidDel="00C70543">
          <w:delText>utilizado</w:delText>
        </w:r>
      </w:del>
      <w:ins w:id="1632" w:author="David Vacas Miguel" w:date="2018-06-26T15:01:00Z">
        <w:r w:rsidR="00C70543">
          <w:t xml:space="preserve"> de las</w:t>
        </w:r>
      </w:ins>
      <w:r>
        <w:t xml:space="preserve"> herramientas</w:t>
      </w:r>
      <w:del w:id="1633" w:author="David Vacas Miguel" w:date="2018-06-26T15:02:00Z">
        <w:r w:rsidDel="00C70543">
          <w:delText xml:space="preserve"> utilizadas</w:delText>
        </w:r>
      </w:del>
      <w:r>
        <w:t xml:space="preserve"> habitualmente</w:t>
      </w:r>
      <w:ins w:id="1634" w:author="David Vacas Miguel" w:date="2018-06-26T15:02:00Z">
        <w:r w:rsidR="00C70543">
          <w:t xml:space="preserve"> utilizadas</w:t>
        </w:r>
      </w:ins>
      <w:r>
        <w:t xml:space="preserve"> en proyectos en los que se aplica metodología ágil. Estas herramientas han sido</w:t>
      </w:r>
      <w:r w:rsidR="0065793C">
        <w:t>:</w:t>
      </w:r>
    </w:p>
    <w:p w14:paraId="5EF4175B" w14:textId="35AF6F27" w:rsidR="0065793C" w:rsidRPr="00FC75B3" w:rsidRDefault="00BE1911" w:rsidP="00F21B89">
      <w:pPr>
        <w:pStyle w:val="LetranormalTFG"/>
        <w:numPr>
          <w:ilvl w:val="0"/>
          <w:numId w:val="25"/>
        </w:numPr>
        <w:rPr>
          <w:ins w:id="1635" w:author="David Vacas Miguel" w:date="2018-06-27T01:26:00Z"/>
          <w:rFonts w:eastAsiaTheme="majorEastAsia" w:cstheme="majorBidi"/>
          <w:sz w:val="36"/>
          <w:szCs w:val="32"/>
          <w:rPrChange w:id="1636" w:author="David Vacas Miguel" w:date="2018-06-27T01:26:00Z">
            <w:rPr>
              <w:ins w:id="1637" w:author="David Vacas Miguel" w:date="2018-06-27T01:26:00Z"/>
            </w:rPr>
          </w:rPrChange>
        </w:rPr>
      </w:pPr>
      <w:r>
        <w:t xml:space="preserve"> </w:t>
      </w:r>
      <w:r w:rsidRPr="00F21B89">
        <w:rPr>
          <w:b/>
        </w:rPr>
        <w:t>Trello</w:t>
      </w:r>
      <w:r>
        <w:t xml:space="preserve"> como tablero de tareas</w:t>
      </w:r>
      <w:ins w:id="1638" w:author="David Vacas Miguel" w:date="2018-06-26T15:02:00Z">
        <w:r w:rsidR="00C70543">
          <w:t>.</w:t>
        </w:r>
      </w:ins>
      <w:del w:id="1639" w:author="David Vacas Miguel" w:date="2018-06-26T15:02:00Z">
        <w:r w:rsidDel="00C70543">
          <w:delText>,</w:delText>
        </w:r>
      </w:del>
      <w:r>
        <w:t xml:space="preserve"> </w:t>
      </w:r>
      <w:ins w:id="1640" w:author="David Vacas Miguel" w:date="2018-06-26T15:02:00Z">
        <w:r w:rsidR="00C70543">
          <w:t>E</w:t>
        </w:r>
      </w:ins>
      <w:del w:id="1641" w:author="David Vacas Miguel" w:date="2018-06-26T15:02:00Z">
        <w:r w:rsidR="0065793C" w:rsidDel="00C70543">
          <w:delText>e</w:delText>
        </w:r>
      </w:del>
      <w:r w:rsidR="0065793C">
        <w:t>ste se divide</w:t>
      </w:r>
      <w:r>
        <w:t xml:space="preserve"> en</w:t>
      </w:r>
      <w:r w:rsidR="0065793C">
        <w:t xml:space="preserve"> las columnas habituales (</w:t>
      </w:r>
      <w:proofErr w:type="spellStart"/>
      <w:r w:rsidR="0065793C">
        <w:t>Product</w:t>
      </w:r>
      <w:proofErr w:type="spellEnd"/>
      <w:r w:rsidR="0065793C">
        <w:t xml:space="preserve"> backlog, </w:t>
      </w:r>
      <w:proofErr w:type="spellStart"/>
      <w:r w:rsidR="0065793C">
        <w:t>To</w:t>
      </w:r>
      <w:proofErr w:type="spellEnd"/>
      <w:r w:rsidR="0065793C">
        <w:t xml:space="preserve"> Do, </w:t>
      </w:r>
      <w:proofErr w:type="spellStart"/>
      <w:r w:rsidR="0065793C">
        <w:t>Doing</w:t>
      </w:r>
      <w:proofErr w:type="spellEnd"/>
      <w:r w:rsidR="0065793C">
        <w:t>, Done). A su vez</w:t>
      </w:r>
      <w:ins w:id="1642" w:author="David Vacas Miguel" w:date="2018-06-26T15:02:00Z">
        <w:r w:rsidR="00C70543">
          <w:t>,</w:t>
        </w:r>
      </w:ins>
      <w:r w:rsidR="0065793C">
        <w:t xml:space="preserve"> cada tarea tiene asignada una dificultad representada mediante colores. Las tareas no tienen asignadas personas puesto que hay una sola persona encargada de este tablero. </w:t>
      </w:r>
      <w:r w:rsidR="006F3C94">
        <w:t>A pesar de no ser relevante para la organización de un equipo y la división de tareas, puesto que solo se trata de una persona, ha resultado muy útil para no perder la visión de proyecto. Todo es</w:t>
      </w:r>
      <w:r w:rsidR="003278DE">
        <w:t xml:space="preserve">to se puede ver en la figura </w:t>
      </w:r>
      <w:del w:id="1643" w:author="David Vacas Miguel" w:date="2018-06-01T03:08:00Z">
        <w:r w:rsidR="00562E23" w:rsidDel="00F04ECC">
          <w:delText>2</w:delText>
        </w:r>
      </w:del>
      <w:ins w:id="1644" w:author="David Vacas Miguel" w:date="2018-06-01T03:08:00Z">
        <w:r w:rsidR="00F04ECC">
          <w:t>20</w:t>
        </w:r>
      </w:ins>
      <w:del w:id="1645" w:author="David Vacas Miguel" w:date="2018-05-27T13:35:00Z">
        <w:r w:rsidR="00562E23" w:rsidDel="0047468B">
          <w:delText>2</w:delText>
        </w:r>
      </w:del>
      <w:r w:rsidR="0065793C">
        <w:t>.</w:t>
      </w:r>
    </w:p>
    <w:p w14:paraId="2647FF9D" w14:textId="77777777" w:rsidR="00FC75B3" w:rsidRPr="0065793C" w:rsidRDefault="00FC75B3">
      <w:pPr>
        <w:pStyle w:val="LetranormalTFG"/>
        <w:ind w:left="720"/>
        <w:rPr>
          <w:rFonts w:eastAsiaTheme="majorEastAsia" w:cstheme="majorBidi"/>
          <w:sz w:val="36"/>
          <w:szCs w:val="32"/>
        </w:rPr>
        <w:pPrChange w:id="1646" w:author="David Vacas Miguel" w:date="2018-06-27T01:26:00Z">
          <w:pPr>
            <w:pStyle w:val="LetranormalTFG"/>
            <w:numPr>
              <w:numId w:val="25"/>
            </w:numPr>
            <w:ind w:left="720" w:hanging="360"/>
          </w:pPr>
        </w:pPrChange>
      </w:pPr>
    </w:p>
    <w:p w14:paraId="5530DC05" w14:textId="52D2DFE8" w:rsidR="0065793C" w:rsidRDefault="00841547">
      <w:pPr>
        <w:pStyle w:val="LetranormalTFG"/>
        <w:ind w:left="360"/>
        <w:jc w:val="center"/>
        <w:pPrChange w:id="1647" w:author="David Vacas Miguel" w:date="2018-06-27T01:26:00Z">
          <w:pPr>
            <w:pStyle w:val="LetranormalTFG"/>
            <w:ind w:left="360"/>
          </w:pPr>
        </w:pPrChange>
      </w:pPr>
      <w:r>
        <w:pict w14:anchorId="267BD60F">
          <v:shape id="_x0000_i1096" type="#_x0000_t75" style="width:428.25pt;height:126.75pt">
            <v:imagedata r:id="rId175" o:title="Trello"/>
          </v:shape>
        </w:pict>
      </w:r>
    </w:p>
    <w:p w14:paraId="4E758B80" w14:textId="27CD3C09" w:rsidR="006F3C94" w:rsidRDefault="003278DE" w:rsidP="0065793C">
      <w:pPr>
        <w:pStyle w:val="LetranormalTFG"/>
        <w:ind w:left="360"/>
        <w:jc w:val="center"/>
      </w:pPr>
      <w:r>
        <w:rPr>
          <w:b/>
        </w:rPr>
        <w:t xml:space="preserve">Figura </w:t>
      </w:r>
      <w:del w:id="1648" w:author="David Vacas Miguel" w:date="2018-06-01T03:08:00Z">
        <w:r w:rsidR="00562E23" w:rsidDel="00F04ECC">
          <w:rPr>
            <w:b/>
          </w:rPr>
          <w:delText>2</w:delText>
        </w:r>
      </w:del>
      <w:del w:id="1649" w:author="David Vacas Miguel" w:date="2018-05-27T13:35:00Z">
        <w:r w:rsidR="00562E23" w:rsidDel="0047468B">
          <w:rPr>
            <w:b/>
          </w:rPr>
          <w:delText>2</w:delText>
        </w:r>
      </w:del>
      <w:ins w:id="1650" w:author="David Vacas Miguel" w:date="2018-06-01T03:08:00Z">
        <w:r w:rsidR="00F04ECC">
          <w:rPr>
            <w:b/>
          </w:rPr>
          <w:t>20</w:t>
        </w:r>
      </w:ins>
      <w:r w:rsidR="0065793C" w:rsidRPr="0065793C">
        <w:rPr>
          <w:b/>
        </w:rPr>
        <w:t xml:space="preserve">: </w:t>
      </w:r>
      <w:r w:rsidR="0065793C">
        <w:t xml:space="preserve">Trello del proyecto </w:t>
      </w:r>
      <w:proofErr w:type="spellStart"/>
      <w:r w:rsidR="0065793C">
        <w:t>Simulacion</w:t>
      </w:r>
      <w:proofErr w:type="spellEnd"/>
      <w:r w:rsidR="0065793C">
        <w:t xml:space="preserve"> de un robot </w:t>
      </w:r>
      <w:proofErr w:type="spellStart"/>
      <w:r w:rsidR="0065793C">
        <w:t>siguelineas</w:t>
      </w:r>
      <w:proofErr w:type="spellEnd"/>
      <w:r w:rsidR="0065793C">
        <w:t>.</w:t>
      </w:r>
    </w:p>
    <w:p w14:paraId="0E75859E" w14:textId="15DFE17F" w:rsidR="00FC75B3" w:rsidRDefault="00FC75B3">
      <w:pPr>
        <w:rPr>
          <w:ins w:id="1651" w:author="David Vacas Miguel" w:date="2018-06-27T01:27:00Z"/>
          <w:rFonts w:ascii="Arial" w:hAnsi="Arial" w:cs="Times New Roman"/>
          <w:sz w:val="24"/>
        </w:rPr>
      </w:pPr>
      <w:ins w:id="1652" w:author="David Vacas Miguel" w:date="2018-06-27T01:27:00Z">
        <w:r>
          <w:rPr>
            <w:rFonts w:ascii="Arial" w:hAnsi="Arial" w:cs="Times New Roman"/>
            <w:sz w:val="24"/>
          </w:rPr>
          <w:br w:type="page"/>
        </w:r>
      </w:ins>
    </w:p>
    <w:p w14:paraId="48DA8773" w14:textId="028B171B" w:rsidR="0065793C" w:rsidRPr="006F3C94" w:rsidDel="00FC75B3" w:rsidRDefault="0065793C" w:rsidP="006F3C94">
      <w:pPr>
        <w:rPr>
          <w:del w:id="1653" w:author="David Vacas Miguel" w:date="2018-06-27T01:27:00Z"/>
          <w:rFonts w:ascii="Arial" w:hAnsi="Arial" w:cs="Times New Roman"/>
          <w:sz w:val="24"/>
        </w:rPr>
      </w:pPr>
    </w:p>
    <w:p w14:paraId="4D93C940" w14:textId="2A19737B" w:rsidR="00585D74" w:rsidRPr="00585D74" w:rsidRDefault="0065793C" w:rsidP="00F21B89">
      <w:pPr>
        <w:pStyle w:val="LetranormalTFG"/>
        <w:numPr>
          <w:ilvl w:val="0"/>
          <w:numId w:val="25"/>
        </w:numPr>
        <w:rPr>
          <w:rFonts w:eastAsiaTheme="majorEastAsia" w:cstheme="majorBidi"/>
          <w:sz w:val="36"/>
          <w:szCs w:val="32"/>
        </w:rPr>
      </w:pPr>
      <w:r w:rsidRPr="00F21B89">
        <w:rPr>
          <w:b/>
        </w:rPr>
        <w:t>Git</w:t>
      </w:r>
      <w:r>
        <w:t xml:space="preserve"> como repositorio y control de versiones (</w:t>
      </w:r>
      <w:del w:id="1654" w:author="David Vacas Miguel" w:date="2018-06-26T15:02:00Z">
        <w:r w:rsidDel="00C70543">
          <w:delText>utilizado c</w:delText>
        </w:r>
      </w:del>
      <w:ins w:id="1655" w:author="David Vacas Miguel" w:date="2018-06-26T15:02:00Z">
        <w:r w:rsidR="00C70543">
          <w:t>c</w:t>
        </w:r>
      </w:ins>
      <w:r>
        <w:t xml:space="preserve">oncretamente </w:t>
      </w:r>
      <w:proofErr w:type="spellStart"/>
      <w:r>
        <w:t>Github</w:t>
      </w:r>
      <w:proofErr w:type="spellEnd"/>
      <w:r>
        <w:t>). Sobre este repositorio se ha</w:t>
      </w:r>
      <w:ins w:id="1656" w:author="David Vacas Miguel" w:date="2018-06-26T15:02:00Z">
        <w:r w:rsidR="00C70543">
          <w:t>n</w:t>
        </w:r>
      </w:ins>
      <w:r>
        <w:t xml:space="preserve"> ido subiendo </w:t>
      </w:r>
      <w:r w:rsidR="00DE1065">
        <w:t>los diferentes</w:t>
      </w:r>
      <w:r>
        <w:t xml:space="preserve"> incrementos de funcionalidad de la aplicación de forma periódica</w:t>
      </w:r>
      <w:ins w:id="1657" w:author="David Vacas Miguel" w:date="2018-06-26T15:02:00Z">
        <w:r w:rsidR="00C70543">
          <w:t>,</w:t>
        </w:r>
      </w:ins>
      <w:r>
        <w:t xml:space="preserve"> </w:t>
      </w:r>
      <w:del w:id="1658" w:author="David Vacas Miguel" w:date="2018-06-26T15:03:00Z">
        <w:r w:rsidDel="00C70543">
          <w:delText>y que gracias a él se ha podido realizar un</w:delText>
        </w:r>
      </w:del>
      <w:ins w:id="1659" w:author="David Vacas Miguel" w:date="2018-06-26T15:03:00Z">
        <w:r w:rsidR="00C70543">
          <w:t>llevándose a cabo el</w:t>
        </w:r>
      </w:ins>
      <w:r>
        <w:t xml:space="preserve"> control de</w:t>
      </w:r>
      <w:ins w:id="1660" w:author="David Vacas Miguel" w:date="2018-06-26T15:03:00Z">
        <w:r w:rsidR="00C70543">
          <w:t xml:space="preserve"> las</w:t>
        </w:r>
      </w:ins>
      <w:r>
        <w:t xml:space="preserve"> versiones</w:t>
      </w:r>
      <w:ins w:id="1661" w:author="David Vacas Miguel" w:date="2018-06-26T15:03:00Z">
        <w:r w:rsidR="00C70543">
          <w:t xml:space="preserve"> correspondientes</w:t>
        </w:r>
      </w:ins>
      <w:r>
        <w:t>. Se puede observar el repositorio</w:t>
      </w:r>
      <w:r w:rsidR="00585D74">
        <w:t xml:space="preserve"> desde la aplicación de </w:t>
      </w:r>
      <w:r w:rsidR="00DE1065">
        <w:t>Windows</w:t>
      </w:r>
      <w:r w:rsidR="003278DE">
        <w:t xml:space="preserve"> en la figura </w:t>
      </w:r>
      <w:del w:id="1662" w:author="David Vacas Miguel" w:date="2018-06-01T03:08:00Z">
        <w:r w:rsidR="00562E23" w:rsidDel="00F04ECC">
          <w:delText>2</w:delText>
        </w:r>
      </w:del>
      <w:ins w:id="1663" w:author="David Vacas Miguel" w:date="2018-06-01T03:08:00Z">
        <w:r w:rsidR="00F04ECC">
          <w:t>21</w:t>
        </w:r>
      </w:ins>
      <w:del w:id="1664" w:author="David Vacas Miguel" w:date="2018-05-27T13:35:00Z">
        <w:r w:rsidR="00562E23" w:rsidDel="0047468B">
          <w:delText>3</w:delText>
        </w:r>
      </w:del>
      <w:r>
        <w:t>.</w:t>
      </w:r>
    </w:p>
    <w:p w14:paraId="399C87B3" w14:textId="77777777" w:rsidR="00585D74" w:rsidRDefault="00585D74" w:rsidP="00585D74">
      <w:pPr>
        <w:pStyle w:val="LetranormalTFG"/>
        <w:ind w:left="720"/>
        <w:jc w:val="center"/>
        <w:rPr>
          <w:rFonts w:eastAsiaTheme="majorEastAsia" w:cstheme="majorBidi"/>
          <w:sz w:val="36"/>
          <w:szCs w:val="32"/>
        </w:rPr>
      </w:pPr>
      <w:r>
        <w:rPr>
          <w:noProof/>
          <w:lang w:eastAsia="es-ES"/>
        </w:rPr>
        <w:drawing>
          <wp:inline distT="0" distB="0" distL="0" distR="0" wp14:anchorId="77CFC168" wp14:editId="783BA951">
            <wp:extent cx="5068146" cy="2781300"/>
            <wp:effectExtent l="0" t="0" r="0" b="0"/>
            <wp:docPr id="29" name="Imagen 29" descr="C:\Users\David\AppData\Local\Microsoft\Windows\INetCache\Content.Word\Git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David\AppData\Local\Microsoft\Windows\INetCache\Content.Word\Github.png"/>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115689" cy="2807391"/>
                    </a:xfrm>
                    <a:prstGeom prst="rect">
                      <a:avLst/>
                    </a:prstGeom>
                    <a:noFill/>
                    <a:ln>
                      <a:noFill/>
                    </a:ln>
                  </pic:spPr>
                </pic:pic>
              </a:graphicData>
            </a:graphic>
          </wp:inline>
        </w:drawing>
      </w:r>
    </w:p>
    <w:p w14:paraId="450EA3A3" w14:textId="2D6FF2AD" w:rsidR="00585D74" w:rsidDel="00C70543" w:rsidRDefault="003278DE" w:rsidP="00585D74">
      <w:pPr>
        <w:pStyle w:val="LetranormalTFG"/>
        <w:jc w:val="center"/>
        <w:rPr>
          <w:del w:id="1665" w:author="David Vacas Miguel" w:date="2018-06-26T15:03:00Z"/>
        </w:rPr>
      </w:pPr>
      <w:r>
        <w:rPr>
          <w:b/>
        </w:rPr>
        <w:t xml:space="preserve">Figura </w:t>
      </w:r>
      <w:del w:id="1666" w:author="David Vacas Miguel" w:date="2018-06-01T03:08:00Z">
        <w:r w:rsidR="00562E23" w:rsidDel="00F04ECC">
          <w:rPr>
            <w:b/>
          </w:rPr>
          <w:delText>2</w:delText>
        </w:r>
      </w:del>
      <w:ins w:id="1667" w:author="David Vacas Miguel" w:date="2018-06-01T03:08:00Z">
        <w:r w:rsidR="00F04ECC">
          <w:rPr>
            <w:b/>
          </w:rPr>
          <w:t>21</w:t>
        </w:r>
      </w:ins>
      <w:del w:id="1668" w:author="David Vacas Miguel" w:date="2018-05-27T13:35:00Z">
        <w:r w:rsidR="00562E23" w:rsidDel="0047468B">
          <w:rPr>
            <w:b/>
          </w:rPr>
          <w:delText>3</w:delText>
        </w:r>
      </w:del>
      <w:r w:rsidR="00585D74" w:rsidRPr="00585D74">
        <w:rPr>
          <w:b/>
        </w:rPr>
        <w:t>:</w:t>
      </w:r>
      <w:r w:rsidR="00585D74" w:rsidRPr="00585D74">
        <w:t xml:space="preserve"> </w:t>
      </w:r>
      <w:r w:rsidR="00585D74">
        <w:t xml:space="preserve">Repositorio en </w:t>
      </w:r>
      <w:proofErr w:type="spellStart"/>
      <w:r w:rsidR="00585D74">
        <w:t>Github</w:t>
      </w:r>
      <w:proofErr w:type="spellEnd"/>
      <w:r w:rsidR="00585D74">
        <w:t xml:space="preserve"> </w:t>
      </w:r>
      <w:del w:id="1669" w:author="David Vacas Miguel" w:date="2018-06-26T15:03:00Z">
        <w:r w:rsidR="00585D74" w:rsidDel="00C70543">
          <w:delText>desde la aplicación</w:delText>
        </w:r>
      </w:del>
    </w:p>
    <w:p w14:paraId="5DA8743D" w14:textId="6DA52F14" w:rsidR="00585D74" w:rsidRPr="00585D74" w:rsidRDefault="00585D74">
      <w:pPr>
        <w:pStyle w:val="LetranormalTFG"/>
        <w:jc w:val="center"/>
      </w:pPr>
      <w:del w:id="1670" w:author="David Vacas Miguel" w:date="2018-06-26T15:03:00Z">
        <w:r w:rsidDel="00C70543">
          <w:delText xml:space="preserve"> de escritorio de Windows</w:delText>
        </w:r>
      </w:del>
      <w:ins w:id="1671" w:author="David Vacas Miguel" w:date="2018-06-26T15:03:00Z">
        <w:r w:rsidR="00C70543">
          <w:t>del proyecto</w:t>
        </w:r>
      </w:ins>
      <w:r>
        <w:t>.</w:t>
      </w:r>
    </w:p>
    <w:p w14:paraId="228021B4" w14:textId="0B5ADFF1" w:rsidR="00AD5F04" w:rsidDel="00036E9B" w:rsidRDefault="00AD5F04">
      <w:pPr>
        <w:pStyle w:val="LetranormalTFG"/>
        <w:rPr>
          <w:del w:id="1672" w:author="David Vacas Miguel" w:date="2018-05-31T12:18:00Z"/>
          <w:rFonts w:eastAsiaTheme="majorEastAsia" w:cstheme="majorBidi"/>
          <w:sz w:val="36"/>
          <w:szCs w:val="32"/>
        </w:rPr>
        <w:pPrChange w:id="1673" w:author="David Vacas Miguel" w:date="2018-05-31T12:18:00Z">
          <w:pPr>
            <w:pStyle w:val="LetranormalTFG"/>
            <w:ind w:left="360"/>
          </w:pPr>
        </w:pPrChange>
      </w:pPr>
      <w:del w:id="1674" w:author="David Vacas Miguel" w:date="2018-05-31T12:18:00Z">
        <w:r w:rsidDel="00036E9B">
          <w:br w:type="page"/>
        </w:r>
      </w:del>
    </w:p>
    <w:p w14:paraId="65A334BF" w14:textId="77777777" w:rsidR="00036E9B" w:rsidRDefault="00036E9B" w:rsidP="00036E9B">
      <w:pPr>
        <w:pStyle w:val="LetranormalTFG"/>
        <w:rPr>
          <w:ins w:id="1675" w:author="David Vacas Miguel" w:date="2018-05-31T12:18:00Z"/>
        </w:rPr>
        <w:sectPr w:rsidR="00036E9B" w:rsidSect="00036E9B">
          <w:footerReference w:type="default" r:id="rId177"/>
          <w:footerReference w:type="first" r:id="rId178"/>
          <w:pgSz w:w="11906" w:h="16838"/>
          <w:pgMar w:top="1418" w:right="1418" w:bottom="1418" w:left="1418" w:header="709" w:footer="709" w:gutter="0"/>
          <w:cols w:space="708"/>
          <w:titlePg/>
          <w:docGrid w:linePitch="360"/>
        </w:sectPr>
      </w:pPr>
    </w:p>
    <w:p w14:paraId="0B09A643" w14:textId="2E87D25A" w:rsidR="00AE6ABC" w:rsidDel="001523AB" w:rsidRDefault="00AD5F04">
      <w:pPr>
        <w:pStyle w:val="TituloTFG"/>
        <w:rPr>
          <w:del w:id="1681" w:author="David Vacas Miguel" w:date="2018-06-02T12:59:00Z"/>
        </w:rPr>
      </w:pPr>
      <w:bookmarkStart w:id="1682" w:name="_Toc517795814"/>
      <w:bookmarkStart w:id="1683" w:name="_Toc517869958"/>
      <w:r>
        <w:lastRenderedPageBreak/>
        <w:t>Capítulo 4 Descripción de la aplicación</w:t>
      </w:r>
      <w:bookmarkEnd w:id="1682"/>
      <w:bookmarkEnd w:id="1683"/>
    </w:p>
    <w:p w14:paraId="6CE7C2AB" w14:textId="77777777" w:rsidR="007339EC" w:rsidRDefault="007339EC">
      <w:pPr>
        <w:pStyle w:val="TituloTFG"/>
        <w:pPrChange w:id="1684" w:author="David Vacas Miguel" w:date="2018-06-02T12:59:00Z">
          <w:pPr>
            <w:pStyle w:val="LetranormalTFG"/>
          </w:pPr>
        </w:pPrChange>
      </w:pPr>
    </w:p>
    <w:p w14:paraId="4A6AAAF8" w14:textId="78516ACC" w:rsidR="009F7E3E" w:rsidRDefault="009F7E3E" w:rsidP="008A2C6F">
      <w:pPr>
        <w:pStyle w:val="LetranormalTFG"/>
      </w:pPr>
      <w:r>
        <w:t xml:space="preserve">La figura </w:t>
      </w:r>
      <w:del w:id="1685" w:author="David Vacas Miguel" w:date="2018-06-01T03:08:00Z">
        <w:r w:rsidDel="00F04ECC">
          <w:delText>2</w:delText>
        </w:r>
      </w:del>
      <w:del w:id="1686" w:author="David Vacas Miguel" w:date="2018-05-27T13:35:00Z">
        <w:r w:rsidDel="0047468B">
          <w:delText>4</w:delText>
        </w:r>
      </w:del>
      <w:ins w:id="1687" w:author="David Vacas Miguel" w:date="2018-06-01T03:08:00Z">
        <w:r w:rsidR="00F04ECC">
          <w:t>22</w:t>
        </w:r>
      </w:ins>
      <w:r>
        <w:t xml:space="preserve"> muestra el aspecto final de la aplicación desarrollada, </w:t>
      </w:r>
      <w:del w:id="1688" w:author="David Vacas Miguel" w:date="2018-06-26T15:03:00Z">
        <w:r w:rsidDel="008C0408">
          <w:delText>la cual</w:delText>
        </w:r>
        <w:r w:rsidR="007339EC" w:rsidDel="008C0408">
          <w:delText xml:space="preserve"> se puede </w:delText>
        </w:r>
      </w:del>
      <w:r w:rsidR="007339EC">
        <w:t>dividi</w:t>
      </w:r>
      <w:ins w:id="1689" w:author="David Vacas Miguel" w:date="2018-06-26T15:04:00Z">
        <w:r w:rsidR="008C0408">
          <w:t>da</w:t>
        </w:r>
      </w:ins>
      <w:del w:id="1690" w:author="David Vacas Miguel" w:date="2018-06-26T15:04:00Z">
        <w:r w:rsidR="007339EC" w:rsidDel="008C0408">
          <w:delText>r</w:delText>
        </w:r>
      </w:del>
      <w:r w:rsidR="007339EC">
        <w:t xml:space="preserve"> en dos zonas: izquierda y derecha. En la zona</w:t>
      </w:r>
      <w:del w:id="1691" w:author="David Vacas Miguel" w:date="2018-06-26T15:04:00Z">
        <w:r w:rsidR="007339EC" w:rsidDel="008C0408">
          <w:delText xml:space="preserve"> de la</w:delText>
        </w:r>
      </w:del>
      <w:r w:rsidR="007339EC">
        <w:t xml:space="preserve"> izquierda se muestra la simulación del robot en 3D, mientras que en la zona </w:t>
      </w:r>
      <w:del w:id="1692" w:author="David Vacas Miguel" w:date="2018-06-26T15:04:00Z">
        <w:r w:rsidR="007339EC" w:rsidDel="008C0408">
          <w:delText xml:space="preserve">de la </w:delText>
        </w:r>
      </w:del>
      <w:r w:rsidR="007339EC">
        <w:t>derecha se sitúan los controles de usuario.</w:t>
      </w:r>
    </w:p>
    <w:p w14:paraId="476DCDB5" w14:textId="1A78CF69" w:rsidR="008A2C6F" w:rsidRDefault="009F7E3E">
      <w:pPr>
        <w:pStyle w:val="LetranormalTFG"/>
        <w:jc w:val="center"/>
        <w:pPrChange w:id="1693" w:author="David Vacas Miguel" w:date="2018-06-21T16:49:00Z">
          <w:pPr>
            <w:pStyle w:val="LetranormalTFG"/>
          </w:pPr>
        </w:pPrChange>
      </w:pPr>
      <w:del w:id="1694" w:author="David Vacas Miguel" w:date="2018-06-21T16:49:00Z">
        <w:r w:rsidDel="00163D22">
          <w:rPr>
            <w:noProof/>
            <w:lang w:eastAsia="es-ES"/>
          </w:rPr>
          <w:drawing>
            <wp:inline distT="0" distB="0" distL="0" distR="0" wp14:anchorId="163DB588" wp14:editId="66497410">
              <wp:extent cx="5753735" cy="3787140"/>
              <wp:effectExtent l="0" t="0" r="0" b="3810"/>
              <wp:docPr id="307" name="Imagen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753735" cy="3787140"/>
                      </a:xfrm>
                      <a:prstGeom prst="rect">
                        <a:avLst/>
                      </a:prstGeom>
                      <a:noFill/>
                      <a:ln>
                        <a:noFill/>
                      </a:ln>
                    </pic:spPr>
                  </pic:pic>
                </a:graphicData>
              </a:graphic>
            </wp:inline>
          </w:drawing>
        </w:r>
      </w:del>
      <w:ins w:id="1695" w:author="David Vacas Miguel" w:date="2018-06-21T17:28:00Z">
        <w:r w:rsidR="00583497">
          <w:rPr>
            <w:noProof/>
            <w:lang w:eastAsia="es-ES"/>
          </w:rPr>
          <w:drawing>
            <wp:inline distT="0" distB="0" distL="0" distR="0" wp14:anchorId="0CF2D032" wp14:editId="7AF169E7">
              <wp:extent cx="5747385" cy="3799840"/>
              <wp:effectExtent l="0" t="0" r="571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747385" cy="3799840"/>
                      </a:xfrm>
                      <a:prstGeom prst="rect">
                        <a:avLst/>
                      </a:prstGeom>
                      <a:noFill/>
                      <a:ln>
                        <a:noFill/>
                      </a:ln>
                    </pic:spPr>
                  </pic:pic>
                </a:graphicData>
              </a:graphic>
            </wp:inline>
          </w:drawing>
        </w:r>
      </w:ins>
    </w:p>
    <w:p w14:paraId="17582B75" w14:textId="173BB8B8" w:rsidR="009F7E3E" w:rsidDel="001523AB" w:rsidRDefault="009F7E3E" w:rsidP="009F7E3E">
      <w:pPr>
        <w:pStyle w:val="LetranormalTFG"/>
        <w:jc w:val="center"/>
        <w:rPr>
          <w:del w:id="1696" w:author="David Vacas Miguel" w:date="2018-06-02T13:00:00Z"/>
        </w:rPr>
      </w:pPr>
      <w:r w:rsidRPr="00C44D55">
        <w:rPr>
          <w:b/>
        </w:rPr>
        <w:t xml:space="preserve">Figura </w:t>
      </w:r>
      <w:del w:id="1697" w:author="David Vacas Miguel" w:date="2018-06-01T03:08:00Z">
        <w:r w:rsidDel="00F04ECC">
          <w:rPr>
            <w:b/>
          </w:rPr>
          <w:delText>2</w:delText>
        </w:r>
      </w:del>
      <w:ins w:id="1698" w:author="David Vacas Miguel" w:date="2018-06-01T03:08:00Z">
        <w:r w:rsidR="00F04ECC">
          <w:rPr>
            <w:b/>
          </w:rPr>
          <w:t>22</w:t>
        </w:r>
      </w:ins>
      <w:del w:id="1699" w:author="David Vacas Miguel" w:date="2018-05-27T13:35:00Z">
        <w:r w:rsidDel="0047468B">
          <w:rPr>
            <w:b/>
          </w:rPr>
          <w:delText>4</w:delText>
        </w:r>
      </w:del>
      <w:r w:rsidRPr="00C44D55">
        <w:rPr>
          <w:b/>
        </w:rPr>
        <w:t>.</w:t>
      </w:r>
      <w:r>
        <w:t xml:space="preserve"> Vista completa de la aplicación.</w:t>
      </w:r>
    </w:p>
    <w:p w14:paraId="091575E3" w14:textId="77777777" w:rsidR="009F7E3E" w:rsidRDefault="009F7E3E">
      <w:pPr>
        <w:pStyle w:val="LetranormalTFG"/>
        <w:jc w:val="center"/>
        <w:pPrChange w:id="1700" w:author="David Vacas Miguel" w:date="2018-06-02T13:00:00Z">
          <w:pPr>
            <w:pStyle w:val="LetranormalTFG"/>
          </w:pPr>
        </w:pPrChange>
      </w:pPr>
    </w:p>
    <w:p w14:paraId="160CA4CB" w14:textId="7708CB3F" w:rsidR="0031002A" w:rsidRDefault="00D27C27" w:rsidP="00F21B89">
      <w:pPr>
        <w:pStyle w:val="TFGtitulo2"/>
      </w:pPr>
      <w:bookmarkStart w:id="1701" w:name="_Toc517795815"/>
      <w:bookmarkStart w:id="1702" w:name="_Toc517869959"/>
      <w:ins w:id="1703" w:author="David Vacas Miguel" w:date="2018-06-26T17:28:00Z">
        <w:r>
          <w:t>4.</w:t>
        </w:r>
      </w:ins>
      <w:r w:rsidR="008A2C6F">
        <w:t xml:space="preserve">1. </w:t>
      </w:r>
      <w:r w:rsidR="00AD5F04">
        <w:t xml:space="preserve">Zona izquierda: </w:t>
      </w:r>
      <w:proofErr w:type="spellStart"/>
      <w:r w:rsidR="00AD5F04">
        <w:t>Viewport</w:t>
      </w:r>
      <w:bookmarkEnd w:id="1701"/>
      <w:bookmarkEnd w:id="1702"/>
      <w:proofErr w:type="spellEnd"/>
    </w:p>
    <w:p w14:paraId="51FA9A19" w14:textId="253E891A" w:rsidR="007339EC" w:rsidRDefault="0031002A" w:rsidP="0031002A">
      <w:pPr>
        <w:pStyle w:val="LetranormalTFG"/>
      </w:pPr>
      <w:r>
        <w:t xml:space="preserve">En la parte izquierda de la aplicación se puede observar una pantalla en blanco, el </w:t>
      </w:r>
      <w:proofErr w:type="spellStart"/>
      <w:r>
        <w:t>viewport</w:t>
      </w:r>
      <w:proofErr w:type="spellEnd"/>
      <w:r>
        <w:t xml:space="preserve">, sobre </w:t>
      </w:r>
      <w:r w:rsidR="009F7E3E">
        <w:t>la que</w:t>
      </w:r>
      <w:r>
        <w:t xml:space="preserve"> m</w:t>
      </w:r>
      <w:r w:rsidR="00AE6ABC">
        <w:t>uestra</w:t>
      </w:r>
      <w:r>
        <w:t xml:space="preserve"> la simulación del robot una vez ingresados los datos </w:t>
      </w:r>
      <w:del w:id="1704" w:author="David Vacas Miguel" w:date="2018-06-26T15:04:00Z">
        <w:r w:rsidR="007339EC" w:rsidDel="008C0408">
          <w:delText>de este</w:delText>
        </w:r>
      </w:del>
      <w:ins w:id="1705" w:author="David Vacas Miguel" w:date="2018-06-26T15:04:00Z">
        <w:r w:rsidR="008C0408">
          <w:t>del mismo</w:t>
        </w:r>
      </w:ins>
      <w:r>
        <w:t>.</w:t>
      </w:r>
    </w:p>
    <w:p w14:paraId="441DA0D4" w14:textId="0D1C439A" w:rsidR="007F5B63" w:rsidRDefault="007339EC" w:rsidP="0031002A">
      <w:pPr>
        <w:pStyle w:val="LetranormalTFG"/>
      </w:pPr>
      <w:r>
        <w:t>En esta zona se puede</w:t>
      </w:r>
      <w:r w:rsidR="007F5B63">
        <w:t xml:space="preserve"> observar la simulación de la aplicación, en función de lo</w:t>
      </w:r>
      <w:ins w:id="1706" w:author="David Vacas Miguel" w:date="2018-06-26T15:04:00Z">
        <w:r w:rsidR="008C0408">
          <w:t>s</w:t>
        </w:r>
      </w:ins>
      <w:r w:rsidR="007F5B63">
        <w:t xml:space="preserve"> </w:t>
      </w:r>
      <w:del w:id="1707" w:author="David Vacas Miguel" w:date="2018-06-26T15:04:00Z">
        <w:r w:rsidR="007F5B63" w:rsidDel="008C0408">
          <w:delText xml:space="preserve">escogido </w:delText>
        </w:r>
      </w:del>
      <w:ins w:id="1708" w:author="David Vacas Miguel" w:date="2018-06-26T15:04:00Z">
        <w:r w:rsidR="008C0408">
          <w:t xml:space="preserve">parámetros ingresados </w:t>
        </w:r>
      </w:ins>
      <w:r w:rsidR="007F5B63">
        <w:t xml:space="preserve">en la </w:t>
      </w:r>
      <w:del w:id="1709" w:author="David Vacas Miguel" w:date="2018-06-26T15:05:00Z">
        <w:r w:rsidR="007F5B63" w:rsidDel="008C0408">
          <w:delText xml:space="preserve">zona </w:delText>
        </w:r>
      </w:del>
      <w:ins w:id="1710" w:author="David Vacas Miguel" w:date="2018-06-26T15:05:00Z">
        <w:r w:rsidR="008C0408">
          <w:t xml:space="preserve">parte </w:t>
        </w:r>
      </w:ins>
      <w:r w:rsidR="007F5B63">
        <w:t>derecha</w:t>
      </w:r>
      <w:ins w:id="1711" w:author="David Vacas Miguel" w:date="2018-06-26T15:05:00Z">
        <w:r w:rsidR="008C0408">
          <w:t xml:space="preserve"> de la aplicación</w:t>
        </w:r>
      </w:ins>
      <w:r w:rsidR="007F5B63">
        <w:t>.</w:t>
      </w:r>
      <w:r w:rsidR="009F7E3E">
        <w:t xml:space="preserve"> La figura </w:t>
      </w:r>
      <w:del w:id="1712" w:author="David Vacas Miguel" w:date="2018-06-01T03:08:00Z">
        <w:r w:rsidR="009F7E3E" w:rsidDel="00F04ECC">
          <w:delText>2</w:delText>
        </w:r>
      </w:del>
      <w:del w:id="1713" w:author="David Vacas Miguel" w:date="2018-05-27T13:35:00Z">
        <w:r w:rsidR="009F7E3E" w:rsidDel="0047468B">
          <w:delText>5</w:delText>
        </w:r>
      </w:del>
      <w:ins w:id="1714" w:author="David Vacas Miguel" w:date="2018-06-01T03:08:00Z">
        <w:r w:rsidR="00F04ECC">
          <w:t>23</w:t>
        </w:r>
      </w:ins>
      <w:r w:rsidR="009F7E3E">
        <w:t xml:space="preserve"> muestra el </w:t>
      </w:r>
      <w:del w:id="1715" w:author="David Vacas Miguel" w:date="2018-06-26T15:05:00Z">
        <w:r w:rsidR="009F7E3E" w:rsidDel="008C0408">
          <w:delText xml:space="preserve">resultado </w:delText>
        </w:r>
      </w:del>
      <w:ins w:id="1716" w:author="David Vacas Miguel" w:date="2018-06-26T15:05:00Z">
        <w:r w:rsidR="008C0408">
          <w:t xml:space="preserve">aspecto </w:t>
        </w:r>
      </w:ins>
      <w:r w:rsidR="009F7E3E">
        <w:t xml:space="preserve">en 2 casos </w:t>
      </w:r>
      <w:ins w:id="1717" w:author="David Vacas Miguel" w:date="2018-06-26T15:05:00Z">
        <w:r w:rsidR="008C0408">
          <w:t xml:space="preserve">de uso </w:t>
        </w:r>
      </w:ins>
      <w:r w:rsidR="009F7E3E">
        <w:t>con diferentes modelos de proyección: a) perspectiva, y b) ortográfica.</w:t>
      </w:r>
    </w:p>
    <w:p w14:paraId="468B5EC2" w14:textId="77777777" w:rsidR="007F5B63" w:rsidRDefault="007F5B63" w:rsidP="007B34DD">
      <w:pPr>
        <w:pStyle w:val="LetranormalTFG"/>
        <w:rPr>
          <w:noProof/>
        </w:rPr>
      </w:pPr>
    </w:p>
    <w:p w14:paraId="6FC6A883" w14:textId="77777777" w:rsidR="007F5B63" w:rsidRDefault="007F5B63" w:rsidP="007B34DD">
      <w:pPr>
        <w:pStyle w:val="LetranormalTFG"/>
        <w:rPr>
          <w:noProof/>
        </w:rPr>
      </w:pPr>
    </w:p>
    <w:p w14:paraId="2551B44F" w14:textId="20ED2798" w:rsidR="007F5B63" w:rsidRDefault="007F5B63" w:rsidP="00F21B89">
      <w:pPr>
        <w:pStyle w:val="LetranormalTFG"/>
      </w:pPr>
      <w:r>
        <w:rPr>
          <w:noProof/>
          <w:lang w:eastAsia="es-ES"/>
        </w:rPr>
        <w:lastRenderedPageBreak/>
        <w:drawing>
          <wp:inline distT="0" distB="0" distL="0" distR="0" wp14:anchorId="3562E15D" wp14:editId="0C125587">
            <wp:extent cx="2820838" cy="1940944"/>
            <wp:effectExtent l="0" t="0" r="0" b="2540"/>
            <wp:docPr id="309" name="Imagen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179">
                      <a:extLst>
                        <a:ext uri="{28A0092B-C50C-407E-A947-70E740481C1C}">
                          <a14:useLocalDpi xmlns:a14="http://schemas.microsoft.com/office/drawing/2010/main" val="0"/>
                        </a:ext>
                      </a:extLst>
                    </a:blip>
                    <a:srcRect l="8247" t="30296" r="42722" b="18448"/>
                    <a:stretch/>
                  </pic:blipFill>
                  <pic:spPr bwMode="auto">
                    <a:xfrm>
                      <a:off x="0" y="0"/>
                      <a:ext cx="2821120" cy="1941138"/>
                    </a:xfrm>
                    <a:prstGeom prst="rect">
                      <a:avLst/>
                    </a:prstGeom>
                    <a:noFill/>
                    <a:ln>
                      <a:noFill/>
                    </a:ln>
                    <a:extLst>
                      <a:ext uri="{53640926-AAD7-44D8-BBD7-CCE9431645EC}">
                        <a14:shadowObscured xmlns:a14="http://schemas.microsoft.com/office/drawing/2010/main"/>
                      </a:ext>
                    </a:extLst>
                  </pic:spPr>
                </pic:pic>
              </a:graphicData>
            </a:graphic>
          </wp:inline>
        </w:drawing>
      </w:r>
      <w:r>
        <w:tab/>
      </w:r>
      <w:r>
        <w:rPr>
          <w:noProof/>
          <w:lang w:eastAsia="es-ES"/>
        </w:rPr>
        <w:drawing>
          <wp:inline distT="0" distB="0" distL="0" distR="0" wp14:anchorId="6FC8F9FE" wp14:editId="0C2B773E">
            <wp:extent cx="2294627" cy="2303253"/>
            <wp:effectExtent l="0" t="0" r="0" b="1905"/>
            <wp:docPr id="314" name="Imagen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rotWithShape="1">
                    <a:blip r:embed="rId181">
                      <a:extLst>
                        <a:ext uri="{28A0092B-C50C-407E-A947-70E740481C1C}">
                          <a14:useLocalDpi xmlns:a14="http://schemas.microsoft.com/office/drawing/2010/main" val="0"/>
                        </a:ext>
                      </a:extLst>
                    </a:blip>
                    <a:srcRect l="13193" t="20001" r="46922" b="19307"/>
                    <a:stretch/>
                  </pic:blipFill>
                  <pic:spPr bwMode="auto">
                    <a:xfrm>
                      <a:off x="0" y="0"/>
                      <a:ext cx="2294880" cy="2303507"/>
                    </a:xfrm>
                    <a:prstGeom prst="rect">
                      <a:avLst/>
                    </a:prstGeom>
                    <a:noFill/>
                    <a:ln>
                      <a:noFill/>
                    </a:ln>
                    <a:extLst>
                      <a:ext uri="{53640926-AAD7-44D8-BBD7-CCE9431645EC}">
                        <a14:shadowObscured xmlns:a14="http://schemas.microsoft.com/office/drawing/2010/main"/>
                      </a:ext>
                    </a:extLst>
                  </pic:spPr>
                </pic:pic>
              </a:graphicData>
            </a:graphic>
          </wp:inline>
        </w:drawing>
      </w:r>
    </w:p>
    <w:p w14:paraId="1398E9EF" w14:textId="345D4E78" w:rsidR="009F7E3E" w:rsidDel="00F4525D" w:rsidRDefault="007F5B63" w:rsidP="00F21B89">
      <w:pPr>
        <w:pStyle w:val="LetranormalTFG"/>
        <w:ind w:left="708"/>
        <w:jc w:val="center"/>
        <w:rPr>
          <w:del w:id="1718" w:author="David Vacas Miguel" w:date="2018-05-30T12:13:00Z"/>
        </w:rPr>
      </w:pPr>
      <w:del w:id="1719" w:author="David Vacas Miguel" w:date="2018-05-30T12:13:00Z">
        <w:r w:rsidDel="00F4525D">
          <w:rPr>
            <w:b/>
          </w:rPr>
          <w:delText xml:space="preserve">Figura </w:delText>
        </w:r>
        <w:r w:rsidR="00562E23" w:rsidDel="00F4525D">
          <w:rPr>
            <w:b/>
          </w:rPr>
          <w:delText>2</w:delText>
        </w:r>
      </w:del>
      <w:del w:id="1720" w:author="David Vacas Miguel" w:date="2018-05-27T13:35:00Z">
        <w:r w:rsidR="00562E23" w:rsidDel="0047468B">
          <w:rPr>
            <w:b/>
          </w:rPr>
          <w:delText>5</w:delText>
        </w:r>
      </w:del>
      <w:del w:id="1721" w:author="David Vacas Miguel" w:date="2018-05-30T12:13:00Z">
        <w:r w:rsidR="009F7E3E" w:rsidDel="00F4525D">
          <w:rPr>
            <w:b/>
          </w:rPr>
          <w:delText>.</w:delText>
        </w:r>
        <w:r w:rsidDel="00F4525D">
          <w:delText xml:space="preserve"> </w:delText>
        </w:r>
        <w:r w:rsidR="009F7E3E" w:rsidDel="00F4525D">
          <w:delText>Viewport.</w:delText>
        </w:r>
      </w:del>
    </w:p>
    <w:p w14:paraId="4747B3D0" w14:textId="2D3B180D" w:rsidR="007B34DD" w:rsidRDefault="009F7E3E" w:rsidP="00F21B89">
      <w:pPr>
        <w:pStyle w:val="LetranormalTFG"/>
        <w:ind w:left="708"/>
        <w:rPr>
          <w:ins w:id="1722" w:author="David Vacas Miguel" w:date="2018-05-30T12:13:00Z"/>
        </w:rPr>
      </w:pPr>
      <w:r w:rsidRPr="00F21B89">
        <w:rPr>
          <w:b/>
        </w:rPr>
        <w:t>a)</w:t>
      </w:r>
      <w:r>
        <w:t xml:space="preserve"> </w:t>
      </w:r>
      <w:r w:rsidR="007F5B63">
        <w:t xml:space="preserve">Vista en perspectiva. </w:t>
      </w:r>
      <w:r w:rsidR="007F5B63">
        <w:tab/>
      </w:r>
      <w:r w:rsidR="007F5B63">
        <w:tab/>
        <w:t xml:space="preserve">  </w:t>
      </w:r>
      <w:r>
        <w:tab/>
      </w:r>
      <w:r>
        <w:tab/>
      </w:r>
      <w:r w:rsidR="007F5B63">
        <w:t xml:space="preserve">  </w:t>
      </w:r>
      <w:r>
        <w:rPr>
          <w:b/>
        </w:rPr>
        <w:t xml:space="preserve"> b) </w:t>
      </w:r>
      <w:r w:rsidR="007F5B63">
        <w:t>Vista en ortográfica.</w:t>
      </w:r>
    </w:p>
    <w:p w14:paraId="7A98225D" w14:textId="1B41268A" w:rsidR="00F4525D" w:rsidRDefault="00F4525D">
      <w:pPr>
        <w:pStyle w:val="LetranormalTFG"/>
        <w:jc w:val="center"/>
        <w:pPrChange w:id="1723" w:author="David Vacas Miguel" w:date="2018-06-02T13:00:00Z">
          <w:pPr>
            <w:pStyle w:val="LetranormalTFG"/>
            <w:ind w:left="708"/>
          </w:pPr>
        </w:pPrChange>
      </w:pPr>
      <w:ins w:id="1724" w:author="David Vacas Miguel" w:date="2018-05-30T12:13:00Z">
        <w:r>
          <w:rPr>
            <w:b/>
          </w:rPr>
          <w:t xml:space="preserve">Figura </w:t>
        </w:r>
      </w:ins>
      <w:ins w:id="1725" w:author="David Vacas Miguel" w:date="2018-06-01T03:08:00Z">
        <w:r w:rsidR="00F04ECC">
          <w:rPr>
            <w:b/>
          </w:rPr>
          <w:t>23</w:t>
        </w:r>
      </w:ins>
      <w:ins w:id="1726" w:author="David Vacas Miguel" w:date="2018-05-30T12:13:00Z">
        <w:r>
          <w:rPr>
            <w:b/>
          </w:rPr>
          <w:t>.</w:t>
        </w:r>
        <w:r>
          <w:t xml:space="preserve"> </w:t>
        </w:r>
        <w:proofErr w:type="spellStart"/>
        <w:r>
          <w:t>Viewport</w:t>
        </w:r>
        <w:proofErr w:type="spellEnd"/>
        <w:r>
          <w:t>.</w:t>
        </w:r>
      </w:ins>
    </w:p>
    <w:p w14:paraId="7436E07A" w14:textId="698DE7F7" w:rsidR="00293F11" w:rsidRDefault="009557D6" w:rsidP="001F436E">
      <w:pPr>
        <w:pStyle w:val="LetranormalTFG"/>
      </w:pPr>
      <w:r>
        <w:t xml:space="preserve">El </w:t>
      </w:r>
      <w:proofErr w:type="spellStart"/>
      <w:r>
        <w:t>viewport</w:t>
      </w:r>
      <w:proofErr w:type="spellEnd"/>
      <w:r>
        <w:t xml:space="preserve"> muestra </w:t>
      </w:r>
      <w:ins w:id="1727" w:author="David Vacas Miguel" w:date="2018-06-26T15:05:00Z">
        <w:r w:rsidR="008C0408">
          <w:t xml:space="preserve">en todo momento, además de </w:t>
        </w:r>
      </w:ins>
      <w:r>
        <w:t>la simulación del robot</w:t>
      </w:r>
      <w:ins w:id="1728" w:author="David Vacas Miguel" w:date="2018-06-26T15:05:00Z">
        <w:r w:rsidR="008C0408">
          <w:t>,</w:t>
        </w:r>
      </w:ins>
      <w:del w:id="1729" w:author="David Vacas Miguel" w:date="2018-06-26T15:05:00Z">
        <w:r w:rsidDel="008C0408">
          <w:delText>. E</w:delText>
        </w:r>
        <w:r w:rsidR="00293F11" w:rsidDel="008C0408">
          <w:delText>n todo momento</w:delText>
        </w:r>
      </w:del>
      <w:r w:rsidR="00293F11">
        <w:t xml:space="preserve"> el recorrido que el robot ha llevado durante esa ejecución</w:t>
      </w:r>
      <w:r w:rsidR="000522FD">
        <w:t xml:space="preserve"> mediante una línea roja</w:t>
      </w:r>
      <w:r w:rsidR="00293F11">
        <w:t xml:space="preserve">, con lo que se da un mejor </w:t>
      </w:r>
      <w:proofErr w:type="spellStart"/>
      <w:r w:rsidR="00293F11">
        <w:t>feedback</w:t>
      </w:r>
      <w:proofErr w:type="spellEnd"/>
      <w:r w:rsidR="00293F11">
        <w:t xml:space="preserve"> al usuario.</w:t>
      </w:r>
    </w:p>
    <w:p w14:paraId="6957E94F" w14:textId="194DA3B4" w:rsidR="001C194B" w:rsidRPr="001F436E" w:rsidRDefault="001F436E" w:rsidP="001F436E">
      <w:pPr>
        <w:pStyle w:val="LetranormalTFG"/>
      </w:pPr>
      <w:r w:rsidRPr="001F436E">
        <w:t xml:space="preserve">Esta zona </w:t>
      </w:r>
      <w:r w:rsidR="00BE7DC7">
        <w:t xml:space="preserve">también </w:t>
      </w:r>
      <w:r w:rsidRPr="001F436E">
        <w:t xml:space="preserve">se aprovecha para mostrar todos los parámetros geométricos del robot sobre una imagen </w:t>
      </w:r>
      <w:r w:rsidR="007339EC" w:rsidRPr="001F436E">
        <w:t>de</w:t>
      </w:r>
      <w:del w:id="1730" w:author="David Vacas Miguel" w:date="2018-06-26T15:06:00Z">
        <w:r w:rsidR="007339EC" w:rsidRPr="001F436E" w:rsidDel="008C0408">
          <w:delText xml:space="preserve"> este</w:delText>
        </w:r>
      </w:del>
      <w:ins w:id="1731" w:author="David Vacas Miguel" w:date="2018-06-26T15:06:00Z">
        <w:r w:rsidR="008C0408">
          <w:t>l mismo</w:t>
        </w:r>
      </w:ins>
      <w:r w:rsidR="001C194B">
        <w:t xml:space="preserve"> como se muestra en la figura </w:t>
      </w:r>
      <w:del w:id="1732" w:author="David Vacas Miguel" w:date="2018-06-01T03:09:00Z">
        <w:r w:rsidR="00562E23" w:rsidDel="00F04ECC">
          <w:delText>27</w:delText>
        </w:r>
      </w:del>
      <w:ins w:id="1733" w:author="David Vacas Miguel" w:date="2018-06-01T03:09:00Z">
        <w:r w:rsidR="00F04ECC">
          <w:t>24</w:t>
        </w:r>
      </w:ins>
      <w:r w:rsidRPr="001F436E">
        <w:t>.</w:t>
      </w:r>
      <w:r>
        <w:t xml:space="preserve"> Esta imagen se puede activar y desactivar en todo momento desde la zona derecha de la aplicación.</w:t>
      </w:r>
      <w:r w:rsidR="009C64DF">
        <w:t xml:space="preserve"> </w:t>
      </w:r>
      <w:del w:id="1734" w:author="David Vacas Miguel" w:date="2018-06-26T15:06:00Z">
        <w:r w:rsidR="009C64DF" w:rsidDel="00961DE9">
          <w:delText>Se explica con mayor detenimiento en el siguiente apartado.</w:delText>
        </w:r>
      </w:del>
    </w:p>
    <w:p w14:paraId="5625DADF" w14:textId="75AA2042" w:rsidR="001C194B" w:rsidRPr="00F21B89" w:rsidRDefault="009E06D0">
      <w:pPr>
        <w:pStyle w:val="LetranormalTFG"/>
        <w:jc w:val="center"/>
        <w:rPr>
          <w:b/>
        </w:rPr>
        <w:pPrChange w:id="1735" w:author="David Vacas Miguel" w:date="2018-06-02T13:00:00Z">
          <w:pPr>
            <w:pStyle w:val="LetranormalTFG"/>
          </w:pPr>
        </w:pPrChange>
      </w:pPr>
      <w:r>
        <w:rPr>
          <w:noProof/>
          <w:lang w:eastAsia="es-ES"/>
        </w:rPr>
        <w:drawing>
          <wp:inline distT="0" distB="0" distL="0" distR="0" wp14:anchorId="5D293238" wp14:editId="3EC85A6D">
            <wp:extent cx="4949674" cy="3286125"/>
            <wp:effectExtent l="0" t="0" r="3810" b="0"/>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4978743" cy="3305424"/>
                    </a:xfrm>
                    <a:prstGeom prst="rect">
                      <a:avLst/>
                    </a:prstGeom>
                    <a:noFill/>
                    <a:ln>
                      <a:noFill/>
                    </a:ln>
                  </pic:spPr>
                </pic:pic>
              </a:graphicData>
            </a:graphic>
          </wp:inline>
        </w:drawing>
      </w:r>
    </w:p>
    <w:p w14:paraId="663B5CBC" w14:textId="7BF60735" w:rsidR="008A2C6F" w:rsidRDefault="001C194B" w:rsidP="008A2C6F">
      <w:pPr>
        <w:pStyle w:val="LetranormalTFG"/>
        <w:jc w:val="center"/>
        <w:rPr>
          <w:b/>
        </w:rPr>
      </w:pPr>
      <w:r w:rsidRPr="00F21B89">
        <w:rPr>
          <w:b/>
        </w:rPr>
        <w:t xml:space="preserve">Figura </w:t>
      </w:r>
      <w:del w:id="1736" w:author="David Vacas Miguel" w:date="2018-06-01T03:08:00Z">
        <w:r w:rsidR="00562E23" w:rsidDel="00F04ECC">
          <w:rPr>
            <w:b/>
          </w:rPr>
          <w:delText>27</w:delText>
        </w:r>
      </w:del>
      <w:ins w:id="1737" w:author="David Vacas Miguel" w:date="2018-06-01T03:08:00Z">
        <w:r w:rsidR="00F04ECC">
          <w:rPr>
            <w:b/>
          </w:rPr>
          <w:t>24</w:t>
        </w:r>
      </w:ins>
      <w:r w:rsidRPr="00F21B89">
        <w:rPr>
          <w:b/>
        </w:rPr>
        <w:t>.</w:t>
      </w:r>
      <w:r>
        <w:rPr>
          <w:b/>
        </w:rPr>
        <w:t xml:space="preserve"> </w:t>
      </w:r>
      <w:r>
        <w:t>Aplicación con imagen de datos geométricos activa.</w:t>
      </w:r>
    </w:p>
    <w:p w14:paraId="4415F4EA" w14:textId="10185A6C" w:rsidR="008A2C6F" w:rsidDel="00CB42CC" w:rsidRDefault="008A2C6F">
      <w:pPr>
        <w:pStyle w:val="TFGtitulo2"/>
        <w:rPr>
          <w:del w:id="1738" w:author="David Vacas Miguel" w:date="2018-06-02T13:02:00Z"/>
        </w:rPr>
        <w:pPrChange w:id="1739" w:author="David Vacas Miguel" w:date="2018-06-26T17:33:00Z">
          <w:pPr>
            <w:pStyle w:val="LetranormalTFG"/>
          </w:pPr>
        </w:pPrChange>
      </w:pPr>
    </w:p>
    <w:p w14:paraId="11518D25" w14:textId="7DE1222E" w:rsidR="00CB42CC" w:rsidRPr="00D27C27" w:rsidRDefault="00CB42CC">
      <w:pPr>
        <w:pStyle w:val="TFGtitulo2"/>
        <w:rPr>
          <w:ins w:id="1740" w:author="David Vacas Miguel" w:date="2018-06-26T17:32:00Z"/>
          <w:b w:val="0"/>
          <w:rPrChange w:id="1741" w:author="David Vacas Miguel" w:date="2018-06-26T17:28:00Z">
            <w:rPr>
              <w:ins w:id="1742" w:author="David Vacas Miguel" w:date="2018-06-26T17:32:00Z"/>
              <w:rFonts w:ascii="Arial" w:eastAsiaTheme="majorEastAsia" w:hAnsi="Arial" w:cstheme="majorBidi"/>
              <w:b/>
              <w:sz w:val="36"/>
              <w:szCs w:val="32"/>
            </w:rPr>
          </w:rPrChange>
        </w:rPr>
        <w:pPrChange w:id="1743" w:author="David Vacas Miguel" w:date="2018-06-26T17:33:00Z">
          <w:pPr>
            <w:pStyle w:val="LetranormalTFG"/>
            <w:jc w:val="center"/>
          </w:pPr>
        </w:pPrChange>
      </w:pPr>
      <w:bookmarkStart w:id="1744" w:name="_Toc517869960"/>
      <w:ins w:id="1745" w:author="David Vacas Miguel" w:date="2018-06-26T17:32:00Z">
        <w:r>
          <w:t>4.2. Zona</w:t>
        </w:r>
      </w:ins>
      <w:ins w:id="1746" w:author="David Vacas Miguel" w:date="2018-06-26T17:33:00Z">
        <w:r>
          <w:t xml:space="preserve"> derecha: campos de entrada de datos</w:t>
        </w:r>
      </w:ins>
      <w:bookmarkEnd w:id="1744"/>
    </w:p>
    <w:p w14:paraId="37D9A861" w14:textId="0965591D" w:rsidR="00C936C0" w:rsidDel="00CB42CC" w:rsidRDefault="008A2C6F">
      <w:pPr>
        <w:pStyle w:val="LetranormalTFG"/>
        <w:rPr>
          <w:del w:id="1747" w:author="David Vacas Miguel" w:date="2018-06-26T17:32:00Z"/>
        </w:rPr>
        <w:pPrChange w:id="1748" w:author="David Vacas Miguel" w:date="2018-06-26T17:32:00Z">
          <w:pPr>
            <w:pStyle w:val="TFGtitulo2"/>
          </w:pPr>
        </w:pPrChange>
      </w:pPr>
      <w:bookmarkStart w:id="1749" w:name="_Toc517795816"/>
      <w:del w:id="1750" w:author="David Vacas Miguel" w:date="2018-06-26T17:32:00Z">
        <w:r w:rsidDel="00CB42CC">
          <w:delText xml:space="preserve">2. </w:delText>
        </w:r>
        <w:r w:rsidR="00AD5F04" w:rsidDel="00CB42CC">
          <w:delText>Zona derecha: Campos de entrada de datos</w:delText>
        </w:r>
        <w:bookmarkEnd w:id="1749"/>
      </w:del>
    </w:p>
    <w:p w14:paraId="341D6D2D" w14:textId="6383A00E" w:rsidR="00C936C0" w:rsidRDefault="00C936C0">
      <w:pPr>
        <w:pStyle w:val="LetranormalTFG"/>
      </w:pPr>
      <w:r>
        <w:t>La zona derecha de la aplicación se centra en la recogida de datos</w:t>
      </w:r>
      <w:ins w:id="1751" w:author="David Vacas Miguel" w:date="2018-06-26T15:06:00Z">
        <w:r w:rsidR="00961DE9">
          <w:t xml:space="preserve"> por parte</w:t>
        </w:r>
      </w:ins>
      <w:r>
        <w:t xml:space="preserve"> del usuario</w:t>
      </w:r>
      <w:r w:rsidR="00B13C53">
        <w:t>.</w:t>
      </w:r>
    </w:p>
    <w:p w14:paraId="15FDCE30" w14:textId="52C6A902" w:rsidR="00B13C53" w:rsidDel="001523AB" w:rsidRDefault="0078359E" w:rsidP="009E06D0">
      <w:pPr>
        <w:pStyle w:val="LetranormalTFG"/>
        <w:rPr>
          <w:del w:id="1752" w:author="David Vacas Miguel" w:date="2018-06-02T13:00:00Z"/>
        </w:rPr>
      </w:pPr>
      <w:r>
        <w:t>Para un mejor entendimiento de los widgets de interacción con el usuario, se ha añadido abreviaturas a cada uno de ellos y la posibilidad de superponer una imagen con las referencias visuales sobre el robot</w:t>
      </w:r>
      <w:del w:id="1753" w:author="David Vacas Miguel" w:date="2018-06-26T15:06:00Z">
        <w:r w:rsidDel="00961DE9">
          <w:delText xml:space="preserve">, </w:delText>
        </w:r>
        <w:r w:rsidR="000522FD" w:rsidDel="00961DE9">
          <w:delText>más</w:delText>
        </w:r>
        <w:r w:rsidDel="00961DE9">
          <w:delText xml:space="preserve"> tarde se explica en </w:delText>
        </w:r>
        <w:r w:rsidR="000522FD" w:rsidDel="00961DE9">
          <w:delText>más</w:delText>
        </w:r>
        <w:r w:rsidDel="00961DE9">
          <w:delText xml:space="preserve"> detalle</w:delText>
        </w:r>
      </w:del>
      <w:r>
        <w:t xml:space="preserve">. En la figura </w:t>
      </w:r>
      <w:del w:id="1754" w:author="David Vacas Miguel" w:date="2018-06-01T03:09:00Z">
        <w:r w:rsidR="00562E23" w:rsidDel="00F04ECC">
          <w:delText>28</w:delText>
        </w:r>
      </w:del>
      <w:ins w:id="1755" w:author="David Vacas Miguel" w:date="2018-06-01T03:09:00Z">
        <w:r w:rsidR="00F04ECC">
          <w:t>25</w:t>
        </w:r>
      </w:ins>
      <w:r>
        <w:t>, se muestra esta imagen y una tabla de abreviaturas que explican el significado de cada una de ellas.</w:t>
      </w:r>
    </w:p>
    <w:p w14:paraId="0E694BF8" w14:textId="78941838" w:rsidR="009E06D0" w:rsidDel="001523AB" w:rsidRDefault="009E06D0" w:rsidP="009E06D0">
      <w:pPr>
        <w:pStyle w:val="LetranormalTFG"/>
        <w:rPr>
          <w:del w:id="1756" w:author="David Vacas Miguel" w:date="2018-06-02T13:00:00Z"/>
        </w:rPr>
      </w:pPr>
    </w:p>
    <w:p w14:paraId="64722636" w14:textId="0A30C7DA" w:rsidR="009E06D0" w:rsidDel="001523AB" w:rsidRDefault="009E06D0" w:rsidP="009E06D0">
      <w:pPr>
        <w:pStyle w:val="LetranormalTFG"/>
        <w:rPr>
          <w:del w:id="1757" w:author="David Vacas Miguel" w:date="2018-06-02T13:00:00Z"/>
        </w:rPr>
      </w:pPr>
    </w:p>
    <w:p w14:paraId="0C6FAEB2" w14:textId="338D947E" w:rsidR="009E06D0" w:rsidDel="001523AB" w:rsidRDefault="009E06D0" w:rsidP="009E06D0">
      <w:pPr>
        <w:pStyle w:val="LetranormalTFG"/>
        <w:rPr>
          <w:del w:id="1758" w:author="David Vacas Miguel" w:date="2018-06-02T13:00:00Z"/>
        </w:rPr>
      </w:pPr>
    </w:p>
    <w:p w14:paraId="59867798" w14:textId="77777777" w:rsidR="009E06D0" w:rsidRPr="00F21B89" w:rsidRDefault="009E06D0" w:rsidP="00F21B89">
      <w:pPr>
        <w:pStyle w:val="LetranormalTFG"/>
      </w:pPr>
    </w:p>
    <w:tbl>
      <w:tblPr>
        <w:tblStyle w:val="Tablaconcuadrculaclara"/>
        <w:tblpPr w:leftFromText="141" w:rightFromText="141" w:vertAnchor="text" w:horzAnchor="margin" w:tblpXSpec="right" w:tblpY="1021"/>
        <w:tblW w:w="0" w:type="auto"/>
        <w:tblLook w:val="04A0" w:firstRow="1" w:lastRow="0" w:firstColumn="1" w:lastColumn="0" w:noHBand="0" w:noVBand="1"/>
      </w:tblPr>
      <w:tblGrid>
        <w:gridCol w:w="870"/>
        <w:gridCol w:w="2850"/>
      </w:tblGrid>
      <w:tr w:rsidR="009E06D0" w14:paraId="156E553D" w14:textId="77777777" w:rsidTr="009E06D0">
        <w:trPr>
          <w:trHeight w:val="345"/>
        </w:trPr>
        <w:tc>
          <w:tcPr>
            <w:tcW w:w="870" w:type="dxa"/>
          </w:tcPr>
          <w:p w14:paraId="71F6AE67" w14:textId="77777777" w:rsidR="009E06D0" w:rsidRPr="003B1B09" w:rsidRDefault="009E06D0" w:rsidP="009E06D0">
            <w:pPr>
              <w:pStyle w:val="LetranormalTFG"/>
              <w:jc w:val="center"/>
              <w:rPr>
                <w:b/>
              </w:rPr>
            </w:pPr>
            <w:r w:rsidRPr="003B1B09">
              <w:rPr>
                <w:b/>
              </w:rPr>
              <w:t>WR</w:t>
            </w:r>
          </w:p>
        </w:tc>
        <w:tc>
          <w:tcPr>
            <w:tcW w:w="2850" w:type="dxa"/>
          </w:tcPr>
          <w:p w14:paraId="1F8D93DD" w14:textId="77777777" w:rsidR="009E06D0" w:rsidRDefault="009E06D0" w:rsidP="009E06D0">
            <w:pPr>
              <w:pStyle w:val="LetranormalTFG"/>
            </w:pPr>
            <w:r>
              <w:t>Radio de las ruedas</w:t>
            </w:r>
          </w:p>
        </w:tc>
      </w:tr>
      <w:tr w:rsidR="009E06D0" w14:paraId="2FACBC76" w14:textId="77777777" w:rsidTr="009E06D0">
        <w:trPr>
          <w:trHeight w:val="358"/>
        </w:trPr>
        <w:tc>
          <w:tcPr>
            <w:tcW w:w="870" w:type="dxa"/>
          </w:tcPr>
          <w:p w14:paraId="44C8B15E" w14:textId="77777777" w:rsidR="009E06D0" w:rsidRPr="003B1B09" w:rsidRDefault="009E06D0" w:rsidP="009E06D0">
            <w:pPr>
              <w:pStyle w:val="LetranormalTFG"/>
              <w:jc w:val="center"/>
              <w:rPr>
                <w:b/>
              </w:rPr>
            </w:pPr>
            <w:r w:rsidRPr="003B1B09">
              <w:rPr>
                <w:b/>
              </w:rPr>
              <w:t>WS</w:t>
            </w:r>
          </w:p>
        </w:tc>
        <w:tc>
          <w:tcPr>
            <w:tcW w:w="2850" w:type="dxa"/>
          </w:tcPr>
          <w:p w14:paraId="6249436E" w14:textId="77777777" w:rsidR="009E06D0" w:rsidRDefault="009E06D0" w:rsidP="009E06D0">
            <w:pPr>
              <w:pStyle w:val="LetranormalTFG"/>
            </w:pPr>
            <w:r>
              <w:t>Separación entre las ruedas</w:t>
            </w:r>
          </w:p>
        </w:tc>
      </w:tr>
      <w:tr w:rsidR="009E06D0" w14:paraId="65D13DFB" w14:textId="77777777" w:rsidTr="009E06D0">
        <w:trPr>
          <w:trHeight w:val="691"/>
        </w:trPr>
        <w:tc>
          <w:tcPr>
            <w:tcW w:w="870" w:type="dxa"/>
          </w:tcPr>
          <w:p w14:paraId="10C6CB1E" w14:textId="77777777" w:rsidR="009E06D0" w:rsidRPr="003B1B09" w:rsidRDefault="009E06D0" w:rsidP="009E06D0">
            <w:pPr>
              <w:pStyle w:val="LetranormalTFG"/>
              <w:jc w:val="center"/>
              <w:rPr>
                <w:b/>
              </w:rPr>
            </w:pPr>
            <w:r w:rsidRPr="003B1B09">
              <w:rPr>
                <w:b/>
              </w:rPr>
              <w:t>WD</w:t>
            </w:r>
          </w:p>
        </w:tc>
        <w:tc>
          <w:tcPr>
            <w:tcW w:w="2850" w:type="dxa"/>
          </w:tcPr>
          <w:p w14:paraId="356B05FB" w14:textId="77777777" w:rsidR="009E06D0" w:rsidRDefault="009E06D0" w:rsidP="009E06D0">
            <w:pPr>
              <w:pStyle w:val="LetranormalTFG"/>
            </w:pPr>
            <w:r>
              <w:t>Distancia desde el borde del robot a las ruedas</w:t>
            </w:r>
          </w:p>
        </w:tc>
      </w:tr>
      <w:tr w:rsidR="009E06D0" w14:paraId="3E88588C" w14:textId="77777777" w:rsidTr="009E06D0">
        <w:trPr>
          <w:trHeight w:val="358"/>
        </w:trPr>
        <w:tc>
          <w:tcPr>
            <w:tcW w:w="870" w:type="dxa"/>
          </w:tcPr>
          <w:p w14:paraId="2743B12F" w14:textId="16A6E98C" w:rsidR="009E06D0" w:rsidRPr="003B1B09" w:rsidRDefault="009E06D0" w:rsidP="009E06D0">
            <w:pPr>
              <w:pStyle w:val="LetranormalTFG"/>
              <w:jc w:val="center"/>
              <w:rPr>
                <w:b/>
              </w:rPr>
            </w:pPr>
            <w:r>
              <w:rPr>
                <w:b/>
              </w:rPr>
              <w:t>R</w:t>
            </w:r>
            <w:r w:rsidRPr="003B1B09">
              <w:rPr>
                <w:b/>
              </w:rPr>
              <w:t>L</w:t>
            </w:r>
          </w:p>
        </w:tc>
        <w:tc>
          <w:tcPr>
            <w:tcW w:w="2850" w:type="dxa"/>
          </w:tcPr>
          <w:p w14:paraId="6AF11A3C" w14:textId="0264FBA2" w:rsidR="009E06D0" w:rsidRDefault="009E06D0" w:rsidP="009E06D0">
            <w:pPr>
              <w:pStyle w:val="LetranormalTFG"/>
            </w:pPr>
            <w:r>
              <w:t>Longitud del robot</w:t>
            </w:r>
          </w:p>
        </w:tc>
      </w:tr>
      <w:tr w:rsidR="009E06D0" w14:paraId="4A962FEA" w14:textId="77777777" w:rsidTr="009E06D0">
        <w:trPr>
          <w:trHeight w:val="345"/>
        </w:trPr>
        <w:tc>
          <w:tcPr>
            <w:tcW w:w="870" w:type="dxa"/>
          </w:tcPr>
          <w:p w14:paraId="0FB9CA4E" w14:textId="325B4D59" w:rsidR="009E06D0" w:rsidRPr="003B1B09" w:rsidRDefault="00D14F5B" w:rsidP="009E06D0">
            <w:pPr>
              <w:pStyle w:val="LetranormalTFG"/>
              <w:jc w:val="center"/>
              <w:rPr>
                <w:b/>
              </w:rPr>
            </w:pPr>
            <w:r>
              <w:rPr>
                <w:b/>
              </w:rPr>
              <w:t>RW</w:t>
            </w:r>
          </w:p>
        </w:tc>
        <w:tc>
          <w:tcPr>
            <w:tcW w:w="2850" w:type="dxa"/>
          </w:tcPr>
          <w:p w14:paraId="6592C4D6" w14:textId="77777777" w:rsidR="009E06D0" w:rsidRDefault="009E06D0" w:rsidP="009E06D0">
            <w:pPr>
              <w:pStyle w:val="LetranormalTFG"/>
            </w:pPr>
            <w:r>
              <w:t>Ancho del robot</w:t>
            </w:r>
          </w:p>
        </w:tc>
      </w:tr>
      <w:tr w:rsidR="009E06D0" w14:paraId="66938DC9" w14:textId="77777777" w:rsidTr="009E06D0">
        <w:trPr>
          <w:trHeight w:val="704"/>
        </w:trPr>
        <w:tc>
          <w:tcPr>
            <w:tcW w:w="870" w:type="dxa"/>
          </w:tcPr>
          <w:p w14:paraId="7EB90C9B" w14:textId="77777777" w:rsidR="009E06D0" w:rsidRPr="003B1B09" w:rsidRDefault="009E06D0" w:rsidP="009E06D0">
            <w:pPr>
              <w:pStyle w:val="LetranormalTFG"/>
              <w:jc w:val="center"/>
              <w:rPr>
                <w:b/>
              </w:rPr>
            </w:pPr>
            <w:r w:rsidRPr="003B1B09">
              <w:rPr>
                <w:b/>
              </w:rPr>
              <w:t>SD</w:t>
            </w:r>
          </w:p>
        </w:tc>
        <w:tc>
          <w:tcPr>
            <w:tcW w:w="2850" w:type="dxa"/>
          </w:tcPr>
          <w:p w14:paraId="1C258607" w14:textId="77777777" w:rsidR="009E06D0" w:rsidRDefault="009E06D0" w:rsidP="009E06D0">
            <w:pPr>
              <w:pStyle w:val="LetranormalTFG"/>
            </w:pPr>
            <w:r>
              <w:t>Distancia desde el borde del robot a los sensores</w:t>
            </w:r>
          </w:p>
        </w:tc>
      </w:tr>
      <w:tr w:rsidR="009E06D0" w14:paraId="65861FAB" w14:textId="77777777" w:rsidTr="009E06D0">
        <w:trPr>
          <w:trHeight w:val="429"/>
        </w:trPr>
        <w:tc>
          <w:tcPr>
            <w:tcW w:w="870" w:type="dxa"/>
          </w:tcPr>
          <w:p w14:paraId="45B350A7" w14:textId="77777777" w:rsidR="009E06D0" w:rsidRPr="003B1B09" w:rsidRDefault="009E06D0" w:rsidP="009E06D0">
            <w:pPr>
              <w:pStyle w:val="LetranormalTFG"/>
              <w:jc w:val="center"/>
              <w:rPr>
                <w:b/>
              </w:rPr>
            </w:pPr>
            <w:r w:rsidRPr="003B1B09">
              <w:rPr>
                <w:b/>
              </w:rPr>
              <w:t>SS</w:t>
            </w:r>
          </w:p>
        </w:tc>
        <w:tc>
          <w:tcPr>
            <w:tcW w:w="2850" w:type="dxa"/>
          </w:tcPr>
          <w:p w14:paraId="0B2A0172" w14:textId="77777777" w:rsidR="009E06D0" w:rsidRDefault="009E06D0" w:rsidP="009E06D0">
            <w:pPr>
              <w:pStyle w:val="LetranormalTFG"/>
            </w:pPr>
            <w:r>
              <w:t>Separación entre los sensores</w:t>
            </w:r>
          </w:p>
        </w:tc>
      </w:tr>
    </w:tbl>
    <w:p w14:paraId="2595F4A0" w14:textId="2B168976" w:rsidR="00B13C53" w:rsidRDefault="009E06D0" w:rsidP="00F21B89">
      <w:pPr>
        <w:pStyle w:val="LetranormalTFG"/>
        <w:jc w:val="left"/>
        <w:rPr>
          <w:b/>
        </w:rPr>
      </w:pPr>
      <w:r>
        <w:rPr>
          <w:b/>
          <w:noProof/>
          <w:lang w:eastAsia="es-ES"/>
        </w:rPr>
        <w:drawing>
          <wp:inline distT="0" distB="0" distL="0" distR="0" wp14:anchorId="7887FF69" wp14:editId="125265F9">
            <wp:extent cx="3148900" cy="4076700"/>
            <wp:effectExtent l="0" t="0" r="0" b="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182">
                      <a:extLst>
                        <a:ext uri="{28A0092B-C50C-407E-A947-70E740481C1C}">
                          <a14:useLocalDpi xmlns:a14="http://schemas.microsoft.com/office/drawing/2010/main" val="0"/>
                        </a:ext>
                      </a:extLst>
                    </a:blip>
                    <a:srcRect l="12583" t="16708" r="50331" b="10972"/>
                    <a:stretch/>
                  </pic:blipFill>
                  <pic:spPr bwMode="auto">
                    <a:xfrm>
                      <a:off x="0" y="0"/>
                      <a:ext cx="3187982" cy="4127297"/>
                    </a:xfrm>
                    <a:prstGeom prst="rect">
                      <a:avLst/>
                    </a:prstGeom>
                    <a:noFill/>
                    <a:ln>
                      <a:noFill/>
                    </a:ln>
                    <a:extLst>
                      <a:ext uri="{53640926-AAD7-44D8-BBD7-CCE9431645EC}">
                        <a14:shadowObscured xmlns:a14="http://schemas.microsoft.com/office/drawing/2010/main"/>
                      </a:ext>
                    </a:extLst>
                  </pic:spPr>
                </pic:pic>
              </a:graphicData>
            </a:graphic>
          </wp:inline>
        </w:drawing>
      </w:r>
    </w:p>
    <w:p w14:paraId="54511B56" w14:textId="4EB65871" w:rsidR="00B13C53" w:rsidDel="001523AB" w:rsidRDefault="00B13C53" w:rsidP="00B13C53">
      <w:pPr>
        <w:pStyle w:val="LetranormalTFG"/>
        <w:jc w:val="center"/>
        <w:rPr>
          <w:del w:id="1759" w:author="David Vacas Miguel" w:date="2018-06-02T13:00:00Z"/>
        </w:rPr>
      </w:pPr>
      <w:r>
        <w:rPr>
          <w:b/>
        </w:rPr>
        <w:t xml:space="preserve">Figura </w:t>
      </w:r>
      <w:del w:id="1760" w:author="David Vacas Miguel" w:date="2018-06-01T03:09:00Z">
        <w:r w:rsidR="00562E23" w:rsidDel="00F04ECC">
          <w:rPr>
            <w:b/>
          </w:rPr>
          <w:delText>28</w:delText>
        </w:r>
      </w:del>
      <w:ins w:id="1761" w:author="David Vacas Miguel" w:date="2018-06-01T03:09:00Z">
        <w:r w:rsidR="00F04ECC">
          <w:rPr>
            <w:b/>
          </w:rPr>
          <w:t>25</w:t>
        </w:r>
      </w:ins>
      <w:r>
        <w:rPr>
          <w:b/>
        </w:rPr>
        <w:t>.</w:t>
      </w:r>
      <w:r>
        <w:t xml:space="preserve"> Imagen</w:t>
      </w:r>
      <w:r w:rsidR="0078359E">
        <w:t xml:space="preserve"> de referencia sobre datos geométricos del robot</w:t>
      </w:r>
      <w:r>
        <w:t xml:space="preserve"> </w:t>
      </w:r>
      <w:r w:rsidR="0078359E">
        <w:t>y tabla de abreviaturas</w:t>
      </w:r>
      <w:r>
        <w:t>.</w:t>
      </w:r>
    </w:p>
    <w:p w14:paraId="32D48EA5" w14:textId="77777777" w:rsidR="00B13C53" w:rsidRDefault="00B13C53">
      <w:pPr>
        <w:pStyle w:val="LetranormalTFG"/>
        <w:jc w:val="center"/>
        <w:pPrChange w:id="1762" w:author="David Vacas Miguel" w:date="2018-06-02T13:00:00Z">
          <w:pPr>
            <w:pStyle w:val="LetranormalTFG"/>
          </w:pPr>
        </w:pPrChange>
      </w:pPr>
    </w:p>
    <w:p w14:paraId="67F22C50" w14:textId="4A6587E4" w:rsidR="00C936C0" w:rsidRDefault="00C936C0" w:rsidP="00C936C0">
      <w:pPr>
        <w:pStyle w:val="LetranormalTFG"/>
      </w:pPr>
      <w:r>
        <w:t xml:space="preserve">Para comenzar se decidió que la parte donde se realiza la simulación ocupara cerca del 75% de la aplicación puesto que es la parte más importante, </w:t>
      </w:r>
      <w:del w:id="1763" w:author="David Vacas Miguel" w:date="2018-06-26T15:07:00Z">
        <w:r w:rsidDel="00961DE9">
          <w:delText xml:space="preserve">el lugar </w:delText>
        </w:r>
      </w:del>
      <w:r>
        <w:t xml:space="preserve">donde </w:t>
      </w:r>
      <w:ins w:id="1764" w:author="David Vacas Miguel" w:date="2018-06-26T15:08:00Z">
        <w:r w:rsidR="00961DE9">
          <w:t xml:space="preserve">el usuario está </w:t>
        </w:r>
      </w:ins>
      <w:r>
        <w:t xml:space="preserve">más tiempo </w:t>
      </w:r>
      <w:del w:id="1765" w:author="David Vacas Miguel" w:date="2018-06-26T15:08:00Z">
        <w:r w:rsidDel="00961DE9">
          <w:delText xml:space="preserve">se </w:delText>
        </w:r>
        <w:r w:rsidR="000522FD" w:rsidDel="00961DE9">
          <w:delText>está</w:delText>
        </w:r>
        <w:r w:rsidDel="00961DE9">
          <w:delText xml:space="preserve"> </w:delText>
        </w:r>
      </w:del>
      <w:r>
        <w:t xml:space="preserve">observando y donde más detalles </w:t>
      </w:r>
      <w:del w:id="1766" w:author="David Vacas Miguel" w:date="2018-06-26T15:08:00Z">
        <w:r w:rsidDel="00961DE9">
          <w:delText>hay que fijarse</w:delText>
        </w:r>
      </w:del>
      <w:ins w:id="1767" w:author="David Vacas Miguel" w:date="2018-06-26T15:08:00Z">
        <w:r w:rsidR="00961DE9">
          <w:t>hay</w:t>
        </w:r>
      </w:ins>
      <w:ins w:id="1768" w:author="David Vacas Miguel" w:date="2018-06-26T15:07:00Z">
        <w:r w:rsidR="00961DE9">
          <w:t>.</w:t>
        </w:r>
      </w:ins>
      <w:del w:id="1769" w:author="David Vacas Miguel" w:date="2018-06-26T15:07:00Z">
        <w:r w:rsidR="007174D3" w:rsidDel="00961DE9">
          <w:delText>, la comentada en el punto anterior</w:delText>
        </w:r>
        <w:r w:rsidDel="00961DE9">
          <w:delText>.</w:delText>
        </w:r>
      </w:del>
    </w:p>
    <w:p w14:paraId="509AF884" w14:textId="196D77BE" w:rsidR="00C936C0" w:rsidRDefault="00C936C0" w:rsidP="00C936C0">
      <w:pPr>
        <w:pStyle w:val="LetranormalTFG"/>
      </w:pPr>
      <w:del w:id="1770" w:author="David Vacas Miguel" w:date="2018-06-26T15:08:00Z">
        <w:r w:rsidDel="00961DE9">
          <w:delText>Una vez entrada en la</w:delText>
        </w:r>
      </w:del>
      <w:ins w:id="1771" w:author="David Vacas Miguel" w:date="2018-06-26T15:08:00Z">
        <w:r w:rsidR="00961DE9">
          <w:t>La</w:t>
        </w:r>
      </w:ins>
      <w:r>
        <w:t xml:space="preserve"> parte de interacción con el usuario se </w:t>
      </w:r>
      <w:r w:rsidR="000522FD">
        <w:t>coloca</w:t>
      </w:r>
      <w:r>
        <w:t xml:space="preserve"> a la derecha por similitud a la mayor parte de aplicaciones encontradas</w:t>
      </w:r>
      <w:ins w:id="1772" w:author="David Vacas Miguel" w:date="2018-06-26T15:08:00Z">
        <w:r w:rsidR="00961DE9">
          <w:t>,</w:t>
        </w:r>
      </w:ins>
      <w:r>
        <w:t xml:space="preserve"> </w:t>
      </w:r>
      <w:del w:id="1773" w:author="David Vacas Miguel" w:date="2018-06-26T15:08:00Z">
        <w:r w:rsidDel="00961DE9">
          <w:delText xml:space="preserve">y por lo tanto que le </w:delText>
        </w:r>
        <w:r w:rsidR="000522FD" w:rsidDel="00961DE9">
          <w:delText>resulte</w:delText>
        </w:r>
      </w:del>
      <w:ins w:id="1774" w:author="David Vacas Miguel" w:date="2018-06-26T15:08:00Z">
        <w:r w:rsidR="00961DE9">
          <w:t xml:space="preserve">resultando </w:t>
        </w:r>
      </w:ins>
      <w:ins w:id="1775" w:author="David Vacas Miguel" w:date="2018-06-26T15:09:00Z">
        <w:r w:rsidR="00961DE9">
          <w:t>así</w:t>
        </w:r>
      </w:ins>
      <w:r w:rsidR="000522FD">
        <w:t xml:space="preserve"> </w:t>
      </w:r>
      <w:r>
        <w:t xml:space="preserve">más natural </w:t>
      </w:r>
      <w:del w:id="1776" w:author="David Vacas Miguel" w:date="2018-06-26T15:09:00Z">
        <w:r w:rsidDel="00961DE9">
          <w:delText>al usuario el acceso a esta</w:delText>
        </w:r>
      </w:del>
      <w:ins w:id="1777" w:author="David Vacas Miguel" w:date="2018-06-26T15:09:00Z">
        <w:r w:rsidR="00961DE9">
          <w:t>el acceso a la misma por parte del usuario</w:t>
        </w:r>
      </w:ins>
      <w:r>
        <w:t xml:space="preserve">. Además, todas las </w:t>
      </w:r>
      <w:del w:id="1778" w:author="David Vacas Miguel" w:date="2018-06-26T15:09:00Z">
        <w:r w:rsidDel="00961DE9">
          <w:delText xml:space="preserve">labels </w:delText>
        </w:r>
      </w:del>
      <w:ins w:id="1779" w:author="David Vacas Miguel" w:date="2018-06-26T15:09:00Z">
        <w:r w:rsidR="00961DE9">
          <w:t xml:space="preserve">etiquetas </w:t>
        </w:r>
      </w:ins>
      <w:del w:id="1780" w:author="David Vacas Miguel" w:date="2018-06-01T03:16:00Z">
        <w:r w:rsidR="000522FD" w:rsidDel="00597559">
          <w:delText>estan</w:delText>
        </w:r>
      </w:del>
      <w:ins w:id="1781" w:author="David Vacas Miguel" w:date="2018-06-01T03:16:00Z">
        <w:r w:rsidR="00597559">
          <w:t>están</w:t>
        </w:r>
      </w:ins>
      <w:r w:rsidR="000522FD">
        <w:t xml:space="preserve"> </w:t>
      </w:r>
      <w:r>
        <w:t>en inglés puesto que este es el idioma más hablado</w:t>
      </w:r>
      <w:ins w:id="1782" w:author="David Vacas Miguel" w:date="2018-06-26T15:09:00Z">
        <w:r w:rsidR="00961DE9">
          <w:t xml:space="preserve">, dotando </w:t>
        </w:r>
      </w:ins>
      <w:ins w:id="1783" w:author="David Vacas Miguel" w:date="2018-06-26T15:10:00Z">
        <w:r w:rsidR="00961DE9">
          <w:t>así</w:t>
        </w:r>
      </w:ins>
      <w:ins w:id="1784" w:author="David Vacas Miguel" w:date="2018-06-26T15:09:00Z">
        <w:r w:rsidR="00961DE9">
          <w:t xml:space="preserve"> </w:t>
        </w:r>
      </w:ins>
      <w:del w:id="1785" w:author="David Vacas Miguel" w:date="2018-06-26T15:09:00Z">
        <w:r w:rsidDel="00961DE9">
          <w:delText xml:space="preserve"> y por tanto dota </w:delText>
        </w:r>
      </w:del>
      <w:r>
        <w:t>a la aplicación de una mayor usabilidad.</w:t>
      </w:r>
    </w:p>
    <w:p w14:paraId="643CB8AB" w14:textId="16BB8A1F" w:rsidR="00C936C0" w:rsidDel="001523AB" w:rsidRDefault="00C936C0" w:rsidP="00C936C0">
      <w:pPr>
        <w:pStyle w:val="LetranormalTFG"/>
        <w:rPr>
          <w:del w:id="1786" w:author="David Vacas Miguel" w:date="2018-06-02T13:00:00Z"/>
        </w:rPr>
      </w:pPr>
      <w:r>
        <w:lastRenderedPageBreak/>
        <w:t xml:space="preserve">A continuación, se </w:t>
      </w:r>
      <w:r w:rsidR="000522FD">
        <w:t xml:space="preserve">opta </w:t>
      </w:r>
      <w:r>
        <w:t xml:space="preserve">por </w:t>
      </w:r>
      <w:del w:id="1787" w:author="David Vacas Miguel" w:date="2018-06-26T15:10:00Z">
        <w:r w:rsidDel="00961DE9">
          <w:delText>incluir los inputs en grupos de</w:delText>
        </w:r>
      </w:del>
      <w:ins w:id="1788" w:author="David Vacas Miguel" w:date="2018-06-26T15:10:00Z">
        <w:r w:rsidR="00961DE9">
          <w:t>agrupar las entradas de acuerdo a</w:t>
        </w:r>
      </w:ins>
      <w:r>
        <w:t xml:space="preserve"> conceptos similares, como el grupo de las ruedas, el de los sensores y el del tamaño del robot. En el caso de las ruedas se utiliza</w:t>
      </w:r>
      <w:r w:rsidR="006E3E93">
        <w:t>n</w:t>
      </w:r>
      <w:r>
        <w:t xml:space="preserve"> tres </w:t>
      </w:r>
      <w:del w:id="1789" w:author="David Vacas Miguel" w:date="2018-06-26T15:10:00Z">
        <w:r w:rsidDel="00961DE9">
          <w:delText xml:space="preserve">inputs </w:delText>
        </w:r>
      </w:del>
      <w:ins w:id="1790" w:author="David Vacas Miguel" w:date="2018-06-26T15:10:00Z">
        <w:r w:rsidR="00961DE9">
          <w:t xml:space="preserve">entradas </w:t>
        </w:r>
      </w:ins>
      <w:r>
        <w:t>con sus respectiv</w:t>
      </w:r>
      <w:ins w:id="1791" w:author="David Vacas Miguel" w:date="2018-06-26T15:10:00Z">
        <w:r w:rsidR="00961DE9">
          <w:t>a</w:t>
        </w:r>
      </w:ins>
      <w:del w:id="1792" w:author="David Vacas Miguel" w:date="2018-06-26T15:10:00Z">
        <w:r w:rsidDel="00961DE9">
          <w:delText>o</w:delText>
        </w:r>
      </w:del>
      <w:r>
        <w:t xml:space="preserve">s </w:t>
      </w:r>
      <w:del w:id="1793" w:author="David Vacas Miguel" w:date="2018-06-26T15:10:00Z">
        <w:r w:rsidDel="00961DE9">
          <w:delText xml:space="preserve">labels </w:delText>
        </w:r>
      </w:del>
      <w:ins w:id="1794" w:author="David Vacas Miguel" w:date="2018-06-26T15:10:00Z">
        <w:r w:rsidR="00961DE9">
          <w:t xml:space="preserve">etiquetas </w:t>
        </w:r>
      </w:ins>
      <w:r>
        <w:t xml:space="preserve">en diferentes niveles, como se observa en la figura </w:t>
      </w:r>
      <w:del w:id="1795" w:author="David Vacas Miguel" w:date="2018-06-01T03:09:00Z">
        <w:r w:rsidR="00DC5F1F" w:rsidDel="00F04ECC">
          <w:delText>2</w:delText>
        </w:r>
        <w:r w:rsidR="00562E23" w:rsidDel="00F04ECC">
          <w:delText>9</w:delText>
        </w:r>
      </w:del>
      <w:ins w:id="1796" w:author="David Vacas Miguel" w:date="2018-06-01T03:09:00Z">
        <w:r w:rsidR="00F04ECC">
          <w:t>26</w:t>
        </w:r>
      </w:ins>
      <w:r>
        <w:t xml:space="preserve">, puesto que la unión de los 3 parámetros de las ruedas en un mismo nivel no resultaba fácil de visualizar. </w:t>
      </w:r>
    </w:p>
    <w:p w14:paraId="5B886CB7" w14:textId="74CE673D" w:rsidR="00D14F5B" w:rsidRDefault="00D14F5B" w:rsidP="00F21B89">
      <w:pPr>
        <w:pStyle w:val="LetranormalTFG"/>
        <w:rPr>
          <w:noProof/>
        </w:rPr>
      </w:pPr>
    </w:p>
    <w:p w14:paraId="7E0217E6" w14:textId="0FA22C41" w:rsidR="00C936C0" w:rsidRDefault="00D14F5B" w:rsidP="00C936C0">
      <w:pPr>
        <w:pStyle w:val="LetranormalTFG"/>
        <w:jc w:val="center"/>
      </w:pPr>
      <w:r>
        <w:rPr>
          <w:noProof/>
          <w:lang w:eastAsia="es-ES"/>
        </w:rPr>
        <w:drawing>
          <wp:inline distT="0" distB="0" distL="0" distR="0" wp14:anchorId="5856740F" wp14:editId="6866B312">
            <wp:extent cx="3192020" cy="1123950"/>
            <wp:effectExtent l="0" t="0" r="8890"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182">
                      <a:extLst>
                        <a:ext uri="{28A0092B-C50C-407E-A947-70E740481C1C}">
                          <a14:useLocalDpi xmlns:a14="http://schemas.microsoft.com/office/drawing/2010/main" val="0"/>
                        </a:ext>
                      </a:extLst>
                    </a:blip>
                    <a:srcRect l="63576" t="4987" r="1159" b="76309"/>
                    <a:stretch/>
                  </pic:blipFill>
                  <pic:spPr bwMode="auto">
                    <a:xfrm>
                      <a:off x="0" y="0"/>
                      <a:ext cx="3425759" cy="1206253"/>
                    </a:xfrm>
                    <a:prstGeom prst="rect">
                      <a:avLst/>
                    </a:prstGeom>
                    <a:noFill/>
                    <a:ln>
                      <a:noFill/>
                    </a:ln>
                    <a:extLst>
                      <a:ext uri="{53640926-AAD7-44D8-BBD7-CCE9431645EC}">
                        <a14:shadowObscured xmlns:a14="http://schemas.microsoft.com/office/drawing/2010/main"/>
                      </a:ext>
                    </a:extLst>
                  </pic:spPr>
                </pic:pic>
              </a:graphicData>
            </a:graphic>
          </wp:inline>
        </w:drawing>
      </w:r>
    </w:p>
    <w:p w14:paraId="315BC186" w14:textId="6657F2BE" w:rsidR="00C936C0" w:rsidDel="001523AB" w:rsidRDefault="00C936C0" w:rsidP="00C936C0">
      <w:pPr>
        <w:pStyle w:val="LetranormalTFG"/>
        <w:jc w:val="center"/>
        <w:rPr>
          <w:del w:id="1797" w:author="David Vacas Miguel" w:date="2018-06-02T13:00:00Z"/>
        </w:rPr>
      </w:pPr>
      <w:r>
        <w:rPr>
          <w:b/>
        </w:rPr>
        <w:t xml:space="preserve">Figura </w:t>
      </w:r>
      <w:del w:id="1798" w:author="David Vacas Miguel" w:date="2018-06-01T03:09:00Z">
        <w:r w:rsidR="00DC5F1F" w:rsidDel="00F04ECC">
          <w:rPr>
            <w:b/>
          </w:rPr>
          <w:delText>2</w:delText>
        </w:r>
        <w:r w:rsidR="00562E23" w:rsidDel="00F04ECC">
          <w:rPr>
            <w:b/>
          </w:rPr>
          <w:delText>9</w:delText>
        </w:r>
      </w:del>
      <w:ins w:id="1799" w:author="David Vacas Miguel" w:date="2018-06-01T03:09:00Z">
        <w:r w:rsidR="00F04ECC">
          <w:rPr>
            <w:b/>
          </w:rPr>
          <w:t>26</w:t>
        </w:r>
      </w:ins>
      <w:r w:rsidRPr="00CA26A8">
        <w:rPr>
          <w:b/>
        </w:rPr>
        <w:t>.</w:t>
      </w:r>
      <w:r>
        <w:t xml:space="preserve"> Paquete de ruedas en tres niveles.</w:t>
      </w:r>
    </w:p>
    <w:p w14:paraId="281C0BF8" w14:textId="77777777" w:rsidR="00C936C0" w:rsidRDefault="00C936C0">
      <w:pPr>
        <w:pStyle w:val="LetranormalTFG"/>
        <w:jc w:val="center"/>
        <w:pPrChange w:id="1800" w:author="David Vacas Miguel" w:date="2018-06-02T13:00:00Z">
          <w:pPr>
            <w:pStyle w:val="LetranormalTFG"/>
          </w:pPr>
        </w:pPrChange>
      </w:pPr>
    </w:p>
    <w:p w14:paraId="5703FE36" w14:textId="4559D022" w:rsidR="00C936C0" w:rsidRDefault="00C936C0" w:rsidP="00C936C0">
      <w:pPr>
        <w:pStyle w:val="LetranormalTFG"/>
        <w:rPr>
          <w:ins w:id="1801" w:author="David Vacas Miguel" w:date="2018-06-27T01:28:00Z"/>
        </w:rPr>
      </w:pPr>
      <w:r>
        <w:t>Después de las ruedas viene un parámetro que comparten las ruedas y el robot, que es la distancia a la que se sitúan las ruedas desde el extremo superior del robot</w:t>
      </w:r>
      <w:ins w:id="1802" w:author="David Vacas Miguel" w:date="2018-06-26T15:11:00Z">
        <w:r w:rsidR="00961DE9">
          <w:t xml:space="preserve"> WD</w:t>
        </w:r>
      </w:ins>
      <w:r>
        <w:t>. Por lo tanto, este parámetro deb</w:t>
      </w:r>
      <w:r w:rsidR="006E3E93">
        <w:t>e</w:t>
      </w:r>
      <w:r>
        <w:t xml:space="preserve"> estar situado entre los parámetros de las ruedas y los del robot.</w:t>
      </w:r>
      <w:ins w:id="1803" w:author="David Vacas Miguel" w:date="2018-06-27T01:32:00Z">
        <w:r w:rsidR="005C74E1">
          <w:t xml:space="preserve"> Esta opción se puede observar en la figura 27.</w:t>
        </w:r>
      </w:ins>
    </w:p>
    <w:p w14:paraId="78903F27" w14:textId="2FD866BD" w:rsidR="005C74E1" w:rsidRDefault="005C74E1" w:rsidP="005C74E1">
      <w:pPr>
        <w:pStyle w:val="LetranormalTFG"/>
        <w:jc w:val="center"/>
        <w:rPr>
          <w:ins w:id="1804" w:author="David Vacas Miguel" w:date="2018-06-27T01:29:00Z"/>
        </w:rPr>
      </w:pPr>
      <w:ins w:id="1805" w:author="David Vacas Miguel" w:date="2018-06-27T01:28:00Z">
        <w:r>
          <w:rPr>
            <w:noProof/>
            <w:lang w:eastAsia="es-ES"/>
          </w:rPr>
          <w:drawing>
            <wp:inline distT="0" distB="0" distL="0" distR="0" wp14:anchorId="4F281BAF" wp14:editId="4A72F951">
              <wp:extent cx="3398115" cy="390525"/>
              <wp:effectExtent l="0" t="0" r="0" b="0"/>
              <wp:docPr id="294" name="Imagen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182">
                        <a:extLst>
                          <a:ext uri="{28A0092B-C50C-407E-A947-70E740481C1C}">
                            <a14:useLocalDpi xmlns:a14="http://schemas.microsoft.com/office/drawing/2010/main" val="0"/>
                          </a:ext>
                        </a:extLst>
                      </a:blip>
                      <a:srcRect l="63326" t="23387" r="954" b="70431"/>
                      <a:stretch/>
                    </pic:blipFill>
                    <pic:spPr bwMode="auto">
                      <a:xfrm>
                        <a:off x="0" y="0"/>
                        <a:ext cx="3749352" cy="430891"/>
                      </a:xfrm>
                      <a:prstGeom prst="rect">
                        <a:avLst/>
                      </a:prstGeom>
                      <a:noFill/>
                      <a:ln>
                        <a:noFill/>
                      </a:ln>
                      <a:extLst>
                        <a:ext uri="{53640926-AAD7-44D8-BBD7-CCE9431645EC}">
                          <a14:shadowObscured xmlns:a14="http://schemas.microsoft.com/office/drawing/2010/main"/>
                        </a:ext>
                      </a:extLst>
                    </pic:spPr>
                  </pic:pic>
                </a:graphicData>
              </a:graphic>
            </wp:inline>
          </w:drawing>
        </w:r>
      </w:ins>
    </w:p>
    <w:p w14:paraId="1BEA3A94" w14:textId="72DCDBC6" w:rsidR="005C74E1" w:rsidRDefault="005C74E1">
      <w:pPr>
        <w:pStyle w:val="LetranormalTFG"/>
        <w:jc w:val="center"/>
        <w:pPrChange w:id="1806" w:author="David Vacas Miguel" w:date="2018-06-27T01:29:00Z">
          <w:pPr>
            <w:pStyle w:val="LetranormalTFG"/>
          </w:pPr>
        </w:pPrChange>
      </w:pPr>
      <w:ins w:id="1807" w:author="David Vacas Miguel" w:date="2018-06-27T01:29:00Z">
        <w:r w:rsidRPr="005C74E1">
          <w:rPr>
            <w:b/>
            <w:rPrChange w:id="1808" w:author="David Vacas Miguel" w:date="2018-06-27T01:30:00Z">
              <w:rPr/>
            </w:rPrChange>
          </w:rPr>
          <w:t>Figura 27.</w:t>
        </w:r>
        <w:r>
          <w:t xml:space="preserve"> </w:t>
        </w:r>
      </w:ins>
      <w:ins w:id="1809" w:author="David Vacas Miguel" w:date="2018-06-27T01:30:00Z">
        <w:r>
          <w:t>Opción para cambiar la distancia de las ruedas.</w:t>
        </w:r>
      </w:ins>
    </w:p>
    <w:p w14:paraId="4F3C44A5" w14:textId="0E87CD3B" w:rsidR="00C936C0" w:rsidDel="001523AB" w:rsidRDefault="00C936C0" w:rsidP="00C936C0">
      <w:pPr>
        <w:pStyle w:val="LetranormalTFG"/>
        <w:rPr>
          <w:del w:id="1810" w:author="David Vacas Miguel" w:date="2018-06-02T13:00:00Z"/>
        </w:rPr>
      </w:pPr>
      <w:r>
        <w:t>Al contrario que para las ruedas, para el tamaño del robot y los parámetros de los sensores, se agrupa</w:t>
      </w:r>
      <w:r w:rsidR="006E3E93">
        <w:t>n</w:t>
      </w:r>
      <w:r>
        <w:t xml:space="preserve"> 2 en un mismo nivel puesto que así se asimila a simple vista que esos parámetros están relacionados</w:t>
      </w:r>
      <w:ins w:id="1811" w:author="David Vacas Miguel" w:date="2018-06-26T15:12:00Z">
        <w:r w:rsidR="00961DE9">
          <w:t xml:space="preserve">. El resultado </w:t>
        </w:r>
      </w:ins>
      <w:del w:id="1812" w:author="David Vacas Miguel" w:date="2018-06-26T15:12:00Z">
        <w:r w:rsidDel="00961DE9">
          <w:delText>, como se</w:delText>
        </w:r>
      </w:del>
      <w:ins w:id="1813" w:author="David Vacas Miguel" w:date="2018-06-26T15:12:00Z">
        <w:r w:rsidR="00961DE9">
          <w:t>se muestra</w:t>
        </w:r>
      </w:ins>
      <w:del w:id="1814" w:author="David Vacas Miguel" w:date="2018-06-26T15:12:00Z">
        <w:r w:rsidDel="00961DE9">
          <w:delText xml:space="preserve"> ve</w:delText>
        </w:r>
      </w:del>
      <w:r>
        <w:t xml:space="preserve"> en la figura </w:t>
      </w:r>
      <w:del w:id="1815" w:author="David Vacas Miguel" w:date="2018-06-01T03:09:00Z">
        <w:r w:rsidR="00562E23" w:rsidDel="00F04ECC">
          <w:delText>30</w:delText>
        </w:r>
      </w:del>
      <w:ins w:id="1816" w:author="David Vacas Miguel" w:date="2018-06-01T03:09:00Z">
        <w:r w:rsidR="00F04ECC">
          <w:t>2</w:t>
        </w:r>
      </w:ins>
      <w:ins w:id="1817" w:author="David Vacas Miguel" w:date="2018-06-27T01:32:00Z">
        <w:r w:rsidR="005C74E1">
          <w:t>8</w:t>
        </w:r>
      </w:ins>
      <w:r>
        <w:t>.</w:t>
      </w:r>
    </w:p>
    <w:p w14:paraId="675B7E81" w14:textId="21AD0E33" w:rsidR="00D14F5B" w:rsidRDefault="00D14F5B" w:rsidP="00F21B89">
      <w:pPr>
        <w:pStyle w:val="LetranormalTFG"/>
        <w:rPr>
          <w:noProof/>
        </w:rPr>
      </w:pPr>
    </w:p>
    <w:p w14:paraId="7AC1457E" w14:textId="32D31864" w:rsidR="00C936C0" w:rsidRDefault="00D14F5B" w:rsidP="00C936C0">
      <w:pPr>
        <w:pStyle w:val="LetranormalTFG"/>
        <w:jc w:val="center"/>
      </w:pPr>
      <w:r>
        <w:rPr>
          <w:noProof/>
          <w:lang w:eastAsia="es-ES"/>
        </w:rPr>
        <w:drawing>
          <wp:inline distT="0" distB="0" distL="0" distR="0" wp14:anchorId="75A56F12" wp14:editId="4DBCEEF3">
            <wp:extent cx="3067050" cy="397580"/>
            <wp:effectExtent l="0" t="0" r="0" b="254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182">
                      <a:extLst>
                        <a:ext uri="{28A0092B-C50C-407E-A947-70E740481C1C}">
                          <a14:useLocalDpi xmlns:a14="http://schemas.microsoft.com/office/drawing/2010/main" val="0"/>
                        </a:ext>
                      </a:extLst>
                    </a:blip>
                    <a:srcRect l="63410" t="28928" r="828" b="64089"/>
                    <a:stretch/>
                  </pic:blipFill>
                  <pic:spPr bwMode="auto">
                    <a:xfrm>
                      <a:off x="0" y="0"/>
                      <a:ext cx="3155595" cy="409058"/>
                    </a:xfrm>
                    <a:prstGeom prst="rect">
                      <a:avLst/>
                    </a:prstGeom>
                    <a:noFill/>
                    <a:ln>
                      <a:noFill/>
                    </a:ln>
                    <a:extLst>
                      <a:ext uri="{53640926-AAD7-44D8-BBD7-CCE9431645EC}">
                        <a14:shadowObscured xmlns:a14="http://schemas.microsoft.com/office/drawing/2010/main"/>
                      </a:ext>
                    </a:extLst>
                  </pic:spPr>
                </pic:pic>
              </a:graphicData>
            </a:graphic>
          </wp:inline>
        </w:drawing>
      </w:r>
    </w:p>
    <w:p w14:paraId="6393DC92" w14:textId="4568F16F" w:rsidR="00C936C0" w:rsidDel="001523AB" w:rsidRDefault="00C936C0" w:rsidP="00C936C0">
      <w:pPr>
        <w:pStyle w:val="LetranormalTFG"/>
        <w:jc w:val="center"/>
        <w:rPr>
          <w:del w:id="1818" w:author="David Vacas Miguel" w:date="2018-06-02T13:00:00Z"/>
        </w:rPr>
      </w:pPr>
      <w:r>
        <w:rPr>
          <w:b/>
        </w:rPr>
        <w:t xml:space="preserve">Figura </w:t>
      </w:r>
      <w:del w:id="1819" w:author="David Vacas Miguel" w:date="2018-06-01T03:09:00Z">
        <w:r w:rsidR="00562E23" w:rsidDel="00F04ECC">
          <w:rPr>
            <w:b/>
          </w:rPr>
          <w:delText>30</w:delText>
        </w:r>
      </w:del>
      <w:ins w:id="1820" w:author="David Vacas Miguel" w:date="2018-06-01T03:09:00Z">
        <w:r w:rsidR="00F04ECC">
          <w:rPr>
            <w:b/>
          </w:rPr>
          <w:t>2</w:t>
        </w:r>
      </w:ins>
      <w:ins w:id="1821" w:author="David Vacas Miguel" w:date="2018-06-27T01:32:00Z">
        <w:r w:rsidR="005C74E1">
          <w:rPr>
            <w:b/>
          </w:rPr>
          <w:t>8</w:t>
        </w:r>
      </w:ins>
      <w:r w:rsidRPr="00CA26A8">
        <w:rPr>
          <w:b/>
        </w:rPr>
        <w:t>.</w:t>
      </w:r>
      <w:r>
        <w:t xml:space="preserve"> Paquete de dimensiones del robot en un nivel</w:t>
      </w:r>
    </w:p>
    <w:p w14:paraId="3A81B929" w14:textId="77777777" w:rsidR="00C936C0" w:rsidRDefault="00C936C0">
      <w:pPr>
        <w:pStyle w:val="LetranormalTFG"/>
        <w:jc w:val="center"/>
      </w:pPr>
    </w:p>
    <w:p w14:paraId="2C15FA14" w14:textId="1C9D6C47" w:rsidR="0043586D" w:rsidDel="001523AB" w:rsidRDefault="00961DE9" w:rsidP="00C936C0">
      <w:pPr>
        <w:pStyle w:val="LetranormalTFG"/>
        <w:rPr>
          <w:del w:id="1822" w:author="David Vacas Miguel" w:date="2018-06-02T13:00:00Z"/>
        </w:rPr>
      </w:pPr>
      <w:ins w:id="1823" w:author="David Vacas Miguel" w:date="2018-06-26T15:13:00Z">
        <w:r>
          <w:t>La figura 2</w:t>
        </w:r>
      </w:ins>
      <w:ins w:id="1824" w:author="David Vacas Miguel" w:date="2018-06-27T01:32:00Z">
        <w:r w:rsidR="005C74E1">
          <w:t>9</w:t>
        </w:r>
      </w:ins>
      <w:ins w:id="1825" w:author="David Vacas Miguel" w:date="2018-06-26T15:13:00Z">
        <w:r>
          <w:t xml:space="preserve"> muestra los botones de radio </w:t>
        </w:r>
      </w:ins>
      <w:del w:id="1826" w:author="David Vacas Miguel" w:date="2018-06-26T15:13:00Z">
        <w:r w:rsidR="00C936C0" w:rsidDel="00961DE9">
          <w:delText>Hasta aquí están los parámetros de entrada necesarios para la simulación del robot (a excepción del circuito). Por tanto, ahora deben entrar las opciones de la aplicación que no son directamente relevantes para la simulación de la aplicación, en primer lugar,</w:delText>
        </w:r>
        <w:r w:rsidR="006E3E93" w:rsidDel="00961DE9">
          <w:delText xml:space="preserve"> se</w:delText>
        </w:r>
        <w:r w:rsidR="00C936C0" w:rsidDel="00961DE9">
          <w:delText xml:space="preserve"> pued</w:delText>
        </w:r>
        <w:r w:rsidR="006E3E93" w:rsidDel="00961DE9">
          <w:delText>e</w:delText>
        </w:r>
        <w:r w:rsidR="00C936C0" w:rsidDel="00961DE9">
          <w:delText xml:space="preserve"> encontrar dos radio buttons </w:delText>
        </w:r>
      </w:del>
      <w:r w:rsidR="00C936C0">
        <w:t>que deciden si el usuario desea la vista perspectiva u ortográfica</w:t>
      </w:r>
      <w:del w:id="1827" w:author="David Vacas Miguel" w:date="2018-06-26T15:13:00Z">
        <w:r w:rsidR="009C288A" w:rsidDel="00961DE9">
          <w:delText xml:space="preserve">, como se puede observar en la figura </w:delText>
        </w:r>
      </w:del>
      <w:del w:id="1828" w:author="David Vacas Miguel" w:date="2018-06-01T03:09:00Z">
        <w:r w:rsidR="00562E23" w:rsidDel="00F04ECC">
          <w:delText>31</w:delText>
        </w:r>
      </w:del>
      <w:r w:rsidR="00C936C0">
        <w:t>.</w:t>
      </w:r>
    </w:p>
    <w:p w14:paraId="475E4CE7" w14:textId="77777777" w:rsidR="003037FF" w:rsidRDefault="003037FF">
      <w:pPr>
        <w:pStyle w:val="LetranormalTFG"/>
        <w:rPr>
          <w:noProof/>
        </w:rPr>
        <w:pPrChange w:id="1829" w:author="David Vacas Miguel" w:date="2018-06-02T13:00:00Z">
          <w:pPr>
            <w:pStyle w:val="LetranormalTFG"/>
            <w:jc w:val="center"/>
          </w:pPr>
        </w:pPrChange>
      </w:pPr>
    </w:p>
    <w:p w14:paraId="5E8C9570" w14:textId="0E0DED89" w:rsidR="005A5145" w:rsidRDefault="005A5145" w:rsidP="005A5145">
      <w:pPr>
        <w:pStyle w:val="LetranormalTFG"/>
        <w:jc w:val="center"/>
        <w:rPr>
          <w:noProof/>
        </w:rPr>
      </w:pPr>
      <w:r>
        <w:rPr>
          <w:noProof/>
          <w:lang w:eastAsia="es-ES"/>
        </w:rPr>
        <w:drawing>
          <wp:inline distT="0" distB="0" distL="0" distR="0" wp14:anchorId="0B52510D" wp14:editId="4F4FC135">
            <wp:extent cx="2571750" cy="189539"/>
            <wp:effectExtent l="0" t="0" r="0" b="1270"/>
            <wp:docPr id="319" name="Imagen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rotWithShape="1">
                    <a:blip r:embed="rId183">
                      <a:extLst>
                        <a:ext uri="{28A0092B-C50C-407E-A947-70E740481C1C}">
                          <a14:useLocalDpi xmlns:a14="http://schemas.microsoft.com/office/drawing/2010/main" val="0"/>
                        </a:ext>
                      </a:extLst>
                    </a:blip>
                    <a:srcRect l="63718" t="41940" r="10941" b="55235"/>
                    <a:stretch/>
                  </pic:blipFill>
                  <pic:spPr bwMode="auto">
                    <a:xfrm>
                      <a:off x="0" y="0"/>
                      <a:ext cx="3610983" cy="266131"/>
                    </a:xfrm>
                    <a:prstGeom prst="rect">
                      <a:avLst/>
                    </a:prstGeom>
                    <a:noFill/>
                    <a:ln>
                      <a:noFill/>
                    </a:ln>
                    <a:extLst>
                      <a:ext uri="{53640926-AAD7-44D8-BBD7-CCE9431645EC}">
                        <a14:shadowObscured xmlns:a14="http://schemas.microsoft.com/office/drawing/2010/main"/>
                      </a:ext>
                    </a:extLst>
                  </pic:spPr>
                </pic:pic>
              </a:graphicData>
            </a:graphic>
          </wp:inline>
        </w:drawing>
      </w:r>
    </w:p>
    <w:p w14:paraId="64802A6D" w14:textId="312A2933" w:rsidR="003037FF" w:rsidDel="001523AB" w:rsidRDefault="003037FF" w:rsidP="005A5145">
      <w:pPr>
        <w:pStyle w:val="LetranormalTFG"/>
        <w:jc w:val="center"/>
        <w:rPr>
          <w:del w:id="1830" w:author="David Vacas Miguel" w:date="2018-06-02T13:00:00Z"/>
          <w:noProof/>
        </w:rPr>
      </w:pPr>
      <w:r w:rsidRPr="00F21B89">
        <w:rPr>
          <w:b/>
          <w:noProof/>
        </w:rPr>
        <w:t xml:space="preserve">Figura </w:t>
      </w:r>
      <w:del w:id="1831" w:author="David Vacas Miguel" w:date="2018-06-01T03:09:00Z">
        <w:r w:rsidR="00562E23" w:rsidDel="00F04ECC">
          <w:rPr>
            <w:b/>
            <w:noProof/>
          </w:rPr>
          <w:delText>31</w:delText>
        </w:r>
      </w:del>
      <w:ins w:id="1832" w:author="David Vacas Miguel" w:date="2018-06-01T03:09:00Z">
        <w:r w:rsidR="00F04ECC">
          <w:rPr>
            <w:b/>
            <w:noProof/>
          </w:rPr>
          <w:t>2</w:t>
        </w:r>
      </w:ins>
      <w:ins w:id="1833" w:author="David Vacas Miguel" w:date="2018-06-27T01:32:00Z">
        <w:r w:rsidR="005C74E1">
          <w:rPr>
            <w:b/>
            <w:noProof/>
          </w:rPr>
          <w:t>9</w:t>
        </w:r>
      </w:ins>
      <w:r w:rsidRPr="00F21B89">
        <w:rPr>
          <w:b/>
          <w:noProof/>
        </w:rPr>
        <w:t>.</w:t>
      </w:r>
      <w:r>
        <w:rPr>
          <w:noProof/>
        </w:rPr>
        <w:t xml:space="preserve"> Radio buttons para elegir tipo de proyección.</w:t>
      </w:r>
    </w:p>
    <w:p w14:paraId="6223AC0D" w14:textId="77777777" w:rsidR="003037FF" w:rsidRDefault="003037FF">
      <w:pPr>
        <w:pStyle w:val="LetranormalTFG"/>
        <w:jc w:val="center"/>
        <w:rPr>
          <w:noProof/>
        </w:rPr>
      </w:pPr>
    </w:p>
    <w:p w14:paraId="47D317AA" w14:textId="4AC049B1" w:rsidR="00D14F5B" w:rsidRDefault="00C936C0">
      <w:pPr>
        <w:pStyle w:val="LetranormalTFG"/>
      </w:pPr>
      <w:del w:id="1834" w:author="David Vacas Miguel" w:date="2018-06-26T15:13:00Z">
        <w:r w:rsidDel="00961DE9">
          <w:delText>Esta opción está colocada aquí puesto que a pesar de que todavía queda introducir el circuito</w:delText>
        </w:r>
      </w:del>
      <w:ins w:id="1835" w:author="David Vacas Miguel" w:date="2018-06-26T15:13:00Z">
        <w:r w:rsidR="00961DE9">
          <w:t>Se ha decidido colocar esta entrada tras la</w:t>
        </w:r>
      </w:ins>
      <w:ins w:id="1836" w:author="David Vacas Miguel" w:date="2018-06-26T15:14:00Z">
        <w:r w:rsidR="00961DE9">
          <w:t xml:space="preserve"> introducción de los parámetros del robot ya que</w:t>
        </w:r>
      </w:ins>
      <w:del w:id="1837" w:author="David Vacas Miguel" w:date="2018-06-26T15:14:00Z">
        <w:r w:rsidDel="00961DE9">
          <w:delText>,</w:delText>
        </w:r>
      </w:del>
      <w:r>
        <w:t xml:space="preserve"> si se pusiera detrás de</w:t>
      </w:r>
      <w:del w:id="1838" w:author="David Vacas Miguel" w:date="2018-06-26T15:14:00Z">
        <w:r w:rsidDel="00961DE9">
          <w:delText xml:space="preserve">l input </w:delText>
        </w:r>
      </w:del>
      <w:ins w:id="1839" w:author="David Vacas Miguel" w:date="2018-06-26T15:14:00Z">
        <w:r w:rsidR="00961DE9">
          <w:t xml:space="preserve"> la entrada </w:t>
        </w:r>
      </w:ins>
      <w:del w:id="1840" w:author="David Vacas Miguel" w:date="2018-06-26T15:14:00Z">
        <w:r w:rsidDel="00961DE9">
          <w:delText xml:space="preserve">para </w:delText>
        </w:r>
      </w:del>
      <w:ins w:id="1841" w:author="David Vacas Miguel" w:date="2018-06-26T15:14:00Z">
        <w:r w:rsidR="00961DE9">
          <w:t>d</w:t>
        </w:r>
      </w:ins>
      <w:r>
        <w:t xml:space="preserve">el circuito esta opción sería poco visible y </w:t>
      </w:r>
      <w:r>
        <w:lastRenderedPageBreak/>
        <w:t>podría ignorarse, mientras que viniendo de opciones de tamaño reducido se ve</w:t>
      </w:r>
      <w:ins w:id="1842" w:author="David Vacas Miguel" w:date="2018-06-26T15:14:00Z">
        <w:r w:rsidR="00961DE9">
          <w:t xml:space="preserve"> más</w:t>
        </w:r>
      </w:ins>
      <w:r>
        <w:t xml:space="preserve"> claramente.</w:t>
      </w:r>
      <w:del w:id="1843" w:author="David Vacas Miguel" w:date="2018-06-26T15:15:00Z">
        <w:r w:rsidR="00536A97" w:rsidDel="00961DE9">
          <w:delText xml:space="preserve"> En la figura </w:delText>
        </w:r>
      </w:del>
      <w:del w:id="1844" w:author="David Vacas Miguel" w:date="2018-06-01T03:10:00Z">
        <w:r w:rsidR="00562E23" w:rsidDel="00F04ECC">
          <w:delText>2</w:delText>
        </w:r>
      </w:del>
      <w:del w:id="1845" w:author="David Vacas Miguel" w:date="2018-05-27T13:36:00Z">
        <w:r w:rsidR="00562E23" w:rsidDel="0047468B">
          <w:delText>5</w:delText>
        </w:r>
      </w:del>
      <w:del w:id="1846" w:author="David Vacas Miguel" w:date="2018-06-26T15:15:00Z">
        <w:r w:rsidR="00536A97" w:rsidDel="00961DE9">
          <w:delText xml:space="preserve"> se puede observar </w:delText>
        </w:r>
        <w:r w:rsidR="0043586D" w:rsidDel="00961DE9">
          <w:delText>cómo</w:delText>
        </w:r>
        <w:r w:rsidR="00536A97" w:rsidDel="00961DE9">
          <w:delText xml:space="preserve"> se visualiza con vista en perspectiva, la vista ortográfica se puede observar en la figura </w:delText>
        </w:r>
      </w:del>
      <w:del w:id="1847" w:author="David Vacas Miguel" w:date="2018-06-01T03:10:00Z">
        <w:r w:rsidR="00562E23" w:rsidDel="00F04ECC">
          <w:delText>26</w:delText>
        </w:r>
      </w:del>
      <w:del w:id="1848" w:author="David Vacas Miguel" w:date="2018-06-26T15:15:00Z">
        <w:r w:rsidR="00536A97" w:rsidDel="00961DE9">
          <w:delText>.</w:delText>
        </w:r>
      </w:del>
    </w:p>
    <w:p w14:paraId="443F596D" w14:textId="021DDA02" w:rsidR="00C936C0" w:rsidDel="001523AB" w:rsidRDefault="00C936C0" w:rsidP="00C936C0">
      <w:pPr>
        <w:pStyle w:val="LetranormalTFG"/>
        <w:rPr>
          <w:del w:id="1849" w:author="David Vacas Miguel" w:date="2018-06-02T13:00:00Z"/>
        </w:rPr>
      </w:pPr>
      <w:del w:id="1850" w:author="David Vacas Miguel" w:date="2018-06-26T15:15:00Z">
        <w:r w:rsidDel="00961DE9">
          <w:delText xml:space="preserve">El último input </w:delText>
        </w:r>
      </w:del>
      <w:ins w:id="1851" w:author="David Vacas Miguel" w:date="2018-06-26T15:15:00Z">
        <w:r w:rsidR="00961DE9">
          <w:t>La última entrada es</w:t>
        </w:r>
      </w:ins>
      <w:del w:id="1852" w:author="David Vacas Miguel" w:date="2018-06-26T15:15:00Z">
        <w:r w:rsidDel="00961DE9">
          <w:delText>se trata de</w:delText>
        </w:r>
      </w:del>
      <w:r>
        <w:t xml:space="preserve"> un cuadro de texto editable en el que se debe introducir el </w:t>
      </w:r>
      <w:proofErr w:type="spellStart"/>
      <w:r>
        <w:t>path</w:t>
      </w:r>
      <w:proofErr w:type="spellEnd"/>
      <w:r>
        <w:t xml:space="preserve"> del circuito que se desea utilizar</w:t>
      </w:r>
      <w:r w:rsidR="0043586D">
        <w:t xml:space="preserve">, ver figura </w:t>
      </w:r>
      <w:del w:id="1853" w:author="David Vacas Miguel" w:date="2018-06-01T03:10:00Z">
        <w:r w:rsidR="00562E23" w:rsidDel="00F04ECC">
          <w:delText>32</w:delText>
        </w:r>
      </w:del>
      <w:ins w:id="1854" w:author="David Vacas Miguel" w:date="2018-06-27T01:33:00Z">
        <w:r w:rsidR="005C74E1">
          <w:t>30</w:t>
        </w:r>
      </w:ins>
      <w:r>
        <w:t>.</w:t>
      </w:r>
      <w:ins w:id="1855" w:author="David Vacas Miguel" w:date="2018-06-26T15:16:00Z">
        <w:r w:rsidR="00961DE9">
          <w:t xml:space="preserve"> Se ha optado por la utilización de un cuadro de texto en lugar de un explorador de archivos debido a que Qt no tiene </w:t>
        </w:r>
        <w:r w:rsidR="00A17793">
          <w:t>implementado un widget para la exploración de archivos.</w:t>
        </w:r>
      </w:ins>
    </w:p>
    <w:p w14:paraId="6BD877A0" w14:textId="77777777" w:rsidR="003037FF" w:rsidRDefault="003037FF" w:rsidP="00C936C0">
      <w:pPr>
        <w:pStyle w:val="LetranormalTFG"/>
        <w:rPr>
          <w:noProof/>
        </w:rPr>
      </w:pPr>
    </w:p>
    <w:p w14:paraId="39D6904D" w14:textId="4852037C" w:rsidR="003037FF" w:rsidRDefault="003037FF" w:rsidP="00F21B89">
      <w:pPr>
        <w:pStyle w:val="LetranormalTFG"/>
        <w:jc w:val="center"/>
      </w:pPr>
      <w:r>
        <w:rPr>
          <w:noProof/>
          <w:lang w:eastAsia="es-ES"/>
        </w:rPr>
        <w:drawing>
          <wp:inline distT="0" distB="0" distL="0" distR="0" wp14:anchorId="4B2C551C" wp14:editId="08E36D09">
            <wp:extent cx="1695450" cy="916263"/>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rotWithShape="1">
                    <a:blip r:embed="rId183">
                      <a:extLst>
                        <a:ext uri="{28A0092B-C50C-407E-A947-70E740481C1C}">
                          <a14:useLocalDpi xmlns:a14="http://schemas.microsoft.com/office/drawing/2010/main" val="0"/>
                        </a:ext>
                      </a:extLst>
                    </a:blip>
                    <a:srcRect l="63719" t="44898" r="1044" b="26301"/>
                    <a:stretch/>
                  </pic:blipFill>
                  <pic:spPr bwMode="auto">
                    <a:xfrm>
                      <a:off x="0" y="0"/>
                      <a:ext cx="1770353" cy="956742"/>
                    </a:xfrm>
                    <a:prstGeom prst="rect">
                      <a:avLst/>
                    </a:prstGeom>
                    <a:noFill/>
                    <a:ln>
                      <a:noFill/>
                    </a:ln>
                    <a:extLst>
                      <a:ext uri="{53640926-AAD7-44D8-BBD7-CCE9431645EC}">
                        <a14:shadowObscured xmlns:a14="http://schemas.microsoft.com/office/drawing/2010/main"/>
                      </a:ext>
                    </a:extLst>
                  </pic:spPr>
                </pic:pic>
              </a:graphicData>
            </a:graphic>
          </wp:inline>
        </w:drawing>
      </w:r>
    </w:p>
    <w:p w14:paraId="52E8AB16" w14:textId="606FB356" w:rsidR="003037FF" w:rsidDel="001523AB" w:rsidRDefault="003037FF" w:rsidP="003037FF">
      <w:pPr>
        <w:pStyle w:val="LetranormalTFG"/>
        <w:jc w:val="center"/>
        <w:rPr>
          <w:del w:id="1856" w:author="David Vacas Miguel" w:date="2018-06-02T13:00:00Z"/>
        </w:rPr>
      </w:pPr>
      <w:r w:rsidRPr="00F21B89">
        <w:rPr>
          <w:b/>
        </w:rPr>
        <w:t xml:space="preserve">Figura </w:t>
      </w:r>
      <w:del w:id="1857" w:author="David Vacas Miguel" w:date="2018-06-01T03:10:00Z">
        <w:r w:rsidR="00562E23" w:rsidDel="00F04ECC">
          <w:rPr>
            <w:b/>
          </w:rPr>
          <w:delText>32</w:delText>
        </w:r>
      </w:del>
      <w:ins w:id="1858" w:author="David Vacas Miguel" w:date="2018-06-27T01:33:00Z">
        <w:r w:rsidR="005C74E1">
          <w:rPr>
            <w:b/>
          </w:rPr>
          <w:t>30</w:t>
        </w:r>
      </w:ins>
      <w:r w:rsidRPr="00F21B89">
        <w:rPr>
          <w:b/>
        </w:rPr>
        <w:t>.</w:t>
      </w:r>
      <w:r>
        <w:rPr>
          <w:b/>
        </w:rPr>
        <w:t xml:space="preserve"> </w:t>
      </w:r>
      <w:r>
        <w:t xml:space="preserve">Campo de texto donde se debe introducir el </w:t>
      </w:r>
      <w:proofErr w:type="spellStart"/>
      <w:r>
        <w:t>path</w:t>
      </w:r>
      <w:proofErr w:type="spellEnd"/>
      <w:r>
        <w:t xml:space="preserve"> del circuito.</w:t>
      </w:r>
    </w:p>
    <w:p w14:paraId="6F8B384E" w14:textId="77777777" w:rsidR="003037FF" w:rsidRPr="003037FF" w:rsidRDefault="003037FF">
      <w:pPr>
        <w:pStyle w:val="LetranormalTFG"/>
        <w:jc w:val="center"/>
      </w:pPr>
    </w:p>
    <w:p w14:paraId="4D56747A" w14:textId="021E421F" w:rsidR="00C936C0" w:rsidDel="001523AB" w:rsidRDefault="00C936C0" w:rsidP="00C936C0">
      <w:pPr>
        <w:pStyle w:val="LetranormalTFG"/>
        <w:rPr>
          <w:del w:id="1859" w:author="David Vacas Miguel" w:date="2018-06-02T13:00:00Z"/>
        </w:rPr>
      </w:pPr>
      <w:r>
        <w:t xml:space="preserve">A continuación, se sitúa un </w:t>
      </w:r>
      <w:proofErr w:type="spellStart"/>
      <w:r>
        <w:t>checkbox</w:t>
      </w:r>
      <w:proofErr w:type="spellEnd"/>
      <w:r>
        <w:t xml:space="preserve"> que activa y desactiva </w:t>
      </w:r>
      <w:r w:rsidR="0043586D">
        <w:t xml:space="preserve">la </w:t>
      </w:r>
      <w:r>
        <w:t xml:space="preserve">imagen de referencia que tiene las indicaciones y las medidas del robot para que el usuario sepa exactamente qué es lo que </w:t>
      </w:r>
      <w:r w:rsidR="007174D3">
        <w:t>está</w:t>
      </w:r>
      <w:r>
        <w:t xml:space="preserve"> modificando en todo momento. Se puede observar la imagen que se da como referencia al usuario en la figura </w:t>
      </w:r>
      <w:del w:id="1860" w:author="David Vacas Miguel" w:date="2018-06-01T03:10:00Z">
        <w:r w:rsidR="00562E23" w:rsidDel="00F04ECC">
          <w:delText>28</w:delText>
        </w:r>
        <w:r w:rsidR="00D14F5B" w:rsidDel="00F04ECC">
          <w:delText xml:space="preserve"> </w:delText>
        </w:r>
      </w:del>
      <w:ins w:id="1861" w:author="David Vacas Miguel" w:date="2018-06-01T03:11:00Z">
        <w:r w:rsidR="00F04ECC">
          <w:t>25</w:t>
        </w:r>
      </w:ins>
      <w:ins w:id="1862" w:author="David Vacas Miguel" w:date="2018-06-01T03:10:00Z">
        <w:r w:rsidR="00F04ECC">
          <w:t xml:space="preserve"> </w:t>
        </w:r>
      </w:ins>
      <w:r w:rsidR="00D14F5B">
        <w:t xml:space="preserve">y el </w:t>
      </w:r>
      <w:proofErr w:type="spellStart"/>
      <w:r w:rsidR="00D14F5B">
        <w:t>checkbox</w:t>
      </w:r>
      <w:proofErr w:type="spellEnd"/>
      <w:r w:rsidR="00D14F5B">
        <w:t xml:space="preserve"> que la activa en la figura </w:t>
      </w:r>
      <w:del w:id="1863" w:author="David Vacas Miguel" w:date="2018-05-27T13:37:00Z">
        <w:r w:rsidR="00D14F5B" w:rsidDel="0047468B">
          <w:delText>X</w:delText>
        </w:r>
      </w:del>
      <w:ins w:id="1864" w:author="David Vacas Miguel" w:date="2018-06-26T17:38:00Z">
        <w:r w:rsidR="00C55F6C">
          <w:t>3</w:t>
        </w:r>
      </w:ins>
      <w:ins w:id="1865" w:author="David Vacas Miguel" w:date="2018-06-27T01:33:00Z">
        <w:r w:rsidR="005C74E1">
          <w:t>1</w:t>
        </w:r>
      </w:ins>
      <w:r>
        <w:t>.</w:t>
      </w:r>
    </w:p>
    <w:p w14:paraId="509A5FEB" w14:textId="77777777" w:rsidR="00D14F5B" w:rsidRDefault="00D14F5B" w:rsidP="00C936C0">
      <w:pPr>
        <w:pStyle w:val="LetranormalTFG"/>
      </w:pPr>
    </w:p>
    <w:p w14:paraId="712BE618" w14:textId="77777777" w:rsidR="00D14F5B" w:rsidRDefault="00D14F5B" w:rsidP="00D14F5B">
      <w:pPr>
        <w:pStyle w:val="LetranormalTFG"/>
        <w:jc w:val="center"/>
      </w:pPr>
      <w:r>
        <w:rPr>
          <w:noProof/>
          <w:lang w:eastAsia="es-ES"/>
        </w:rPr>
        <w:drawing>
          <wp:inline distT="0" distB="0" distL="0" distR="0" wp14:anchorId="4152A86B" wp14:editId="55D7B55C">
            <wp:extent cx="1095375" cy="183549"/>
            <wp:effectExtent l="0" t="0" r="0" b="6985"/>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182">
                      <a:extLst>
                        <a:ext uri="{28A0092B-C50C-407E-A947-70E740481C1C}">
                          <a14:useLocalDpi xmlns:a14="http://schemas.microsoft.com/office/drawing/2010/main" val="0"/>
                        </a:ext>
                      </a:extLst>
                    </a:blip>
                    <a:srcRect l="63576" t="73566" r="26469" b="23921"/>
                    <a:stretch/>
                  </pic:blipFill>
                  <pic:spPr bwMode="auto">
                    <a:xfrm>
                      <a:off x="0" y="0"/>
                      <a:ext cx="1177107" cy="197245"/>
                    </a:xfrm>
                    <a:prstGeom prst="rect">
                      <a:avLst/>
                    </a:prstGeom>
                    <a:noFill/>
                    <a:ln>
                      <a:noFill/>
                    </a:ln>
                    <a:extLst>
                      <a:ext uri="{53640926-AAD7-44D8-BBD7-CCE9431645EC}">
                        <a14:shadowObscured xmlns:a14="http://schemas.microsoft.com/office/drawing/2010/main"/>
                      </a:ext>
                    </a:extLst>
                  </pic:spPr>
                </pic:pic>
              </a:graphicData>
            </a:graphic>
          </wp:inline>
        </w:drawing>
      </w:r>
    </w:p>
    <w:p w14:paraId="3C270E0C" w14:textId="4415B669" w:rsidR="00D14F5B" w:rsidDel="001523AB" w:rsidRDefault="00D14F5B" w:rsidP="00D14F5B">
      <w:pPr>
        <w:pStyle w:val="LetranormalTFG"/>
        <w:jc w:val="center"/>
        <w:rPr>
          <w:del w:id="1866" w:author="David Vacas Miguel" w:date="2018-06-02T13:00:00Z"/>
        </w:rPr>
      </w:pPr>
      <w:r w:rsidRPr="00DD3B6B">
        <w:rPr>
          <w:b/>
        </w:rPr>
        <w:t xml:space="preserve">Figura </w:t>
      </w:r>
      <w:ins w:id="1867" w:author="David Vacas Miguel" w:date="2018-06-26T17:38:00Z">
        <w:r w:rsidR="00C55F6C">
          <w:rPr>
            <w:b/>
          </w:rPr>
          <w:t>3</w:t>
        </w:r>
      </w:ins>
      <w:ins w:id="1868" w:author="David Vacas Miguel" w:date="2018-06-27T01:33:00Z">
        <w:r w:rsidR="005C74E1">
          <w:rPr>
            <w:b/>
          </w:rPr>
          <w:t>1</w:t>
        </w:r>
      </w:ins>
      <w:del w:id="1869" w:author="David Vacas Miguel" w:date="2018-05-27T13:37:00Z">
        <w:r w:rsidRPr="00DD3B6B" w:rsidDel="0047468B">
          <w:rPr>
            <w:b/>
          </w:rPr>
          <w:delText>X</w:delText>
        </w:r>
      </w:del>
      <w:r w:rsidRPr="00DD3B6B">
        <w:rPr>
          <w:b/>
        </w:rPr>
        <w:t>.</w:t>
      </w:r>
      <w:r>
        <w:t xml:space="preserve"> </w:t>
      </w:r>
      <w:proofErr w:type="spellStart"/>
      <w:r>
        <w:t>Checkbox</w:t>
      </w:r>
      <w:proofErr w:type="spellEnd"/>
      <w:r>
        <w:t xml:space="preserve"> que muestra o esconde la imagen de referencia del robot.</w:t>
      </w:r>
    </w:p>
    <w:p w14:paraId="0F534729" w14:textId="77777777" w:rsidR="00D14F5B" w:rsidRDefault="00D14F5B">
      <w:pPr>
        <w:pStyle w:val="LetranormalTFG"/>
        <w:jc w:val="center"/>
        <w:rPr>
          <w:b/>
        </w:rPr>
        <w:pPrChange w:id="1870" w:author="David Vacas Miguel" w:date="2018-06-02T13:00:00Z">
          <w:pPr>
            <w:pStyle w:val="LetranormalTFG"/>
          </w:pPr>
        </w:pPrChange>
      </w:pPr>
    </w:p>
    <w:p w14:paraId="4E083B90" w14:textId="7778EF19" w:rsidR="00C936C0" w:rsidDel="001523AB" w:rsidRDefault="0043586D" w:rsidP="00C936C0">
      <w:pPr>
        <w:pStyle w:val="LetranormalTFG"/>
        <w:rPr>
          <w:del w:id="1871" w:author="David Vacas Miguel" w:date="2018-06-02T13:00:00Z"/>
        </w:rPr>
      </w:pPr>
      <w:r>
        <w:t>Después</w:t>
      </w:r>
      <w:r w:rsidR="00C936C0">
        <w:t>, hay una zona en la que se muestran los segundos pasados desde que empezó la simulación como se muestra en la figura</w:t>
      </w:r>
      <w:r w:rsidR="00562E23">
        <w:t xml:space="preserve"> </w:t>
      </w:r>
      <w:del w:id="1872" w:author="David Vacas Miguel" w:date="2018-06-01T03:11:00Z">
        <w:r w:rsidR="00562E23" w:rsidDel="00F04ECC">
          <w:delText>3</w:delText>
        </w:r>
      </w:del>
      <w:ins w:id="1873" w:author="David Vacas Miguel" w:date="2018-06-01T03:11:00Z">
        <w:r w:rsidR="00F04ECC">
          <w:t>3</w:t>
        </w:r>
      </w:ins>
      <w:ins w:id="1874" w:author="David Vacas Miguel" w:date="2018-06-27T01:33:00Z">
        <w:r w:rsidR="005C74E1">
          <w:t>2</w:t>
        </w:r>
      </w:ins>
      <w:del w:id="1875" w:author="David Vacas Miguel" w:date="2018-05-27T13:37:00Z">
        <w:r w:rsidR="00562E23" w:rsidDel="0047468B">
          <w:delText>3</w:delText>
        </w:r>
      </w:del>
      <w:r w:rsidR="00C936C0">
        <w:t xml:space="preserve">, con un tamaño de letra que hace que </w:t>
      </w:r>
      <w:del w:id="1876" w:author="David Vacas Miguel" w:date="2018-06-26T15:17:00Z">
        <w:r w:rsidR="00C936C0" w:rsidDel="00A17793">
          <w:delText xml:space="preserve">sobresalga </w:delText>
        </w:r>
      </w:del>
      <w:ins w:id="1877" w:author="David Vacas Miguel" w:date="2018-06-26T15:17:00Z">
        <w:r w:rsidR="00A17793">
          <w:t xml:space="preserve">resalte </w:t>
        </w:r>
      </w:ins>
      <w:r w:rsidR="00C936C0">
        <w:t>sobre el resto de la interfaz</w:t>
      </w:r>
      <w:ins w:id="1878" w:author="David Vacas Miguel" w:date="2018-06-26T15:17:00Z">
        <w:r w:rsidR="00A17793">
          <w:t>.</w:t>
        </w:r>
      </w:ins>
      <w:del w:id="1879" w:author="David Vacas Miguel" w:date="2018-06-26T15:17:00Z">
        <w:r w:rsidR="00C936C0" w:rsidDel="00A17793">
          <w:delText xml:space="preserve"> haciendo así que una vez la simulación este comenzada se vea claramente la simulación y los segundos, pudiendo ignorar el resto de la interfaz.</w:delText>
        </w:r>
      </w:del>
    </w:p>
    <w:p w14:paraId="2CE1DD15" w14:textId="77777777" w:rsidR="00C936C0" w:rsidRDefault="00C936C0" w:rsidP="00C936C0">
      <w:pPr>
        <w:pStyle w:val="LetranormalTFG"/>
      </w:pPr>
    </w:p>
    <w:p w14:paraId="6FEB29F8" w14:textId="77777777" w:rsidR="00C936C0" w:rsidRDefault="00C936C0" w:rsidP="00C936C0">
      <w:pPr>
        <w:pStyle w:val="LetranormalTFG"/>
        <w:jc w:val="center"/>
      </w:pPr>
      <w:r>
        <w:rPr>
          <w:noProof/>
          <w:lang w:eastAsia="es-ES"/>
        </w:rPr>
        <w:drawing>
          <wp:inline distT="0" distB="0" distL="0" distR="0" wp14:anchorId="6F59D26D" wp14:editId="32D97BFA">
            <wp:extent cx="315116" cy="323850"/>
            <wp:effectExtent l="0" t="0" r="8890" b="0"/>
            <wp:docPr id="292" name="Imagen 292" descr="uiTiem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iTiempo"/>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322977" cy="331929"/>
                    </a:xfrm>
                    <a:prstGeom prst="rect">
                      <a:avLst/>
                    </a:prstGeom>
                    <a:noFill/>
                    <a:ln>
                      <a:noFill/>
                    </a:ln>
                  </pic:spPr>
                </pic:pic>
              </a:graphicData>
            </a:graphic>
          </wp:inline>
        </w:drawing>
      </w:r>
    </w:p>
    <w:p w14:paraId="2BB609E7" w14:textId="520AE1FE" w:rsidR="00C936C0" w:rsidDel="001523AB" w:rsidRDefault="00C936C0" w:rsidP="00C936C0">
      <w:pPr>
        <w:pStyle w:val="LetranormalTFG"/>
        <w:jc w:val="center"/>
        <w:rPr>
          <w:del w:id="1880" w:author="David Vacas Miguel" w:date="2018-06-02T13:00:00Z"/>
        </w:rPr>
      </w:pPr>
      <w:r>
        <w:rPr>
          <w:b/>
        </w:rPr>
        <w:t>Figura</w:t>
      </w:r>
      <w:r w:rsidR="00562E23">
        <w:rPr>
          <w:b/>
        </w:rPr>
        <w:t xml:space="preserve"> </w:t>
      </w:r>
      <w:del w:id="1881" w:author="David Vacas Miguel" w:date="2018-06-01T03:11:00Z">
        <w:r w:rsidR="00562E23" w:rsidDel="00F04ECC">
          <w:rPr>
            <w:b/>
          </w:rPr>
          <w:delText>3</w:delText>
        </w:r>
      </w:del>
      <w:ins w:id="1882" w:author="David Vacas Miguel" w:date="2018-06-01T03:11:00Z">
        <w:r w:rsidR="00F04ECC">
          <w:rPr>
            <w:b/>
          </w:rPr>
          <w:t>3</w:t>
        </w:r>
      </w:ins>
      <w:ins w:id="1883" w:author="David Vacas Miguel" w:date="2018-06-27T01:33:00Z">
        <w:r w:rsidR="005C74E1">
          <w:rPr>
            <w:b/>
          </w:rPr>
          <w:t>2</w:t>
        </w:r>
      </w:ins>
      <w:del w:id="1884" w:author="David Vacas Miguel" w:date="2018-05-27T13:37:00Z">
        <w:r w:rsidR="00562E23" w:rsidDel="0047468B">
          <w:rPr>
            <w:b/>
          </w:rPr>
          <w:delText>3</w:delText>
        </w:r>
      </w:del>
      <w:r w:rsidRPr="009A11CA">
        <w:rPr>
          <w:b/>
        </w:rPr>
        <w:t>.</w:t>
      </w:r>
      <w:r>
        <w:t xml:space="preserve"> Tiempo de simulación.</w:t>
      </w:r>
    </w:p>
    <w:p w14:paraId="01A6B1AC" w14:textId="77777777" w:rsidR="00C936C0" w:rsidRDefault="00C936C0">
      <w:pPr>
        <w:pStyle w:val="LetranormalTFG"/>
        <w:jc w:val="center"/>
      </w:pPr>
    </w:p>
    <w:p w14:paraId="694E7673" w14:textId="5E35C6B9" w:rsidR="00FA4F0A" w:rsidDel="001523AB" w:rsidRDefault="00C936C0" w:rsidP="00C936C0">
      <w:pPr>
        <w:pStyle w:val="LetranormalTFG"/>
        <w:rPr>
          <w:del w:id="1885" w:author="David Vacas Miguel" w:date="2018-06-02T13:00:00Z"/>
        </w:rPr>
      </w:pPr>
      <w:r>
        <w:t>Por último, hay dos botones</w:t>
      </w:r>
      <w:ins w:id="1886" w:author="David Vacas Miguel" w:date="2018-06-26T15:17:00Z">
        <w:r w:rsidR="00A17793">
          <w:t>.</w:t>
        </w:r>
      </w:ins>
      <w:del w:id="1887" w:author="David Vacas Miguel" w:date="2018-06-26T15:17:00Z">
        <w:r w:rsidDel="00A17793">
          <w:delText>,</w:delText>
        </w:r>
      </w:del>
      <w:r>
        <w:t xml:space="preserve"> </w:t>
      </w:r>
      <w:ins w:id="1888" w:author="David Vacas Miguel" w:date="2018-06-26T15:17:00Z">
        <w:r w:rsidR="00A17793">
          <w:t>E</w:t>
        </w:r>
      </w:ins>
      <w:del w:id="1889" w:author="David Vacas Miguel" w:date="2018-06-26T15:17:00Z">
        <w:r w:rsidDel="00A17793">
          <w:delText>e</w:delText>
        </w:r>
      </w:del>
      <w:r>
        <w:t>l primero cuyo texto pone “</w:t>
      </w:r>
      <w:proofErr w:type="spellStart"/>
      <w:r>
        <w:t>Insert</w:t>
      </w:r>
      <w:proofErr w:type="spellEnd"/>
      <w:r>
        <w:t xml:space="preserve"> </w:t>
      </w:r>
      <w:proofErr w:type="spellStart"/>
      <w:r>
        <w:t>Parameters</w:t>
      </w:r>
      <w:proofErr w:type="spellEnd"/>
      <w:r>
        <w:t xml:space="preserve">”, el cual </w:t>
      </w:r>
      <w:del w:id="1890" w:author="David Vacas Miguel" w:date="2018-06-26T15:17:00Z">
        <w:r w:rsidDel="00A17793">
          <w:delText>cuando pulses</w:delText>
        </w:r>
      </w:del>
      <w:ins w:id="1891" w:author="David Vacas Miguel" w:date="2018-06-26T15:17:00Z">
        <w:r w:rsidR="00A17793">
          <w:t>al ser pulsado</w:t>
        </w:r>
      </w:ins>
      <w:r>
        <w:t xml:space="preserve"> se introduc</w:t>
      </w:r>
      <w:r w:rsidR="006E3E93">
        <w:t>en</w:t>
      </w:r>
      <w:r>
        <w:t xml:space="preserve"> todos los parámetros a la aplicación </w:t>
      </w:r>
      <w:del w:id="1892" w:author="David Vacas Miguel" w:date="2018-06-26T15:17:00Z">
        <w:r w:rsidDel="00A17793">
          <w:delText>y se</w:delText>
        </w:r>
      </w:del>
      <w:ins w:id="1893" w:author="David Vacas Miguel" w:date="2018-06-26T15:17:00Z">
        <w:r w:rsidR="00A17793">
          <w:t>e</w:t>
        </w:r>
      </w:ins>
      <w:r>
        <w:t xml:space="preserve"> inicia la simulación. </w:t>
      </w:r>
      <w:r w:rsidR="006E3E93">
        <w:t>El</w:t>
      </w:r>
      <w:r>
        <w:t xml:space="preserve"> último botón contiene el texto “</w:t>
      </w:r>
      <w:proofErr w:type="spellStart"/>
      <w:r>
        <w:t>Quit</w:t>
      </w:r>
      <w:proofErr w:type="spellEnd"/>
      <w:r>
        <w:t>”</w:t>
      </w:r>
      <w:ins w:id="1894" w:author="David Vacas Miguel" w:date="2018-06-26T15:18:00Z">
        <w:r w:rsidR="00A17793">
          <w:t>,</w:t>
        </w:r>
      </w:ins>
      <w:r>
        <w:t xml:space="preserve"> </w:t>
      </w:r>
      <w:del w:id="1895" w:author="David Vacas Miguel" w:date="2018-06-26T15:18:00Z">
        <w:r w:rsidDel="00A17793">
          <w:delText>que</w:delText>
        </w:r>
      </w:del>
      <w:ins w:id="1896" w:author="David Vacas Miguel" w:date="2018-06-26T15:18:00Z">
        <w:r w:rsidR="00A17793">
          <w:t>y</w:t>
        </w:r>
      </w:ins>
      <w:r>
        <w:t xml:space="preserve"> sirve para cerrar la aplicación.</w:t>
      </w:r>
      <w:r w:rsidR="00CD6A07">
        <w:t xml:space="preserve"> Estos dos últimos botones se pueden observar en la figura </w:t>
      </w:r>
      <w:del w:id="1897" w:author="David Vacas Miguel" w:date="2018-06-01T03:11:00Z">
        <w:r w:rsidR="00562E23" w:rsidDel="008E3CBA">
          <w:delText>3</w:delText>
        </w:r>
      </w:del>
      <w:ins w:id="1898" w:author="David Vacas Miguel" w:date="2018-06-01T03:11:00Z">
        <w:r w:rsidR="008E3CBA">
          <w:t>3</w:t>
        </w:r>
      </w:ins>
      <w:ins w:id="1899" w:author="David Vacas Miguel" w:date="2018-06-27T01:33:00Z">
        <w:r w:rsidR="005C74E1">
          <w:t>3</w:t>
        </w:r>
      </w:ins>
      <w:del w:id="1900" w:author="David Vacas Miguel" w:date="2018-05-27T13:38:00Z">
        <w:r w:rsidR="00562E23" w:rsidDel="0047468B">
          <w:delText>4</w:delText>
        </w:r>
      </w:del>
      <w:r w:rsidR="00CD6A07">
        <w:t>.</w:t>
      </w:r>
    </w:p>
    <w:p w14:paraId="05F778F7" w14:textId="77777777" w:rsidR="0043586D" w:rsidRDefault="0043586D" w:rsidP="00C936C0">
      <w:pPr>
        <w:pStyle w:val="LetranormalTFG"/>
      </w:pPr>
    </w:p>
    <w:p w14:paraId="5B793F5C" w14:textId="450E8C2E" w:rsidR="003037FF" w:rsidRDefault="003037FF" w:rsidP="00F21B89">
      <w:pPr>
        <w:pStyle w:val="LetranormalTFG"/>
        <w:jc w:val="center"/>
      </w:pPr>
      <w:r>
        <w:rPr>
          <w:noProof/>
          <w:lang w:eastAsia="es-ES"/>
        </w:rPr>
        <w:drawing>
          <wp:inline distT="0" distB="0" distL="0" distR="0" wp14:anchorId="6B904644" wp14:editId="4BF0AB93">
            <wp:extent cx="1935012" cy="323850"/>
            <wp:effectExtent l="0" t="0" r="8255"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rotWithShape="1">
                    <a:blip r:embed="rId183">
                      <a:extLst>
                        <a:ext uri="{28A0092B-C50C-407E-A947-70E740481C1C}">
                          <a14:useLocalDpi xmlns:a14="http://schemas.microsoft.com/office/drawing/2010/main" val="0"/>
                        </a:ext>
                      </a:extLst>
                    </a:blip>
                    <a:srcRect l="63120" t="89568" r="993" b="1348"/>
                    <a:stretch/>
                  </pic:blipFill>
                  <pic:spPr bwMode="auto">
                    <a:xfrm>
                      <a:off x="0" y="0"/>
                      <a:ext cx="2264699" cy="379028"/>
                    </a:xfrm>
                    <a:prstGeom prst="rect">
                      <a:avLst/>
                    </a:prstGeom>
                    <a:noFill/>
                    <a:ln>
                      <a:noFill/>
                    </a:ln>
                    <a:extLst>
                      <a:ext uri="{53640926-AAD7-44D8-BBD7-CCE9431645EC}">
                        <a14:shadowObscured xmlns:a14="http://schemas.microsoft.com/office/drawing/2010/main"/>
                      </a:ext>
                    </a:extLst>
                  </pic:spPr>
                </pic:pic>
              </a:graphicData>
            </a:graphic>
          </wp:inline>
        </w:drawing>
      </w:r>
    </w:p>
    <w:p w14:paraId="39F1BCAE" w14:textId="63C53DE0" w:rsidR="001523AB" w:rsidRDefault="003037FF" w:rsidP="001523AB">
      <w:pPr>
        <w:pStyle w:val="LetranormalTFG"/>
        <w:jc w:val="center"/>
        <w:rPr>
          <w:ins w:id="1901" w:author="David Vacas Miguel" w:date="2018-06-02T13:01:00Z"/>
        </w:rPr>
      </w:pPr>
      <w:r w:rsidRPr="00F21B89">
        <w:rPr>
          <w:b/>
        </w:rPr>
        <w:t xml:space="preserve">Figura </w:t>
      </w:r>
      <w:del w:id="1902" w:author="David Vacas Miguel" w:date="2018-06-01T03:11:00Z">
        <w:r w:rsidR="00562E23" w:rsidDel="008E3CBA">
          <w:rPr>
            <w:b/>
          </w:rPr>
          <w:delText>3</w:delText>
        </w:r>
      </w:del>
      <w:del w:id="1903" w:author="David Vacas Miguel" w:date="2018-05-27T13:38:00Z">
        <w:r w:rsidR="00562E23" w:rsidDel="0047468B">
          <w:rPr>
            <w:b/>
          </w:rPr>
          <w:delText>4</w:delText>
        </w:r>
      </w:del>
      <w:ins w:id="1904" w:author="David Vacas Miguel" w:date="2018-06-01T03:11:00Z">
        <w:r w:rsidR="008E3CBA">
          <w:rPr>
            <w:b/>
          </w:rPr>
          <w:t>3</w:t>
        </w:r>
      </w:ins>
      <w:ins w:id="1905" w:author="David Vacas Miguel" w:date="2018-06-27T01:33:00Z">
        <w:r w:rsidR="005C74E1">
          <w:rPr>
            <w:b/>
          </w:rPr>
          <w:t>3</w:t>
        </w:r>
      </w:ins>
      <w:r w:rsidRPr="00F21B89">
        <w:rPr>
          <w:b/>
        </w:rPr>
        <w:t>.</w:t>
      </w:r>
      <w:r>
        <w:t xml:space="preserve"> Botones de inicio de simulación y cerrar aplicación.</w:t>
      </w:r>
      <w:bookmarkStart w:id="1906" w:name="_Toc514092737"/>
      <w:bookmarkStart w:id="1907" w:name="_Toc514092840"/>
      <w:bookmarkStart w:id="1908" w:name="_Toc514092897"/>
      <w:bookmarkStart w:id="1909" w:name="_Toc514093117"/>
      <w:bookmarkStart w:id="1910" w:name="_Toc514093155"/>
      <w:bookmarkStart w:id="1911" w:name="_Toc514093187"/>
      <w:bookmarkStart w:id="1912" w:name="_Toc514093218"/>
      <w:bookmarkStart w:id="1913" w:name="_Toc514093273"/>
      <w:bookmarkEnd w:id="1906"/>
      <w:bookmarkEnd w:id="1907"/>
      <w:bookmarkEnd w:id="1908"/>
      <w:bookmarkEnd w:id="1909"/>
      <w:bookmarkEnd w:id="1910"/>
      <w:bookmarkEnd w:id="1911"/>
      <w:bookmarkEnd w:id="1912"/>
      <w:bookmarkEnd w:id="1913"/>
    </w:p>
    <w:p w14:paraId="3CC2DE65" w14:textId="0F23D902" w:rsidR="008A2C6F" w:rsidRPr="001523AB" w:rsidDel="001523AB" w:rsidRDefault="008A2C6F">
      <w:pPr>
        <w:rPr>
          <w:del w:id="1914" w:author="David Vacas Miguel" w:date="2018-06-02T13:00:00Z"/>
        </w:rPr>
        <w:pPrChange w:id="1915" w:author="David Vacas Miguel" w:date="2018-06-02T13:01:00Z">
          <w:pPr>
            <w:pStyle w:val="LetranormalTFG"/>
            <w:jc w:val="center"/>
          </w:pPr>
        </w:pPrChange>
      </w:pPr>
    </w:p>
    <w:p w14:paraId="78EB458C" w14:textId="7E1EC796" w:rsidR="008A2C6F" w:rsidDel="00816B55" w:rsidRDefault="008A2C6F">
      <w:pPr>
        <w:rPr>
          <w:del w:id="1916" w:author="David Vacas Miguel" w:date="2018-06-26T17:52:00Z"/>
        </w:rPr>
        <w:pPrChange w:id="1917" w:author="David Vacas Miguel" w:date="2018-06-02T13:01:00Z">
          <w:pPr>
            <w:pStyle w:val="LetranormalTFG"/>
          </w:pPr>
        </w:pPrChange>
      </w:pPr>
    </w:p>
    <w:p w14:paraId="17D8F85C" w14:textId="77777777" w:rsidR="0036645D" w:rsidRDefault="0036645D">
      <w:pPr>
        <w:rPr>
          <w:ins w:id="1918" w:author="David Vacas Miguel" w:date="2018-06-21T16:42:00Z"/>
          <w:rFonts w:ascii="Century Gothic" w:eastAsiaTheme="majorEastAsia" w:hAnsi="Century Gothic" w:cstheme="majorBidi"/>
          <w:b/>
          <w:sz w:val="32"/>
          <w:szCs w:val="32"/>
        </w:rPr>
        <w:sectPr w:rsidR="0036645D" w:rsidSect="00036E9B">
          <w:footerReference w:type="default" r:id="rId185"/>
          <w:footerReference w:type="first" r:id="rId186"/>
          <w:pgSz w:w="11906" w:h="16838"/>
          <w:pgMar w:top="1418" w:right="1418" w:bottom="1418" w:left="1418" w:header="709" w:footer="709" w:gutter="0"/>
          <w:cols w:space="708"/>
          <w:titlePg/>
          <w:docGrid w:linePitch="360"/>
        </w:sectPr>
      </w:pPr>
    </w:p>
    <w:p w14:paraId="1FD20DDF" w14:textId="303D0A02" w:rsidR="008A2C6F" w:rsidRDefault="00D27C27">
      <w:pPr>
        <w:pStyle w:val="TFGtitulo2"/>
      </w:pPr>
      <w:bookmarkStart w:id="1926" w:name="_Toc517795817"/>
      <w:bookmarkStart w:id="1927" w:name="_Toc517869961"/>
      <w:ins w:id="1928" w:author="David Vacas Miguel" w:date="2018-06-26T17:28:00Z">
        <w:r>
          <w:lastRenderedPageBreak/>
          <w:t>4.</w:t>
        </w:r>
      </w:ins>
      <w:r w:rsidR="008A2C6F">
        <w:t>3. Casos de uso</w:t>
      </w:r>
      <w:bookmarkEnd w:id="1926"/>
      <w:bookmarkEnd w:id="1927"/>
    </w:p>
    <w:p w14:paraId="26EFD0FD" w14:textId="383B14BA" w:rsidR="00E652DB" w:rsidRDefault="00E652DB" w:rsidP="00E652DB">
      <w:pPr>
        <w:pStyle w:val="LetranormalTFG"/>
      </w:pPr>
      <w:r>
        <w:t xml:space="preserve">A </w:t>
      </w:r>
      <w:r w:rsidR="008A2C6F">
        <w:t>continuación,</w:t>
      </w:r>
      <w:r>
        <w:t xml:space="preserve"> se</w:t>
      </w:r>
      <w:r w:rsidR="005F4159">
        <w:t xml:space="preserve"> muestran los resultados obtenidos </w:t>
      </w:r>
      <w:del w:id="1929" w:author="David Vacas Miguel" w:date="2018-06-26T16:31:00Z">
        <w:r w:rsidR="005F4159" w:rsidDel="009E4BAF">
          <w:delText xml:space="preserve">de </w:delText>
        </w:r>
      </w:del>
      <w:ins w:id="1930" w:author="David Vacas Miguel" w:date="2018-06-26T16:31:00Z">
        <w:r w:rsidR="009E4BAF">
          <w:t xml:space="preserve">utilizando </w:t>
        </w:r>
      </w:ins>
      <w:r w:rsidR="005F4159">
        <w:t>diferentes configuraciones de robots y circuitos. Los casos que se van a mostrar son los siguientes:</w:t>
      </w:r>
    </w:p>
    <w:p w14:paraId="23778E92" w14:textId="362F0C79" w:rsidR="005F4159" w:rsidRDefault="005F4159" w:rsidP="005F4159">
      <w:pPr>
        <w:pStyle w:val="LetranormalTFG"/>
        <w:numPr>
          <w:ilvl w:val="0"/>
          <w:numId w:val="28"/>
        </w:numPr>
      </w:pPr>
      <w:r>
        <w:t xml:space="preserve">Robot estándar </w:t>
      </w:r>
      <w:del w:id="1931" w:author="David Vacas Miguel" w:date="2018-06-26T16:32:00Z">
        <w:r w:rsidDel="009E4BAF">
          <w:delText>que se va a tomar</w:delText>
        </w:r>
      </w:del>
      <w:ins w:id="1932" w:author="David Vacas Miguel" w:date="2018-06-26T16:32:00Z">
        <w:r w:rsidR="009E4BAF">
          <w:t>tomado</w:t>
        </w:r>
      </w:ins>
      <w:r>
        <w:t xml:space="preserve"> como referencia.</w:t>
      </w:r>
    </w:p>
    <w:p w14:paraId="30F4F348" w14:textId="484981B2" w:rsidR="005F4159" w:rsidRDefault="005F4159" w:rsidP="005F4159">
      <w:pPr>
        <w:pStyle w:val="LetranormalTFG"/>
        <w:numPr>
          <w:ilvl w:val="0"/>
          <w:numId w:val="28"/>
        </w:numPr>
      </w:pPr>
      <w:r>
        <w:t xml:space="preserve">Robot estándar </w:t>
      </w:r>
      <w:del w:id="1933" w:author="David Vacas Miguel" w:date="2018-06-26T16:32:00Z">
        <w:r w:rsidDel="009E4BAF">
          <w:delText>con cambio en</w:delText>
        </w:r>
      </w:del>
      <w:ins w:id="1934" w:author="David Vacas Miguel" w:date="2018-06-26T16:32:00Z">
        <w:r w:rsidR="009E4BAF">
          <w:t>modificando</w:t>
        </w:r>
      </w:ins>
      <w:r>
        <w:t xml:space="preserve"> la separación </w:t>
      </w:r>
      <w:r w:rsidR="00542CFF">
        <w:t>entre</w:t>
      </w:r>
      <w:r>
        <w:t xml:space="preserve"> ruedas.</w:t>
      </w:r>
    </w:p>
    <w:p w14:paraId="38420EA9" w14:textId="19DD0E85" w:rsidR="005F4159" w:rsidDel="00C901EA" w:rsidRDefault="005F4159" w:rsidP="005F4159">
      <w:pPr>
        <w:pStyle w:val="LetranormalTFG"/>
        <w:numPr>
          <w:ilvl w:val="1"/>
          <w:numId w:val="28"/>
        </w:numPr>
        <w:rPr>
          <w:del w:id="1935" w:author="David Vacas Miguel" w:date="2018-06-01T01:54:00Z"/>
        </w:rPr>
      </w:pPr>
      <w:del w:id="1936" w:author="David Vacas Miguel" w:date="2018-06-01T01:54:00Z">
        <w:r w:rsidDel="00C901EA">
          <w:delText xml:space="preserve">Mayor separación </w:delText>
        </w:r>
        <w:r w:rsidR="00D74DD8" w:rsidDel="00C901EA">
          <w:delText>entre</w:delText>
        </w:r>
        <w:r w:rsidDel="00C901EA">
          <w:delText xml:space="preserve"> ruedas.</w:delText>
        </w:r>
      </w:del>
    </w:p>
    <w:p w14:paraId="1955CE8E" w14:textId="7D81FA2A" w:rsidR="005F4159" w:rsidDel="00C901EA" w:rsidRDefault="005F4159" w:rsidP="005F4159">
      <w:pPr>
        <w:pStyle w:val="LetranormalTFG"/>
        <w:numPr>
          <w:ilvl w:val="1"/>
          <w:numId w:val="28"/>
        </w:numPr>
        <w:rPr>
          <w:del w:id="1937" w:author="David Vacas Miguel" w:date="2018-06-01T01:54:00Z"/>
        </w:rPr>
      </w:pPr>
      <w:del w:id="1938" w:author="David Vacas Miguel" w:date="2018-06-01T01:54:00Z">
        <w:r w:rsidDel="00C901EA">
          <w:delText xml:space="preserve">Menor separación </w:delText>
        </w:r>
        <w:r w:rsidR="00D74DD8" w:rsidDel="00C901EA">
          <w:delText>entre</w:delText>
        </w:r>
        <w:r w:rsidDel="00C901EA">
          <w:delText xml:space="preserve"> ruedas.</w:delText>
        </w:r>
      </w:del>
    </w:p>
    <w:p w14:paraId="3F90AB54" w14:textId="2FAA8441" w:rsidR="007E5D35" w:rsidRDefault="00542CFF" w:rsidP="007E5D35">
      <w:pPr>
        <w:pStyle w:val="LetranormalTFG"/>
        <w:numPr>
          <w:ilvl w:val="0"/>
          <w:numId w:val="28"/>
        </w:numPr>
      </w:pPr>
      <w:r>
        <w:t xml:space="preserve">Robot estándar </w:t>
      </w:r>
      <w:ins w:id="1939" w:author="David Vacas Miguel" w:date="2018-06-26T16:32:00Z">
        <w:r w:rsidR="009E4BAF">
          <w:t>modificando</w:t>
        </w:r>
      </w:ins>
      <w:del w:id="1940" w:author="David Vacas Miguel" w:date="2018-06-26T16:32:00Z">
        <w:r w:rsidDel="009E4BAF">
          <w:delText>con cambio en</w:delText>
        </w:r>
      </w:del>
      <w:r>
        <w:t xml:space="preserve"> el radio de las ruedas.</w:t>
      </w:r>
    </w:p>
    <w:p w14:paraId="775170FF" w14:textId="7E6708A0" w:rsidR="00542CFF" w:rsidDel="00C901EA" w:rsidRDefault="00542CFF" w:rsidP="00542CFF">
      <w:pPr>
        <w:pStyle w:val="LetranormalTFG"/>
        <w:numPr>
          <w:ilvl w:val="1"/>
          <w:numId w:val="28"/>
        </w:numPr>
        <w:rPr>
          <w:del w:id="1941" w:author="David Vacas Miguel" w:date="2018-06-01T01:54:00Z"/>
        </w:rPr>
      </w:pPr>
      <w:del w:id="1942" w:author="David Vacas Miguel" w:date="2018-06-01T01:54:00Z">
        <w:r w:rsidDel="00C901EA">
          <w:delText>Mayor radio de ruedas.</w:delText>
        </w:r>
      </w:del>
    </w:p>
    <w:p w14:paraId="427C3E8A" w14:textId="51C2ED91" w:rsidR="00542CFF" w:rsidDel="00C901EA" w:rsidRDefault="00542CFF">
      <w:pPr>
        <w:pStyle w:val="LetranormalTFG"/>
        <w:numPr>
          <w:ilvl w:val="1"/>
          <w:numId w:val="28"/>
        </w:numPr>
        <w:rPr>
          <w:del w:id="1943" w:author="David Vacas Miguel" w:date="2018-06-01T01:54:00Z"/>
        </w:rPr>
      </w:pPr>
      <w:del w:id="1944" w:author="David Vacas Miguel" w:date="2018-06-01T01:54:00Z">
        <w:r w:rsidDel="00C901EA">
          <w:delText>Menor radio de ruedas.</w:delText>
        </w:r>
      </w:del>
    </w:p>
    <w:p w14:paraId="6CB5C82B" w14:textId="31F5E73D" w:rsidR="005F4159" w:rsidRDefault="005F4159" w:rsidP="005F4159">
      <w:pPr>
        <w:pStyle w:val="LetranormalTFG"/>
        <w:numPr>
          <w:ilvl w:val="0"/>
          <w:numId w:val="28"/>
        </w:numPr>
      </w:pPr>
      <w:r>
        <w:t xml:space="preserve">Robot estándar </w:t>
      </w:r>
      <w:ins w:id="1945" w:author="David Vacas Miguel" w:date="2018-06-26T16:32:00Z">
        <w:r w:rsidR="009E4BAF">
          <w:t xml:space="preserve">modificando </w:t>
        </w:r>
      </w:ins>
      <w:del w:id="1946" w:author="David Vacas Miguel" w:date="2018-06-26T16:32:00Z">
        <w:r w:rsidDel="009E4BAF">
          <w:delText xml:space="preserve">con cambio en </w:delText>
        </w:r>
      </w:del>
      <w:r>
        <w:t xml:space="preserve">la separación </w:t>
      </w:r>
      <w:r w:rsidR="00D266AC">
        <w:t>entre sensores.</w:t>
      </w:r>
    </w:p>
    <w:p w14:paraId="2CDADF0B" w14:textId="3E20AEDD" w:rsidR="00D266AC" w:rsidDel="00C901EA" w:rsidRDefault="00D266AC" w:rsidP="00D266AC">
      <w:pPr>
        <w:pStyle w:val="LetranormalTFG"/>
        <w:numPr>
          <w:ilvl w:val="1"/>
          <w:numId w:val="28"/>
        </w:numPr>
        <w:rPr>
          <w:del w:id="1947" w:author="David Vacas Miguel" w:date="2018-06-01T01:54:00Z"/>
        </w:rPr>
      </w:pPr>
      <w:del w:id="1948" w:author="David Vacas Miguel" w:date="2018-06-01T01:54:00Z">
        <w:r w:rsidDel="00C901EA">
          <w:delText>Mayor separación entre sensores.</w:delText>
        </w:r>
      </w:del>
    </w:p>
    <w:p w14:paraId="08D611A7" w14:textId="06E1304D" w:rsidR="00D266AC" w:rsidDel="00C901EA" w:rsidRDefault="00D266AC" w:rsidP="00D266AC">
      <w:pPr>
        <w:pStyle w:val="LetranormalTFG"/>
        <w:numPr>
          <w:ilvl w:val="1"/>
          <w:numId w:val="28"/>
        </w:numPr>
        <w:rPr>
          <w:del w:id="1949" w:author="David Vacas Miguel" w:date="2018-06-01T01:54:00Z"/>
        </w:rPr>
      </w:pPr>
      <w:del w:id="1950" w:author="David Vacas Miguel" w:date="2018-06-01T01:54:00Z">
        <w:r w:rsidDel="00C901EA">
          <w:delText>Menor separación entre sensores.</w:delText>
        </w:r>
      </w:del>
    </w:p>
    <w:p w14:paraId="38E3B7CD" w14:textId="3518E588" w:rsidR="00D266AC" w:rsidRDefault="00D266AC" w:rsidP="00D266AC">
      <w:pPr>
        <w:pStyle w:val="LetranormalTFG"/>
        <w:numPr>
          <w:ilvl w:val="0"/>
          <w:numId w:val="28"/>
        </w:numPr>
      </w:pPr>
      <w:r>
        <w:t xml:space="preserve">Robot estándar </w:t>
      </w:r>
      <w:ins w:id="1951" w:author="David Vacas Miguel" w:date="2018-06-26T16:32:00Z">
        <w:r w:rsidR="009E4BAF">
          <w:t xml:space="preserve">modificando </w:t>
        </w:r>
      </w:ins>
      <w:del w:id="1952" w:author="David Vacas Miguel" w:date="2018-06-26T16:32:00Z">
        <w:r w:rsidDel="009E4BAF">
          <w:delText xml:space="preserve">con cambio en </w:delText>
        </w:r>
      </w:del>
      <w:r>
        <w:t>la distancia entre ruedas y sensores.</w:t>
      </w:r>
    </w:p>
    <w:p w14:paraId="6A9DE253" w14:textId="0806AF8D" w:rsidR="00D266AC" w:rsidDel="00C901EA" w:rsidRDefault="00D266AC" w:rsidP="00D266AC">
      <w:pPr>
        <w:pStyle w:val="LetranormalTFG"/>
        <w:numPr>
          <w:ilvl w:val="1"/>
          <w:numId w:val="28"/>
        </w:numPr>
        <w:rPr>
          <w:del w:id="1953" w:author="David Vacas Miguel" w:date="2018-06-01T01:54:00Z"/>
        </w:rPr>
      </w:pPr>
      <w:del w:id="1954" w:author="David Vacas Miguel" w:date="2018-06-01T01:54:00Z">
        <w:r w:rsidDel="00C901EA">
          <w:delText>Mayor separación entre ruedas y sensores.</w:delText>
        </w:r>
      </w:del>
    </w:p>
    <w:p w14:paraId="4CDCBA44" w14:textId="038962D5" w:rsidR="00D266AC" w:rsidDel="00C901EA" w:rsidRDefault="00D266AC" w:rsidP="00D266AC">
      <w:pPr>
        <w:pStyle w:val="LetranormalTFG"/>
        <w:numPr>
          <w:ilvl w:val="1"/>
          <w:numId w:val="28"/>
        </w:numPr>
        <w:rPr>
          <w:del w:id="1955" w:author="David Vacas Miguel" w:date="2018-06-01T01:54:00Z"/>
        </w:rPr>
      </w:pPr>
      <w:del w:id="1956" w:author="David Vacas Miguel" w:date="2018-06-01T01:54:00Z">
        <w:r w:rsidDel="00C901EA">
          <w:delText>Menor separación entre ruedas y sensores.</w:delText>
        </w:r>
      </w:del>
    </w:p>
    <w:p w14:paraId="642BADEC" w14:textId="7BEA22B3" w:rsidR="00542CFF" w:rsidDel="00DA781E" w:rsidRDefault="00542CFF">
      <w:pPr>
        <w:pStyle w:val="LetranormalTFG"/>
        <w:numPr>
          <w:ilvl w:val="0"/>
          <w:numId w:val="28"/>
        </w:numPr>
        <w:rPr>
          <w:del w:id="1957" w:author="David Vacas Miguel" w:date="2018-06-02T13:01:00Z"/>
        </w:rPr>
      </w:pPr>
      <w:r>
        <w:t>Robot estándar en un circuito distinto.</w:t>
      </w:r>
    </w:p>
    <w:p w14:paraId="6042286F" w14:textId="77777777" w:rsidR="00DA781E" w:rsidRDefault="00DA781E" w:rsidP="00F21B89">
      <w:pPr>
        <w:pStyle w:val="LetranormalTFG"/>
        <w:numPr>
          <w:ilvl w:val="0"/>
          <w:numId w:val="28"/>
        </w:numPr>
        <w:rPr>
          <w:ins w:id="1958" w:author="David Vacas Miguel" w:date="2018-06-27T01:41:00Z"/>
        </w:rPr>
      </w:pPr>
    </w:p>
    <w:p w14:paraId="184CDF4B" w14:textId="76D9ADAC" w:rsidR="001523AB" w:rsidRDefault="00DA781E">
      <w:pPr>
        <w:pStyle w:val="LetranormalTFG"/>
        <w:numPr>
          <w:ilvl w:val="0"/>
          <w:numId w:val="28"/>
        </w:numPr>
        <w:pPrChange w:id="1959" w:author="David Vacas Miguel" w:date="2018-06-02T13:01:00Z">
          <w:pPr>
            <w:pStyle w:val="LetranormalTFG"/>
          </w:pPr>
        </w:pPrChange>
      </w:pPr>
      <w:ins w:id="1960" w:author="David Vacas Miguel" w:date="2018-06-27T01:41:00Z">
        <w:r>
          <w:t>Robot estándar con vista en perspe</w:t>
        </w:r>
      </w:ins>
      <w:ins w:id="1961" w:author="David Vacas Miguel" w:date="2018-06-27T01:42:00Z">
        <w:r>
          <w:t>ctiva.</w:t>
        </w:r>
      </w:ins>
    </w:p>
    <w:p w14:paraId="42F62FD6" w14:textId="6B28F113" w:rsidR="00E652DB" w:rsidRPr="007C7AEB" w:rsidRDefault="009E4BAF">
      <w:pPr>
        <w:pStyle w:val="Tfgtitulo3masgrande"/>
        <w:rPr>
          <w:ins w:id="1962" w:author="David Vacas Miguel" w:date="2018-06-01T02:03:00Z"/>
        </w:rPr>
        <w:pPrChange w:id="1963" w:author="David Vacas Miguel" w:date="2018-06-26T17:02:00Z">
          <w:pPr>
            <w:pStyle w:val="LetranormalTFG"/>
          </w:pPr>
        </w:pPrChange>
      </w:pPr>
      <w:bookmarkStart w:id="1964" w:name="_Toc517795818"/>
      <w:bookmarkStart w:id="1965" w:name="_Toc517869962"/>
      <w:ins w:id="1966" w:author="David Vacas Miguel" w:date="2018-06-26T16:32:00Z">
        <w:r w:rsidRPr="00963E16">
          <w:t>4.3.1</w:t>
        </w:r>
      </w:ins>
      <w:ins w:id="1967" w:author="David Vacas Miguel" w:date="2018-06-26T17:28:00Z">
        <w:r w:rsidR="00D27C27">
          <w:t>.</w:t>
        </w:r>
      </w:ins>
      <w:ins w:id="1968" w:author="David Vacas Miguel" w:date="2018-06-01T02:01:00Z">
        <w:r w:rsidR="0063454D" w:rsidRPr="00963E16">
          <w:t xml:space="preserve"> Robot de referencia</w:t>
        </w:r>
      </w:ins>
      <w:bookmarkEnd w:id="1964"/>
      <w:bookmarkEnd w:id="1965"/>
    </w:p>
    <w:p w14:paraId="1AF35928" w14:textId="17E88E28" w:rsidR="00583497" w:rsidRPr="00DA781E" w:rsidRDefault="0063454D">
      <w:pPr>
        <w:pStyle w:val="LetranormalTFG"/>
        <w:rPr>
          <w:ins w:id="1969" w:author="David Vacas Miguel" w:date="2018-06-01T02:04:00Z"/>
          <w:rPrChange w:id="1970" w:author="David Vacas Miguel" w:date="2018-06-27T01:42:00Z">
            <w:rPr>
              <w:ins w:id="1971" w:author="David Vacas Miguel" w:date="2018-06-01T02:04:00Z"/>
              <w:b/>
            </w:rPr>
          </w:rPrChange>
        </w:rPr>
      </w:pPr>
      <w:ins w:id="1972" w:author="David Vacas Miguel" w:date="2018-06-01T02:04:00Z">
        <w:r>
          <w:t xml:space="preserve">Este </w:t>
        </w:r>
        <w:r w:rsidRPr="0063454D">
          <w:t>robot</w:t>
        </w:r>
        <w:r>
          <w:t xml:space="preserve"> es un robot con parámetros geométricos medios que se utiliza como referencia para el resto de los casos.</w:t>
        </w:r>
      </w:ins>
      <w:ins w:id="1973" w:author="David Vacas Miguel" w:date="2018-06-26T16:33:00Z">
        <w:r w:rsidR="009E4BAF">
          <w:t xml:space="preserve"> Reproduce el robot real que, a modo de ejemplo, el profesor proporcionaba a sus alumnos en la asignatura Robótica.</w:t>
        </w:r>
      </w:ins>
    </w:p>
    <w:tbl>
      <w:tblPr>
        <w:tblStyle w:val="Tablanormal5"/>
        <w:tblW w:w="0" w:type="auto"/>
        <w:tblLook w:val="04A0" w:firstRow="1" w:lastRow="0" w:firstColumn="1" w:lastColumn="0" w:noHBand="0" w:noVBand="1"/>
        <w:tblPrChange w:id="1974" w:author="David Vacas Miguel" w:date="2018-06-01T02:02:00Z">
          <w:tblPr>
            <w:tblStyle w:val="Tablanormal5"/>
            <w:tblW w:w="0" w:type="auto"/>
            <w:tblLook w:val="04A0" w:firstRow="1" w:lastRow="0" w:firstColumn="1" w:lastColumn="0" w:noHBand="0" w:noVBand="1"/>
          </w:tblPr>
        </w:tblPrChange>
      </w:tblPr>
      <w:tblGrid>
        <w:gridCol w:w="1434"/>
        <w:gridCol w:w="833"/>
        <w:gridCol w:w="844"/>
        <w:gridCol w:w="836"/>
        <w:gridCol w:w="855"/>
        <w:gridCol w:w="808"/>
        <w:gridCol w:w="844"/>
        <w:gridCol w:w="819"/>
        <w:gridCol w:w="799"/>
        <w:gridCol w:w="998"/>
        <w:tblGridChange w:id="1975">
          <w:tblGrid>
            <w:gridCol w:w="1433"/>
            <w:gridCol w:w="955"/>
            <w:gridCol w:w="958"/>
            <w:gridCol w:w="957"/>
            <w:gridCol w:w="962"/>
            <w:gridCol w:w="948"/>
            <w:gridCol w:w="959"/>
            <w:gridCol w:w="952"/>
            <w:gridCol w:w="946"/>
            <w:gridCol w:w="946"/>
          </w:tblGrid>
        </w:tblGridChange>
      </w:tblGrid>
      <w:tr w:rsidR="0063454D" w14:paraId="7CFE9D38" w14:textId="5A57EC34" w:rsidTr="0063454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33" w:type="dxa"/>
            <w:tcPrChange w:id="1976" w:author="David Vacas Miguel" w:date="2018-06-01T02:02:00Z">
              <w:tcPr>
                <w:tcW w:w="1006" w:type="dxa"/>
              </w:tcPr>
            </w:tcPrChange>
          </w:tcPr>
          <w:p w14:paraId="7995EEC5" w14:textId="77777777" w:rsidR="0063454D" w:rsidRDefault="0063454D" w:rsidP="0065054E">
            <w:pPr>
              <w:pStyle w:val="LetranormalTFG"/>
              <w:cnfStyle w:val="101000000100" w:firstRow="1" w:lastRow="0" w:firstColumn="1" w:lastColumn="0" w:oddVBand="0" w:evenVBand="0" w:oddHBand="0" w:evenHBand="0" w:firstRowFirstColumn="1" w:firstRowLastColumn="0" w:lastRowFirstColumn="0" w:lastRowLastColumn="0"/>
            </w:pPr>
            <w:r>
              <w:t>Parámetros</w:t>
            </w:r>
          </w:p>
        </w:tc>
        <w:tc>
          <w:tcPr>
            <w:tcW w:w="859" w:type="dxa"/>
            <w:tcPrChange w:id="1977" w:author="David Vacas Miguel" w:date="2018-06-01T02:02:00Z">
              <w:tcPr>
                <w:tcW w:w="1006" w:type="dxa"/>
              </w:tcPr>
            </w:tcPrChange>
          </w:tcPr>
          <w:p w14:paraId="07F5E718" w14:textId="4440F422" w:rsidR="0063454D" w:rsidRDefault="0063454D" w:rsidP="0065054E">
            <w:pPr>
              <w:pStyle w:val="LetranormalTFG"/>
              <w:jc w:val="center"/>
              <w:cnfStyle w:val="100000000000" w:firstRow="1" w:lastRow="0" w:firstColumn="0" w:lastColumn="0" w:oddVBand="0" w:evenVBand="0" w:oddHBand="0" w:evenHBand="0" w:firstRowFirstColumn="0" w:firstRowLastColumn="0" w:lastRowFirstColumn="0" w:lastRowLastColumn="0"/>
            </w:pPr>
            <w:r>
              <w:t>MS</w:t>
            </w:r>
          </w:p>
        </w:tc>
        <w:tc>
          <w:tcPr>
            <w:tcW w:w="869" w:type="dxa"/>
            <w:tcPrChange w:id="1978" w:author="David Vacas Miguel" w:date="2018-06-01T02:02:00Z">
              <w:tcPr>
                <w:tcW w:w="1006" w:type="dxa"/>
              </w:tcPr>
            </w:tcPrChange>
          </w:tcPr>
          <w:p w14:paraId="7FAF2A01" w14:textId="77777777" w:rsidR="0063454D" w:rsidRDefault="0063454D" w:rsidP="0065054E">
            <w:pPr>
              <w:pStyle w:val="LetranormalTFG"/>
              <w:jc w:val="center"/>
              <w:cnfStyle w:val="100000000000" w:firstRow="1" w:lastRow="0" w:firstColumn="0" w:lastColumn="0" w:oddVBand="0" w:evenVBand="0" w:oddHBand="0" w:evenHBand="0" w:firstRowFirstColumn="0" w:firstRowLastColumn="0" w:lastRowFirstColumn="0" w:lastRowLastColumn="0"/>
            </w:pPr>
            <w:r>
              <w:t>WR</w:t>
            </w:r>
          </w:p>
        </w:tc>
        <w:tc>
          <w:tcPr>
            <w:tcW w:w="862" w:type="dxa"/>
            <w:tcPrChange w:id="1979" w:author="David Vacas Miguel" w:date="2018-06-01T02:02:00Z">
              <w:tcPr>
                <w:tcW w:w="1007" w:type="dxa"/>
              </w:tcPr>
            </w:tcPrChange>
          </w:tcPr>
          <w:p w14:paraId="7DEB6198" w14:textId="77777777" w:rsidR="0063454D" w:rsidRDefault="0063454D" w:rsidP="0065054E">
            <w:pPr>
              <w:pStyle w:val="LetranormalTFG"/>
              <w:jc w:val="center"/>
              <w:cnfStyle w:val="100000000000" w:firstRow="1" w:lastRow="0" w:firstColumn="0" w:lastColumn="0" w:oddVBand="0" w:evenVBand="0" w:oddHBand="0" w:evenHBand="0" w:firstRowFirstColumn="0" w:firstRowLastColumn="0" w:lastRowFirstColumn="0" w:lastRowLastColumn="0"/>
            </w:pPr>
            <w:r>
              <w:t>WS</w:t>
            </w:r>
          </w:p>
        </w:tc>
        <w:tc>
          <w:tcPr>
            <w:tcW w:w="878" w:type="dxa"/>
            <w:tcPrChange w:id="1980" w:author="David Vacas Miguel" w:date="2018-06-01T02:02:00Z">
              <w:tcPr>
                <w:tcW w:w="1007" w:type="dxa"/>
              </w:tcPr>
            </w:tcPrChange>
          </w:tcPr>
          <w:p w14:paraId="4A0C0086" w14:textId="77777777" w:rsidR="0063454D" w:rsidRDefault="0063454D" w:rsidP="0065054E">
            <w:pPr>
              <w:pStyle w:val="LetranormalTFG"/>
              <w:jc w:val="center"/>
              <w:cnfStyle w:val="100000000000" w:firstRow="1" w:lastRow="0" w:firstColumn="0" w:lastColumn="0" w:oddVBand="0" w:evenVBand="0" w:oddHBand="0" w:evenHBand="0" w:firstRowFirstColumn="0" w:firstRowLastColumn="0" w:lastRowFirstColumn="0" w:lastRowLastColumn="0"/>
            </w:pPr>
            <w:r>
              <w:t>WD</w:t>
            </w:r>
          </w:p>
        </w:tc>
        <w:tc>
          <w:tcPr>
            <w:tcW w:w="838" w:type="dxa"/>
            <w:tcPrChange w:id="1981" w:author="David Vacas Miguel" w:date="2018-06-01T02:02:00Z">
              <w:tcPr>
                <w:tcW w:w="1007" w:type="dxa"/>
              </w:tcPr>
            </w:tcPrChange>
          </w:tcPr>
          <w:p w14:paraId="497CFBB5" w14:textId="0AE28A21" w:rsidR="0063454D" w:rsidRDefault="0063454D" w:rsidP="0065054E">
            <w:pPr>
              <w:pStyle w:val="LetranormalTFG"/>
              <w:jc w:val="center"/>
              <w:cnfStyle w:val="100000000000" w:firstRow="1" w:lastRow="0" w:firstColumn="0" w:lastColumn="0" w:oddVBand="0" w:evenVBand="0" w:oddHBand="0" w:evenHBand="0" w:firstRowFirstColumn="0" w:firstRowLastColumn="0" w:lastRowFirstColumn="0" w:lastRowLastColumn="0"/>
            </w:pPr>
            <w:r>
              <w:t>RL</w:t>
            </w:r>
          </w:p>
        </w:tc>
        <w:tc>
          <w:tcPr>
            <w:tcW w:w="869" w:type="dxa"/>
            <w:tcPrChange w:id="1982" w:author="David Vacas Miguel" w:date="2018-06-01T02:02:00Z">
              <w:tcPr>
                <w:tcW w:w="1007" w:type="dxa"/>
              </w:tcPr>
            </w:tcPrChange>
          </w:tcPr>
          <w:p w14:paraId="5AD11F3A" w14:textId="2FD9DC4C" w:rsidR="0063454D" w:rsidRDefault="0063454D" w:rsidP="0065054E">
            <w:pPr>
              <w:pStyle w:val="LetranormalTFG"/>
              <w:jc w:val="center"/>
              <w:cnfStyle w:val="100000000000" w:firstRow="1" w:lastRow="0" w:firstColumn="0" w:lastColumn="0" w:oddVBand="0" w:evenVBand="0" w:oddHBand="0" w:evenHBand="0" w:firstRowFirstColumn="0" w:firstRowLastColumn="0" w:lastRowFirstColumn="0" w:lastRowLastColumn="0"/>
            </w:pPr>
            <w:r>
              <w:t>RW</w:t>
            </w:r>
          </w:p>
        </w:tc>
        <w:tc>
          <w:tcPr>
            <w:tcW w:w="848" w:type="dxa"/>
            <w:tcPrChange w:id="1983" w:author="David Vacas Miguel" w:date="2018-06-01T02:02:00Z">
              <w:tcPr>
                <w:tcW w:w="1007" w:type="dxa"/>
              </w:tcPr>
            </w:tcPrChange>
          </w:tcPr>
          <w:p w14:paraId="23A7D10F" w14:textId="77777777" w:rsidR="0063454D" w:rsidRDefault="0063454D" w:rsidP="0065054E">
            <w:pPr>
              <w:pStyle w:val="LetranormalTFG"/>
              <w:jc w:val="center"/>
              <w:cnfStyle w:val="100000000000" w:firstRow="1" w:lastRow="0" w:firstColumn="0" w:lastColumn="0" w:oddVBand="0" w:evenVBand="0" w:oddHBand="0" w:evenHBand="0" w:firstRowFirstColumn="0" w:firstRowLastColumn="0" w:lastRowFirstColumn="0" w:lastRowLastColumn="0"/>
            </w:pPr>
            <w:r>
              <w:t>SD</w:t>
            </w:r>
          </w:p>
        </w:tc>
        <w:tc>
          <w:tcPr>
            <w:tcW w:w="831" w:type="dxa"/>
            <w:tcPrChange w:id="1984" w:author="David Vacas Miguel" w:date="2018-06-01T02:02:00Z">
              <w:tcPr>
                <w:tcW w:w="1007" w:type="dxa"/>
              </w:tcPr>
            </w:tcPrChange>
          </w:tcPr>
          <w:p w14:paraId="780BEFE2" w14:textId="77777777" w:rsidR="0063454D" w:rsidRDefault="0063454D" w:rsidP="0065054E">
            <w:pPr>
              <w:pStyle w:val="LetranormalTFG"/>
              <w:jc w:val="center"/>
              <w:cnfStyle w:val="100000000000" w:firstRow="1" w:lastRow="0" w:firstColumn="0" w:lastColumn="0" w:oddVBand="0" w:evenVBand="0" w:oddHBand="0" w:evenHBand="0" w:firstRowFirstColumn="0" w:firstRowLastColumn="0" w:lastRowFirstColumn="0" w:lastRowLastColumn="0"/>
            </w:pPr>
            <w:r>
              <w:t>SS</w:t>
            </w:r>
          </w:p>
        </w:tc>
        <w:tc>
          <w:tcPr>
            <w:tcW w:w="783" w:type="dxa"/>
            <w:shd w:val="clear" w:color="auto" w:fill="FFE599" w:themeFill="accent4" w:themeFillTint="66"/>
            <w:tcPrChange w:id="1985" w:author="David Vacas Miguel" w:date="2018-06-01T02:02:00Z">
              <w:tcPr>
                <w:tcW w:w="946" w:type="dxa"/>
              </w:tcPr>
            </w:tcPrChange>
          </w:tcPr>
          <w:p w14:paraId="7A0D5CA5" w14:textId="2A26C867" w:rsidR="0063454D" w:rsidRDefault="0063454D" w:rsidP="0065054E">
            <w:pPr>
              <w:pStyle w:val="LetranormalTFG"/>
              <w:jc w:val="center"/>
              <w:cnfStyle w:val="100000000000" w:firstRow="1" w:lastRow="0" w:firstColumn="0" w:lastColumn="0" w:oddVBand="0" w:evenVBand="0" w:oddHBand="0" w:evenHBand="0" w:firstRowFirstColumn="0" w:firstRowLastColumn="0" w:lastRowFirstColumn="0" w:lastRowLastColumn="0"/>
              <w:rPr>
                <w:ins w:id="1986" w:author="David Vacas Miguel" w:date="2018-06-01T02:02:00Z"/>
              </w:rPr>
            </w:pPr>
            <w:ins w:id="1987" w:author="David Vacas Miguel" w:date="2018-06-01T02:02:00Z">
              <w:r>
                <w:t>Tiempo</w:t>
              </w:r>
            </w:ins>
          </w:p>
        </w:tc>
      </w:tr>
      <w:tr w:rsidR="0063454D" w14:paraId="1E2E9275" w14:textId="6DA80EB0" w:rsidTr="00634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3" w:type="dxa"/>
            <w:tcPrChange w:id="1988" w:author="David Vacas Miguel" w:date="2018-06-01T02:02:00Z">
              <w:tcPr>
                <w:tcW w:w="1006" w:type="dxa"/>
              </w:tcPr>
            </w:tcPrChange>
          </w:tcPr>
          <w:p w14:paraId="4EE271BE" w14:textId="77777777" w:rsidR="0063454D" w:rsidRDefault="0063454D" w:rsidP="0065054E">
            <w:pPr>
              <w:pStyle w:val="LetranormalTFG"/>
              <w:cnfStyle w:val="001000100000" w:firstRow="0" w:lastRow="0" w:firstColumn="1" w:lastColumn="0" w:oddVBand="0" w:evenVBand="0" w:oddHBand="1" w:evenHBand="0" w:firstRowFirstColumn="0" w:firstRowLastColumn="0" w:lastRowFirstColumn="0" w:lastRowLastColumn="0"/>
            </w:pPr>
            <w:r>
              <w:t>Valor</w:t>
            </w:r>
          </w:p>
        </w:tc>
        <w:tc>
          <w:tcPr>
            <w:tcW w:w="859" w:type="dxa"/>
            <w:tcPrChange w:id="1989" w:author="David Vacas Miguel" w:date="2018-06-01T02:02:00Z">
              <w:tcPr>
                <w:tcW w:w="1006" w:type="dxa"/>
              </w:tcPr>
            </w:tcPrChange>
          </w:tcPr>
          <w:p w14:paraId="60325E5D" w14:textId="77777777" w:rsidR="0063454D" w:rsidRDefault="0063454D" w:rsidP="0065054E">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869" w:type="dxa"/>
            <w:tcPrChange w:id="1990" w:author="David Vacas Miguel" w:date="2018-06-01T02:02:00Z">
              <w:tcPr>
                <w:tcW w:w="1006" w:type="dxa"/>
              </w:tcPr>
            </w:tcPrChange>
          </w:tcPr>
          <w:p w14:paraId="075AF58C" w14:textId="77777777" w:rsidR="0063454D" w:rsidRDefault="0063454D" w:rsidP="0065054E">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862" w:type="dxa"/>
            <w:tcPrChange w:id="1991" w:author="David Vacas Miguel" w:date="2018-06-01T02:02:00Z">
              <w:tcPr>
                <w:tcW w:w="1007" w:type="dxa"/>
              </w:tcPr>
            </w:tcPrChange>
          </w:tcPr>
          <w:p w14:paraId="478AB494" w14:textId="77777777" w:rsidR="0063454D" w:rsidRDefault="0063454D" w:rsidP="0065054E">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878" w:type="dxa"/>
            <w:tcPrChange w:id="1992" w:author="David Vacas Miguel" w:date="2018-06-01T02:02:00Z">
              <w:tcPr>
                <w:tcW w:w="1007" w:type="dxa"/>
              </w:tcPr>
            </w:tcPrChange>
          </w:tcPr>
          <w:p w14:paraId="2F3E7EDD" w14:textId="77777777" w:rsidR="0063454D" w:rsidRDefault="0063454D" w:rsidP="0065054E">
            <w:pPr>
              <w:pStyle w:val="LetranormalTFG"/>
              <w:jc w:val="center"/>
              <w:cnfStyle w:val="000000100000" w:firstRow="0" w:lastRow="0" w:firstColumn="0" w:lastColumn="0" w:oddVBand="0" w:evenVBand="0" w:oddHBand="1" w:evenHBand="0" w:firstRowFirstColumn="0" w:firstRowLastColumn="0" w:lastRowFirstColumn="0" w:lastRowLastColumn="0"/>
            </w:pPr>
            <w:r>
              <w:t>3</w:t>
            </w:r>
          </w:p>
        </w:tc>
        <w:tc>
          <w:tcPr>
            <w:tcW w:w="838" w:type="dxa"/>
            <w:tcPrChange w:id="1993" w:author="David Vacas Miguel" w:date="2018-06-01T02:02:00Z">
              <w:tcPr>
                <w:tcW w:w="1007" w:type="dxa"/>
              </w:tcPr>
            </w:tcPrChange>
          </w:tcPr>
          <w:p w14:paraId="0B95A9BF" w14:textId="77777777" w:rsidR="0063454D" w:rsidRDefault="0063454D" w:rsidP="0065054E">
            <w:pPr>
              <w:pStyle w:val="LetranormalTFG"/>
              <w:jc w:val="center"/>
              <w:cnfStyle w:val="000000100000" w:firstRow="0" w:lastRow="0" w:firstColumn="0" w:lastColumn="0" w:oddVBand="0" w:evenVBand="0" w:oddHBand="1" w:evenHBand="0" w:firstRowFirstColumn="0" w:firstRowLastColumn="0" w:lastRowFirstColumn="0" w:lastRowLastColumn="0"/>
            </w:pPr>
            <w:r>
              <w:t>22</w:t>
            </w:r>
          </w:p>
        </w:tc>
        <w:tc>
          <w:tcPr>
            <w:tcW w:w="869" w:type="dxa"/>
            <w:tcPrChange w:id="1994" w:author="David Vacas Miguel" w:date="2018-06-01T02:02:00Z">
              <w:tcPr>
                <w:tcW w:w="1007" w:type="dxa"/>
              </w:tcPr>
            </w:tcPrChange>
          </w:tcPr>
          <w:p w14:paraId="079DC67A" w14:textId="77777777" w:rsidR="0063454D" w:rsidRDefault="0063454D" w:rsidP="0065054E">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848" w:type="dxa"/>
            <w:tcPrChange w:id="1995" w:author="David Vacas Miguel" w:date="2018-06-01T02:02:00Z">
              <w:tcPr>
                <w:tcW w:w="1007" w:type="dxa"/>
              </w:tcPr>
            </w:tcPrChange>
          </w:tcPr>
          <w:p w14:paraId="4AD3F1BD" w14:textId="77777777" w:rsidR="0063454D" w:rsidRDefault="0063454D" w:rsidP="0065054E">
            <w:pPr>
              <w:pStyle w:val="LetranormalTFG"/>
              <w:jc w:val="center"/>
              <w:cnfStyle w:val="000000100000" w:firstRow="0" w:lastRow="0" w:firstColumn="0" w:lastColumn="0" w:oddVBand="0" w:evenVBand="0" w:oddHBand="1" w:evenHBand="0" w:firstRowFirstColumn="0" w:firstRowLastColumn="0" w:lastRowFirstColumn="0" w:lastRowLastColumn="0"/>
            </w:pPr>
            <w:r>
              <w:t>0</w:t>
            </w:r>
          </w:p>
        </w:tc>
        <w:tc>
          <w:tcPr>
            <w:tcW w:w="831" w:type="dxa"/>
            <w:tcPrChange w:id="1996" w:author="David Vacas Miguel" w:date="2018-06-01T02:02:00Z">
              <w:tcPr>
                <w:tcW w:w="1007" w:type="dxa"/>
              </w:tcPr>
            </w:tcPrChange>
          </w:tcPr>
          <w:p w14:paraId="3FEDBB13" w14:textId="77777777" w:rsidR="0063454D" w:rsidRDefault="0063454D" w:rsidP="0065054E">
            <w:pPr>
              <w:pStyle w:val="LetranormalTFG"/>
              <w:jc w:val="center"/>
              <w:cnfStyle w:val="000000100000" w:firstRow="0" w:lastRow="0" w:firstColumn="0" w:lastColumn="0" w:oddVBand="0" w:evenVBand="0" w:oddHBand="1" w:evenHBand="0" w:firstRowFirstColumn="0" w:firstRowLastColumn="0" w:lastRowFirstColumn="0" w:lastRowLastColumn="0"/>
            </w:pPr>
            <w:r>
              <w:t>4</w:t>
            </w:r>
          </w:p>
        </w:tc>
        <w:tc>
          <w:tcPr>
            <w:tcW w:w="783" w:type="dxa"/>
            <w:shd w:val="clear" w:color="auto" w:fill="FFE599" w:themeFill="accent4" w:themeFillTint="66"/>
            <w:tcPrChange w:id="1997" w:author="David Vacas Miguel" w:date="2018-06-01T02:02:00Z">
              <w:tcPr>
                <w:tcW w:w="946" w:type="dxa"/>
              </w:tcPr>
            </w:tcPrChange>
          </w:tcPr>
          <w:p w14:paraId="634873BE" w14:textId="63025DA7" w:rsidR="0063454D" w:rsidRPr="00325A94" w:rsidRDefault="0063454D" w:rsidP="0065054E">
            <w:pPr>
              <w:pStyle w:val="LetranormalTFG"/>
              <w:jc w:val="center"/>
              <w:cnfStyle w:val="000000100000" w:firstRow="0" w:lastRow="0" w:firstColumn="0" w:lastColumn="0" w:oddVBand="0" w:evenVBand="0" w:oddHBand="1" w:evenHBand="0" w:firstRowFirstColumn="0" w:firstRowLastColumn="0" w:lastRowFirstColumn="0" w:lastRowLastColumn="0"/>
              <w:rPr>
                <w:ins w:id="1998" w:author="David Vacas Miguel" w:date="2018-06-01T02:02:00Z"/>
                <w:b/>
                <w:rPrChange w:id="1999" w:author="David Vacas Miguel" w:date="2018-06-01T02:16:00Z">
                  <w:rPr>
                    <w:ins w:id="2000" w:author="David Vacas Miguel" w:date="2018-06-01T02:02:00Z"/>
                  </w:rPr>
                </w:rPrChange>
              </w:rPr>
            </w:pPr>
            <w:ins w:id="2001" w:author="David Vacas Miguel" w:date="2018-06-01T02:02:00Z">
              <w:r w:rsidRPr="00325A94">
                <w:rPr>
                  <w:b/>
                  <w:rPrChange w:id="2002" w:author="David Vacas Miguel" w:date="2018-06-01T02:16:00Z">
                    <w:rPr/>
                  </w:rPrChange>
                </w:rPr>
                <w:t>90s</w:t>
              </w:r>
            </w:ins>
          </w:p>
        </w:tc>
      </w:tr>
    </w:tbl>
    <w:p w14:paraId="7BB56213" w14:textId="7D6A5269" w:rsidR="00E652DB" w:rsidDel="00583497" w:rsidRDefault="00E652DB" w:rsidP="00E652DB">
      <w:pPr>
        <w:pStyle w:val="LetranormalTFG"/>
        <w:jc w:val="center"/>
        <w:rPr>
          <w:del w:id="2003" w:author="David Vacas Miguel" w:date="2018-06-01T02:02:00Z"/>
          <w:b/>
        </w:rPr>
      </w:pPr>
      <w:del w:id="2004" w:author="David Vacas Miguel" w:date="2018-06-01T02:02:00Z">
        <w:r w:rsidRPr="00F21B89" w:rsidDel="0063454D">
          <w:rPr>
            <w:b/>
          </w:rPr>
          <w:delText>Tiempo: 90s.</w:delText>
        </w:r>
      </w:del>
    </w:p>
    <w:p w14:paraId="72E87C61" w14:textId="77777777" w:rsidR="00583497" w:rsidRDefault="00583497" w:rsidP="00E652DB">
      <w:pPr>
        <w:pStyle w:val="LetranormalTFG"/>
        <w:rPr>
          <w:ins w:id="2005" w:author="David Vacas Miguel" w:date="2018-06-21T17:29:00Z"/>
          <w:b/>
        </w:rPr>
      </w:pPr>
    </w:p>
    <w:p w14:paraId="095A97B4" w14:textId="4236617C" w:rsidR="001C0490" w:rsidRPr="00F21B89" w:rsidDel="0063454D" w:rsidRDefault="001C0490" w:rsidP="00E652DB">
      <w:pPr>
        <w:pStyle w:val="LetranormalTFG"/>
        <w:rPr>
          <w:del w:id="2006" w:author="David Vacas Miguel" w:date="2018-06-01T02:04:00Z"/>
          <w:b/>
        </w:rPr>
      </w:pPr>
      <w:del w:id="2007" w:author="David Vacas Miguel" w:date="2018-06-01T02:04:00Z">
        <w:r w:rsidDel="0063454D">
          <w:delText>Este robot es un robot con parámetros geométricos medios que se utiliza como referencia para el resto de los casos.</w:delText>
        </w:r>
      </w:del>
    </w:p>
    <w:p w14:paraId="78806F5B" w14:textId="714ADDAE" w:rsidR="00E652DB" w:rsidRDefault="00841547" w:rsidP="00E652DB">
      <w:pPr>
        <w:pStyle w:val="LetranormalTFG"/>
        <w:jc w:val="center"/>
        <w:rPr>
          <w:noProof/>
          <w:lang w:eastAsia="es-ES"/>
        </w:rPr>
      </w:pPr>
      <w:r>
        <w:rPr>
          <w:noProof/>
          <w:lang w:eastAsia="es-ES"/>
        </w:rPr>
        <w:pict w14:anchorId="433943F1">
          <v:shape id="_x0000_i1097" type="#_x0000_t75" style="width:205.5pt;height:189pt">
            <v:imagedata r:id="rId187" o:title="resultados1"/>
          </v:shape>
        </w:pict>
      </w:r>
    </w:p>
    <w:p w14:paraId="26110D7D" w14:textId="57BF3C5F" w:rsidR="00E652DB" w:rsidDel="009E4BAF" w:rsidRDefault="001C0490" w:rsidP="00E652DB">
      <w:pPr>
        <w:pStyle w:val="LetranormalTFG"/>
        <w:jc w:val="center"/>
        <w:rPr>
          <w:del w:id="2008" w:author="David Vacas Miguel" w:date="2018-06-26T16:34:00Z"/>
        </w:rPr>
      </w:pPr>
      <w:r w:rsidRPr="00F21B89">
        <w:rPr>
          <w:b/>
          <w:noProof/>
          <w:lang w:eastAsia="es-ES"/>
        </w:rPr>
        <w:t xml:space="preserve">Figura </w:t>
      </w:r>
      <w:ins w:id="2009" w:author="David Vacas Miguel" w:date="2018-06-01T03:11:00Z">
        <w:r w:rsidR="008E3CBA">
          <w:rPr>
            <w:b/>
            <w:noProof/>
            <w:lang w:eastAsia="es-ES"/>
          </w:rPr>
          <w:t>3</w:t>
        </w:r>
      </w:ins>
      <w:ins w:id="2010" w:author="David Vacas Miguel" w:date="2018-06-27T01:33:00Z">
        <w:r w:rsidR="005C74E1">
          <w:rPr>
            <w:b/>
            <w:noProof/>
            <w:lang w:eastAsia="es-ES"/>
          </w:rPr>
          <w:t>4</w:t>
        </w:r>
      </w:ins>
      <w:del w:id="2011" w:author="David Vacas Miguel" w:date="2018-05-27T13:38:00Z">
        <w:r w:rsidRPr="00F21B89" w:rsidDel="0047468B">
          <w:rPr>
            <w:b/>
            <w:noProof/>
            <w:lang w:eastAsia="es-ES"/>
          </w:rPr>
          <w:delText>X</w:delText>
        </w:r>
      </w:del>
      <w:r w:rsidRPr="00F21B89">
        <w:rPr>
          <w:b/>
          <w:noProof/>
          <w:lang w:eastAsia="es-ES"/>
        </w:rPr>
        <w:t>.</w:t>
      </w:r>
      <w:ins w:id="2012" w:author="David Vacas Miguel" w:date="2018-06-01T02:40:00Z">
        <w:r w:rsidR="00391550">
          <w:rPr>
            <w:noProof/>
            <w:lang w:eastAsia="es-ES"/>
          </w:rPr>
          <w:t xml:space="preserve"> Robot estandar que se toma como referencia</w:t>
        </w:r>
      </w:ins>
      <w:del w:id="2013" w:author="David Vacas Miguel" w:date="2018-06-01T02:40:00Z">
        <w:r w:rsidDel="00391550">
          <w:rPr>
            <w:noProof/>
            <w:lang w:eastAsia="es-ES"/>
          </w:rPr>
          <w:delText xml:space="preserve"> Caso 1</w:delText>
        </w:r>
      </w:del>
      <w:r>
        <w:rPr>
          <w:noProof/>
          <w:lang w:eastAsia="es-ES"/>
        </w:rPr>
        <w:t>.</w:t>
      </w:r>
    </w:p>
    <w:p w14:paraId="54846181" w14:textId="77777777" w:rsidR="001523AB" w:rsidRDefault="001523AB">
      <w:pPr>
        <w:pStyle w:val="LetranormalTFG"/>
        <w:jc w:val="center"/>
        <w:rPr>
          <w:ins w:id="2014" w:author="David Vacas Miguel" w:date="2018-06-02T13:01:00Z"/>
          <w:b/>
          <w:sz w:val="28"/>
        </w:rPr>
        <w:pPrChange w:id="2015" w:author="David Vacas Miguel" w:date="2018-06-26T16:34:00Z">
          <w:pPr/>
        </w:pPrChange>
      </w:pPr>
      <w:ins w:id="2016" w:author="David Vacas Miguel" w:date="2018-06-02T13:01:00Z">
        <w:r>
          <w:rPr>
            <w:b/>
            <w:sz w:val="28"/>
          </w:rPr>
          <w:br w:type="page"/>
        </w:r>
      </w:ins>
    </w:p>
    <w:p w14:paraId="3E3520BA" w14:textId="4ADBB30B" w:rsidR="001C0490" w:rsidRPr="00963E16" w:rsidRDefault="009E4BAF">
      <w:pPr>
        <w:pStyle w:val="Tfgtitulo3masgrande"/>
        <w:pPrChange w:id="2017" w:author="David Vacas Miguel" w:date="2018-06-26T17:12:00Z">
          <w:pPr/>
        </w:pPrChange>
      </w:pPr>
      <w:bookmarkStart w:id="2018" w:name="_Toc517795819"/>
      <w:bookmarkStart w:id="2019" w:name="_Toc517869963"/>
      <w:ins w:id="2020" w:author="David Vacas Miguel" w:date="2018-06-26T16:34:00Z">
        <w:r w:rsidRPr="008C5C28">
          <w:rPr>
            <w:rPrChange w:id="2021" w:author="David Vacas Miguel" w:date="2018-06-26T17:12:00Z">
              <w:rPr>
                <w:sz w:val="28"/>
              </w:rPr>
            </w:rPrChange>
          </w:rPr>
          <w:lastRenderedPageBreak/>
          <w:t>4.3.2</w:t>
        </w:r>
      </w:ins>
      <w:ins w:id="2022" w:author="David Vacas Miguel" w:date="2018-06-26T17:28:00Z">
        <w:r w:rsidR="00D27C27">
          <w:t>.</w:t>
        </w:r>
      </w:ins>
      <w:ins w:id="2023" w:author="David Vacas Miguel" w:date="2018-06-01T02:06:00Z">
        <w:r w:rsidR="0063454D" w:rsidRPr="00963E16">
          <w:t xml:space="preserve"> </w:t>
        </w:r>
      </w:ins>
      <w:ins w:id="2024" w:author="David Vacas Miguel" w:date="2018-06-26T16:34:00Z">
        <w:r w:rsidRPr="008C5C28">
          <w:rPr>
            <w:rPrChange w:id="2025" w:author="David Vacas Miguel" w:date="2018-06-26T17:12:00Z">
              <w:rPr>
                <w:sz w:val="28"/>
              </w:rPr>
            </w:rPrChange>
          </w:rPr>
          <w:t>S</w:t>
        </w:r>
      </w:ins>
      <w:ins w:id="2026" w:author="David Vacas Miguel" w:date="2018-06-01T02:06:00Z">
        <w:r w:rsidR="0063454D" w:rsidRPr="00963E16">
          <w:t>eparación entre rueda</w:t>
        </w:r>
      </w:ins>
      <w:ins w:id="2027" w:author="David Vacas Miguel" w:date="2018-06-26T16:42:00Z">
        <w:r w:rsidR="00775A7A">
          <w:t>s</w:t>
        </w:r>
      </w:ins>
      <w:bookmarkEnd w:id="2018"/>
      <w:bookmarkEnd w:id="2019"/>
    </w:p>
    <w:p w14:paraId="19B64F3F" w14:textId="4178B6F4" w:rsidR="00AA4341" w:rsidRPr="00BD513A" w:rsidRDefault="0063454D">
      <w:pPr>
        <w:pStyle w:val="LetranormalTFG"/>
        <w:pPrChange w:id="2028" w:author="David Vacas Miguel" w:date="2018-06-01T02:08:00Z">
          <w:pPr/>
        </w:pPrChange>
      </w:pPr>
      <w:ins w:id="2029" w:author="David Vacas Miguel" w:date="2018-06-01T02:06:00Z">
        <w:r w:rsidRPr="006A260B">
          <w:t xml:space="preserve">En este caso se va a </w:t>
        </w:r>
      </w:ins>
      <w:ins w:id="2030" w:author="David Vacas Miguel" w:date="2018-06-26T16:34:00Z">
        <w:r w:rsidR="009E4BAF">
          <w:t>modificar</w:t>
        </w:r>
      </w:ins>
      <w:ins w:id="2031" w:author="David Vacas Miguel" w:date="2018-06-01T02:06:00Z">
        <w:r w:rsidRPr="006A260B">
          <w:t xml:space="preserve"> la distancia </w:t>
        </w:r>
      </w:ins>
      <w:ins w:id="2032" w:author="David Vacas Miguel" w:date="2018-06-01T02:07:00Z">
        <w:r w:rsidRPr="00181CC0">
          <w:t>que tienen las ruedas entre</w:t>
        </w:r>
      </w:ins>
      <w:ins w:id="2033" w:author="David Vacas Miguel" w:date="2018-06-26T16:37:00Z">
        <w:r w:rsidR="009E4BAF">
          <w:t xml:space="preserve"> sí</w:t>
        </w:r>
      </w:ins>
      <w:ins w:id="2034" w:author="David Vacas Miguel" w:date="2018-06-26T16:35:00Z">
        <w:r w:rsidR="009E4BAF">
          <w:t xml:space="preserve">. </w:t>
        </w:r>
      </w:ins>
      <w:ins w:id="2035" w:author="David Vacas Miguel" w:date="2018-06-26T16:37:00Z">
        <w:r w:rsidR="009E4BAF">
          <w:t>Respecto al robot estándar, e</w:t>
        </w:r>
      </w:ins>
      <w:ins w:id="2036" w:author="David Vacas Miguel" w:date="2018-06-01T02:07:00Z">
        <w:r w:rsidRPr="00181CC0">
          <w:t xml:space="preserve">n el primer caso se </w:t>
        </w:r>
      </w:ins>
      <w:ins w:id="2037" w:author="David Vacas Miguel" w:date="2018-06-26T16:35:00Z">
        <w:r w:rsidR="009E4BAF">
          <w:t>ha aumentado</w:t>
        </w:r>
      </w:ins>
      <w:ins w:id="2038" w:author="David Vacas Miguel" w:date="2018-06-01T02:07:00Z">
        <w:r w:rsidRPr="00181CC0">
          <w:t xml:space="preserve"> y en </w:t>
        </w:r>
      </w:ins>
      <w:ins w:id="2039" w:author="David Vacas Miguel" w:date="2018-06-26T16:35:00Z">
        <w:r w:rsidR="009E4BAF">
          <w:t>el</w:t>
        </w:r>
      </w:ins>
      <w:ins w:id="2040" w:author="David Vacas Miguel" w:date="2018-06-01T02:07:00Z">
        <w:r w:rsidRPr="00181CC0">
          <w:t xml:space="preserve"> segund</w:t>
        </w:r>
      </w:ins>
      <w:ins w:id="2041" w:author="David Vacas Miguel" w:date="2018-06-26T16:35:00Z">
        <w:r w:rsidR="009E4BAF">
          <w:t>o</w:t>
        </w:r>
      </w:ins>
      <w:ins w:id="2042" w:author="David Vacas Miguel" w:date="2018-06-01T02:07:00Z">
        <w:r w:rsidRPr="00181CC0">
          <w:t xml:space="preserve"> s</w:t>
        </w:r>
      </w:ins>
      <w:ins w:id="2043" w:author="David Vacas Miguel" w:date="2018-06-26T16:36:00Z">
        <w:r w:rsidR="009E4BAF">
          <w:t>e ha reducido</w:t>
        </w:r>
      </w:ins>
      <w:ins w:id="2044" w:author="David Vacas Miguel" w:date="2018-06-01T02:07:00Z">
        <w:r w:rsidRPr="00181CC0">
          <w:t>.</w:t>
        </w:r>
      </w:ins>
    </w:p>
    <w:tbl>
      <w:tblPr>
        <w:tblStyle w:val="Tablanormal5"/>
        <w:tblW w:w="0" w:type="auto"/>
        <w:tblLook w:val="04A0" w:firstRow="1" w:lastRow="0" w:firstColumn="1" w:lastColumn="0" w:noHBand="0" w:noVBand="1"/>
        <w:tblPrChange w:id="2045" w:author="David Vacas Miguel" w:date="2018-06-26T16:36:00Z">
          <w:tblPr>
            <w:tblStyle w:val="Tablanormal5"/>
            <w:tblW w:w="0" w:type="auto"/>
            <w:tblLook w:val="04A0" w:firstRow="1" w:lastRow="0" w:firstColumn="1" w:lastColumn="0" w:noHBand="0" w:noVBand="1"/>
          </w:tblPr>
        </w:tblPrChange>
      </w:tblPr>
      <w:tblGrid>
        <w:gridCol w:w="1434"/>
        <w:gridCol w:w="833"/>
        <w:gridCol w:w="844"/>
        <w:gridCol w:w="836"/>
        <w:gridCol w:w="855"/>
        <w:gridCol w:w="808"/>
        <w:gridCol w:w="844"/>
        <w:gridCol w:w="819"/>
        <w:gridCol w:w="799"/>
        <w:gridCol w:w="998"/>
        <w:tblGridChange w:id="2046">
          <w:tblGrid>
            <w:gridCol w:w="1433"/>
            <w:gridCol w:w="1"/>
            <w:gridCol w:w="833"/>
            <w:gridCol w:w="121"/>
            <w:gridCol w:w="723"/>
            <w:gridCol w:w="235"/>
            <w:gridCol w:w="601"/>
            <w:gridCol w:w="356"/>
            <w:gridCol w:w="499"/>
            <w:gridCol w:w="463"/>
            <w:gridCol w:w="345"/>
            <w:gridCol w:w="603"/>
            <w:gridCol w:w="241"/>
            <w:gridCol w:w="718"/>
            <w:gridCol w:w="101"/>
            <w:gridCol w:w="799"/>
            <w:gridCol w:w="52"/>
            <w:gridCol w:w="946"/>
            <w:gridCol w:w="946"/>
          </w:tblGrid>
        </w:tblGridChange>
      </w:tblGrid>
      <w:tr w:rsidR="001523AB" w14:paraId="3ADF7CD9" w14:textId="4741E2B0" w:rsidTr="009E4BAF">
        <w:trPr>
          <w:cnfStyle w:val="100000000000" w:firstRow="1" w:lastRow="0" w:firstColumn="0" w:lastColumn="0" w:oddVBand="0" w:evenVBand="0" w:oddHBand="0" w:evenHBand="0" w:firstRowFirstColumn="0" w:firstRowLastColumn="0" w:lastRowFirstColumn="0" w:lastRowLastColumn="0"/>
          <w:trPrChange w:id="2047" w:author="David Vacas Miguel" w:date="2018-06-26T16:36:00Z">
            <w:trPr>
              <w:gridAfter w:val="0"/>
            </w:trPr>
          </w:trPrChange>
        </w:trPr>
        <w:tc>
          <w:tcPr>
            <w:cnfStyle w:val="001000000100" w:firstRow="0" w:lastRow="0" w:firstColumn="1" w:lastColumn="0" w:oddVBand="0" w:evenVBand="0" w:oddHBand="0" w:evenHBand="0" w:firstRowFirstColumn="1" w:firstRowLastColumn="0" w:lastRowFirstColumn="0" w:lastRowLastColumn="0"/>
            <w:tcW w:w="0" w:type="dxa"/>
            <w:tcPrChange w:id="2048" w:author="David Vacas Miguel" w:date="2018-06-26T16:36:00Z">
              <w:tcPr>
                <w:tcW w:w="1434" w:type="dxa"/>
                <w:gridSpan w:val="2"/>
              </w:tcPr>
            </w:tcPrChange>
          </w:tcPr>
          <w:p w14:paraId="4D24F73C" w14:textId="77777777" w:rsidR="0063454D" w:rsidRDefault="0063454D" w:rsidP="00F21B89">
            <w:pPr>
              <w:pStyle w:val="LetranormalTFG"/>
              <w:cnfStyle w:val="101000000100" w:firstRow="1" w:lastRow="0" w:firstColumn="1" w:lastColumn="0" w:oddVBand="0" w:evenVBand="0" w:oddHBand="0" w:evenHBand="0" w:firstRowFirstColumn="1" w:firstRowLastColumn="0" w:lastRowFirstColumn="0" w:lastRowLastColumn="0"/>
            </w:pPr>
            <w:r>
              <w:t>Parámetros</w:t>
            </w:r>
          </w:p>
        </w:tc>
        <w:tc>
          <w:tcPr>
            <w:tcW w:w="0" w:type="dxa"/>
            <w:tcPrChange w:id="2049" w:author="David Vacas Miguel" w:date="2018-06-26T16:36:00Z">
              <w:tcPr>
                <w:tcW w:w="833" w:type="dxa"/>
              </w:tcPr>
            </w:tcPrChange>
          </w:tcPr>
          <w:p w14:paraId="1E2D8E25" w14:textId="77777777" w:rsidR="0063454D" w:rsidRDefault="0063454D" w:rsidP="00F21B89">
            <w:pPr>
              <w:pStyle w:val="LetranormalTFG"/>
              <w:jc w:val="center"/>
              <w:cnfStyle w:val="100000000000" w:firstRow="1" w:lastRow="0" w:firstColumn="0" w:lastColumn="0" w:oddVBand="0" w:evenVBand="0" w:oddHBand="0" w:evenHBand="0" w:firstRowFirstColumn="0" w:firstRowLastColumn="0" w:lastRowFirstColumn="0" w:lastRowLastColumn="0"/>
            </w:pPr>
            <w:r>
              <w:t>MS</w:t>
            </w:r>
          </w:p>
        </w:tc>
        <w:tc>
          <w:tcPr>
            <w:tcW w:w="0" w:type="dxa"/>
            <w:tcPrChange w:id="2050" w:author="David Vacas Miguel" w:date="2018-06-26T16:36:00Z">
              <w:tcPr>
                <w:tcW w:w="844" w:type="dxa"/>
                <w:gridSpan w:val="2"/>
              </w:tcPr>
            </w:tcPrChange>
          </w:tcPr>
          <w:p w14:paraId="54B2D0A5" w14:textId="77777777" w:rsidR="0063454D" w:rsidRDefault="0063454D" w:rsidP="00F21B89">
            <w:pPr>
              <w:pStyle w:val="LetranormalTFG"/>
              <w:jc w:val="center"/>
              <w:cnfStyle w:val="100000000000" w:firstRow="1" w:lastRow="0" w:firstColumn="0" w:lastColumn="0" w:oddVBand="0" w:evenVBand="0" w:oddHBand="0" w:evenHBand="0" w:firstRowFirstColumn="0" w:firstRowLastColumn="0" w:lastRowFirstColumn="0" w:lastRowLastColumn="0"/>
            </w:pPr>
            <w:r>
              <w:t>WR</w:t>
            </w:r>
          </w:p>
        </w:tc>
        <w:tc>
          <w:tcPr>
            <w:tcW w:w="0" w:type="dxa"/>
            <w:shd w:val="clear" w:color="auto" w:fill="C5E0B3" w:themeFill="accent6" w:themeFillTint="66"/>
            <w:tcPrChange w:id="2051" w:author="David Vacas Miguel" w:date="2018-06-26T16:36:00Z">
              <w:tcPr>
                <w:tcW w:w="836" w:type="dxa"/>
                <w:gridSpan w:val="2"/>
              </w:tcPr>
            </w:tcPrChange>
          </w:tcPr>
          <w:p w14:paraId="6AFB346A" w14:textId="77777777" w:rsidR="0063454D" w:rsidRDefault="0063454D" w:rsidP="00F21B89">
            <w:pPr>
              <w:pStyle w:val="LetranormalTFG"/>
              <w:jc w:val="center"/>
              <w:cnfStyle w:val="100000000000" w:firstRow="1" w:lastRow="0" w:firstColumn="0" w:lastColumn="0" w:oddVBand="0" w:evenVBand="0" w:oddHBand="0" w:evenHBand="0" w:firstRowFirstColumn="0" w:firstRowLastColumn="0" w:lastRowFirstColumn="0" w:lastRowLastColumn="0"/>
            </w:pPr>
            <w:r>
              <w:t>WS</w:t>
            </w:r>
          </w:p>
        </w:tc>
        <w:tc>
          <w:tcPr>
            <w:tcW w:w="0" w:type="dxa"/>
            <w:tcPrChange w:id="2052" w:author="David Vacas Miguel" w:date="2018-06-26T16:36:00Z">
              <w:tcPr>
                <w:tcW w:w="855" w:type="dxa"/>
                <w:gridSpan w:val="2"/>
              </w:tcPr>
            </w:tcPrChange>
          </w:tcPr>
          <w:p w14:paraId="4216A49E" w14:textId="77777777" w:rsidR="0063454D" w:rsidRDefault="0063454D" w:rsidP="00F21B89">
            <w:pPr>
              <w:pStyle w:val="LetranormalTFG"/>
              <w:jc w:val="center"/>
              <w:cnfStyle w:val="100000000000" w:firstRow="1" w:lastRow="0" w:firstColumn="0" w:lastColumn="0" w:oddVBand="0" w:evenVBand="0" w:oddHBand="0" w:evenHBand="0" w:firstRowFirstColumn="0" w:firstRowLastColumn="0" w:lastRowFirstColumn="0" w:lastRowLastColumn="0"/>
            </w:pPr>
            <w:r>
              <w:t>WD</w:t>
            </w:r>
          </w:p>
        </w:tc>
        <w:tc>
          <w:tcPr>
            <w:tcW w:w="0" w:type="dxa"/>
            <w:tcPrChange w:id="2053" w:author="David Vacas Miguel" w:date="2018-06-26T16:36:00Z">
              <w:tcPr>
                <w:tcW w:w="808" w:type="dxa"/>
                <w:gridSpan w:val="2"/>
              </w:tcPr>
            </w:tcPrChange>
          </w:tcPr>
          <w:p w14:paraId="79B620A1" w14:textId="77777777" w:rsidR="0063454D" w:rsidRDefault="0063454D" w:rsidP="00F21B89">
            <w:pPr>
              <w:pStyle w:val="LetranormalTFG"/>
              <w:jc w:val="center"/>
              <w:cnfStyle w:val="100000000000" w:firstRow="1" w:lastRow="0" w:firstColumn="0" w:lastColumn="0" w:oddVBand="0" w:evenVBand="0" w:oddHBand="0" w:evenHBand="0" w:firstRowFirstColumn="0" w:firstRowLastColumn="0" w:lastRowFirstColumn="0" w:lastRowLastColumn="0"/>
            </w:pPr>
            <w:r>
              <w:t>RL</w:t>
            </w:r>
          </w:p>
        </w:tc>
        <w:tc>
          <w:tcPr>
            <w:tcW w:w="0" w:type="dxa"/>
            <w:tcPrChange w:id="2054" w:author="David Vacas Miguel" w:date="2018-06-26T16:36:00Z">
              <w:tcPr>
                <w:tcW w:w="844" w:type="dxa"/>
                <w:gridSpan w:val="2"/>
              </w:tcPr>
            </w:tcPrChange>
          </w:tcPr>
          <w:p w14:paraId="5B0EBB85" w14:textId="77777777" w:rsidR="0063454D" w:rsidRDefault="0063454D" w:rsidP="00F21B89">
            <w:pPr>
              <w:pStyle w:val="LetranormalTFG"/>
              <w:jc w:val="center"/>
              <w:cnfStyle w:val="100000000000" w:firstRow="1" w:lastRow="0" w:firstColumn="0" w:lastColumn="0" w:oddVBand="0" w:evenVBand="0" w:oddHBand="0" w:evenHBand="0" w:firstRowFirstColumn="0" w:firstRowLastColumn="0" w:lastRowFirstColumn="0" w:lastRowLastColumn="0"/>
            </w:pPr>
            <w:r>
              <w:t>RW</w:t>
            </w:r>
          </w:p>
        </w:tc>
        <w:tc>
          <w:tcPr>
            <w:tcW w:w="0" w:type="dxa"/>
            <w:tcPrChange w:id="2055" w:author="David Vacas Miguel" w:date="2018-06-26T16:36:00Z">
              <w:tcPr>
                <w:tcW w:w="819" w:type="dxa"/>
                <w:gridSpan w:val="2"/>
              </w:tcPr>
            </w:tcPrChange>
          </w:tcPr>
          <w:p w14:paraId="5F3CC10B" w14:textId="77777777" w:rsidR="0063454D" w:rsidRDefault="0063454D" w:rsidP="00F21B89">
            <w:pPr>
              <w:pStyle w:val="LetranormalTFG"/>
              <w:jc w:val="center"/>
              <w:cnfStyle w:val="100000000000" w:firstRow="1" w:lastRow="0" w:firstColumn="0" w:lastColumn="0" w:oddVBand="0" w:evenVBand="0" w:oddHBand="0" w:evenHBand="0" w:firstRowFirstColumn="0" w:firstRowLastColumn="0" w:lastRowFirstColumn="0" w:lastRowLastColumn="0"/>
            </w:pPr>
            <w:r>
              <w:t>SD</w:t>
            </w:r>
          </w:p>
        </w:tc>
        <w:tc>
          <w:tcPr>
            <w:tcW w:w="0" w:type="dxa"/>
            <w:tcPrChange w:id="2056" w:author="David Vacas Miguel" w:date="2018-06-26T16:36:00Z">
              <w:tcPr>
                <w:tcW w:w="799" w:type="dxa"/>
              </w:tcPr>
            </w:tcPrChange>
          </w:tcPr>
          <w:p w14:paraId="38C6BA22" w14:textId="77777777" w:rsidR="0063454D" w:rsidRDefault="0063454D" w:rsidP="00F21B89">
            <w:pPr>
              <w:pStyle w:val="LetranormalTFG"/>
              <w:jc w:val="center"/>
              <w:cnfStyle w:val="100000000000" w:firstRow="1" w:lastRow="0" w:firstColumn="0" w:lastColumn="0" w:oddVBand="0" w:evenVBand="0" w:oddHBand="0" w:evenHBand="0" w:firstRowFirstColumn="0" w:firstRowLastColumn="0" w:lastRowFirstColumn="0" w:lastRowLastColumn="0"/>
            </w:pPr>
            <w:r>
              <w:t>SS</w:t>
            </w:r>
          </w:p>
        </w:tc>
        <w:tc>
          <w:tcPr>
            <w:tcW w:w="0" w:type="dxa"/>
            <w:shd w:val="clear" w:color="auto" w:fill="FFE599" w:themeFill="accent4" w:themeFillTint="66"/>
            <w:tcPrChange w:id="2057" w:author="David Vacas Miguel" w:date="2018-06-26T16:36:00Z">
              <w:tcPr>
                <w:tcW w:w="998" w:type="dxa"/>
                <w:gridSpan w:val="2"/>
                <w:shd w:val="clear" w:color="auto" w:fill="FFE599" w:themeFill="accent4" w:themeFillTint="66"/>
              </w:tcPr>
            </w:tcPrChange>
          </w:tcPr>
          <w:p w14:paraId="45A25307" w14:textId="083B8EC4" w:rsidR="0063454D" w:rsidRDefault="0063454D" w:rsidP="00F21B89">
            <w:pPr>
              <w:pStyle w:val="LetranormalTFG"/>
              <w:jc w:val="center"/>
              <w:cnfStyle w:val="100000000000" w:firstRow="1" w:lastRow="0" w:firstColumn="0" w:lastColumn="0" w:oddVBand="0" w:evenVBand="0" w:oddHBand="0" w:evenHBand="0" w:firstRowFirstColumn="0" w:firstRowLastColumn="0" w:lastRowFirstColumn="0" w:lastRowLastColumn="0"/>
              <w:rPr>
                <w:ins w:id="2058" w:author="David Vacas Miguel" w:date="2018-06-01T02:08:00Z"/>
              </w:rPr>
            </w:pPr>
            <w:ins w:id="2059" w:author="David Vacas Miguel" w:date="2018-06-01T02:09:00Z">
              <w:r>
                <w:t>Tiempo</w:t>
              </w:r>
            </w:ins>
          </w:p>
        </w:tc>
      </w:tr>
      <w:tr w:rsidR="001523AB" w14:paraId="256473A5" w14:textId="7F580C41" w:rsidTr="009E4BAF">
        <w:trPr>
          <w:cnfStyle w:val="000000100000" w:firstRow="0" w:lastRow="0" w:firstColumn="0" w:lastColumn="0" w:oddVBand="0" w:evenVBand="0" w:oddHBand="1" w:evenHBand="0" w:firstRowFirstColumn="0" w:firstRowLastColumn="0" w:lastRowFirstColumn="0" w:lastRowLastColumn="0"/>
          <w:trPrChange w:id="2060" w:author="David Vacas Miguel" w:date="2018-06-26T16:36:00Z">
            <w:trPr>
              <w:gridAfter w:val="0"/>
            </w:trPr>
          </w:trPrChange>
        </w:trPr>
        <w:tc>
          <w:tcPr>
            <w:cnfStyle w:val="001000000000" w:firstRow="0" w:lastRow="0" w:firstColumn="1" w:lastColumn="0" w:oddVBand="0" w:evenVBand="0" w:oddHBand="0" w:evenHBand="0" w:firstRowFirstColumn="0" w:firstRowLastColumn="0" w:lastRowFirstColumn="0" w:lastRowLastColumn="0"/>
            <w:tcW w:w="0" w:type="dxa"/>
            <w:tcPrChange w:id="2061" w:author="David Vacas Miguel" w:date="2018-06-26T16:36:00Z">
              <w:tcPr>
                <w:tcW w:w="1434" w:type="dxa"/>
                <w:gridSpan w:val="2"/>
              </w:tcPr>
            </w:tcPrChange>
          </w:tcPr>
          <w:p w14:paraId="2AC56A26" w14:textId="508B16CF" w:rsidR="0063454D" w:rsidRDefault="0063454D" w:rsidP="00F21B89">
            <w:pPr>
              <w:pStyle w:val="LetranormalTFG"/>
              <w:cnfStyle w:val="001000100000" w:firstRow="0" w:lastRow="0" w:firstColumn="1" w:lastColumn="0" w:oddVBand="0" w:evenVBand="0" w:oddHBand="1" w:evenHBand="0" w:firstRowFirstColumn="0" w:firstRowLastColumn="0" w:lastRowFirstColumn="0" w:lastRowLastColumn="0"/>
            </w:pPr>
            <w:r>
              <w:t>Valor</w:t>
            </w:r>
            <w:ins w:id="2062" w:author="David Vacas Miguel" w:date="2018-06-01T02:08:00Z">
              <w:r>
                <w:t xml:space="preserve"> (</w:t>
              </w:r>
            </w:ins>
            <w:ins w:id="2063" w:author="David Vacas Miguel" w:date="2018-06-01T02:09:00Z">
              <w:r>
                <w:t>↑</w:t>
              </w:r>
            </w:ins>
            <w:ins w:id="2064" w:author="David Vacas Miguel" w:date="2018-06-01T02:08:00Z">
              <w:r>
                <w:t>)</w:t>
              </w:r>
            </w:ins>
          </w:p>
        </w:tc>
        <w:tc>
          <w:tcPr>
            <w:tcW w:w="0" w:type="dxa"/>
            <w:tcPrChange w:id="2065" w:author="David Vacas Miguel" w:date="2018-06-26T16:36:00Z">
              <w:tcPr>
                <w:tcW w:w="833" w:type="dxa"/>
              </w:tcPr>
            </w:tcPrChange>
          </w:tcPr>
          <w:p w14:paraId="7285FB0F" w14:textId="77777777" w:rsidR="0063454D" w:rsidRDefault="0063454D" w:rsidP="00F21B89">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0" w:type="dxa"/>
            <w:tcPrChange w:id="2066" w:author="David Vacas Miguel" w:date="2018-06-26T16:36:00Z">
              <w:tcPr>
                <w:tcW w:w="844" w:type="dxa"/>
                <w:gridSpan w:val="2"/>
              </w:tcPr>
            </w:tcPrChange>
          </w:tcPr>
          <w:p w14:paraId="18FD64B0" w14:textId="77777777" w:rsidR="0063454D" w:rsidRDefault="0063454D" w:rsidP="00F21B89">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0" w:type="dxa"/>
            <w:shd w:val="clear" w:color="auto" w:fill="C5E0B3" w:themeFill="accent6" w:themeFillTint="66"/>
            <w:tcPrChange w:id="2067" w:author="David Vacas Miguel" w:date="2018-06-26T16:36:00Z">
              <w:tcPr>
                <w:tcW w:w="836" w:type="dxa"/>
                <w:gridSpan w:val="2"/>
              </w:tcPr>
            </w:tcPrChange>
          </w:tcPr>
          <w:p w14:paraId="4C0C7FB1" w14:textId="070CB78C" w:rsidR="0063454D" w:rsidRPr="00F21B89" w:rsidRDefault="0063454D" w:rsidP="00F21B89">
            <w:pPr>
              <w:pStyle w:val="LetranormalTFG"/>
              <w:jc w:val="center"/>
              <w:cnfStyle w:val="000000100000" w:firstRow="0" w:lastRow="0" w:firstColumn="0" w:lastColumn="0" w:oddVBand="0" w:evenVBand="0" w:oddHBand="1" w:evenHBand="0" w:firstRowFirstColumn="0" w:firstRowLastColumn="0" w:lastRowFirstColumn="0" w:lastRowLastColumn="0"/>
              <w:rPr>
                <w:b/>
              </w:rPr>
            </w:pPr>
            <w:r>
              <w:rPr>
                <w:b/>
              </w:rPr>
              <w:t>19</w:t>
            </w:r>
          </w:p>
        </w:tc>
        <w:tc>
          <w:tcPr>
            <w:tcW w:w="0" w:type="dxa"/>
            <w:tcPrChange w:id="2068" w:author="David Vacas Miguel" w:date="2018-06-26T16:36:00Z">
              <w:tcPr>
                <w:tcW w:w="855" w:type="dxa"/>
                <w:gridSpan w:val="2"/>
              </w:tcPr>
            </w:tcPrChange>
          </w:tcPr>
          <w:p w14:paraId="168B7548" w14:textId="77777777" w:rsidR="0063454D" w:rsidRDefault="0063454D" w:rsidP="00F21B89">
            <w:pPr>
              <w:pStyle w:val="LetranormalTFG"/>
              <w:jc w:val="center"/>
              <w:cnfStyle w:val="000000100000" w:firstRow="0" w:lastRow="0" w:firstColumn="0" w:lastColumn="0" w:oddVBand="0" w:evenVBand="0" w:oddHBand="1" w:evenHBand="0" w:firstRowFirstColumn="0" w:firstRowLastColumn="0" w:lastRowFirstColumn="0" w:lastRowLastColumn="0"/>
            </w:pPr>
            <w:r>
              <w:t>3</w:t>
            </w:r>
          </w:p>
        </w:tc>
        <w:tc>
          <w:tcPr>
            <w:tcW w:w="0" w:type="dxa"/>
            <w:tcPrChange w:id="2069" w:author="David Vacas Miguel" w:date="2018-06-26T16:36:00Z">
              <w:tcPr>
                <w:tcW w:w="808" w:type="dxa"/>
                <w:gridSpan w:val="2"/>
              </w:tcPr>
            </w:tcPrChange>
          </w:tcPr>
          <w:p w14:paraId="7F1F05AC" w14:textId="77777777" w:rsidR="0063454D" w:rsidRDefault="0063454D" w:rsidP="00F21B89">
            <w:pPr>
              <w:pStyle w:val="LetranormalTFG"/>
              <w:jc w:val="center"/>
              <w:cnfStyle w:val="000000100000" w:firstRow="0" w:lastRow="0" w:firstColumn="0" w:lastColumn="0" w:oddVBand="0" w:evenVBand="0" w:oddHBand="1" w:evenHBand="0" w:firstRowFirstColumn="0" w:firstRowLastColumn="0" w:lastRowFirstColumn="0" w:lastRowLastColumn="0"/>
            </w:pPr>
            <w:r>
              <w:t>22</w:t>
            </w:r>
          </w:p>
        </w:tc>
        <w:tc>
          <w:tcPr>
            <w:tcW w:w="0" w:type="dxa"/>
            <w:tcPrChange w:id="2070" w:author="David Vacas Miguel" w:date="2018-06-26T16:36:00Z">
              <w:tcPr>
                <w:tcW w:w="844" w:type="dxa"/>
                <w:gridSpan w:val="2"/>
              </w:tcPr>
            </w:tcPrChange>
          </w:tcPr>
          <w:p w14:paraId="6429925D" w14:textId="77777777" w:rsidR="0063454D" w:rsidRDefault="0063454D" w:rsidP="00F21B89">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0" w:type="dxa"/>
            <w:tcPrChange w:id="2071" w:author="David Vacas Miguel" w:date="2018-06-26T16:36:00Z">
              <w:tcPr>
                <w:tcW w:w="819" w:type="dxa"/>
                <w:gridSpan w:val="2"/>
              </w:tcPr>
            </w:tcPrChange>
          </w:tcPr>
          <w:p w14:paraId="29E0F5CB" w14:textId="77777777" w:rsidR="0063454D" w:rsidRDefault="0063454D" w:rsidP="00F21B89">
            <w:pPr>
              <w:pStyle w:val="LetranormalTFG"/>
              <w:jc w:val="center"/>
              <w:cnfStyle w:val="000000100000" w:firstRow="0" w:lastRow="0" w:firstColumn="0" w:lastColumn="0" w:oddVBand="0" w:evenVBand="0" w:oddHBand="1" w:evenHBand="0" w:firstRowFirstColumn="0" w:firstRowLastColumn="0" w:lastRowFirstColumn="0" w:lastRowLastColumn="0"/>
            </w:pPr>
            <w:r>
              <w:t>0</w:t>
            </w:r>
          </w:p>
        </w:tc>
        <w:tc>
          <w:tcPr>
            <w:tcW w:w="0" w:type="dxa"/>
            <w:tcPrChange w:id="2072" w:author="David Vacas Miguel" w:date="2018-06-26T16:36:00Z">
              <w:tcPr>
                <w:tcW w:w="799" w:type="dxa"/>
              </w:tcPr>
            </w:tcPrChange>
          </w:tcPr>
          <w:p w14:paraId="364237D3" w14:textId="77777777" w:rsidR="0063454D" w:rsidRDefault="0063454D" w:rsidP="00F21B89">
            <w:pPr>
              <w:pStyle w:val="LetranormalTFG"/>
              <w:jc w:val="center"/>
              <w:cnfStyle w:val="000000100000" w:firstRow="0" w:lastRow="0" w:firstColumn="0" w:lastColumn="0" w:oddVBand="0" w:evenVBand="0" w:oddHBand="1" w:evenHBand="0" w:firstRowFirstColumn="0" w:firstRowLastColumn="0" w:lastRowFirstColumn="0" w:lastRowLastColumn="0"/>
            </w:pPr>
            <w:r>
              <w:t>4</w:t>
            </w:r>
          </w:p>
        </w:tc>
        <w:tc>
          <w:tcPr>
            <w:tcW w:w="0" w:type="dxa"/>
            <w:shd w:val="clear" w:color="auto" w:fill="FFE599" w:themeFill="accent4" w:themeFillTint="66"/>
            <w:tcPrChange w:id="2073" w:author="David Vacas Miguel" w:date="2018-06-26T16:36:00Z">
              <w:tcPr>
                <w:tcW w:w="998" w:type="dxa"/>
                <w:gridSpan w:val="2"/>
                <w:shd w:val="clear" w:color="auto" w:fill="FFE599" w:themeFill="accent4" w:themeFillTint="66"/>
              </w:tcPr>
            </w:tcPrChange>
          </w:tcPr>
          <w:p w14:paraId="6FDB1C36" w14:textId="1F92F7A6" w:rsidR="0063454D" w:rsidRPr="00325A94" w:rsidRDefault="0063454D" w:rsidP="00F21B89">
            <w:pPr>
              <w:pStyle w:val="LetranormalTFG"/>
              <w:jc w:val="center"/>
              <w:cnfStyle w:val="000000100000" w:firstRow="0" w:lastRow="0" w:firstColumn="0" w:lastColumn="0" w:oddVBand="0" w:evenVBand="0" w:oddHBand="1" w:evenHBand="0" w:firstRowFirstColumn="0" w:firstRowLastColumn="0" w:lastRowFirstColumn="0" w:lastRowLastColumn="0"/>
              <w:rPr>
                <w:ins w:id="2074" w:author="David Vacas Miguel" w:date="2018-06-01T02:08:00Z"/>
                <w:b/>
                <w:rPrChange w:id="2075" w:author="David Vacas Miguel" w:date="2018-06-01T02:16:00Z">
                  <w:rPr>
                    <w:ins w:id="2076" w:author="David Vacas Miguel" w:date="2018-06-01T02:08:00Z"/>
                  </w:rPr>
                </w:rPrChange>
              </w:rPr>
            </w:pPr>
            <w:ins w:id="2077" w:author="David Vacas Miguel" w:date="2018-06-01T02:09:00Z">
              <w:r w:rsidRPr="00325A94">
                <w:rPr>
                  <w:b/>
                  <w:rPrChange w:id="2078" w:author="David Vacas Miguel" w:date="2018-06-01T02:16:00Z">
                    <w:rPr/>
                  </w:rPrChange>
                </w:rPr>
                <w:t>94</w:t>
              </w:r>
            </w:ins>
            <w:ins w:id="2079" w:author="David Vacas Miguel" w:date="2018-06-01T02:10:00Z">
              <w:r w:rsidRPr="00325A94">
                <w:rPr>
                  <w:b/>
                  <w:rPrChange w:id="2080" w:author="David Vacas Miguel" w:date="2018-06-01T02:16:00Z">
                    <w:rPr/>
                  </w:rPrChange>
                </w:rPr>
                <w:t>s</w:t>
              </w:r>
            </w:ins>
          </w:p>
        </w:tc>
      </w:tr>
      <w:tr w:rsidR="0063454D" w14:paraId="5DCB1797" w14:textId="43D63489" w:rsidTr="009E4BAF">
        <w:trPr>
          <w:ins w:id="2081" w:author="David Vacas Miguel" w:date="2018-06-01T02:08:00Z"/>
        </w:trPr>
        <w:tc>
          <w:tcPr>
            <w:cnfStyle w:val="001000000000" w:firstRow="0" w:lastRow="0" w:firstColumn="1" w:lastColumn="0" w:oddVBand="0" w:evenVBand="0" w:oddHBand="0" w:evenHBand="0" w:firstRowFirstColumn="0" w:firstRowLastColumn="0" w:lastRowFirstColumn="0" w:lastRowLastColumn="0"/>
            <w:tcW w:w="1434" w:type="dxa"/>
            <w:tcPrChange w:id="2082" w:author="David Vacas Miguel" w:date="2018-06-26T16:36:00Z">
              <w:tcPr>
                <w:tcW w:w="1433" w:type="dxa"/>
              </w:tcPr>
            </w:tcPrChange>
          </w:tcPr>
          <w:p w14:paraId="5FC0AC4F" w14:textId="02F6EDAD" w:rsidR="0063454D" w:rsidRDefault="0063454D" w:rsidP="0063454D">
            <w:pPr>
              <w:pStyle w:val="LetranormalTFG"/>
              <w:rPr>
                <w:ins w:id="2083" w:author="David Vacas Miguel" w:date="2018-06-01T02:08:00Z"/>
              </w:rPr>
            </w:pPr>
            <w:ins w:id="2084" w:author="David Vacas Miguel" w:date="2018-06-01T02:09:00Z">
              <w:r>
                <w:t>Valor (↓)</w:t>
              </w:r>
            </w:ins>
          </w:p>
        </w:tc>
        <w:tc>
          <w:tcPr>
            <w:tcW w:w="833" w:type="dxa"/>
            <w:tcPrChange w:id="2085" w:author="David Vacas Miguel" w:date="2018-06-26T16:36:00Z">
              <w:tcPr>
                <w:tcW w:w="955" w:type="dxa"/>
                <w:gridSpan w:val="3"/>
              </w:tcPr>
            </w:tcPrChange>
          </w:tcPr>
          <w:p w14:paraId="7D9F2BB6" w14:textId="1CF3C962" w:rsidR="0063454D" w:rsidRDefault="0063454D" w:rsidP="0063454D">
            <w:pPr>
              <w:pStyle w:val="LetranormalTFG"/>
              <w:jc w:val="center"/>
              <w:cnfStyle w:val="000000000000" w:firstRow="0" w:lastRow="0" w:firstColumn="0" w:lastColumn="0" w:oddVBand="0" w:evenVBand="0" w:oddHBand="0" w:evenHBand="0" w:firstRowFirstColumn="0" w:firstRowLastColumn="0" w:lastRowFirstColumn="0" w:lastRowLastColumn="0"/>
              <w:rPr>
                <w:ins w:id="2086" w:author="David Vacas Miguel" w:date="2018-06-01T02:08:00Z"/>
              </w:rPr>
            </w:pPr>
            <w:ins w:id="2087" w:author="David Vacas Miguel" w:date="2018-06-01T02:09:00Z">
              <w:r>
                <w:t>2</w:t>
              </w:r>
            </w:ins>
          </w:p>
        </w:tc>
        <w:tc>
          <w:tcPr>
            <w:tcW w:w="844" w:type="dxa"/>
            <w:tcPrChange w:id="2088" w:author="David Vacas Miguel" w:date="2018-06-26T16:36:00Z">
              <w:tcPr>
                <w:tcW w:w="958" w:type="dxa"/>
                <w:gridSpan w:val="2"/>
              </w:tcPr>
            </w:tcPrChange>
          </w:tcPr>
          <w:p w14:paraId="5E5CDD3A" w14:textId="4F8170EB" w:rsidR="0063454D" w:rsidRDefault="0063454D" w:rsidP="0063454D">
            <w:pPr>
              <w:pStyle w:val="LetranormalTFG"/>
              <w:jc w:val="center"/>
              <w:cnfStyle w:val="000000000000" w:firstRow="0" w:lastRow="0" w:firstColumn="0" w:lastColumn="0" w:oddVBand="0" w:evenVBand="0" w:oddHBand="0" w:evenHBand="0" w:firstRowFirstColumn="0" w:firstRowLastColumn="0" w:lastRowFirstColumn="0" w:lastRowLastColumn="0"/>
              <w:rPr>
                <w:ins w:id="2089" w:author="David Vacas Miguel" w:date="2018-06-01T02:08:00Z"/>
              </w:rPr>
            </w:pPr>
            <w:ins w:id="2090" w:author="David Vacas Miguel" w:date="2018-06-01T02:09:00Z">
              <w:r>
                <w:t>2</w:t>
              </w:r>
            </w:ins>
          </w:p>
        </w:tc>
        <w:tc>
          <w:tcPr>
            <w:tcW w:w="836" w:type="dxa"/>
            <w:shd w:val="clear" w:color="auto" w:fill="C5E0B3" w:themeFill="accent6" w:themeFillTint="66"/>
            <w:tcPrChange w:id="2091" w:author="David Vacas Miguel" w:date="2018-06-26T16:36:00Z">
              <w:tcPr>
                <w:tcW w:w="957" w:type="dxa"/>
                <w:gridSpan w:val="2"/>
              </w:tcPr>
            </w:tcPrChange>
          </w:tcPr>
          <w:p w14:paraId="2B9FDA81" w14:textId="33D5C9AE" w:rsidR="0063454D" w:rsidRDefault="0063454D" w:rsidP="0063454D">
            <w:pPr>
              <w:pStyle w:val="LetranormalTFG"/>
              <w:jc w:val="center"/>
              <w:cnfStyle w:val="000000000000" w:firstRow="0" w:lastRow="0" w:firstColumn="0" w:lastColumn="0" w:oddVBand="0" w:evenVBand="0" w:oddHBand="0" w:evenHBand="0" w:firstRowFirstColumn="0" w:firstRowLastColumn="0" w:lastRowFirstColumn="0" w:lastRowLastColumn="0"/>
              <w:rPr>
                <w:ins w:id="2092" w:author="David Vacas Miguel" w:date="2018-06-01T02:08:00Z"/>
                <w:b/>
              </w:rPr>
            </w:pPr>
            <w:ins w:id="2093" w:author="David Vacas Miguel" w:date="2018-06-01T02:09:00Z">
              <w:r w:rsidRPr="00F21B89">
                <w:rPr>
                  <w:b/>
                </w:rPr>
                <w:t>13</w:t>
              </w:r>
            </w:ins>
          </w:p>
        </w:tc>
        <w:tc>
          <w:tcPr>
            <w:tcW w:w="855" w:type="dxa"/>
            <w:tcPrChange w:id="2094" w:author="David Vacas Miguel" w:date="2018-06-26T16:36:00Z">
              <w:tcPr>
                <w:tcW w:w="962" w:type="dxa"/>
                <w:gridSpan w:val="2"/>
              </w:tcPr>
            </w:tcPrChange>
          </w:tcPr>
          <w:p w14:paraId="2E8E57F0" w14:textId="2BA6D7AD" w:rsidR="0063454D" w:rsidRDefault="0063454D" w:rsidP="0063454D">
            <w:pPr>
              <w:pStyle w:val="LetranormalTFG"/>
              <w:jc w:val="center"/>
              <w:cnfStyle w:val="000000000000" w:firstRow="0" w:lastRow="0" w:firstColumn="0" w:lastColumn="0" w:oddVBand="0" w:evenVBand="0" w:oddHBand="0" w:evenHBand="0" w:firstRowFirstColumn="0" w:firstRowLastColumn="0" w:lastRowFirstColumn="0" w:lastRowLastColumn="0"/>
              <w:rPr>
                <w:ins w:id="2095" w:author="David Vacas Miguel" w:date="2018-06-01T02:08:00Z"/>
              </w:rPr>
            </w:pPr>
            <w:ins w:id="2096" w:author="David Vacas Miguel" w:date="2018-06-01T02:09:00Z">
              <w:r>
                <w:t>3</w:t>
              </w:r>
            </w:ins>
          </w:p>
        </w:tc>
        <w:tc>
          <w:tcPr>
            <w:tcW w:w="808" w:type="dxa"/>
            <w:tcPrChange w:id="2097" w:author="David Vacas Miguel" w:date="2018-06-26T16:36:00Z">
              <w:tcPr>
                <w:tcW w:w="948" w:type="dxa"/>
                <w:gridSpan w:val="2"/>
              </w:tcPr>
            </w:tcPrChange>
          </w:tcPr>
          <w:p w14:paraId="25D05A32" w14:textId="3AACDBEB" w:rsidR="0063454D" w:rsidRDefault="0063454D" w:rsidP="0063454D">
            <w:pPr>
              <w:pStyle w:val="LetranormalTFG"/>
              <w:jc w:val="center"/>
              <w:cnfStyle w:val="000000000000" w:firstRow="0" w:lastRow="0" w:firstColumn="0" w:lastColumn="0" w:oddVBand="0" w:evenVBand="0" w:oddHBand="0" w:evenHBand="0" w:firstRowFirstColumn="0" w:firstRowLastColumn="0" w:lastRowFirstColumn="0" w:lastRowLastColumn="0"/>
              <w:rPr>
                <w:ins w:id="2098" w:author="David Vacas Miguel" w:date="2018-06-01T02:08:00Z"/>
              </w:rPr>
            </w:pPr>
            <w:ins w:id="2099" w:author="David Vacas Miguel" w:date="2018-06-01T02:09:00Z">
              <w:r>
                <w:t>22</w:t>
              </w:r>
            </w:ins>
          </w:p>
        </w:tc>
        <w:tc>
          <w:tcPr>
            <w:tcW w:w="844" w:type="dxa"/>
            <w:tcPrChange w:id="2100" w:author="David Vacas Miguel" w:date="2018-06-26T16:36:00Z">
              <w:tcPr>
                <w:tcW w:w="959" w:type="dxa"/>
                <w:gridSpan w:val="2"/>
              </w:tcPr>
            </w:tcPrChange>
          </w:tcPr>
          <w:p w14:paraId="4520F8FF" w14:textId="147D9892" w:rsidR="0063454D" w:rsidRDefault="0063454D" w:rsidP="0063454D">
            <w:pPr>
              <w:pStyle w:val="LetranormalTFG"/>
              <w:jc w:val="center"/>
              <w:cnfStyle w:val="000000000000" w:firstRow="0" w:lastRow="0" w:firstColumn="0" w:lastColumn="0" w:oddVBand="0" w:evenVBand="0" w:oddHBand="0" w:evenHBand="0" w:firstRowFirstColumn="0" w:firstRowLastColumn="0" w:lastRowFirstColumn="0" w:lastRowLastColumn="0"/>
              <w:rPr>
                <w:ins w:id="2101" w:author="David Vacas Miguel" w:date="2018-06-01T02:08:00Z"/>
              </w:rPr>
            </w:pPr>
            <w:ins w:id="2102" w:author="David Vacas Miguel" w:date="2018-06-01T02:09:00Z">
              <w:r>
                <w:t>16</w:t>
              </w:r>
            </w:ins>
          </w:p>
        </w:tc>
        <w:tc>
          <w:tcPr>
            <w:tcW w:w="819" w:type="dxa"/>
            <w:tcPrChange w:id="2103" w:author="David Vacas Miguel" w:date="2018-06-26T16:36:00Z">
              <w:tcPr>
                <w:tcW w:w="952" w:type="dxa"/>
                <w:gridSpan w:val="3"/>
              </w:tcPr>
            </w:tcPrChange>
          </w:tcPr>
          <w:p w14:paraId="1CFD1765" w14:textId="3152D67B" w:rsidR="0063454D" w:rsidRDefault="0063454D" w:rsidP="0063454D">
            <w:pPr>
              <w:pStyle w:val="LetranormalTFG"/>
              <w:jc w:val="center"/>
              <w:cnfStyle w:val="000000000000" w:firstRow="0" w:lastRow="0" w:firstColumn="0" w:lastColumn="0" w:oddVBand="0" w:evenVBand="0" w:oddHBand="0" w:evenHBand="0" w:firstRowFirstColumn="0" w:firstRowLastColumn="0" w:lastRowFirstColumn="0" w:lastRowLastColumn="0"/>
              <w:rPr>
                <w:ins w:id="2104" w:author="David Vacas Miguel" w:date="2018-06-01T02:08:00Z"/>
              </w:rPr>
            </w:pPr>
            <w:ins w:id="2105" w:author="David Vacas Miguel" w:date="2018-06-01T02:09:00Z">
              <w:r>
                <w:t>0</w:t>
              </w:r>
            </w:ins>
          </w:p>
        </w:tc>
        <w:tc>
          <w:tcPr>
            <w:tcW w:w="799" w:type="dxa"/>
            <w:tcPrChange w:id="2106" w:author="David Vacas Miguel" w:date="2018-06-26T16:36:00Z">
              <w:tcPr>
                <w:tcW w:w="946" w:type="dxa"/>
              </w:tcPr>
            </w:tcPrChange>
          </w:tcPr>
          <w:p w14:paraId="34773F7B" w14:textId="51FB046D" w:rsidR="0063454D" w:rsidRDefault="0063454D" w:rsidP="0063454D">
            <w:pPr>
              <w:pStyle w:val="LetranormalTFG"/>
              <w:jc w:val="center"/>
              <w:cnfStyle w:val="000000000000" w:firstRow="0" w:lastRow="0" w:firstColumn="0" w:lastColumn="0" w:oddVBand="0" w:evenVBand="0" w:oddHBand="0" w:evenHBand="0" w:firstRowFirstColumn="0" w:firstRowLastColumn="0" w:lastRowFirstColumn="0" w:lastRowLastColumn="0"/>
              <w:rPr>
                <w:ins w:id="2107" w:author="David Vacas Miguel" w:date="2018-06-01T02:08:00Z"/>
              </w:rPr>
            </w:pPr>
            <w:ins w:id="2108" w:author="David Vacas Miguel" w:date="2018-06-01T02:09:00Z">
              <w:r>
                <w:t>4</w:t>
              </w:r>
            </w:ins>
          </w:p>
        </w:tc>
        <w:tc>
          <w:tcPr>
            <w:tcW w:w="998" w:type="dxa"/>
            <w:shd w:val="clear" w:color="auto" w:fill="FFE599" w:themeFill="accent4" w:themeFillTint="66"/>
            <w:tcPrChange w:id="2109" w:author="David Vacas Miguel" w:date="2018-06-26T16:36:00Z">
              <w:tcPr>
                <w:tcW w:w="946" w:type="dxa"/>
              </w:tcPr>
            </w:tcPrChange>
          </w:tcPr>
          <w:p w14:paraId="0BAA3B6C" w14:textId="6433694E" w:rsidR="0063454D" w:rsidRPr="00325A94" w:rsidRDefault="0063454D" w:rsidP="0063454D">
            <w:pPr>
              <w:pStyle w:val="LetranormalTFG"/>
              <w:jc w:val="center"/>
              <w:cnfStyle w:val="000000000000" w:firstRow="0" w:lastRow="0" w:firstColumn="0" w:lastColumn="0" w:oddVBand="0" w:evenVBand="0" w:oddHBand="0" w:evenHBand="0" w:firstRowFirstColumn="0" w:firstRowLastColumn="0" w:lastRowFirstColumn="0" w:lastRowLastColumn="0"/>
              <w:rPr>
                <w:ins w:id="2110" w:author="David Vacas Miguel" w:date="2018-06-01T02:08:00Z"/>
                <w:b/>
                <w:rPrChange w:id="2111" w:author="David Vacas Miguel" w:date="2018-06-01T02:16:00Z">
                  <w:rPr>
                    <w:ins w:id="2112" w:author="David Vacas Miguel" w:date="2018-06-01T02:08:00Z"/>
                  </w:rPr>
                </w:rPrChange>
              </w:rPr>
            </w:pPr>
            <w:ins w:id="2113" w:author="David Vacas Miguel" w:date="2018-06-01T02:10:00Z">
              <w:r w:rsidRPr="00325A94">
                <w:rPr>
                  <w:b/>
                  <w:rPrChange w:id="2114" w:author="David Vacas Miguel" w:date="2018-06-01T02:16:00Z">
                    <w:rPr/>
                  </w:rPrChange>
                </w:rPr>
                <w:t>87s</w:t>
              </w:r>
            </w:ins>
          </w:p>
        </w:tc>
      </w:tr>
    </w:tbl>
    <w:p w14:paraId="17CBD8E7" w14:textId="78DDE9A2" w:rsidR="00F85EBE" w:rsidRPr="00F85EBE" w:rsidDel="00325A94" w:rsidRDefault="00D74DD8">
      <w:pPr>
        <w:pStyle w:val="LetranormalTFG"/>
        <w:jc w:val="left"/>
        <w:rPr>
          <w:del w:id="2115" w:author="David Vacas Miguel" w:date="2018-06-01T02:10:00Z"/>
          <w:rPrChange w:id="2116" w:author="David Vacas Miguel" w:date="2018-05-27T11:37:00Z">
            <w:rPr>
              <w:del w:id="2117" w:author="David Vacas Miguel" w:date="2018-06-01T02:10:00Z"/>
              <w:b/>
            </w:rPr>
          </w:rPrChange>
        </w:rPr>
        <w:pPrChange w:id="2118" w:author="David Vacas Miguel" w:date="2018-06-01T02:12:00Z">
          <w:pPr>
            <w:pStyle w:val="LetranormalTFG"/>
          </w:pPr>
        </w:pPrChange>
      </w:pPr>
      <w:del w:id="2119" w:author="David Vacas Miguel" w:date="2018-06-01T02:10:00Z">
        <w:r w:rsidRPr="00793CF4" w:rsidDel="0063454D">
          <w:rPr>
            <w:b/>
          </w:rPr>
          <w:delText>Tiempo: 9</w:delText>
        </w:r>
        <w:r w:rsidDel="0063454D">
          <w:rPr>
            <w:b/>
          </w:rPr>
          <w:delText>4</w:delText>
        </w:r>
        <w:r w:rsidRPr="00793CF4" w:rsidDel="0063454D">
          <w:rPr>
            <w:b/>
          </w:rPr>
          <w:delText>s.</w:delText>
        </w:r>
      </w:del>
    </w:p>
    <w:p w14:paraId="117B31D2" w14:textId="6271F64C" w:rsidR="00D74DD8" w:rsidRDefault="00403E80">
      <w:pPr>
        <w:jc w:val="center"/>
      </w:pPr>
      <w:r>
        <w:rPr>
          <w:noProof/>
          <w:lang w:eastAsia="es-ES"/>
        </w:rPr>
        <w:drawing>
          <wp:inline distT="0" distB="0" distL="0" distR="0" wp14:anchorId="3528C49B" wp14:editId="7F02AF3F">
            <wp:extent cx="2574602" cy="2419350"/>
            <wp:effectExtent l="0" t="0" r="0" b="0"/>
            <wp:docPr id="315" name="Imagen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2601625" cy="2444744"/>
                    </a:xfrm>
                    <a:prstGeom prst="rect">
                      <a:avLst/>
                    </a:prstGeom>
                    <a:noFill/>
                    <a:ln>
                      <a:noFill/>
                    </a:ln>
                  </pic:spPr>
                </pic:pic>
              </a:graphicData>
            </a:graphic>
          </wp:inline>
        </w:drawing>
      </w:r>
      <w:moveToRangeStart w:id="2120" w:author="David Vacas Miguel" w:date="2018-06-01T02:12:00Z" w:name="move515582459"/>
      <w:moveTo w:id="2121" w:author="David Vacas Miguel" w:date="2018-06-01T02:12:00Z">
        <w:r w:rsidR="00325A94">
          <w:rPr>
            <w:noProof/>
            <w:lang w:eastAsia="es-ES"/>
          </w:rPr>
          <w:drawing>
            <wp:inline distT="0" distB="0" distL="0" distR="0" wp14:anchorId="4902B00E" wp14:editId="0728D8E3">
              <wp:extent cx="2589647" cy="2447925"/>
              <wp:effectExtent l="0" t="0" r="127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2599096" cy="2456857"/>
                      </a:xfrm>
                      <a:prstGeom prst="rect">
                        <a:avLst/>
                      </a:prstGeom>
                      <a:noFill/>
                      <a:ln>
                        <a:noFill/>
                      </a:ln>
                    </pic:spPr>
                  </pic:pic>
                </a:graphicData>
              </a:graphic>
            </wp:inline>
          </w:drawing>
        </w:r>
      </w:moveTo>
      <w:moveToRangeEnd w:id="2120"/>
    </w:p>
    <w:p w14:paraId="75C0C18D" w14:textId="6C64B2B4" w:rsidR="00D74DD8" w:rsidRDefault="00D74DD8" w:rsidP="00325A94">
      <w:pPr>
        <w:pStyle w:val="LetranormalTFG"/>
        <w:jc w:val="center"/>
        <w:rPr>
          <w:ins w:id="2122" w:author="David Vacas Miguel" w:date="2018-06-01T02:37:00Z"/>
        </w:rPr>
      </w:pPr>
      <w:del w:id="2123" w:author="David Vacas Miguel" w:date="2018-06-01T02:37:00Z">
        <w:r w:rsidRPr="00F21B89" w:rsidDel="003429F4">
          <w:rPr>
            <w:b/>
          </w:rPr>
          <w:delText xml:space="preserve">Figura </w:delText>
        </w:r>
      </w:del>
      <w:del w:id="2124" w:author="David Vacas Miguel" w:date="2018-05-27T13:38:00Z">
        <w:r w:rsidRPr="00F21B89" w:rsidDel="0047468B">
          <w:rPr>
            <w:b/>
          </w:rPr>
          <w:delText>X</w:delText>
        </w:r>
      </w:del>
      <w:del w:id="2125" w:author="David Vacas Miguel" w:date="2018-06-01T02:37:00Z">
        <w:r w:rsidRPr="00F21B89" w:rsidDel="003429F4">
          <w:rPr>
            <w:b/>
          </w:rPr>
          <w:delText>.</w:delText>
        </w:r>
      </w:del>
      <w:ins w:id="2126" w:author="David Vacas Miguel" w:date="2018-06-01T02:37:00Z">
        <w:r w:rsidR="003429F4">
          <w:rPr>
            <w:b/>
          </w:rPr>
          <w:t>a)</w:t>
        </w:r>
      </w:ins>
      <w:r>
        <w:t xml:space="preserve"> </w:t>
      </w:r>
      <w:del w:id="2127" w:author="David Vacas Miguel" w:date="2018-06-01T02:13:00Z">
        <w:r w:rsidDel="00325A94">
          <w:delText>Caso 2.1 m</w:delText>
        </w:r>
      </w:del>
      <w:ins w:id="2128" w:author="David Vacas Miguel" w:date="2018-06-01T02:13:00Z">
        <w:r w:rsidR="00325A94">
          <w:t>M</w:t>
        </w:r>
      </w:ins>
      <w:r>
        <w:t>ayor separación</w:t>
      </w:r>
      <w:del w:id="2129" w:author="David Vacas Miguel" w:date="2018-06-01T02:13:00Z">
        <w:r w:rsidDel="00325A94">
          <w:delText xml:space="preserve"> entre ruedas</w:delText>
        </w:r>
      </w:del>
      <w:r>
        <w:t>.</w:t>
      </w:r>
      <w:ins w:id="2130" w:author="David Vacas Miguel" w:date="2018-06-01T02:13:00Z">
        <w:r w:rsidR="00325A94">
          <w:rPr>
            <w:b/>
          </w:rPr>
          <w:tab/>
        </w:r>
        <w:r w:rsidR="00325A94">
          <w:rPr>
            <w:b/>
          </w:rPr>
          <w:tab/>
        </w:r>
      </w:ins>
      <w:ins w:id="2131" w:author="David Vacas Miguel" w:date="2018-06-01T02:37:00Z">
        <w:r w:rsidR="003429F4">
          <w:rPr>
            <w:b/>
          </w:rPr>
          <w:t>b)</w:t>
        </w:r>
      </w:ins>
      <w:ins w:id="2132" w:author="David Vacas Miguel" w:date="2018-06-01T02:12:00Z">
        <w:r w:rsidR="00325A94">
          <w:t xml:space="preserve"> </w:t>
        </w:r>
      </w:ins>
      <w:ins w:id="2133" w:author="David Vacas Miguel" w:date="2018-06-01T02:13:00Z">
        <w:r w:rsidR="00325A94">
          <w:t>M</w:t>
        </w:r>
      </w:ins>
      <w:ins w:id="2134" w:author="David Vacas Miguel" w:date="2018-06-01T02:12:00Z">
        <w:r w:rsidR="00325A94">
          <w:t>enor separación.</w:t>
        </w:r>
      </w:ins>
    </w:p>
    <w:p w14:paraId="686D7A1C" w14:textId="55677D2C" w:rsidR="00583497" w:rsidRDefault="003429F4">
      <w:pPr>
        <w:pStyle w:val="LetranormalTFG"/>
        <w:jc w:val="center"/>
      </w:pPr>
      <w:ins w:id="2135" w:author="David Vacas Miguel" w:date="2018-06-01T02:37:00Z">
        <w:r w:rsidRPr="003429F4">
          <w:rPr>
            <w:b/>
            <w:rPrChange w:id="2136" w:author="David Vacas Miguel" w:date="2018-06-01T02:37:00Z">
              <w:rPr/>
            </w:rPrChange>
          </w:rPr>
          <w:t xml:space="preserve">Figura </w:t>
        </w:r>
      </w:ins>
      <w:ins w:id="2137" w:author="David Vacas Miguel" w:date="2018-06-01T03:11:00Z">
        <w:r w:rsidR="008E3CBA">
          <w:rPr>
            <w:b/>
          </w:rPr>
          <w:t>3</w:t>
        </w:r>
      </w:ins>
      <w:ins w:id="2138" w:author="David Vacas Miguel" w:date="2018-06-27T01:33:00Z">
        <w:r w:rsidR="005C74E1">
          <w:rPr>
            <w:b/>
          </w:rPr>
          <w:t>5</w:t>
        </w:r>
      </w:ins>
      <w:ins w:id="2139" w:author="David Vacas Miguel" w:date="2018-06-01T02:37:00Z">
        <w:r w:rsidRPr="003429F4">
          <w:rPr>
            <w:b/>
            <w:rPrChange w:id="2140" w:author="David Vacas Miguel" w:date="2018-06-01T02:37:00Z">
              <w:rPr/>
            </w:rPrChange>
          </w:rPr>
          <w:t>.</w:t>
        </w:r>
        <w:r>
          <w:t xml:space="preserve"> Cambio en la separación entre ruedas.</w:t>
        </w:r>
      </w:ins>
    </w:p>
    <w:tbl>
      <w:tblPr>
        <w:tblStyle w:val="Tablanormal5"/>
        <w:tblW w:w="0" w:type="auto"/>
        <w:tblLook w:val="04A0" w:firstRow="1" w:lastRow="0" w:firstColumn="1" w:lastColumn="0" w:noHBand="0" w:noVBand="1"/>
      </w:tblPr>
      <w:tblGrid>
        <w:gridCol w:w="1433"/>
        <w:gridCol w:w="955"/>
        <w:gridCol w:w="958"/>
        <w:gridCol w:w="957"/>
        <w:gridCol w:w="962"/>
        <w:gridCol w:w="948"/>
        <w:gridCol w:w="959"/>
        <w:gridCol w:w="952"/>
        <w:gridCol w:w="946"/>
      </w:tblGrid>
      <w:tr w:rsidR="00D74DD8" w:rsidDel="0063454D" w14:paraId="3D13C12D" w14:textId="209B3EA5" w:rsidTr="00F21B89">
        <w:trPr>
          <w:cnfStyle w:val="100000000000" w:firstRow="1" w:lastRow="0" w:firstColumn="0" w:lastColumn="0" w:oddVBand="0" w:evenVBand="0" w:oddHBand="0" w:evenHBand="0" w:firstRowFirstColumn="0" w:firstRowLastColumn="0" w:lastRowFirstColumn="0" w:lastRowLastColumn="0"/>
          <w:del w:id="2141" w:author="David Vacas Miguel" w:date="2018-06-01T02:10:00Z"/>
        </w:trPr>
        <w:tc>
          <w:tcPr>
            <w:cnfStyle w:val="001000000100" w:firstRow="0" w:lastRow="0" w:firstColumn="1" w:lastColumn="0" w:oddVBand="0" w:evenVBand="0" w:oddHBand="0" w:evenHBand="0" w:firstRowFirstColumn="1" w:firstRowLastColumn="0" w:lastRowFirstColumn="0" w:lastRowLastColumn="0"/>
            <w:tcW w:w="1433" w:type="dxa"/>
          </w:tcPr>
          <w:p w14:paraId="7ECE4491" w14:textId="0FDD7D34" w:rsidR="00D74DD8" w:rsidDel="0063454D" w:rsidRDefault="00D74DD8" w:rsidP="00F21B89">
            <w:pPr>
              <w:pStyle w:val="LetranormalTFG"/>
              <w:rPr>
                <w:del w:id="2142" w:author="David Vacas Miguel" w:date="2018-06-01T02:10:00Z"/>
              </w:rPr>
            </w:pPr>
            <w:del w:id="2143" w:author="David Vacas Miguel" w:date="2018-06-01T02:10:00Z">
              <w:r w:rsidDel="0063454D">
                <w:delText>Parámetros</w:delText>
              </w:r>
            </w:del>
          </w:p>
        </w:tc>
        <w:tc>
          <w:tcPr>
            <w:tcW w:w="955" w:type="dxa"/>
          </w:tcPr>
          <w:p w14:paraId="4A2962BD" w14:textId="3A53E89B" w:rsidR="00D74DD8" w:rsidDel="0063454D"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2144" w:author="David Vacas Miguel" w:date="2018-06-01T02:10:00Z"/>
              </w:rPr>
            </w:pPr>
            <w:del w:id="2145" w:author="David Vacas Miguel" w:date="2018-06-01T02:10:00Z">
              <w:r w:rsidDel="0063454D">
                <w:delText>MS</w:delText>
              </w:r>
            </w:del>
          </w:p>
        </w:tc>
        <w:tc>
          <w:tcPr>
            <w:tcW w:w="958" w:type="dxa"/>
          </w:tcPr>
          <w:p w14:paraId="30BDD470" w14:textId="2571F075" w:rsidR="00D74DD8" w:rsidDel="0063454D"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2146" w:author="David Vacas Miguel" w:date="2018-06-01T02:10:00Z"/>
              </w:rPr>
            </w:pPr>
            <w:del w:id="2147" w:author="David Vacas Miguel" w:date="2018-06-01T02:10:00Z">
              <w:r w:rsidDel="0063454D">
                <w:delText>WR</w:delText>
              </w:r>
            </w:del>
          </w:p>
        </w:tc>
        <w:tc>
          <w:tcPr>
            <w:tcW w:w="957" w:type="dxa"/>
          </w:tcPr>
          <w:p w14:paraId="7D8B961D" w14:textId="08C5D4A4" w:rsidR="00D74DD8" w:rsidDel="0063454D"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2148" w:author="David Vacas Miguel" w:date="2018-06-01T02:10:00Z"/>
              </w:rPr>
            </w:pPr>
            <w:del w:id="2149" w:author="David Vacas Miguel" w:date="2018-06-01T02:10:00Z">
              <w:r w:rsidDel="0063454D">
                <w:delText>WS</w:delText>
              </w:r>
            </w:del>
          </w:p>
        </w:tc>
        <w:tc>
          <w:tcPr>
            <w:tcW w:w="962" w:type="dxa"/>
          </w:tcPr>
          <w:p w14:paraId="6F0AD709" w14:textId="1D37870B" w:rsidR="00D74DD8" w:rsidDel="0063454D"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2150" w:author="David Vacas Miguel" w:date="2018-06-01T02:10:00Z"/>
              </w:rPr>
            </w:pPr>
            <w:del w:id="2151" w:author="David Vacas Miguel" w:date="2018-06-01T02:10:00Z">
              <w:r w:rsidDel="0063454D">
                <w:delText>WD</w:delText>
              </w:r>
            </w:del>
          </w:p>
        </w:tc>
        <w:tc>
          <w:tcPr>
            <w:tcW w:w="948" w:type="dxa"/>
          </w:tcPr>
          <w:p w14:paraId="0DE861E5" w14:textId="3D053722" w:rsidR="00D74DD8" w:rsidDel="0063454D"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2152" w:author="David Vacas Miguel" w:date="2018-06-01T02:10:00Z"/>
              </w:rPr>
            </w:pPr>
            <w:del w:id="2153" w:author="David Vacas Miguel" w:date="2018-06-01T02:10:00Z">
              <w:r w:rsidDel="0063454D">
                <w:delText>RL</w:delText>
              </w:r>
            </w:del>
          </w:p>
        </w:tc>
        <w:tc>
          <w:tcPr>
            <w:tcW w:w="959" w:type="dxa"/>
          </w:tcPr>
          <w:p w14:paraId="270037C7" w14:textId="648915DF" w:rsidR="00D74DD8" w:rsidDel="0063454D"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2154" w:author="David Vacas Miguel" w:date="2018-06-01T02:10:00Z"/>
              </w:rPr>
            </w:pPr>
            <w:del w:id="2155" w:author="David Vacas Miguel" w:date="2018-06-01T02:10:00Z">
              <w:r w:rsidDel="0063454D">
                <w:delText>RW</w:delText>
              </w:r>
            </w:del>
          </w:p>
        </w:tc>
        <w:tc>
          <w:tcPr>
            <w:tcW w:w="952" w:type="dxa"/>
          </w:tcPr>
          <w:p w14:paraId="4E689FDD" w14:textId="28CC2725" w:rsidR="00D74DD8" w:rsidDel="0063454D"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2156" w:author="David Vacas Miguel" w:date="2018-06-01T02:10:00Z"/>
              </w:rPr>
            </w:pPr>
            <w:del w:id="2157" w:author="David Vacas Miguel" w:date="2018-06-01T02:10:00Z">
              <w:r w:rsidDel="0063454D">
                <w:delText>SD</w:delText>
              </w:r>
            </w:del>
          </w:p>
        </w:tc>
        <w:tc>
          <w:tcPr>
            <w:tcW w:w="946" w:type="dxa"/>
          </w:tcPr>
          <w:p w14:paraId="1EC9C192" w14:textId="02701326" w:rsidR="00D74DD8" w:rsidDel="0063454D"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2158" w:author="David Vacas Miguel" w:date="2018-06-01T02:10:00Z"/>
              </w:rPr>
            </w:pPr>
            <w:del w:id="2159" w:author="David Vacas Miguel" w:date="2018-06-01T02:10:00Z">
              <w:r w:rsidDel="0063454D">
                <w:delText>SS</w:delText>
              </w:r>
            </w:del>
          </w:p>
        </w:tc>
      </w:tr>
      <w:tr w:rsidR="00D74DD8" w:rsidDel="0063454D" w14:paraId="5E831042" w14:textId="6A420FF1" w:rsidTr="00F21B89">
        <w:trPr>
          <w:cnfStyle w:val="000000100000" w:firstRow="0" w:lastRow="0" w:firstColumn="0" w:lastColumn="0" w:oddVBand="0" w:evenVBand="0" w:oddHBand="1" w:evenHBand="0" w:firstRowFirstColumn="0" w:firstRowLastColumn="0" w:lastRowFirstColumn="0" w:lastRowLastColumn="0"/>
          <w:del w:id="2160" w:author="David Vacas Miguel" w:date="2018-06-01T02:10:00Z"/>
        </w:trPr>
        <w:tc>
          <w:tcPr>
            <w:cnfStyle w:val="001000000000" w:firstRow="0" w:lastRow="0" w:firstColumn="1" w:lastColumn="0" w:oddVBand="0" w:evenVBand="0" w:oddHBand="0" w:evenHBand="0" w:firstRowFirstColumn="0" w:firstRowLastColumn="0" w:lastRowFirstColumn="0" w:lastRowLastColumn="0"/>
            <w:tcW w:w="1433" w:type="dxa"/>
          </w:tcPr>
          <w:p w14:paraId="39E6AB99" w14:textId="02BD6850" w:rsidR="00D74DD8" w:rsidDel="0063454D" w:rsidRDefault="00D74DD8" w:rsidP="00F21B89">
            <w:pPr>
              <w:pStyle w:val="LetranormalTFG"/>
              <w:rPr>
                <w:del w:id="2161" w:author="David Vacas Miguel" w:date="2018-06-01T02:10:00Z"/>
              </w:rPr>
            </w:pPr>
            <w:del w:id="2162" w:author="David Vacas Miguel" w:date="2018-06-01T02:10:00Z">
              <w:r w:rsidDel="0063454D">
                <w:delText>Valor</w:delText>
              </w:r>
            </w:del>
          </w:p>
        </w:tc>
        <w:tc>
          <w:tcPr>
            <w:tcW w:w="955" w:type="dxa"/>
          </w:tcPr>
          <w:p w14:paraId="6151D4A9" w14:textId="2FEC2C80" w:rsidR="00D74DD8" w:rsidDel="0063454D"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2163" w:author="David Vacas Miguel" w:date="2018-06-01T02:10:00Z"/>
              </w:rPr>
            </w:pPr>
            <w:del w:id="2164" w:author="David Vacas Miguel" w:date="2018-06-01T02:10:00Z">
              <w:r w:rsidDel="0063454D">
                <w:delText>2</w:delText>
              </w:r>
            </w:del>
          </w:p>
        </w:tc>
        <w:tc>
          <w:tcPr>
            <w:tcW w:w="958" w:type="dxa"/>
          </w:tcPr>
          <w:p w14:paraId="1B584D8F" w14:textId="068CBE27" w:rsidR="00D74DD8" w:rsidDel="0063454D"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2165" w:author="David Vacas Miguel" w:date="2018-06-01T02:10:00Z"/>
              </w:rPr>
            </w:pPr>
            <w:del w:id="2166" w:author="David Vacas Miguel" w:date="2018-06-01T02:10:00Z">
              <w:r w:rsidDel="0063454D">
                <w:delText>2</w:delText>
              </w:r>
            </w:del>
          </w:p>
        </w:tc>
        <w:tc>
          <w:tcPr>
            <w:tcW w:w="957" w:type="dxa"/>
          </w:tcPr>
          <w:p w14:paraId="25A42B96" w14:textId="42EA1B4A" w:rsidR="00D74DD8" w:rsidRPr="00F21B89" w:rsidDel="0063454D"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2167" w:author="David Vacas Miguel" w:date="2018-06-01T02:10:00Z"/>
                <w:b/>
              </w:rPr>
            </w:pPr>
            <w:del w:id="2168" w:author="David Vacas Miguel" w:date="2018-06-01T02:10:00Z">
              <w:r w:rsidRPr="00F21B89" w:rsidDel="0063454D">
                <w:rPr>
                  <w:b/>
                </w:rPr>
                <w:delText>1</w:delText>
              </w:r>
              <w:r w:rsidR="00BD2B3D" w:rsidRPr="00F21B89" w:rsidDel="0063454D">
                <w:rPr>
                  <w:b/>
                </w:rPr>
                <w:delText>3</w:delText>
              </w:r>
            </w:del>
          </w:p>
        </w:tc>
        <w:tc>
          <w:tcPr>
            <w:tcW w:w="962" w:type="dxa"/>
          </w:tcPr>
          <w:p w14:paraId="2628DBA8" w14:textId="078EE9FC" w:rsidR="00D74DD8" w:rsidDel="0063454D"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2169" w:author="David Vacas Miguel" w:date="2018-06-01T02:10:00Z"/>
              </w:rPr>
            </w:pPr>
            <w:del w:id="2170" w:author="David Vacas Miguel" w:date="2018-06-01T02:10:00Z">
              <w:r w:rsidDel="0063454D">
                <w:delText>3</w:delText>
              </w:r>
            </w:del>
          </w:p>
        </w:tc>
        <w:tc>
          <w:tcPr>
            <w:tcW w:w="948" w:type="dxa"/>
          </w:tcPr>
          <w:p w14:paraId="087F7E6C" w14:textId="449FA8D3" w:rsidR="00D74DD8" w:rsidDel="0063454D"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2171" w:author="David Vacas Miguel" w:date="2018-06-01T02:10:00Z"/>
              </w:rPr>
            </w:pPr>
            <w:del w:id="2172" w:author="David Vacas Miguel" w:date="2018-06-01T02:10:00Z">
              <w:r w:rsidDel="0063454D">
                <w:delText>22</w:delText>
              </w:r>
            </w:del>
          </w:p>
        </w:tc>
        <w:tc>
          <w:tcPr>
            <w:tcW w:w="959" w:type="dxa"/>
          </w:tcPr>
          <w:p w14:paraId="1E21A62A" w14:textId="29D0F219" w:rsidR="00D74DD8" w:rsidDel="0063454D"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2173" w:author="David Vacas Miguel" w:date="2018-06-01T02:10:00Z"/>
              </w:rPr>
            </w:pPr>
            <w:del w:id="2174" w:author="David Vacas Miguel" w:date="2018-06-01T02:10:00Z">
              <w:r w:rsidDel="0063454D">
                <w:delText>16</w:delText>
              </w:r>
            </w:del>
          </w:p>
        </w:tc>
        <w:tc>
          <w:tcPr>
            <w:tcW w:w="952" w:type="dxa"/>
          </w:tcPr>
          <w:p w14:paraId="0BF06431" w14:textId="0951EE02" w:rsidR="00D74DD8" w:rsidDel="0063454D"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2175" w:author="David Vacas Miguel" w:date="2018-06-01T02:10:00Z"/>
              </w:rPr>
            </w:pPr>
            <w:del w:id="2176" w:author="David Vacas Miguel" w:date="2018-06-01T02:10:00Z">
              <w:r w:rsidDel="0063454D">
                <w:delText>0</w:delText>
              </w:r>
            </w:del>
          </w:p>
        </w:tc>
        <w:tc>
          <w:tcPr>
            <w:tcW w:w="946" w:type="dxa"/>
          </w:tcPr>
          <w:p w14:paraId="2040517E" w14:textId="3F1380D4" w:rsidR="00D74DD8" w:rsidDel="0063454D"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2177" w:author="David Vacas Miguel" w:date="2018-06-01T02:10:00Z"/>
              </w:rPr>
            </w:pPr>
            <w:del w:id="2178" w:author="David Vacas Miguel" w:date="2018-06-01T02:10:00Z">
              <w:r w:rsidDel="0063454D">
                <w:delText>4</w:delText>
              </w:r>
            </w:del>
          </w:p>
        </w:tc>
      </w:tr>
    </w:tbl>
    <w:p w14:paraId="778C5363" w14:textId="4D301CBB" w:rsidR="00185EA2" w:rsidRDefault="00583497">
      <w:pPr>
        <w:pStyle w:val="LetranormalTFG"/>
        <w:rPr>
          <w:ins w:id="2179" w:author="David Vacas Miguel" w:date="2018-06-21T17:39:00Z"/>
        </w:rPr>
      </w:pPr>
      <w:ins w:id="2180" w:author="David Vacas Miguel" w:date="2018-06-21T17:29:00Z">
        <w:r>
          <w:rPr>
            <w:noProof/>
            <w:lang w:eastAsia="es-ES"/>
          </w:rPr>
          <w:drawing>
            <wp:anchor distT="0" distB="0" distL="114300" distR="114300" simplePos="0" relativeHeight="251678720" behindDoc="1" locked="0" layoutInCell="1" allowOverlap="1" wp14:anchorId="67B14881" wp14:editId="403B6589">
              <wp:simplePos x="0" y="0"/>
              <wp:positionH relativeFrom="column">
                <wp:posOffset>239073</wp:posOffset>
              </wp:positionH>
              <wp:positionV relativeFrom="paragraph">
                <wp:posOffset>1113634</wp:posOffset>
              </wp:positionV>
              <wp:extent cx="2184400" cy="1864426"/>
              <wp:effectExtent l="0" t="0" r="6350" b="2540"/>
              <wp:wrapTight wrapText="bothSides">
                <wp:wrapPolygon edited="0">
                  <wp:start x="0" y="0"/>
                  <wp:lineTo x="0" y="21409"/>
                  <wp:lineTo x="21474" y="21409"/>
                  <wp:lineTo x="21474"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190">
                        <a:extLst>
                          <a:ext uri="{28A0092B-C50C-407E-A947-70E740481C1C}">
                            <a14:useLocalDpi xmlns:a14="http://schemas.microsoft.com/office/drawing/2010/main" val="0"/>
                          </a:ext>
                        </a:extLst>
                      </a:blip>
                      <a:srcRect l="14465" t="26815" r="47514" b="23636"/>
                      <a:stretch/>
                    </pic:blipFill>
                    <pic:spPr bwMode="auto">
                      <a:xfrm>
                        <a:off x="0" y="0"/>
                        <a:ext cx="2184400" cy="1864426"/>
                      </a:xfrm>
                      <a:prstGeom prst="rect">
                        <a:avLst/>
                      </a:prstGeom>
                      <a:noFill/>
                      <a:ln>
                        <a:noFill/>
                      </a:ln>
                      <a:extLst>
                        <a:ext uri="{53640926-AAD7-44D8-BBD7-CCE9431645EC}">
                          <a14:shadowObscured xmlns:a14="http://schemas.microsoft.com/office/drawing/2010/main"/>
                        </a:ext>
                      </a:extLst>
                    </pic:spPr>
                  </pic:pic>
                </a:graphicData>
              </a:graphic>
            </wp:anchor>
          </w:drawing>
        </w:r>
      </w:ins>
      <w:ins w:id="2181" w:author="David Vacas Miguel" w:date="2018-06-01T02:10:00Z">
        <w:r w:rsidR="00325A94">
          <w:t xml:space="preserve">Debido a tener una mayor distancia entre las ruedas este robot debe hacer un mayor recorrido para hacer el mismo giro. </w:t>
        </w:r>
      </w:ins>
      <w:ins w:id="2182" w:author="David Vacas Miguel" w:date="2018-06-01T02:11:00Z">
        <w:r w:rsidR="00325A94">
          <w:t>Al</w:t>
        </w:r>
      </w:ins>
      <w:ins w:id="2183" w:author="David Vacas Miguel" w:date="2018-06-01T02:10:00Z">
        <w:r w:rsidR="00325A94">
          <w:t xml:space="preserve"> ser un circuito con muchos giros, tarda más en realizarlo. </w:t>
        </w:r>
      </w:ins>
      <w:del w:id="2184" w:author="David Vacas Miguel" w:date="2018-06-01T02:10:00Z">
        <w:r w:rsidR="00D74DD8" w:rsidRPr="00793CF4" w:rsidDel="0063454D">
          <w:rPr>
            <w:b/>
          </w:rPr>
          <w:delText xml:space="preserve">Tiempo: </w:delText>
        </w:r>
        <w:r w:rsidR="00BD2B3D" w:rsidDel="0063454D">
          <w:rPr>
            <w:b/>
          </w:rPr>
          <w:delText>87</w:delText>
        </w:r>
        <w:r w:rsidR="00D74DD8" w:rsidRPr="00793CF4" w:rsidDel="0063454D">
          <w:rPr>
            <w:b/>
          </w:rPr>
          <w:delText>s.</w:delText>
        </w:r>
      </w:del>
      <w:ins w:id="2185" w:author="David Vacas Miguel" w:date="2018-06-01T02:11:00Z">
        <w:r w:rsidR="00325A94">
          <w:t>Por lo tanto, en el segundo caso</w:t>
        </w:r>
      </w:ins>
      <w:ins w:id="2186" w:author="David Vacas Miguel" w:date="2018-05-27T12:13:00Z">
        <w:r w:rsidR="00185EA2">
          <w:t xml:space="preserve">, al tener </w:t>
        </w:r>
      </w:ins>
      <w:ins w:id="2187" w:author="David Vacas Miguel" w:date="2018-05-27T12:14:00Z">
        <w:r w:rsidR="00185EA2">
          <w:t>una</w:t>
        </w:r>
      </w:ins>
      <w:ins w:id="2188" w:author="David Vacas Miguel" w:date="2018-05-27T12:13:00Z">
        <w:r w:rsidR="00185EA2">
          <w:t xml:space="preserve"> separación de ruedas menor, realiza </w:t>
        </w:r>
      </w:ins>
      <w:ins w:id="2189" w:author="David Vacas Miguel" w:date="2018-05-27T12:14:00Z">
        <w:r w:rsidR="00185EA2">
          <w:t xml:space="preserve">giros </w:t>
        </w:r>
      </w:ins>
      <w:ins w:id="2190" w:author="David Vacas Miguel" w:date="2018-05-27T12:21:00Z">
        <w:r w:rsidR="003A2C66">
          <w:t>más</w:t>
        </w:r>
      </w:ins>
      <w:ins w:id="2191" w:author="David Vacas Miguel" w:date="2018-05-27T12:14:00Z">
        <w:r w:rsidR="00185EA2">
          <w:t xml:space="preserve"> rápido.</w:t>
        </w:r>
      </w:ins>
    </w:p>
    <w:p w14:paraId="7D24DFF1" w14:textId="52AA197D" w:rsidR="00583497" w:rsidRPr="00185EA2" w:rsidRDefault="00583497">
      <w:pPr>
        <w:pStyle w:val="LetranormalTFG"/>
        <w:rPr>
          <w:rPrChange w:id="2192" w:author="David Vacas Miguel" w:date="2018-05-27T12:13:00Z">
            <w:rPr>
              <w:b/>
            </w:rPr>
          </w:rPrChange>
        </w:rPr>
      </w:pPr>
    </w:p>
    <w:p w14:paraId="57F1E3A7" w14:textId="1FB83518" w:rsidR="00583497" w:rsidRDefault="00583497" w:rsidP="00583497">
      <w:pPr>
        <w:pStyle w:val="LetranormalTFG"/>
        <w:rPr>
          <w:ins w:id="2193" w:author="David Vacas Miguel" w:date="2018-06-21T17:37:00Z"/>
        </w:rPr>
      </w:pPr>
      <w:moveFromRangeStart w:id="2194" w:author="David Vacas Miguel" w:date="2018-06-01T02:12:00Z" w:name="move515582459"/>
      <w:ins w:id="2195" w:author="David Vacas Miguel" w:date="2018-06-21T17:30:00Z">
        <w:r>
          <w:t xml:space="preserve">En esta imagen se puede observar el caso en el que se </w:t>
        </w:r>
      </w:ins>
      <w:ins w:id="2196" w:author="David Vacas Miguel" w:date="2018-06-26T16:38:00Z">
        <w:r w:rsidR="009E4BAF">
          <w:t>ha aumentado la</w:t>
        </w:r>
      </w:ins>
      <w:ins w:id="2197" w:author="David Vacas Miguel" w:date="2018-06-21T17:30:00Z">
        <w:r>
          <w:t xml:space="preserve"> </w:t>
        </w:r>
      </w:ins>
      <w:ins w:id="2198" w:author="David Vacas Miguel" w:date="2018-06-21T17:31:00Z">
        <w:r>
          <w:t>separación</w:t>
        </w:r>
      </w:ins>
      <w:ins w:id="2199" w:author="David Vacas Miguel" w:date="2018-06-21T17:30:00Z">
        <w:r>
          <w:t xml:space="preserve"> de ruedas </w:t>
        </w:r>
      </w:ins>
      <w:ins w:id="2200" w:author="David Vacas Miguel" w:date="2018-06-26T16:38:00Z">
        <w:r w:rsidR="009E4BAF">
          <w:t>hasta</w:t>
        </w:r>
      </w:ins>
      <w:ins w:id="2201" w:author="David Vacas Miguel" w:date="2018-06-21T17:30:00Z">
        <w:r>
          <w:t xml:space="preserve"> 20cm</w:t>
        </w:r>
      </w:ins>
      <w:ins w:id="2202" w:author="David Vacas Miguel" w:date="2018-06-26T16:38:00Z">
        <w:r w:rsidR="009E4BAF">
          <w:t xml:space="preserve">. Con esta separación el robot no es capaz de girar lo suficientemente rápido como para no </w:t>
        </w:r>
        <w:r w:rsidR="009E4BAF" w:rsidRPr="00B41458">
          <w:t>salirse</w:t>
        </w:r>
        <w:r w:rsidR="009E4BAF">
          <w:t xml:space="preserve"> del circuito en determinadas curvas.</w:t>
        </w:r>
      </w:ins>
      <w:moveFrom w:id="2203" w:author="David Vacas Miguel" w:date="2018-06-01T02:12:00Z">
        <w:del w:id="2204" w:author="David Vacas Miguel" w:date="2018-06-26T16:38:00Z">
          <w:r w:rsidR="00403E80" w:rsidDel="009E4BAF">
            <w:rPr>
              <w:noProof/>
              <w:lang w:eastAsia="es-ES"/>
            </w:rPr>
            <w:drawing>
              <wp:inline distT="0" distB="0" distL="0" distR="0" wp14:anchorId="2E74DA6F" wp14:editId="69373FD5">
                <wp:extent cx="2589647" cy="2447925"/>
                <wp:effectExtent l="0" t="0" r="1270" b="0"/>
                <wp:docPr id="318" name="Imagen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2599096" cy="2456857"/>
                        </a:xfrm>
                        <a:prstGeom prst="rect">
                          <a:avLst/>
                        </a:prstGeom>
                        <a:noFill/>
                        <a:ln>
                          <a:noFill/>
                        </a:ln>
                      </pic:spPr>
                    </pic:pic>
                  </a:graphicData>
                </a:graphic>
              </wp:inline>
            </w:drawing>
          </w:r>
        </w:del>
      </w:moveFrom>
      <w:moveFromRangeEnd w:id="2194"/>
    </w:p>
    <w:p w14:paraId="15152E5E" w14:textId="78E3A4D0" w:rsidR="00583497" w:rsidRDefault="00583497">
      <w:pPr>
        <w:pStyle w:val="LetranormalTFG"/>
        <w:pPrChange w:id="2205" w:author="David Vacas Miguel" w:date="2018-06-21T17:29:00Z">
          <w:pPr>
            <w:jc w:val="center"/>
          </w:pPr>
        </w:pPrChange>
      </w:pPr>
      <w:ins w:id="2206" w:author="David Vacas Miguel" w:date="2018-06-21T17:38:00Z">
        <w:r w:rsidRPr="00583497">
          <w:rPr>
            <w:b/>
            <w:rPrChange w:id="2207" w:author="David Vacas Miguel" w:date="2018-06-21T17:38:00Z">
              <w:rPr/>
            </w:rPrChange>
          </w:rPr>
          <w:t>Figura 3</w:t>
        </w:r>
      </w:ins>
      <w:ins w:id="2208" w:author="David Vacas Miguel" w:date="2018-06-27T01:33:00Z">
        <w:r w:rsidR="005C74E1">
          <w:rPr>
            <w:b/>
          </w:rPr>
          <w:t>6</w:t>
        </w:r>
      </w:ins>
      <w:ins w:id="2209" w:author="David Vacas Miguel" w:date="2018-06-21T17:38:00Z">
        <w:r w:rsidRPr="00583497">
          <w:rPr>
            <w:b/>
            <w:rPrChange w:id="2210" w:author="David Vacas Miguel" w:date="2018-06-21T17:38:00Z">
              <w:rPr/>
            </w:rPrChange>
          </w:rPr>
          <w:t>.</w:t>
        </w:r>
        <w:r>
          <w:t xml:space="preserve"> Excesiva separación entre ruedas.</w:t>
        </w:r>
      </w:ins>
    </w:p>
    <w:p w14:paraId="31C9BA9E" w14:textId="77777777" w:rsidR="001523AB" w:rsidRDefault="001523AB">
      <w:pPr>
        <w:rPr>
          <w:ins w:id="2211" w:author="David Vacas Miguel" w:date="2018-06-02T13:01:00Z"/>
          <w:rFonts w:ascii="Century Gothic" w:hAnsi="Century Gothic" w:cs="Times New Roman"/>
          <w:b/>
          <w:sz w:val="28"/>
        </w:rPr>
      </w:pPr>
      <w:ins w:id="2212" w:author="David Vacas Miguel" w:date="2018-06-02T13:01:00Z">
        <w:r>
          <w:rPr>
            <w:b/>
            <w:sz w:val="28"/>
          </w:rPr>
          <w:br w:type="page"/>
        </w:r>
      </w:ins>
    </w:p>
    <w:p w14:paraId="3C7EE9C2" w14:textId="55528563" w:rsidR="00D74DD8" w:rsidRPr="008C5C28" w:rsidRDefault="009E4BAF">
      <w:pPr>
        <w:pStyle w:val="Tfgtitulo3masgrande"/>
        <w:rPr>
          <w:ins w:id="2213" w:author="David Vacas Miguel" w:date="2018-06-01T02:15:00Z"/>
          <w:rPrChange w:id="2214" w:author="David Vacas Miguel" w:date="2018-06-26T17:12:00Z">
            <w:rPr>
              <w:ins w:id="2215" w:author="David Vacas Miguel" w:date="2018-06-01T02:15:00Z"/>
              <w:sz w:val="28"/>
            </w:rPr>
          </w:rPrChange>
        </w:rPr>
        <w:pPrChange w:id="2216" w:author="David Vacas Miguel" w:date="2018-06-26T17:12:00Z">
          <w:pPr>
            <w:pStyle w:val="LetranormalTFG"/>
          </w:pPr>
        </w:pPrChange>
      </w:pPr>
      <w:bookmarkStart w:id="2217" w:name="_Toc517795820"/>
      <w:bookmarkStart w:id="2218" w:name="_Toc517869964"/>
      <w:ins w:id="2219" w:author="David Vacas Miguel" w:date="2018-06-26T16:39:00Z">
        <w:r w:rsidRPr="008C5C28">
          <w:rPr>
            <w:rPrChange w:id="2220" w:author="David Vacas Miguel" w:date="2018-06-26T17:12:00Z">
              <w:rPr>
                <w:sz w:val="28"/>
              </w:rPr>
            </w:rPrChange>
          </w:rPr>
          <w:lastRenderedPageBreak/>
          <w:t>4.3.3</w:t>
        </w:r>
      </w:ins>
      <w:ins w:id="2221" w:author="David Vacas Miguel" w:date="2018-06-26T17:28:00Z">
        <w:r w:rsidR="00D27C27">
          <w:t>.</w:t>
        </w:r>
      </w:ins>
      <w:ins w:id="2222" w:author="David Vacas Miguel" w:date="2018-06-01T02:14:00Z">
        <w:r w:rsidR="00325A94" w:rsidRPr="00775A7A">
          <w:t xml:space="preserve"> </w:t>
        </w:r>
      </w:ins>
      <w:ins w:id="2223" w:author="David Vacas Miguel" w:date="2018-06-26T16:39:00Z">
        <w:r w:rsidRPr="008C5C28">
          <w:rPr>
            <w:rPrChange w:id="2224" w:author="David Vacas Miguel" w:date="2018-06-26T17:12:00Z">
              <w:rPr>
                <w:sz w:val="28"/>
              </w:rPr>
            </w:rPrChange>
          </w:rPr>
          <w:t>R</w:t>
        </w:r>
      </w:ins>
      <w:ins w:id="2225" w:author="David Vacas Miguel" w:date="2018-06-01T02:15:00Z">
        <w:r w:rsidR="00325A94" w:rsidRPr="00775A7A">
          <w:t>adio de las ruedas</w:t>
        </w:r>
      </w:ins>
      <w:bookmarkEnd w:id="2217"/>
      <w:bookmarkEnd w:id="2218"/>
      <w:del w:id="2226" w:author="David Vacas Miguel" w:date="2018-06-01T02:12:00Z">
        <w:r w:rsidR="00D74DD8" w:rsidRPr="00963E16" w:rsidDel="00325A94">
          <w:delText xml:space="preserve">Figura </w:delText>
        </w:r>
      </w:del>
      <w:del w:id="2227" w:author="David Vacas Miguel" w:date="2018-05-27T13:38:00Z">
        <w:r w:rsidR="00D74DD8" w:rsidRPr="007C7AEB" w:rsidDel="0047468B">
          <w:delText>X</w:delText>
        </w:r>
      </w:del>
      <w:del w:id="2228" w:author="David Vacas Miguel" w:date="2018-06-01T02:12:00Z">
        <w:r w:rsidR="00D74DD8" w:rsidRPr="007C7AEB" w:rsidDel="00325A94">
          <w:delText xml:space="preserve">. </w:delText>
        </w:r>
        <w:r w:rsidR="00DF3C73" w:rsidRPr="00347776" w:rsidDel="00325A94">
          <w:delText>Caso 2.2 menor separación entre ruedas</w:delText>
        </w:r>
        <w:r w:rsidR="00D74DD8" w:rsidRPr="00347776" w:rsidDel="00325A94">
          <w:delText>.</w:delText>
        </w:r>
      </w:del>
    </w:p>
    <w:p w14:paraId="5F4F81B0" w14:textId="2AC2A3CF" w:rsidR="00325A94" w:rsidRPr="00325A94" w:rsidRDefault="009E4BAF">
      <w:pPr>
        <w:pStyle w:val="LetranormalTFG"/>
        <w:pPrChange w:id="2229" w:author="David Vacas Miguel" w:date="2018-06-01T02:16:00Z">
          <w:pPr>
            <w:pStyle w:val="LetranormalTFG"/>
            <w:jc w:val="center"/>
          </w:pPr>
        </w:pPrChange>
      </w:pPr>
      <w:ins w:id="2230" w:author="David Vacas Miguel" w:date="2018-06-26T16:39:00Z">
        <w:r>
          <w:t>En</w:t>
        </w:r>
      </w:ins>
      <w:ins w:id="2231" w:author="David Vacas Miguel" w:date="2018-06-01T02:15:00Z">
        <w:r w:rsidR="00325A94" w:rsidRPr="00325A94">
          <w:rPr>
            <w:rPrChange w:id="2232" w:author="David Vacas Miguel" w:date="2018-06-01T02:16:00Z">
              <w:rPr>
                <w:b/>
                <w:sz w:val="28"/>
              </w:rPr>
            </w:rPrChange>
          </w:rPr>
          <w:t xml:space="preserve"> este caso se</w:t>
        </w:r>
      </w:ins>
      <w:ins w:id="2233" w:author="David Vacas Miguel" w:date="2018-06-26T16:39:00Z">
        <w:r>
          <w:t xml:space="preserve"> ha</w:t>
        </w:r>
      </w:ins>
      <w:ins w:id="2234" w:author="David Vacas Miguel" w:date="2018-06-01T02:15:00Z">
        <w:r w:rsidR="00325A94" w:rsidRPr="00325A94">
          <w:rPr>
            <w:rPrChange w:id="2235" w:author="David Vacas Miguel" w:date="2018-06-01T02:16:00Z">
              <w:rPr>
                <w:b/>
                <w:sz w:val="28"/>
              </w:rPr>
            </w:rPrChange>
          </w:rPr>
          <w:t xml:space="preserve"> aumenta</w:t>
        </w:r>
      </w:ins>
      <w:ins w:id="2236" w:author="David Vacas Miguel" w:date="2018-06-26T16:39:00Z">
        <w:r>
          <w:t>do</w:t>
        </w:r>
      </w:ins>
      <w:ins w:id="2237" w:author="David Vacas Miguel" w:date="2018-06-01T02:15:00Z">
        <w:r w:rsidR="00325A94" w:rsidRPr="00325A94">
          <w:rPr>
            <w:rPrChange w:id="2238" w:author="David Vacas Miguel" w:date="2018-06-01T02:16:00Z">
              <w:rPr>
                <w:b/>
                <w:sz w:val="28"/>
              </w:rPr>
            </w:rPrChange>
          </w:rPr>
          <w:t xml:space="preserve"> y disminu</w:t>
        </w:r>
      </w:ins>
      <w:ins w:id="2239" w:author="David Vacas Miguel" w:date="2018-06-26T16:39:00Z">
        <w:r>
          <w:t>ido</w:t>
        </w:r>
      </w:ins>
      <w:ins w:id="2240" w:author="David Vacas Miguel" w:date="2018-06-01T02:15:00Z">
        <w:r w:rsidR="00325A94" w:rsidRPr="00325A94">
          <w:rPr>
            <w:rPrChange w:id="2241" w:author="David Vacas Miguel" w:date="2018-06-01T02:16:00Z">
              <w:rPr>
                <w:b/>
                <w:sz w:val="28"/>
              </w:rPr>
            </w:rPrChange>
          </w:rPr>
          <w:t xml:space="preserve"> el radio de las ruedas respecto a</w:t>
        </w:r>
      </w:ins>
      <w:ins w:id="2242" w:author="David Vacas Miguel" w:date="2018-06-26T16:39:00Z">
        <w:r>
          <w:t xml:space="preserve"> la del</w:t>
        </w:r>
      </w:ins>
      <w:ins w:id="2243" w:author="David Vacas Miguel" w:date="2018-06-01T02:15:00Z">
        <w:r w:rsidR="00325A94" w:rsidRPr="00325A94">
          <w:rPr>
            <w:rPrChange w:id="2244" w:author="David Vacas Miguel" w:date="2018-06-01T02:16:00Z">
              <w:rPr>
                <w:b/>
                <w:sz w:val="28"/>
              </w:rPr>
            </w:rPrChange>
          </w:rPr>
          <w:t xml:space="preserve"> robot </w:t>
        </w:r>
      </w:ins>
      <w:ins w:id="2245" w:author="David Vacas Miguel" w:date="2018-06-01T02:16:00Z">
        <w:r w:rsidR="00325A94" w:rsidRPr="00325A94">
          <w:rPr>
            <w:rPrChange w:id="2246" w:author="David Vacas Miguel" w:date="2018-06-01T02:16:00Z">
              <w:rPr>
                <w:b/>
                <w:sz w:val="28"/>
              </w:rPr>
            </w:rPrChange>
          </w:rPr>
          <w:t>estándar.</w:t>
        </w:r>
      </w:ins>
    </w:p>
    <w:tbl>
      <w:tblPr>
        <w:tblStyle w:val="Tablanormal5"/>
        <w:tblW w:w="0" w:type="auto"/>
        <w:tblLook w:val="04A0" w:firstRow="1" w:lastRow="0" w:firstColumn="1" w:lastColumn="0" w:noHBand="0" w:noVBand="1"/>
        <w:tblPrChange w:id="2247" w:author="David Vacas Miguel" w:date="2018-06-26T16:40:00Z">
          <w:tblPr>
            <w:tblStyle w:val="Tablanormal5"/>
            <w:tblW w:w="0" w:type="auto"/>
            <w:tblLook w:val="04A0" w:firstRow="1" w:lastRow="0" w:firstColumn="1" w:lastColumn="0" w:noHBand="0" w:noVBand="1"/>
          </w:tblPr>
        </w:tblPrChange>
      </w:tblPr>
      <w:tblGrid>
        <w:gridCol w:w="1434"/>
        <w:gridCol w:w="833"/>
        <w:gridCol w:w="844"/>
        <w:gridCol w:w="836"/>
        <w:gridCol w:w="855"/>
        <w:gridCol w:w="808"/>
        <w:gridCol w:w="844"/>
        <w:gridCol w:w="819"/>
        <w:gridCol w:w="799"/>
        <w:gridCol w:w="998"/>
        <w:tblGridChange w:id="2248">
          <w:tblGrid>
            <w:gridCol w:w="1433"/>
            <w:gridCol w:w="1"/>
            <w:gridCol w:w="833"/>
            <w:gridCol w:w="121"/>
            <w:gridCol w:w="723"/>
            <w:gridCol w:w="235"/>
            <w:gridCol w:w="601"/>
            <w:gridCol w:w="356"/>
            <w:gridCol w:w="499"/>
            <w:gridCol w:w="463"/>
            <w:gridCol w:w="345"/>
            <w:gridCol w:w="603"/>
            <w:gridCol w:w="241"/>
            <w:gridCol w:w="718"/>
            <w:gridCol w:w="101"/>
            <w:gridCol w:w="799"/>
            <w:gridCol w:w="52"/>
            <w:gridCol w:w="946"/>
            <w:gridCol w:w="946"/>
          </w:tblGrid>
        </w:tblGridChange>
      </w:tblGrid>
      <w:tr w:rsidR="001523AB" w14:paraId="3AA5A6B1" w14:textId="5FC842B1" w:rsidTr="009E4BAF">
        <w:trPr>
          <w:cnfStyle w:val="100000000000" w:firstRow="1" w:lastRow="0" w:firstColumn="0" w:lastColumn="0" w:oddVBand="0" w:evenVBand="0" w:oddHBand="0" w:evenHBand="0" w:firstRowFirstColumn="0" w:firstRowLastColumn="0" w:lastRowFirstColumn="0" w:lastRowLastColumn="0"/>
          <w:trPrChange w:id="2249" w:author="David Vacas Miguel" w:date="2018-06-26T16:40:00Z">
            <w:trPr>
              <w:gridAfter w:val="0"/>
            </w:trPr>
          </w:trPrChange>
        </w:trPr>
        <w:tc>
          <w:tcPr>
            <w:cnfStyle w:val="001000000100" w:firstRow="0" w:lastRow="0" w:firstColumn="1" w:lastColumn="0" w:oddVBand="0" w:evenVBand="0" w:oddHBand="0" w:evenHBand="0" w:firstRowFirstColumn="1" w:firstRowLastColumn="0" w:lastRowFirstColumn="0" w:lastRowLastColumn="0"/>
            <w:tcW w:w="0" w:type="dxa"/>
            <w:tcPrChange w:id="2250" w:author="David Vacas Miguel" w:date="2018-06-26T16:40:00Z">
              <w:tcPr>
                <w:tcW w:w="1434" w:type="dxa"/>
                <w:gridSpan w:val="2"/>
              </w:tcPr>
            </w:tcPrChange>
          </w:tcPr>
          <w:p w14:paraId="6BDA9D60" w14:textId="77777777" w:rsidR="00325A94" w:rsidRDefault="00325A94" w:rsidP="00F21B89">
            <w:pPr>
              <w:pStyle w:val="LetranormalTFG"/>
              <w:cnfStyle w:val="101000000100" w:firstRow="1" w:lastRow="0" w:firstColumn="1" w:lastColumn="0" w:oddVBand="0" w:evenVBand="0" w:oddHBand="0" w:evenHBand="0" w:firstRowFirstColumn="1" w:firstRowLastColumn="0" w:lastRowFirstColumn="0" w:lastRowLastColumn="0"/>
            </w:pPr>
            <w:r>
              <w:t>Parámetros</w:t>
            </w:r>
          </w:p>
        </w:tc>
        <w:tc>
          <w:tcPr>
            <w:tcW w:w="0" w:type="dxa"/>
            <w:tcPrChange w:id="2251" w:author="David Vacas Miguel" w:date="2018-06-26T16:40:00Z">
              <w:tcPr>
                <w:tcW w:w="833" w:type="dxa"/>
              </w:tcPr>
            </w:tcPrChange>
          </w:tcPr>
          <w:p w14:paraId="3CD46D47" w14:textId="77777777" w:rsidR="00325A94" w:rsidRDefault="00325A94" w:rsidP="00F21B89">
            <w:pPr>
              <w:pStyle w:val="LetranormalTFG"/>
              <w:jc w:val="center"/>
              <w:cnfStyle w:val="100000000000" w:firstRow="1" w:lastRow="0" w:firstColumn="0" w:lastColumn="0" w:oddVBand="0" w:evenVBand="0" w:oddHBand="0" w:evenHBand="0" w:firstRowFirstColumn="0" w:firstRowLastColumn="0" w:lastRowFirstColumn="0" w:lastRowLastColumn="0"/>
            </w:pPr>
            <w:r>
              <w:t>MS</w:t>
            </w:r>
          </w:p>
        </w:tc>
        <w:tc>
          <w:tcPr>
            <w:tcW w:w="0" w:type="dxa"/>
            <w:shd w:val="clear" w:color="auto" w:fill="C5E0B3" w:themeFill="accent6" w:themeFillTint="66"/>
            <w:tcPrChange w:id="2252" w:author="David Vacas Miguel" w:date="2018-06-26T16:40:00Z">
              <w:tcPr>
                <w:tcW w:w="844" w:type="dxa"/>
                <w:gridSpan w:val="2"/>
              </w:tcPr>
            </w:tcPrChange>
          </w:tcPr>
          <w:p w14:paraId="3C710AF2" w14:textId="77777777" w:rsidR="00325A94" w:rsidRDefault="00325A94" w:rsidP="00F21B89">
            <w:pPr>
              <w:pStyle w:val="LetranormalTFG"/>
              <w:jc w:val="center"/>
              <w:cnfStyle w:val="100000000000" w:firstRow="1" w:lastRow="0" w:firstColumn="0" w:lastColumn="0" w:oddVBand="0" w:evenVBand="0" w:oddHBand="0" w:evenHBand="0" w:firstRowFirstColumn="0" w:firstRowLastColumn="0" w:lastRowFirstColumn="0" w:lastRowLastColumn="0"/>
            </w:pPr>
            <w:r>
              <w:t>WR</w:t>
            </w:r>
          </w:p>
        </w:tc>
        <w:tc>
          <w:tcPr>
            <w:tcW w:w="0" w:type="dxa"/>
            <w:tcPrChange w:id="2253" w:author="David Vacas Miguel" w:date="2018-06-26T16:40:00Z">
              <w:tcPr>
                <w:tcW w:w="836" w:type="dxa"/>
                <w:gridSpan w:val="2"/>
              </w:tcPr>
            </w:tcPrChange>
          </w:tcPr>
          <w:p w14:paraId="57BDAAB2" w14:textId="77777777" w:rsidR="00325A94" w:rsidRDefault="00325A94" w:rsidP="00F21B89">
            <w:pPr>
              <w:pStyle w:val="LetranormalTFG"/>
              <w:jc w:val="center"/>
              <w:cnfStyle w:val="100000000000" w:firstRow="1" w:lastRow="0" w:firstColumn="0" w:lastColumn="0" w:oddVBand="0" w:evenVBand="0" w:oddHBand="0" w:evenHBand="0" w:firstRowFirstColumn="0" w:firstRowLastColumn="0" w:lastRowFirstColumn="0" w:lastRowLastColumn="0"/>
            </w:pPr>
            <w:r>
              <w:t>WS</w:t>
            </w:r>
          </w:p>
        </w:tc>
        <w:tc>
          <w:tcPr>
            <w:tcW w:w="0" w:type="dxa"/>
            <w:tcPrChange w:id="2254" w:author="David Vacas Miguel" w:date="2018-06-26T16:40:00Z">
              <w:tcPr>
                <w:tcW w:w="855" w:type="dxa"/>
                <w:gridSpan w:val="2"/>
              </w:tcPr>
            </w:tcPrChange>
          </w:tcPr>
          <w:p w14:paraId="224A6521" w14:textId="77777777" w:rsidR="00325A94" w:rsidRDefault="00325A94" w:rsidP="00F21B89">
            <w:pPr>
              <w:pStyle w:val="LetranormalTFG"/>
              <w:jc w:val="center"/>
              <w:cnfStyle w:val="100000000000" w:firstRow="1" w:lastRow="0" w:firstColumn="0" w:lastColumn="0" w:oddVBand="0" w:evenVBand="0" w:oddHBand="0" w:evenHBand="0" w:firstRowFirstColumn="0" w:firstRowLastColumn="0" w:lastRowFirstColumn="0" w:lastRowLastColumn="0"/>
            </w:pPr>
            <w:r>
              <w:t>WD</w:t>
            </w:r>
          </w:p>
        </w:tc>
        <w:tc>
          <w:tcPr>
            <w:tcW w:w="0" w:type="dxa"/>
            <w:tcPrChange w:id="2255" w:author="David Vacas Miguel" w:date="2018-06-26T16:40:00Z">
              <w:tcPr>
                <w:tcW w:w="808" w:type="dxa"/>
                <w:gridSpan w:val="2"/>
              </w:tcPr>
            </w:tcPrChange>
          </w:tcPr>
          <w:p w14:paraId="1B165D23" w14:textId="77777777" w:rsidR="00325A94" w:rsidRDefault="00325A94" w:rsidP="00F21B89">
            <w:pPr>
              <w:pStyle w:val="LetranormalTFG"/>
              <w:jc w:val="center"/>
              <w:cnfStyle w:val="100000000000" w:firstRow="1" w:lastRow="0" w:firstColumn="0" w:lastColumn="0" w:oddVBand="0" w:evenVBand="0" w:oddHBand="0" w:evenHBand="0" w:firstRowFirstColumn="0" w:firstRowLastColumn="0" w:lastRowFirstColumn="0" w:lastRowLastColumn="0"/>
            </w:pPr>
            <w:r>
              <w:t>RL</w:t>
            </w:r>
          </w:p>
        </w:tc>
        <w:tc>
          <w:tcPr>
            <w:tcW w:w="0" w:type="dxa"/>
            <w:tcPrChange w:id="2256" w:author="David Vacas Miguel" w:date="2018-06-26T16:40:00Z">
              <w:tcPr>
                <w:tcW w:w="844" w:type="dxa"/>
                <w:gridSpan w:val="2"/>
              </w:tcPr>
            </w:tcPrChange>
          </w:tcPr>
          <w:p w14:paraId="43FFB964" w14:textId="77777777" w:rsidR="00325A94" w:rsidRDefault="00325A94" w:rsidP="00F21B89">
            <w:pPr>
              <w:pStyle w:val="LetranormalTFG"/>
              <w:jc w:val="center"/>
              <w:cnfStyle w:val="100000000000" w:firstRow="1" w:lastRow="0" w:firstColumn="0" w:lastColumn="0" w:oddVBand="0" w:evenVBand="0" w:oddHBand="0" w:evenHBand="0" w:firstRowFirstColumn="0" w:firstRowLastColumn="0" w:lastRowFirstColumn="0" w:lastRowLastColumn="0"/>
            </w:pPr>
            <w:r>
              <w:t>RW</w:t>
            </w:r>
          </w:p>
        </w:tc>
        <w:tc>
          <w:tcPr>
            <w:tcW w:w="0" w:type="dxa"/>
            <w:tcPrChange w:id="2257" w:author="David Vacas Miguel" w:date="2018-06-26T16:40:00Z">
              <w:tcPr>
                <w:tcW w:w="819" w:type="dxa"/>
                <w:gridSpan w:val="2"/>
              </w:tcPr>
            </w:tcPrChange>
          </w:tcPr>
          <w:p w14:paraId="44781B94" w14:textId="77777777" w:rsidR="00325A94" w:rsidRDefault="00325A94" w:rsidP="00F21B89">
            <w:pPr>
              <w:pStyle w:val="LetranormalTFG"/>
              <w:jc w:val="center"/>
              <w:cnfStyle w:val="100000000000" w:firstRow="1" w:lastRow="0" w:firstColumn="0" w:lastColumn="0" w:oddVBand="0" w:evenVBand="0" w:oddHBand="0" w:evenHBand="0" w:firstRowFirstColumn="0" w:firstRowLastColumn="0" w:lastRowFirstColumn="0" w:lastRowLastColumn="0"/>
            </w:pPr>
            <w:r>
              <w:t>SD</w:t>
            </w:r>
          </w:p>
        </w:tc>
        <w:tc>
          <w:tcPr>
            <w:tcW w:w="0" w:type="dxa"/>
            <w:tcPrChange w:id="2258" w:author="David Vacas Miguel" w:date="2018-06-26T16:40:00Z">
              <w:tcPr>
                <w:tcW w:w="799" w:type="dxa"/>
              </w:tcPr>
            </w:tcPrChange>
          </w:tcPr>
          <w:p w14:paraId="4EC6C5F8" w14:textId="77777777" w:rsidR="00325A94" w:rsidRDefault="00325A94" w:rsidP="00F21B89">
            <w:pPr>
              <w:pStyle w:val="LetranormalTFG"/>
              <w:jc w:val="center"/>
              <w:cnfStyle w:val="100000000000" w:firstRow="1" w:lastRow="0" w:firstColumn="0" w:lastColumn="0" w:oddVBand="0" w:evenVBand="0" w:oddHBand="0" w:evenHBand="0" w:firstRowFirstColumn="0" w:firstRowLastColumn="0" w:lastRowFirstColumn="0" w:lastRowLastColumn="0"/>
            </w:pPr>
            <w:r>
              <w:t>SS</w:t>
            </w:r>
          </w:p>
        </w:tc>
        <w:tc>
          <w:tcPr>
            <w:tcW w:w="0" w:type="dxa"/>
            <w:shd w:val="clear" w:color="auto" w:fill="FFE599" w:themeFill="accent4" w:themeFillTint="66"/>
            <w:tcPrChange w:id="2259" w:author="David Vacas Miguel" w:date="2018-06-26T16:40:00Z">
              <w:tcPr>
                <w:tcW w:w="998" w:type="dxa"/>
                <w:gridSpan w:val="2"/>
                <w:shd w:val="clear" w:color="auto" w:fill="FFE599" w:themeFill="accent4" w:themeFillTint="66"/>
              </w:tcPr>
            </w:tcPrChange>
          </w:tcPr>
          <w:p w14:paraId="20B36681" w14:textId="089CDDFA" w:rsidR="00325A94" w:rsidRDefault="00325A94" w:rsidP="00F21B89">
            <w:pPr>
              <w:pStyle w:val="LetranormalTFG"/>
              <w:jc w:val="center"/>
              <w:cnfStyle w:val="100000000000" w:firstRow="1" w:lastRow="0" w:firstColumn="0" w:lastColumn="0" w:oddVBand="0" w:evenVBand="0" w:oddHBand="0" w:evenHBand="0" w:firstRowFirstColumn="0" w:firstRowLastColumn="0" w:lastRowFirstColumn="0" w:lastRowLastColumn="0"/>
              <w:rPr>
                <w:ins w:id="2260" w:author="David Vacas Miguel" w:date="2018-06-01T02:16:00Z"/>
              </w:rPr>
            </w:pPr>
            <w:ins w:id="2261" w:author="David Vacas Miguel" w:date="2018-06-01T02:16:00Z">
              <w:r>
                <w:t>Tiempo</w:t>
              </w:r>
            </w:ins>
          </w:p>
        </w:tc>
      </w:tr>
      <w:tr w:rsidR="001523AB" w14:paraId="039DDABA" w14:textId="1D70336A" w:rsidTr="009E4BAF">
        <w:trPr>
          <w:cnfStyle w:val="000000100000" w:firstRow="0" w:lastRow="0" w:firstColumn="0" w:lastColumn="0" w:oddVBand="0" w:evenVBand="0" w:oddHBand="1" w:evenHBand="0" w:firstRowFirstColumn="0" w:firstRowLastColumn="0" w:lastRowFirstColumn="0" w:lastRowLastColumn="0"/>
          <w:trPrChange w:id="2262" w:author="David Vacas Miguel" w:date="2018-06-26T16:40:00Z">
            <w:trPr>
              <w:gridAfter w:val="0"/>
            </w:trPr>
          </w:trPrChange>
        </w:trPr>
        <w:tc>
          <w:tcPr>
            <w:cnfStyle w:val="001000000000" w:firstRow="0" w:lastRow="0" w:firstColumn="1" w:lastColumn="0" w:oddVBand="0" w:evenVBand="0" w:oddHBand="0" w:evenHBand="0" w:firstRowFirstColumn="0" w:firstRowLastColumn="0" w:lastRowFirstColumn="0" w:lastRowLastColumn="0"/>
            <w:tcW w:w="0" w:type="dxa"/>
            <w:tcPrChange w:id="2263" w:author="David Vacas Miguel" w:date="2018-06-26T16:40:00Z">
              <w:tcPr>
                <w:tcW w:w="1434" w:type="dxa"/>
                <w:gridSpan w:val="2"/>
              </w:tcPr>
            </w:tcPrChange>
          </w:tcPr>
          <w:p w14:paraId="7FF8A7D8" w14:textId="23980320" w:rsidR="00325A94" w:rsidRDefault="00325A94" w:rsidP="00325A94">
            <w:pPr>
              <w:pStyle w:val="LetranormalTFG"/>
              <w:cnfStyle w:val="001000100000" w:firstRow="0" w:lastRow="0" w:firstColumn="1" w:lastColumn="0" w:oddVBand="0" w:evenVBand="0" w:oddHBand="1" w:evenHBand="0" w:firstRowFirstColumn="0" w:firstRowLastColumn="0" w:lastRowFirstColumn="0" w:lastRowLastColumn="0"/>
            </w:pPr>
            <w:ins w:id="2264" w:author="David Vacas Miguel" w:date="2018-06-01T02:17:00Z">
              <w:r>
                <w:t>Valor (↑)</w:t>
              </w:r>
            </w:ins>
            <w:del w:id="2265" w:author="David Vacas Miguel" w:date="2018-06-01T02:17:00Z">
              <w:r w:rsidDel="003C2F57">
                <w:delText>Valor</w:delText>
              </w:r>
            </w:del>
          </w:p>
        </w:tc>
        <w:tc>
          <w:tcPr>
            <w:tcW w:w="0" w:type="dxa"/>
            <w:tcPrChange w:id="2266" w:author="David Vacas Miguel" w:date="2018-06-26T16:40:00Z">
              <w:tcPr>
                <w:tcW w:w="833" w:type="dxa"/>
              </w:tcPr>
            </w:tcPrChange>
          </w:tcPr>
          <w:p w14:paraId="014BF79E" w14:textId="77777777" w:rsidR="00325A94" w:rsidRDefault="00325A94" w:rsidP="00325A94">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0" w:type="dxa"/>
            <w:shd w:val="clear" w:color="auto" w:fill="C5E0B3" w:themeFill="accent6" w:themeFillTint="66"/>
            <w:tcPrChange w:id="2267" w:author="David Vacas Miguel" w:date="2018-06-26T16:40:00Z">
              <w:tcPr>
                <w:tcW w:w="844" w:type="dxa"/>
                <w:gridSpan w:val="2"/>
              </w:tcPr>
            </w:tcPrChange>
          </w:tcPr>
          <w:p w14:paraId="5A671C79" w14:textId="3E4D2DCB" w:rsidR="00325A94" w:rsidRPr="00F21B89" w:rsidRDefault="00325A94" w:rsidP="00325A94">
            <w:pPr>
              <w:pStyle w:val="LetranormalTFG"/>
              <w:jc w:val="center"/>
              <w:cnfStyle w:val="000000100000" w:firstRow="0" w:lastRow="0" w:firstColumn="0" w:lastColumn="0" w:oddVBand="0" w:evenVBand="0" w:oddHBand="1" w:evenHBand="0" w:firstRowFirstColumn="0" w:firstRowLastColumn="0" w:lastRowFirstColumn="0" w:lastRowLastColumn="0"/>
              <w:rPr>
                <w:b/>
              </w:rPr>
            </w:pPr>
            <w:r w:rsidRPr="00F21B89">
              <w:rPr>
                <w:b/>
              </w:rPr>
              <w:t>3</w:t>
            </w:r>
          </w:p>
        </w:tc>
        <w:tc>
          <w:tcPr>
            <w:tcW w:w="0" w:type="dxa"/>
            <w:tcPrChange w:id="2268" w:author="David Vacas Miguel" w:date="2018-06-26T16:40:00Z">
              <w:tcPr>
                <w:tcW w:w="836" w:type="dxa"/>
                <w:gridSpan w:val="2"/>
              </w:tcPr>
            </w:tcPrChange>
          </w:tcPr>
          <w:p w14:paraId="40BC3104" w14:textId="77777777" w:rsidR="00325A94" w:rsidRDefault="00325A94" w:rsidP="00325A94">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0" w:type="dxa"/>
            <w:tcPrChange w:id="2269" w:author="David Vacas Miguel" w:date="2018-06-26T16:40:00Z">
              <w:tcPr>
                <w:tcW w:w="855" w:type="dxa"/>
                <w:gridSpan w:val="2"/>
              </w:tcPr>
            </w:tcPrChange>
          </w:tcPr>
          <w:p w14:paraId="0EB12A57" w14:textId="77777777" w:rsidR="00325A94" w:rsidRDefault="00325A94" w:rsidP="00325A94">
            <w:pPr>
              <w:pStyle w:val="LetranormalTFG"/>
              <w:jc w:val="center"/>
              <w:cnfStyle w:val="000000100000" w:firstRow="0" w:lastRow="0" w:firstColumn="0" w:lastColumn="0" w:oddVBand="0" w:evenVBand="0" w:oddHBand="1" w:evenHBand="0" w:firstRowFirstColumn="0" w:firstRowLastColumn="0" w:lastRowFirstColumn="0" w:lastRowLastColumn="0"/>
            </w:pPr>
            <w:r>
              <w:t>3</w:t>
            </w:r>
          </w:p>
        </w:tc>
        <w:tc>
          <w:tcPr>
            <w:tcW w:w="0" w:type="dxa"/>
            <w:tcPrChange w:id="2270" w:author="David Vacas Miguel" w:date="2018-06-26T16:40:00Z">
              <w:tcPr>
                <w:tcW w:w="808" w:type="dxa"/>
                <w:gridSpan w:val="2"/>
              </w:tcPr>
            </w:tcPrChange>
          </w:tcPr>
          <w:p w14:paraId="3DB214D0" w14:textId="77777777" w:rsidR="00325A94" w:rsidRDefault="00325A94" w:rsidP="00325A94">
            <w:pPr>
              <w:pStyle w:val="LetranormalTFG"/>
              <w:jc w:val="center"/>
              <w:cnfStyle w:val="000000100000" w:firstRow="0" w:lastRow="0" w:firstColumn="0" w:lastColumn="0" w:oddVBand="0" w:evenVBand="0" w:oddHBand="1" w:evenHBand="0" w:firstRowFirstColumn="0" w:firstRowLastColumn="0" w:lastRowFirstColumn="0" w:lastRowLastColumn="0"/>
            </w:pPr>
            <w:r>
              <w:t>22</w:t>
            </w:r>
          </w:p>
        </w:tc>
        <w:tc>
          <w:tcPr>
            <w:tcW w:w="0" w:type="dxa"/>
            <w:tcPrChange w:id="2271" w:author="David Vacas Miguel" w:date="2018-06-26T16:40:00Z">
              <w:tcPr>
                <w:tcW w:w="844" w:type="dxa"/>
                <w:gridSpan w:val="2"/>
              </w:tcPr>
            </w:tcPrChange>
          </w:tcPr>
          <w:p w14:paraId="73D534CB" w14:textId="77777777" w:rsidR="00325A94" w:rsidRDefault="00325A94" w:rsidP="00325A94">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0" w:type="dxa"/>
            <w:tcPrChange w:id="2272" w:author="David Vacas Miguel" w:date="2018-06-26T16:40:00Z">
              <w:tcPr>
                <w:tcW w:w="819" w:type="dxa"/>
                <w:gridSpan w:val="2"/>
              </w:tcPr>
            </w:tcPrChange>
          </w:tcPr>
          <w:p w14:paraId="555749A7" w14:textId="77777777" w:rsidR="00325A94" w:rsidRDefault="00325A94" w:rsidP="00325A94">
            <w:pPr>
              <w:pStyle w:val="LetranormalTFG"/>
              <w:jc w:val="center"/>
              <w:cnfStyle w:val="000000100000" w:firstRow="0" w:lastRow="0" w:firstColumn="0" w:lastColumn="0" w:oddVBand="0" w:evenVBand="0" w:oddHBand="1" w:evenHBand="0" w:firstRowFirstColumn="0" w:firstRowLastColumn="0" w:lastRowFirstColumn="0" w:lastRowLastColumn="0"/>
            </w:pPr>
            <w:r>
              <w:t>0</w:t>
            </w:r>
          </w:p>
        </w:tc>
        <w:tc>
          <w:tcPr>
            <w:tcW w:w="0" w:type="dxa"/>
            <w:tcPrChange w:id="2273" w:author="David Vacas Miguel" w:date="2018-06-26T16:40:00Z">
              <w:tcPr>
                <w:tcW w:w="799" w:type="dxa"/>
              </w:tcPr>
            </w:tcPrChange>
          </w:tcPr>
          <w:p w14:paraId="10B179E4" w14:textId="77777777" w:rsidR="00325A94" w:rsidRDefault="00325A94" w:rsidP="00325A94">
            <w:pPr>
              <w:pStyle w:val="LetranormalTFG"/>
              <w:jc w:val="center"/>
              <w:cnfStyle w:val="000000100000" w:firstRow="0" w:lastRow="0" w:firstColumn="0" w:lastColumn="0" w:oddVBand="0" w:evenVBand="0" w:oddHBand="1" w:evenHBand="0" w:firstRowFirstColumn="0" w:firstRowLastColumn="0" w:lastRowFirstColumn="0" w:lastRowLastColumn="0"/>
            </w:pPr>
            <w:r>
              <w:t>4</w:t>
            </w:r>
          </w:p>
        </w:tc>
        <w:tc>
          <w:tcPr>
            <w:tcW w:w="0" w:type="dxa"/>
            <w:shd w:val="clear" w:color="auto" w:fill="FFE599" w:themeFill="accent4" w:themeFillTint="66"/>
            <w:tcPrChange w:id="2274" w:author="David Vacas Miguel" w:date="2018-06-26T16:40:00Z">
              <w:tcPr>
                <w:tcW w:w="998" w:type="dxa"/>
                <w:gridSpan w:val="2"/>
                <w:shd w:val="clear" w:color="auto" w:fill="FFE599" w:themeFill="accent4" w:themeFillTint="66"/>
              </w:tcPr>
            </w:tcPrChange>
          </w:tcPr>
          <w:p w14:paraId="74712719" w14:textId="4E2B263C" w:rsidR="00325A94" w:rsidRPr="00325A94" w:rsidRDefault="00325A94" w:rsidP="00325A94">
            <w:pPr>
              <w:pStyle w:val="LetranormalTFG"/>
              <w:jc w:val="center"/>
              <w:cnfStyle w:val="000000100000" w:firstRow="0" w:lastRow="0" w:firstColumn="0" w:lastColumn="0" w:oddVBand="0" w:evenVBand="0" w:oddHBand="1" w:evenHBand="0" w:firstRowFirstColumn="0" w:firstRowLastColumn="0" w:lastRowFirstColumn="0" w:lastRowLastColumn="0"/>
              <w:rPr>
                <w:ins w:id="2275" w:author="David Vacas Miguel" w:date="2018-06-01T02:16:00Z"/>
                <w:b/>
                <w:rPrChange w:id="2276" w:author="David Vacas Miguel" w:date="2018-06-01T02:16:00Z">
                  <w:rPr>
                    <w:ins w:id="2277" w:author="David Vacas Miguel" w:date="2018-06-01T02:16:00Z"/>
                  </w:rPr>
                </w:rPrChange>
              </w:rPr>
            </w:pPr>
            <w:ins w:id="2278" w:author="David Vacas Miguel" w:date="2018-06-01T02:16:00Z">
              <w:r w:rsidRPr="00325A94">
                <w:rPr>
                  <w:b/>
                  <w:rPrChange w:id="2279" w:author="David Vacas Miguel" w:date="2018-06-01T02:16:00Z">
                    <w:rPr/>
                  </w:rPrChange>
                </w:rPr>
                <w:t>60s</w:t>
              </w:r>
            </w:ins>
          </w:p>
        </w:tc>
      </w:tr>
      <w:tr w:rsidR="00325A94" w14:paraId="04A34811" w14:textId="33F5CFC3" w:rsidTr="009E4BAF">
        <w:trPr>
          <w:ins w:id="2280" w:author="David Vacas Miguel" w:date="2018-06-01T02:16:00Z"/>
        </w:trPr>
        <w:tc>
          <w:tcPr>
            <w:cnfStyle w:val="001000000000" w:firstRow="0" w:lastRow="0" w:firstColumn="1" w:lastColumn="0" w:oddVBand="0" w:evenVBand="0" w:oddHBand="0" w:evenHBand="0" w:firstRowFirstColumn="0" w:firstRowLastColumn="0" w:lastRowFirstColumn="0" w:lastRowLastColumn="0"/>
            <w:tcW w:w="1434" w:type="dxa"/>
            <w:tcPrChange w:id="2281" w:author="David Vacas Miguel" w:date="2018-06-26T16:40:00Z">
              <w:tcPr>
                <w:tcW w:w="1433" w:type="dxa"/>
              </w:tcPr>
            </w:tcPrChange>
          </w:tcPr>
          <w:p w14:paraId="6D585286" w14:textId="19BCB5F3" w:rsidR="00325A94" w:rsidRDefault="00325A94" w:rsidP="00325A94">
            <w:pPr>
              <w:pStyle w:val="LetranormalTFG"/>
              <w:rPr>
                <w:ins w:id="2282" w:author="David Vacas Miguel" w:date="2018-06-01T02:16:00Z"/>
              </w:rPr>
            </w:pPr>
            <w:ins w:id="2283" w:author="David Vacas Miguel" w:date="2018-06-01T02:17:00Z">
              <w:r>
                <w:t>Valor (↓)</w:t>
              </w:r>
            </w:ins>
          </w:p>
        </w:tc>
        <w:tc>
          <w:tcPr>
            <w:tcW w:w="833" w:type="dxa"/>
            <w:tcPrChange w:id="2284" w:author="David Vacas Miguel" w:date="2018-06-26T16:40:00Z">
              <w:tcPr>
                <w:tcW w:w="955" w:type="dxa"/>
                <w:gridSpan w:val="3"/>
              </w:tcPr>
            </w:tcPrChange>
          </w:tcPr>
          <w:p w14:paraId="7062DDFB" w14:textId="7EF17BBC" w:rsidR="00325A94" w:rsidRDefault="00325A94" w:rsidP="00325A94">
            <w:pPr>
              <w:pStyle w:val="LetranormalTFG"/>
              <w:jc w:val="center"/>
              <w:cnfStyle w:val="000000000000" w:firstRow="0" w:lastRow="0" w:firstColumn="0" w:lastColumn="0" w:oddVBand="0" w:evenVBand="0" w:oddHBand="0" w:evenHBand="0" w:firstRowFirstColumn="0" w:firstRowLastColumn="0" w:lastRowFirstColumn="0" w:lastRowLastColumn="0"/>
              <w:rPr>
                <w:ins w:id="2285" w:author="David Vacas Miguel" w:date="2018-06-01T02:16:00Z"/>
              </w:rPr>
            </w:pPr>
            <w:ins w:id="2286" w:author="David Vacas Miguel" w:date="2018-06-01T02:17:00Z">
              <w:r>
                <w:t>2</w:t>
              </w:r>
            </w:ins>
          </w:p>
        </w:tc>
        <w:tc>
          <w:tcPr>
            <w:tcW w:w="844" w:type="dxa"/>
            <w:shd w:val="clear" w:color="auto" w:fill="C5E0B3" w:themeFill="accent6" w:themeFillTint="66"/>
            <w:tcPrChange w:id="2287" w:author="David Vacas Miguel" w:date="2018-06-26T16:40:00Z">
              <w:tcPr>
                <w:tcW w:w="958" w:type="dxa"/>
                <w:gridSpan w:val="2"/>
              </w:tcPr>
            </w:tcPrChange>
          </w:tcPr>
          <w:p w14:paraId="1BEAD767" w14:textId="1124E17F" w:rsidR="00325A94" w:rsidRPr="00F21B89" w:rsidRDefault="00325A94" w:rsidP="00325A94">
            <w:pPr>
              <w:pStyle w:val="LetranormalTFG"/>
              <w:jc w:val="center"/>
              <w:cnfStyle w:val="000000000000" w:firstRow="0" w:lastRow="0" w:firstColumn="0" w:lastColumn="0" w:oddVBand="0" w:evenVBand="0" w:oddHBand="0" w:evenHBand="0" w:firstRowFirstColumn="0" w:firstRowLastColumn="0" w:lastRowFirstColumn="0" w:lastRowLastColumn="0"/>
              <w:rPr>
                <w:ins w:id="2288" w:author="David Vacas Miguel" w:date="2018-06-01T02:16:00Z"/>
                <w:b/>
              </w:rPr>
            </w:pPr>
            <w:ins w:id="2289" w:author="David Vacas Miguel" w:date="2018-06-01T02:17:00Z">
              <w:r>
                <w:rPr>
                  <w:b/>
                </w:rPr>
                <w:t>1</w:t>
              </w:r>
            </w:ins>
          </w:p>
        </w:tc>
        <w:tc>
          <w:tcPr>
            <w:tcW w:w="836" w:type="dxa"/>
            <w:tcPrChange w:id="2290" w:author="David Vacas Miguel" w:date="2018-06-26T16:40:00Z">
              <w:tcPr>
                <w:tcW w:w="957" w:type="dxa"/>
                <w:gridSpan w:val="2"/>
              </w:tcPr>
            </w:tcPrChange>
          </w:tcPr>
          <w:p w14:paraId="1B564F94" w14:textId="4EEB84E6" w:rsidR="00325A94" w:rsidRDefault="00325A94" w:rsidP="00325A94">
            <w:pPr>
              <w:pStyle w:val="LetranormalTFG"/>
              <w:jc w:val="center"/>
              <w:cnfStyle w:val="000000000000" w:firstRow="0" w:lastRow="0" w:firstColumn="0" w:lastColumn="0" w:oddVBand="0" w:evenVBand="0" w:oddHBand="0" w:evenHBand="0" w:firstRowFirstColumn="0" w:firstRowLastColumn="0" w:lastRowFirstColumn="0" w:lastRowLastColumn="0"/>
              <w:rPr>
                <w:ins w:id="2291" w:author="David Vacas Miguel" w:date="2018-06-01T02:16:00Z"/>
              </w:rPr>
            </w:pPr>
            <w:ins w:id="2292" w:author="David Vacas Miguel" w:date="2018-06-01T02:17:00Z">
              <w:r>
                <w:t>16</w:t>
              </w:r>
            </w:ins>
          </w:p>
        </w:tc>
        <w:tc>
          <w:tcPr>
            <w:tcW w:w="855" w:type="dxa"/>
            <w:tcPrChange w:id="2293" w:author="David Vacas Miguel" w:date="2018-06-26T16:40:00Z">
              <w:tcPr>
                <w:tcW w:w="962" w:type="dxa"/>
                <w:gridSpan w:val="2"/>
              </w:tcPr>
            </w:tcPrChange>
          </w:tcPr>
          <w:p w14:paraId="5937AD57" w14:textId="3C565B80" w:rsidR="00325A94" w:rsidRDefault="00325A94" w:rsidP="00325A94">
            <w:pPr>
              <w:pStyle w:val="LetranormalTFG"/>
              <w:jc w:val="center"/>
              <w:cnfStyle w:val="000000000000" w:firstRow="0" w:lastRow="0" w:firstColumn="0" w:lastColumn="0" w:oddVBand="0" w:evenVBand="0" w:oddHBand="0" w:evenHBand="0" w:firstRowFirstColumn="0" w:firstRowLastColumn="0" w:lastRowFirstColumn="0" w:lastRowLastColumn="0"/>
              <w:rPr>
                <w:ins w:id="2294" w:author="David Vacas Miguel" w:date="2018-06-01T02:16:00Z"/>
              </w:rPr>
            </w:pPr>
            <w:ins w:id="2295" w:author="David Vacas Miguel" w:date="2018-06-01T02:17:00Z">
              <w:r>
                <w:t>3</w:t>
              </w:r>
            </w:ins>
          </w:p>
        </w:tc>
        <w:tc>
          <w:tcPr>
            <w:tcW w:w="808" w:type="dxa"/>
            <w:tcPrChange w:id="2296" w:author="David Vacas Miguel" w:date="2018-06-26T16:40:00Z">
              <w:tcPr>
                <w:tcW w:w="948" w:type="dxa"/>
                <w:gridSpan w:val="2"/>
              </w:tcPr>
            </w:tcPrChange>
          </w:tcPr>
          <w:p w14:paraId="4801D4DF" w14:textId="5800FF36" w:rsidR="00325A94" w:rsidRDefault="00325A94" w:rsidP="00325A94">
            <w:pPr>
              <w:pStyle w:val="LetranormalTFG"/>
              <w:jc w:val="center"/>
              <w:cnfStyle w:val="000000000000" w:firstRow="0" w:lastRow="0" w:firstColumn="0" w:lastColumn="0" w:oddVBand="0" w:evenVBand="0" w:oddHBand="0" w:evenHBand="0" w:firstRowFirstColumn="0" w:firstRowLastColumn="0" w:lastRowFirstColumn="0" w:lastRowLastColumn="0"/>
              <w:rPr>
                <w:ins w:id="2297" w:author="David Vacas Miguel" w:date="2018-06-01T02:16:00Z"/>
              </w:rPr>
            </w:pPr>
            <w:ins w:id="2298" w:author="David Vacas Miguel" w:date="2018-06-01T02:17:00Z">
              <w:r>
                <w:t>22</w:t>
              </w:r>
            </w:ins>
          </w:p>
        </w:tc>
        <w:tc>
          <w:tcPr>
            <w:tcW w:w="844" w:type="dxa"/>
            <w:tcPrChange w:id="2299" w:author="David Vacas Miguel" w:date="2018-06-26T16:40:00Z">
              <w:tcPr>
                <w:tcW w:w="959" w:type="dxa"/>
                <w:gridSpan w:val="2"/>
              </w:tcPr>
            </w:tcPrChange>
          </w:tcPr>
          <w:p w14:paraId="095048EE" w14:textId="394B9FEC" w:rsidR="00325A94" w:rsidRDefault="00325A94" w:rsidP="00325A94">
            <w:pPr>
              <w:pStyle w:val="LetranormalTFG"/>
              <w:jc w:val="center"/>
              <w:cnfStyle w:val="000000000000" w:firstRow="0" w:lastRow="0" w:firstColumn="0" w:lastColumn="0" w:oddVBand="0" w:evenVBand="0" w:oddHBand="0" w:evenHBand="0" w:firstRowFirstColumn="0" w:firstRowLastColumn="0" w:lastRowFirstColumn="0" w:lastRowLastColumn="0"/>
              <w:rPr>
                <w:ins w:id="2300" w:author="David Vacas Miguel" w:date="2018-06-01T02:16:00Z"/>
              </w:rPr>
            </w:pPr>
            <w:ins w:id="2301" w:author="David Vacas Miguel" w:date="2018-06-01T02:17:00Z">
              <w:r>
                <w:t>16</w:t>
              </w:r>
            </w:ins>
          </w:p>
        </w:tc>
        <w:tc>
          <w:tcPr>
            <w:tcW w:w="819" w:type="dxa"/>
            <w:tcPrChange w:id="2302" w:author="David Vacas Miguel" w:date="2018-06-26T16:40:00Z">
              <w:tcPr>
                <w:tcW w:w="952" w:type="dxa"/>
                <w:gridSpan w:val="3"/>
              </w:tcPr>
            </w:tcPrChange>
          </w:tcPr>
          <w:p w14:paraId="680A84BC" w14:textId="2542EA64" w:rsidR="00325A94" w:rsidRDefault="00325A94" w:rsidP="00325A94">
            <w:pPr>
              <w:pStyle w:val="LetranormalTFG"/>
              <w:jc w:val="center"/>
              <w:cnfStyle w:val="000000000000" w:firstRow="0" w:lastRow="0" w:firstColumn="0" w:lastColumn="0" w:oddVBand="0" w:evenVBand="0" w:oddHBand="0" w:evenHBand="0" w:firstRowFirstColumn="0" w:firstRowLastColumn="0" w:lastRowFirstColumn="0" w:lastRowLastColumn="0"/>
              <w:rPr>
                <w:ins w:id="2303" w:author="David Vacas Miguel" w:date="2018-06-01T02:16:00Z"/>
              </w:rPr>
            </w:pPr>
            <w:ins w:id="2304" w:author="David Vacas Miguel" w:date="2018-06-01T02:17:00Z">
              <w:r>
                <w:t>0</w:t>
              </w:r>
            </w:ins>
          </w:p>
        </w:tc>
        <w:tc>
          <w:tcPr>
            <w:tcW w:w="799" w:type="dxa"/>
            <w:tcPrChange w:id="2305" w:author="David Vacas Miguel" w:date="2018-06-26T16:40:00Z">
              <w:tcPr>
                <w:tcW w:w="946" w:type="dxa"/>
              </w:tcPr>
            </w:tcPrChange>
          </w:tcPr>
          <w:p w14:paraId="76931BED" w14:textId="1326C703" w:rsidR="00325A94" w:rsidRDefault="00325A94" w:rsidP="00325A94">
            <w:pPr>
              <w:pStyle w:val="LetranormalTFG"/>
              <w:jc w:val="center"/>
              <w:cnfStyle w:val="000000000000" w:firstRow="0" w:lastRow="0" w:firstColumn="0" w:lastColumn="0" w:oddVBand="0" w:evenVBand="0" w:oddHBand="0" w:evenHBand="0" w:firstRowFirstColumn="0" w:firstRowLastColumn="0" w:lastRowFirstColumn="0" w:lastRowLastColumn="0"/>
              <w:rPr>
                <w:ins w:id="2306" w:author="David Vacas Miguel" w:date="2018-06-01T02:16:00Z"/>
              </w:rPr>
            </w:pPr>
            <w:ins w:id="2307" w:author="David Vacas Miguel" w:date="2018-06-01T02:17:00Z">
              <w:r>
                <w:t>4</w:t>
              </w:r>
            </w:ins>
          </w:p>
        </w:tc>
        <w:tc>
          <w:tcPr>
            <w:tcW w:w="998" w:type="dxa"/>
            <w:shd w:val="clear" w:color="auto" w:fill="FFE599" w:themeFill="accent4" w:themeFillTint="66"/>
            <w:tcPrChange w:id="2308" w:author="David Vacas Miguel" w:date="2018-06-26T16:40:00Z">
              <w:tcPr>
                <w:tcW w:w="946" w:type="dxa"/>
              </w:tcPr>
            </w:tcPrChange>
          </w:tcPr>
          <w:p w14:paraId="7830320B" w14:textId="19036F4E" w:rsidR="00325A94" w:rsidRPr="00325A94" w:rsidRDefault="00325A94" w:rsidP="00325A94">
            <w:pPr>
              <w:pStyle w:val="LetranormalTFG"/>
              <w:jc w:val="center"/>
              <w:cnfStyle w:val="000000000000" w:firstRow="0" w:lastRow="0" w:firstColumn="0" w:lastColumn="0" w:oddVBand="0" w:evenVBand="0" w:oddHBand="0" w:evenHBand="0" w:firstRowFirstColumn="0" w:firstRowLastColumn="0" w:lastRowFirstColumn="0" w:lastRowLastColumn="0"/>
              <w:rPr>
                <w:ins w:id="2309" w:author="David Vacas Miguel" w:date="2018-06-01T02:16:00Z"/>
                <w:b/>
                <w:rPrChange w:id="2310" w:author="David Vacas Miguel" w:date="2018-06-01T02:17:00Z">
                  <w:rPr>
                    <w:ins w:id="2311" w:author="David Vacas Miguel" w:date="2018-06-01T02:16:00Z"/>
                  </w:rPr>
                </w:rPrChange>
              </w:rPr>
            </w:pPr>
            <w:ins w:id="2312" w:author="David Vacas Miguel" w:date="2018-06-01T02:17:00Z">
              <w:r w:rsidRPr="00325A94">
                <w:rPr>
                  <w:b/>
                  <w:rPrChange w:id="2313" w:author="David Vacas Miguel" w:date="2018-06-01T02:17:00Z">
                    <w:rPr/>
                  </w:rPrChange>
                </w:rPr>
                <w:t>181s</w:t>
              </w:r>
            </w:ins>
          </w:p>
        </w:tc>
      </w:tr>
    </w:tbl>
    <w:p w14:paraId="0A4EEF12" w14:textId="455E0B23" w:rsidR="00185EA2" w:rsidRPr="00185EA2" w:rsidDel="00325A94" w:rsidRDefault="00D74DD8" w:rsidP="00D74DD8">
      <w:pPr>
        <w:pStyle w:val="LetranormalTFG"/>
        <w:rPr>
          <w:del w:id="2314" w:author="David Vacas Miguel" w:date="2018-06-01T02:18:00Z"/>
          <w:rPrChange w:id="2315" w:author="David Vacas Miguel" w:date="2018-05-27T12:16:00Z">
            <w:rPr>
              <w:del w:id="2316" w:author="David Vacas Miguel" w:date="2018-06-01T02:18:00Z"/>
              <w:b/>
            </w:rPr>
          </w:rPrChange>
        </w:rPr>
      </w:pPr>
      <w:del w:id="2317" w:author="David Vacas Miguel" w:date="2018-06-01T02:17:00Z">
        <w:r w:rsidRPr="00793CF4" w:rsidDel="00325A94">
          <w:rPr>
            <w:b/>
          </w:rPr>
          <w:delText xml:space="preserve">Tiempo: </w:delText>
        </w:r>
        <w:r w:rsidR="00BD2B3D" w:rsidDel="00325A94">
          <w:rPr>
            <w:b/>
          </w:rPr>
          <w:delText>60</w:delText>
        </w:r>
        <w:r w:rsidRPr="00793CF4" w:rsidDel="00325A94">
          <w:rPr>
            <w:b/>
          </w:rPr>
          <w:delText>s.</w:delText>
        </w:r>
      </w:del>
    </w:p>
    <w:p w14:paraId="60241B31" w14:textId="77777777" w:rsidR="00325A94" w:rsidRDefault="00403E80">
      <w:pPr>
        <w:jc w:val="center"/>
        <w:rPr>
          <w:ins w:id="2318" w:author="David Vacas Miguel" w:date="2018-06-01T02:18:00Z"/>
        </w:rPr>
      </w:pPr>
      <w:r>
        <w:rPr>
          <w:noProof/>
          <w:lang w:eastAsia="es-ES"/>
        </w:rPr>
        <w:drawing>
          <wp:inline distT="0" distB="0" distL="0" distR="0" wp14:anchorId="1FF38DA8" wp14:editId="37D15624">
            <wp:extent cx="2733675" cy="2413268"/>
            <wp:effectExtent l="0" t="0" r="0" b="635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2744544" cy="2422863"/>
                    </a:xfrm>
                    <a:prstGeom prst="rect">
                      <a:avLst/>
                    </a:prstGeom>
                    <a:noFill/>
                    <a:ln>
                      <a:noFill/>
                    </a:ln>
                  </pic:spPr>
                </pic:pic>
              </a:graphicData>
            </a:graphic>
          </wp:inline>
        </w:drawing>
      </w:r>
      <w:ins w:id="2319" w:author="David Vacas Miguel" w:date="2018-06-01T02:18:00Z">
        <w:r w:rsidR="00325A94">
          <w:rPr>
            <w:noProof/>
            <w:lang w:eastAsia="es-ES"/>
          </w:rPr>
          <w:drawing>
            <wp:inline distT="0" distB="0" distL="0" distR="0" wp14:anchorId="3B3FD749" wp14:editId="1B32CDD5">
              <wp:extent cx="2667000" cy="2512877"/>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2674800" cy="2520227"/>
                      </a:xfrm>
                      <a:prstGeom prst="rect">
                        <a:avLst/>
                      </a:prstGeom>
                      <a:noFill/>
                      <a:ln>
                        <a:noFill/>
                      </a:ln>
                    </pic:spPr>
                  </pic:pic>
                </a:graphicData>
              </a:graphic>
            </wp:inline>
          </w:drawing>
        </w:r>
      </w:ins>
    </w:p>
    <w:p w14:paraId="042CFE4C" w14:textId="145913B9" w:rsidR="00D74DD8" w:rsidDel="00325A94" w:rsidRDefault="00D74DD8">
      <w:pPr>
        <w:pStyle w:val="LetranormalTFG"/>
        <w:jc w:val="center"/>
        <w:rPr>
          <w:del w:id="2320" w:author="David Vacas Miguel" w:date="2018-06-01T02:18:00Z"/>
        </w:rPr>
        <w:pPrChange w:id="2321" w:author="David Vacas Miguel" w:date="2018-06-01T02:19:00Z">
          <w:pPr>
            <w:jc w:val="center"/>
          </w:pPr>
        </w:pPrChange>
      </w:pPr>
    </w:p>
    <w:p w14:paraId="3856509D" w14:textId="5E90DC61" w:rsidR="00325A94" w:rsidRDefault="00D74DD8" w:rsidP="00325A94">
      <w:pPr>
        <w:pStyle w:val="LetranormalTFG"/>
        <w:jc w:val="center"/>
        <w:rPr>
          <w:ins w:id="2322" w:author="David Vacas Miguel" w:date="2018-06-01T02:36:00Z"/>
        </w:rPr>
      </w:pPr>
      <w:del w:id="2323" w:author="David Vacas Miguel" w:date="2018-06-01T02:37:00Z">
        <w:r w:rsidRPr="00793CF4" w:rsidDel="003429F4">
          <w:rPr>
            <w:b/>
          </w:rPr>
          <w:delText xml:space="preserve">Figura </w:delText>
        </w:r>
      </w:del>
      <w:del w:id="2324" w:author="David Vacas Miguel" w:date="2018-05-27T13:38:00Z">
        <w:r w:rsidRPr="00793CF4" w:rsidDel="0047468B">
          <w:rPr>
            <w:b/>
          </w:rPr>
          <w:delText>X</w:delText>
        </w:r>
      </w:del>
      <w:del w:id="2325" w:author="David Vacas Miguel" w:date="2018-06-01T02:37:00Z">
        <w:r w:rsidRPr="00793CF4" w:rsidDel="003429F4">
          <w:rPr>
            <w:b/>
          </w:rPr>
          <w:delText>.</w:delText>
        </w:r>
      </w:del>
      <w:ins w:id="2326" w:author="David Vacas Miguel" w:date="2018-06-01T02:37:00Z">
        <w:r w:rsidR="003429F4">
          <w:rPr>
            <w:b/>
          </w:rPr>
          <w:t>a)</w:t>
        </w:r>
      </w:ins>
      <w:r>
        <w:t xml:space="preserve"> </w:t>
      </w:r>
      <w:del w:id="2327" w:author="David Vacas Miguel" w:date="2018-06-01T02:18:00Z">
        <w:r w:rsidR="00DF3C73" w:rsidDel="00325A94">
          <w:delText>Caso 3.1 m</w:delText>
        </w:r>
      </w:del>
      <w:ins w:id="2328" w:author="David Vacas Miguel" w:date="2018-06-01T02:18:00Z">
        <w:r w:rsidR="00325A94">
          <w:t>M</w:t>
        </w:r>
      </w:ins>
      <w:r w:rsidR="00DF3C73">
        <w:t>ayor radio de rueda</w:t>
      </w:r>
      <w:r>
        <w:t>.</w:t>
      </w:r>
      <w:ins w:id="2329" w:author="David Vacas Miguel" w:date="2018-06-01T02:37:00Z">
        <w:r w:rsidR="003429F4">
          <w:rPr>
            <w:b/>
          </w:rPr>
          <w:tab/>
        </w:r>
        <w:r w:rsidR="003429F4">
          <w:rPr>
            <w:b/>
          </w:rPr>
          <w:tab/>
        </w:r>
        <w:r w:rsidR="003429F4">
          <w:rPr>
            <w:b/>
          </w:rPr>
          <w:tab/>
          <w:t>b)</w:t>
        </w:r>
      </w:ins>
      <w:ins w:id="2330" w:author="David Vacas Miguel" w:date="2018-06-01T02:18:00Z">
        <w:r w:rsidR="00325A94">
          <w:t xml:space="preserve"> Menor radio de rueda.</w:t>
        </w:r>
      </w:ins>
    </w:p>
    <w:p w14:paraId="047C565E" w14:textId="60FFC195" w:rsidR="003429F4" w:rsidRDefault="003429F4">
      <w:pPr>
        <w:pStyle w:val="LetranormalTFG"/>
        <w:jc w:val="center"/>
        <w:rPr>
          <w:ins w:id="2331" w:author="David Vacas Miguel" w:date="2018-06-01T02:18:00Z"/>
        </w:rPr>
        <w:pPrChange w:id="2332" w:author="David Vacas Miguel" w:date="2018-06-01T02:36:00Z">
          <w:pPr>
            <w:jc w:val="center"/>
          </w:pPr>
        </w:pPrChange>
      </w:pPr>
      <w:ins w:id="2333" w:author="David Vacas Miguel" w:date="2018-06-01T02:36:00Z">
        <w:r w:rsidRPr="003429F4">
          <w:rPr>
            <w:b/>
            <w:rPrChange w:id="2334" w:author="David Vacas Miguel" w:date="2018-06-01T02:36:00Z">
              <w:rPr/>
            </w:rPrChange>
          </w:rPr>
          <w:t xml:space="preserve">Figura </w:t>
        </w:r>
      </w:ins>
      <w:ins w:id="2335" w:author="David Vacas Miguel" w:date="2018-06-01T03:11:00Z">
        <w:r w:rsidR="008E3CBA">
          <w:rPr>
            <w:b/>
          </w:rPr>
          <w:t>3</w:t>
        </w:r>
      </w:ins>
      <w:ins w:id="2336" w:author="David Vacas Miguel" w:date="2018-06-27T01:34:00Z">
        <w:r w:rsidR="005C74E1">
          <w:rPr>
            <w:b/>
          </w:rPr>
          <w:t>7</w:t>
        </w:r>
      </w:ins>
      <w:ins w:id="2337" w:author="David Vacas Miguel" w:date="2018-06-01T02:36:00Z">
        <w:r w:rsidRPr="003429F4">
          <w:rPr>
            <w:b/>
            <w:rPrChange w:id="2338" w:author="David Vacas Miguel" w:date="2018-06-01T02:36:00Z">
              <w:rPr/>
            </w:rPrChange>
          </w:rPr>
          <w:t>.</w:t>
        </w:r>
        <w:r>
          <w:t xml:space="preserve"> Cambio en el radio de las ruedas.</w:t>
        </w:r>
      </w:ins>
    </w:p>
    <w:p w14:paraId="0A35BBF5" w14:textId="27698704" w:rsidR="00D74DD8" w:rsidDel="00325A94" w:rsidRDefault="00D74DD8" w:rsidP="00F21B89">
      <w:pPr>
        <w:pStyle w:val="LetranormalTFG"/>
        <w:jc w:val="center"/>
        <w:rPr>
          <w:del w:id="2339" w:author="David Vacas Miguel" w:date="2018-06-01T02:19:00Z"/>
        </w:rPr>
      </w:pPr>
    </w:p>
    <w:tbl>
      <w:tblPr>
        <w:tblStyle w:val="Tablanormal5"/>
        <w:tblW w:w="0" w:type="auto"/>
        <w:tblLook w:val="04A0" w:firstRow="1" w:lastRow="0" w:firstColumn="1" w:lastColumn="0" w:noHBand="0" w:noVBand="1"/>
      </w:tblPr>
      <w:tblGrid>
        <w:gridCol w:w="1433"/>
        <w:gridCol w:w="955"/>
        <w:gridCol w:w="958"/>
        <w:gridCol w:w="957"/>
        <w:gridCol w:w="962"/>
        <w:gridCol w:w="948"/>
        <w:gridCol w:w="959"/>
        <w:gridCol w:w="952"/>
        <w:gridCol w:w="946"/>
      </w:tblGrid>
      <w:tr w:rsidR="00D74DD8" w:rsidDel="00325A94" w14:paraId="1A463E04" w14:textId="7FF1DE32" w:rsidTr="00F21B89">
        <w:trPr>
          <w:cnfStyle w:val="100000000000" w:firstRow="1" w:lastRow="0" w:firstColumn="0" w:lastColumn="0" w:oddVBand="0" w:evenVBand="0" w:oddHBand="0" w:evenHBand="0" w:firstRowFirstColumn="0" w:firstRowLastColumn="0" w:lastRowFirstColumn="0" w:lastRowLastColumn="0"/>
          <w:del w:id="2340" w:author="David Vacas Miguel" w:date="2018-06-01T02:19:00Z"/>
        </w:trPr>
        <w:tc>
          <w:tcPr>
            <w:cnfStyle w:val="001000000100" w:firstRow="0" w:lastRow="0" w:firstColumn="1" w:lastColumn="0" w:oddVBand="0" w:evenVBand="0" w:oddHBand="0" w:evenHBand="0" w:firstRowFirstColumn="1" w:firstRowLastColumn="0" w:lastRowFirstColumn="0" w:lastRowLastColumn="0"/>
            <w:tcW w:w="1433" w:type="dxa"/>
          </w:tcPr>
          <w:p w14:paraId="4A785A27" w14:textId="166D5C34" w:rsidR="00D74DD8" w:rsidDel="00325A94" w:rsidRDefault="00D74DD8" w:rsidP="00F21B89">
            <w:pPr>
              <w:pStyle w:val="LetranormalTFG"/>
              <w:rPr>
                <w:del w:id="2341" w:author="David Vacas Miguel" w:date="2018-06-01T02:19:00Z"/>
              </w:rPr>
            </w:pPr>
            <w:del w:id="2342" w:author="David Vacas Miguel" w:date="2018-06-01T02:19:00Z">
              <w:r w:rsidDel="00325A94">
                <w:delText>Parámetros</w:delText>
              </w:r>
            </w:del>
          </w:p>
        </w:tc>
        <w:tc>
          <w:tcPr>
            <w:tcW w:w="955" w:type="dxa"/>
          </w:tcPr>
          <w:p w14:paraId="06277432" w14:textId="7C76EFC2" w:rsidR="00D74DD8" w:rsidDel="00325A9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2343" w:author="David Vacas Miguel" w:date="2018-06-01T02:19:00Z"/>
              </w:rPr>
            </w:pPr>
            <w:del w:id="2344" w:author="David Vacas Miguel" w:date="2018-06-01T02:19:00Z">
              <w:r w:rsidDel="00325A94">
                <w:delText>MS</w:delText>
              </w:r>
            </w:del>
          </w:p>
        </w:tc>
        <w:tc>
          <w:tcPr>
            <w:tcW w:w="958" w:type="dxa"/>
          </w:tcPr>
          <w:p w14:paraId="32A15677" w14:textId="79D8E081" w:rsidR="00D74DD8" w:rsidDel="00325A9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2345" w:author="David Vacas Miguel" w:date="2018-06-01T02:19:00Z"/>
              </w:rPr>
            </w:pPr>
            <w:del w:id="2346" w:author="David Vacas Miguel" w:date="2018-06-01T02:19:00Z">
              <w:r w:rsidDel="00325A94">
                <w:delText>WR</w:delText>
              </w:r>
            </w:del>
          </w:p>
        </w:tc>
        <w:tc>
          <w:tcPr>
            <w:tcW w:w="957" w:type="dxa"/>
          </w:tcPr>
          <w:p w14:paraId="727EE4D3" w14:textId="1029BEF6" w:rsidR="00D74DD8" w:rsidDel="00325A9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2347" w:author="David Vacas Miguel" w:date="2018-06-01T02:19:00Z"/>
              </w:rPr>
            </w:pPr>
            <w:del w:id="2348" w:author="David Vacas Miguel" w:date="2018-06-01T02:19:00Z">
              <w:r w:rsidDel="00325A94">
                <w:delText>WS</w:delText>
              </w:r>
            </w:del>
          </w:p>
        </w:tc>
        <w:tc>
          <w:tcPr>
            <w:tcW w:w="962" w:type="dxa"/>
          </w:tcPr>
          <w:p w14:paraId="091D6B71" w14:textId="2C8F8DDA" w:rsidR="00D74DD8" w:rsidDel="00325A9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2349" w:author="David Vacas Miguel" w:date="2018-06-01T02:19:00Z"/>
              </w:rPr>
            </w:pPr>
            <w:del w:id="2350" w:author="David Vacas Miguel" w:date="2018-06-01T02:19:00Z">
              <w:r w:rsidDel="00325A94">
                <w:delText>WD</w:delText>
              </w:r>
            </w:del>
          </w:p>
        </w:tc>
        <w:tc>
          <w:tcPr>
            <w:tcW w:w="948" w:type="dxa"/>
          </w:tcPr>
          <w:p w14:paraId="48AF7A09" w14:textId="1A41BDAA" w:rsidR="00D74DD8" w:rsidDel="00325A9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2351" w:author="David Vacas Miguel" w:date="2018-06-01T02:19:00Z"/>
              </w:rPr>
            </w:pPr>
            <w:del w:id="2352" w:author="David Vacas Miguel" w:date="2018-06-01T02:19:00Z">
              <w:r w:rsidDel="00325A94">
                <w:delText>RL</w:delText>
              </w:r>
            </w:del>
          </w:p>
        </w:tc>
        <w:tc>
          <w:tcPr>
            <w:tcW w:w="959" w:type="dxa"/>
          </w:tcPr>
          <w:p w14:paraId="0EE976A7" w14:textId="6715D196" w:rsidR="00D74DD8" w:rsidDel="00325A9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2353" w:author="David Vacas Miguel" w:date="2018-06-01T02:19:00Z"/>
              </w:rPr>
            </w:pPr>
            <w:del w:id="2354" w:author="David Vacas Miguel" w:date="2018-06-01T02:19:00Z">
              <w:r w:rsidDel="00325A94">
                <w:delText>RW</w:delText>
              </w:r>
            </w:del>
          </w:p>
        </w:tc>
        <w:tc>
          <w:tcPr>
            <w:tcW w:w="952" w:type="dxa"/>
          </w:tcPr>
          <w:p w14:paraId="2D798DCE" w14:textId="4B16557D" w:rsidR="00D74DD8" w:rsidDel="00325A9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2355" w:author="David Vacas Miguel" w:date="2018-06-01T02:19:00Z"/>
              </w:rPr>
            </w:pPr>
            <w:del w:id="2356" w:author="David Vacas Miguel" w:date="2018-06-01T02:19:00Z">
              <w:r w:rsidDel="00325A94">
                <w:delText>SD</w:delText>
              </w:r>
            </w:del>
          </w:p>
        </w:tc>
        <w:tc>
          <w:tcPr>
            <w:tcW w:w="946" w:type="dxa"/>
          </w:tcPr>
          <w:p w14:paraId="2B41E6F6" w14:textId="32DA68C3" w:rsidR="00D74DD8" w:rsidDel="00325A9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2357" w:author="David Vacas Miguel" w:date="2018-06-01T02:19:00Z"/>
              </w:rPr>
            </w:pPr>
            <w:del w:id="2358" w:author="David Vacas Miguel" w:date="2018-06-01T02:19:00Z">
              <w:r w:rsidDel="00325A94">
                <w:delText>SS</w:delText>
              </w:r>
            </w:del>
          </w:p>
        </w:tc>
      </w:tr>
      <w:tr w:rsidR="00D74DD8" w:rsidDel="00325A94" w14:paraId="1E5D9BFD" w14:textId="0A23876D" w:rsidTr="00F21B89">
        <w:trPr>
          <w:cnfStyle w:val="000000100000" w:firstRow="0" w:lastRow="0" w:firstColumn="0" w:lastColumn="0" w:oddVBand="0" w:evenVBand="0" w:oddHBand="1" w:evenHBand="0" w:firstRowFirstColumn="0" w:firstRowLastColumn="0" w:lastRowFirstColumn="0" w:lastRowLastColumn="0"/>
          <w:del w:id="2359" w:author="David Vacas Miguel" w:date="2018-06-01T02:19:00Z"/>
        </w:trPr>
        <w:tc>
          <w:tcPr>
            <w:cnfStyle w:val="001000000000" w:firstRow="0" w:lastRow="0" w:firstColumn="1" w:lastColumn="0" w:oddVBand="0" w:evenVBand="0" w:oddHBand="0" w:evenHBand="0" w:firstRowFirstColumn="0" w:firstRowLastColumn="0" w:lastRowFirstColumn="0" w:lastRowLastColumn="0"/>
            <w:tcW w:w="1433" w:type="dxa"/>
          </w:tcPr>
          <w:p w14:paraId="13C5E058" w14:textId="7CE630CD" w:rsidR="00D74DD8" w:rsidDel="00325A94" w:rsidRDefault="00D74DD8" w:rsidP="00F21B89">
            <w:pPr>
              <w:pStyle w:val="LetranormalTFG"/>
              <w:rPr>
                <w:del w:id="2360" w:author="David Vacas Miguel" w:date="2018-06-01T02:19:00Z"/>
              </w:rPr>
            </w:pPr>
            <w:del w:id="2361" w:author="David Vacas Miguel" w:date="2018-06-01T02:19:00Z">
              <w:r w:rsidDel="00325A94">
                <w:delText>Valor</w:delText>
              </w:r>
            </w:del>
          </w:p>
        </w:tc>
        <w:tc>
          <w:tcPr>
            <w:tcW w:w="955" w:type="dxa"/>
          </w:tcPr>
          <w:p w14:paraId="293C4EFC" w14:textId="25EB266E" w:rsidR="00D74DD8" w:rsidDel="00325A9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2362" w:author="David Vacas Miguel" w:date="2018-06-01T02:19:00Z"/>
              </w:rPr>
            </w:pPr>
            <w:del w:id="2363" w:author="David Vacas Miguel" w:date="2018-06-01T02:19:00Z">
              <w:r w:rsidDel="00325A94">
                <w:delText>2</w:delText>
              </w:r>
            </w:del>
          </w:p>
        </w:tc>
        <w:tc>
          <w:tcPr>
            <w:tcW w:w="958" w:type="dxa"/>
          </w:tcPr>
          <w:p w14:paraId="09AEEA2C" w14:textId="0654ACDC" w:rsidR="00D74DD8" w:rsidRPr="00F21B89" w:rsidDel="00325A94" w:rsidRDefault="00BD2B3D"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2364" w:author="David Vacas Miguel" w:date="2018-06-01T02:19:00Z"/>
                <w:b/>
              </w:rPr>
            </w:pPr>
            <w:del w:id="2365" w:author="David Vacas Miguel" w:date="2018-06-01T02:19:00Z">
              <w:r w:rsidDel="00325A94">
                <w:rPr>
                  <w:b/>
                </w:rPr>
                <w:delText>1</w:delText>
              </w:r>
            </w:del>
          </w:p>
        </w:tc>
        <w:tc>
          <w:tcPr>
            <w:tcW w:w="957" w:type="dxa"/>
          </w:tcPr>
          <w:p w14:paraId="165A5E8C" w14:textId="797832C9" w:rsidR="00D74DD8" w:rsidDel="00325A9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2366" w:author="David Vacas Miguel" w:date="2018-06-01T02:19:00Z"/>
              </w:rPr>
            </w:pPr>
            <w:del w:id="2367" w:author="David Vacas Miguel" w:date="2018-06-01T02:19:00Z">
              <w:r w:rsidDel="00325A94">
                <w:delText>16</w:delText>
              </w:r>
            </w:del>
          </w:p>
        </w:tc>
        <w:tc>
          <w:tcPr>
            <w:tcW w:w="962" w:type="dxa"/>
          </w:tcPr>
          <w:p w14:paraId="23E9DC0E" w14:textId="13413212" w:rsidR="00D74DD8" w:rsidDel="00325A9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2368" w:author="David Vacas Miguel" w:date="2018-06-01T02:19:00Z"/>
              </w:rPr>
            </w:pPr>
            <w:del w:id="2369" w:author="David Vacas Miguel" w:date="2018-06-01T02:19:00Z">
              <w:r w:rsidDel="00325A94">
                <w:delText>3</w:delText>
              </w:r>
            </w:del>
          </w:p>
        </w:tc>
        <w:tc>
          <w:tcPr>
            <w:tcW w:w="948" w:type="dxa"/>
          </w:tcPr>
          <w:p w14:paraId="5DABCB98" w14:textId="472AA97E" w:rsidR="00D74DD8" w:rsidDel="00325A9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2370" w:author="David Vacas Miguel" w:date="2018-06-01T02:19:00Z"/>
              </w:rPr>
            </w:pPr>
            <w:del w:id="2371" w:author="David Vacas Miguel" w:date="2018-06-01T02:19:00Z">
              <w:r w:rsidDel="00325A94">
                <w:delText>22</w:delText>
              </w:r>
            </w:del>
          </w:p>
        </w:tc>
        <w:tc>
          <w:tcPr>
            <w:tcW w:w="959" w:type="dxa"/>
          </w:tcPr>
          <w:p w14:paraId="22AE5D23" w14:textId="4AB50F27" w:rsidR="00D74DD8" w:rsidDel="00325A9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2372" w:author="David Vacas Miguel" w:date="2018-06-01T02:19:00Z"/>
              </w:rPr>
            </w:pPr>
            <w:del w:id="2373" w:author="David Vacas Miguel" w:date="2018-06-01T02:19:00Z">
              <w:r w:rsidDel="00325A94">
                <w:delText>16</w:delText>
              </w:r>
            </w:del>
          </w:p>
        </w:tc>
        <w:tc>
          <w:tcPr>
            <w:tcW w:w="952" w:type="dxa"/>
          </w:tcPr>
          <w:p w14:paraId="1637D62B" w14:textId="1F1336D8" w:rsidR="00D74DD8" w:rsidDel="00325A9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2374" w:author="David Vacas Miguel" w:date="2018-06-01T02:19:00Z"/>
              </w:rPr>
            </w:pPr>
            <w:del w:id="2375" w:author="David Vacas Miguel" w:date="2018-06-01T02:19:00Z">
              <w:r w:rsidDel="00325A94">
                <w:delText>0</w:delText>
              </w:r>
            </w:del>
          </w:p>
        </w:tc>
        <w:tc>
          <w:tcPr>
            <w:tcW w:w="946" w:type="dxa"/>
          </w:tcPr>
          <w:p w14:paraId="771FE9EA" w14:textId="3F2BB09F" w:rsidR="00D74DD8" w:rsidDel="00325A9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2376" w:author="David Vacas Miguel" w:date="2018-06-01T02:19:00Z"/>
              </w:rPr>
            </w:pPr>
            <w:del w:id="2377" w:author="David Vacas Miguel" w:date="2018-06-01T02:19:00Z">
              <w:r w:rsidDel="00325A94">
                <w:delText>4</w:delText>
              </w:r>
            </w:del>
          </w:p>
        </w:tc>
      </w:tr>
    </w:tbl>
    <w:p w14:paraId="6920B35C" w14:textId="08130A81" w:rsidR="003A2C66" w:rsidRDefault="00D74DD8">
      <w:pPr>
        <w:pStyle w:val="LetranormalTFG"/>
        <w:rPr>
          <w:ins w:id="2378" w:author="David Vacas Miguel" w:date="2018-06-26T16:40:00Z"/>
        </w:rPr>
      </w:pPr>
      <w:del w:id="2379" w:author="David Vacas Miguel" w:date="2018-06-01T02:19:00Z">
        <w:r w:rsidRPr="00793CF4" w:rsidDel="00325A94">
          <w:rPr>
            <w:b/>
          </w:rPr>
          <w:delText xml:space="preserve">Tiempo: </w:delText>
        </w:r>
        <w:r w:rsidR="00BD2B3D" w:rsidDel="00325A94">
          <w:rPr>
            <w:b/>
          </w:rPr>
          <w:delText>181</w:delText>
        </w:r>
        <w:r w:rsidRPr="00793CF4" w:rsidDel="00325A94">
          <w:rPr>
            <w:b/>
          </w:rPr>
          <w:delText>s.</w:delText>
        </w:r>
      </w:del>
      <w:ins w:id="2380" w:author="David Vacas Miguel" w:date="2018-06-01T02:18:00Z">
        <w:r w:rsidR="00325A94">
          <w:t>La velocidad del motor esta medida en revoluciones por segundo, por consiguiente, cuanto más radio tengan las ruedas, más veloz es el robot</w:t>
        </w:r>
      </w:ins>
      <w:ins w:id="2381" w:author="David Vacas Miguel" w:date="2018-06-01T02:20:00Z">
        <w:r w:rsidR="00325A94">
          <w:t xml:space="preserve"> y cuanto menor sea el radio más lento es.</w:t>
        </w:r>
      </w:ins>
    </w:p>
    <w:p w14:paraId="5D86A338" w14:textId="195927E2" w:rsidR="009E4BAF" w:rsidRDefault="009E4BAF">
      <w:pPr>
        <w:pStyle w:val="LetranormalTFG"/>
        <w:rPr>
          <w:ins w:id="2382" w:author="David Vacas Miguel" w:date="2018-06-26T16:40:00Z"/>
        </w:rPr>
      </w:pPr>
      <w:ins w:id="2383" w:author="David Vacas Miguel" w:date="2018-06-26T16:40:00Z">
        <w:r>
          <w:t>Como se puede apreciar la modificación de este parámetro no genera ningún cambio en la trayectoria.</w:t>
        </w:r>
      </w:ins>
    </w:p>
    <w:p w14:paraId="0C5BD4EF" w14:textId="1F106D7D" w:rsidR="009E4BAF" w:rsidRDefault="009E4BAF">
      <w:pPr>
        <w:pStyle w:val="LetranormalTFG"/>
        <w:rPr>
          <w:ins w:id="2384" w:author="David Vacas Miguel" w:date="2018-06-26T16:41:00Z"/>
        </w:rPr>
      </w:pPr>
      <w:ins w:id="2385" w:author="David Vacas Miguel" w:date="2018-06-26T16:40:00Z">
        <w:r>
          <w:t xml:space="preserve">A la vista de este resultado, el alumno podría pensar en aumentar el radio de </w:t>
        </w:r>
      </w:ins>
      <w:ins w:id="2386" w:author="David Vacas Miguel" w:date="2018-06-26T16:41:00Z">
        <w:r>
          <w:t xml:space="preserve">las ruedas al máximo, sin </w:t>
        </w:r>
      </w:ins>
      <w:ins w:id="2387" w:author="David Vacas Miguel" w:date="2018-06-26T16:42:00Z">
        <w:r w:rsidR="00775A7A">
          <w:t>embargo,</w:t>
        </w:r>
      </w:ins>
      <w:ins w:id="2388" w:author="David Vacas Miguel" w:date="2018-06-26T16:41:00Z">
        <w:r>
          <w:t xml:space="preserve"> los motor</w:t>
        </w:r>
        <w:r w:rsidR="00775A7A">
          <w:t>es podrían no ser capaces de mover un robot con un radio de rueda demasiado grande en un robot muy pesado.</w:t>
        </w:r>
      </w:ins>
    </w:p>
    <w:p w14:paraId="2A0F2D7A" w14:textId="75D8FC6D" w:rsidR="00775A7A" w:rsidRPr="00C74DA0" w:rsidRDefault="00775A7A">
      <w:pPr>
        <w:pStyle w:val="LetranormalTFG"/>
        <w:rPr>
          <w:ins w:id="2389" w:author="David Vacas Miguel" w:date="2018-05-27T12:21:00Z"/>
        </w:rPr>
      </w:pPr>
      <w:ins w:id="2390" w:author="David Vacas Miguel" w:date="2018-06-26T16:41:00Z">
        <w:r>
          <w:t xml:space="preserve">Este </w:t>
        </w:r>
      </w:ins>
      <w:ins w:id="2391" w:author="David Vacas Miguel" w:date="2018-06-26T17:25:00Z">
        <w:r w:rsidR="00D27C27">
          <w:t>último</w:t>
        </w:r>
      </w:ins>
      <w:ins w:id="2392" w:author="David Vacas Miguel" w:date="2018-06-26T16:41:00Z">
        <w:r>
          <w:t xml:space="preserve"> aspecto no se ha incluido en el simulador, por lo que para seleccionar el radio </w:t>
        </w:r>
      </w:ins>
      <w:ins w:id="2393" w:author="David Vacas Miguel" w:date="2018-06-26T17:26:00Z">
        <w:r w:rsidR="00D27C27">
          <w:t>óptimo</w:t>
        </w:r>
      </w:ins>
      <w:ins w:id="2394" w:author="David Vacas Miguel" w:date="2018-06-26T16:41:00Z">
        <w:r>
          <w:t xml:space="preserve"> de las ruedas se debe disponer del robot real.</w:t>
        </w:r>
      </w:ins>
    </w:p>
    <w:p w14:paraId="2D9E9BE8" w14:textId="77777777" w:rsidR="001523AB" w:rsidRDefault="001523AB">
      <w:pPr>
        <w:rPr>
          <w:ins w:id="2395" w:author="David Vacas Miguel" w:date="2018-06-02T13:01:00Z"/>
          <w:rFonts w:ascii="Century Gothic" w:hAnsi="Century Gothic" w:cs="Times New Roman"/>
          <w:b/>
          <w:sz w:val="28"/>
        </w:rPr>
      </w:pPr>
      <w:ins w:id="2396" w:author="David Vacas Miguel" w:date="2018-06-02T13:01:00Z">
        <w:r>
          <w:rPr>
            <w:b/>
            <w:sz w:val="28"/>
          </w:rPr>
          <w:br w:type="page"/>
        </w:r>
      </w:ins>
    </w:p>
    <w:p w14:paraId="378EB386" w14:textId="221B2562" w:rsidR="003A2C66" w:rsidRPr="00B41458" w:rsidDel="00CF62B4" w:rsidRDefault="00D417B3">
      <w:pPr>
        <w:pStyle w:val="Tfgtitulo3masgrande"/>
        <w:rPr>
          <w:del w:id="2397" w:author="David Vacas Miguel" w:date="2018-05-27T12:21:00Z"/>
          <w:b w:val="0"/>
          <w:rPrChange w:id="2398" w:author="David Vacas Miguel" w:date="2018-06-27T02:03:00Z">
            <w:rPr>
              <w:del w:id="2399" w:author="David Vacas Miguel" w:date="2018-05-27T12:21:00Z"/>
              <w:b/>
              <w:sz w:val="28"/>
            </w:rPr>
          </w:rPrChange>
        </w:rPr>
        <w:pPrChange w:id="2400" w:author="David Vacas Miguel" w:date="2018-06-27T01:37:00Z">
          <w:pPr>
            <w:pStyle w:val="LetranormalTFG"/>
          </w:pPr>
        </w:pPrChange>
      </w:pPr>
      <w:bookmarkStart w:id="2401" w:name="_Toc517869965"/>
      <w:ins w:id="2402" w:author="David Vacas Miguel" w:date="2018-06-27T01:59:00Z">
        <w:r w:rsidRPr="00B41458">
          <w:rPr>
            <w:rPrChange w:id="2403" w:author="David Vacas Miguel" w:date="2018-06-27T02:03:00Z">
              <w:rPr/>
            </w:rPrChange>
          </w:rPr>
          <w:lastRenderedPageBreak/>
          <w:t>4.3.4. Separación entre</w:t>
        </w:r>
      </w:ins>
      <w:ins w:id="2404" w:author="David Vacas Miguel" w:date="2018-06-01T02:21:00Z">
        <w:r w:rsidR="00CF62B4" w:rsidRPr="00B41458">
          <w:rPr>
            <w:rPrChange w:id="2405" w:author="David Vacas Miguel" w:date="2018-06-27T02:03:00Z">
              <w:rPr/>
            </w:rPrChange>
          </w:rPr>
          <w:t xml:space="preserve"> sensores</w:t>
        </w:r>
      </w:ins>
      <w:bookmarkEnd w:id="2401"/>
    </w:p>
    <w:p w14:paraId="717491FE" w14:textId="77777777" w:rsidR="00CF62B4" w:rsidRPr="00D81149" w:rsidRDefault="00CF62B4">
      <w:pPr>
        <w:pStyle w:val="Titulo3tfg"/>
        <w:rPr>
          <w:ins w:id="2406" w:author="David Vacas Miguel" w:date="2018-06-01T02:21:00Z"/>
        </w:rPr>
        <w:pPrChange w:id="2407" w:author="David Vacas Miguel" w:date="2018-06-26T17:01:00Z">
          <w:pPr>
            <w:pStyle w:val="LetranormalTFG"/>
          </w:pPr>
        </w:pPrChange>
      </w:pPr>
    </w:p>
    <w:p w14:paraId="18F6956A" w14:textId="72A5506D" w:rsidR="00D74DD8" w:rsidDel="00325A94" w:rsidRDefault="00775A7A">
      <w:pPr>
        <w:pStyle w:val="LetranormalTFG"/>
        <w:rPr>
          <w:del w:id="2408" w:author="David Vacas Miguel" w:date="2018-06-01T02:18:00Z"/>
        </w:rPr>
        <w:pPrChange w:id="2409" w:author="David Vacas Miguel" w:date="2018-06-01T02:21:00Z">
          <w:pPr>
            <w:jc w:val="center"/>
          </w:pPr>
        </w:pPrChange>
      </w:pPr>
      <w:ins w:id="2410" w:author="David Vacas Miguel" w:date="2018-06-26T16:43:00Z">
        <w:r>
          <w:t>Aquí s</w:t>
        </w:r>
      </w:ins>
      <w:ins w:id="2411" w:author="David Vacas Miguel" w:date="2018-06-01T02:23:00Z">
        <w:r w:rsidR="00CF62B4">
          <w:t>e realizan modificaciones en la separación entre los sensores, aumentando o disminuyendo esta</w:t>
        </w:r>
      </w:ins>
      <w:ins w:id="2412" w:author="David Vacas Miguel" w:date="2018-06-26T16:43:00Z">
        <w:r>
          <w:t xml:space="preserve"> respecto a la del caso base</w:t>
        </w:r>
      </w:ins>
      <w:ins w:id="2413" w:author="David Vacas Miguel" w:date="2018-06-01T02:23:00Z">
        <w:r w:rsidR="00CF62B4">
          <w:t>.</w:t>
        </w:r>
      </w:ins>
      <w:del w:id="2414" w:author="David Vacas Miguel" w:date="2018-06-01T02:18:00Z">
        <w:r w:rsidR="00403E80" w:rsidDel="00325A94">
          <w:rPr>
            <w:noProof/>
            <w:lang w:eastAsia="es-ES"/>
          </w:rPr>
          <w:drawing>
            <wp:inline distT="0" distB="0" distL="0" distR="0" wp14:anchorId="0349A3CA" wp14:editId="6C51777B">
              <wp:extent cx="2667000" cy="2512877"/>
              <wp:effectExtent l="0" t="0" r="0" b="1905"/>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2674800" cy="2520227"/>
                      </a:xfrm>
                      <a:prstGeom prst="rect">
                        <a:avLst/>
                      </a:prstGeom>
                      <a:noFill/>
                      <a:ln>
                        <a:noFill/>
                      </a:ln>
                    </pic:spPr>
                  </pic:pic>
                </a:graphicData>
              </a:graphic>
            </wp:inline>
          </w:drawing>
        </w:r>
      </w:del>
    </w:p>
    <w:p w14:paraId="6572AB1C" w14:textId="7C2986C5" w:rsidR="00D74DD8" w:rsidRDefault="00D74DD8">
      <w:pPr>
        <w:pStyle w:val="LetranormalTFG"/>
        <w:pPrChange w:id="2415" w:author="David Vacas Miguel" w:date="2018-06-01T02:21:00Z">
          <w:pPr>
            <w:pStyle w:val="LetranormalTFG"/>
            <w:jc w:val="center"/>
          </w:pPr>
        </w:pPrChange>
      </w:pPr>
      <w:del w:id="2416" w:author="David Vacas Miguel" w:date="2018-06-01T02:18:00Z">
        <w:r w:rsidRPr="00793CF4" w:rsidDel="00325A94">
          <w:rPr>
            <w:b/>
          </w:rPr>
          <w:delText xml:space="preserve">Figura </w:delText>
        </w:r>
      </w:del>
      <w:del w:id="2417" w:author="David Vacas Miguel" w:date="2018-05-27T13:38:00Z">
        <w:r w:rsidRPr="00793CF4" w:rsidDel="0047468B">
          <w:rPr>
            <w:b/>
          </w:rPr>
          <w:delText>X</w:delText>
        </w:r>
      </w:del>
      <w:del w:id="2418" w:author="David Vacas Miguel" w:date="2018-06-01T02:18:00Z">
        <w:r w:rsidRPr="00793CF4" w:rsidDel="00325A94">
          <w:rPr>
            <w:b/>
          </w:rPr>
          <w:delText>.</w:delText>
        </w:r>
        <w:r w:rsidDel="00325A94">
          <w:delText xml:space="preserve"> </w:delText>
        </w:r>
        <w:r w:rsidR="00DF3C73" w:rsidDel="00325A94">
          <w:delText>Caso 3.2 menor radio de rueda</w:delText>
        </w:r>
        <w:r w:rsidDel="00325A94">
          <w:delText>.</w:delText>
        </w:r>
      </w:del>
    </w:p>
    <w:tbl>
      <w:tblPr>
        <w:tblStyle w:val="Tablanormal5"/>
        <w:tblW w:w="0" w:type="auto"/>
        <w:tblLook w:val="04A0" w:firstRow="1" w:lastRow="0" w:firstColumn="1" w:lastColumn="0" w:noHBand="0" w:noVBand="1"/>
        <w:tblPrChange w:id="2419" w:author="David Vacas Miguel" w:date="2018-06-26T16:43:00Z">
          <w:tblPr>
            <w:tblStyle w:val="Tablanormal5"/>
            <w:tblW w:w="0" w:type="auto"/>
            <w:tblLook w:val="04A0" w:firstRow="1" w:lastRow="0" w:firstColumn="1" w:lastColumn="0" w:noHBand="0" w:noVBand="1"/>
          </w:tblPr>
        </w:tblPrChange>
      </w:tblPr>
      <w:tblGrid>
        <w:gridCol w:w="1434"/>
        <w:gridCol w:w="833"/>
        <w:gridCol w:w="844"/>
        <w:gridCol w:w="836"/>
        <w:gridCol w:w="855"/>
        <w:gridCol w:w="808"/>
        <w:gridCol w:w="844"/>
        <w:gridCol w:w="819"/>
        <w:gridCol w:w="799"/>
        <w:gridCol w:w="998"/>
        <w:tblGridChange w:id="2420">
          <w:tblGrid>
            <w:gridCol w:w="1433"/>
            <w:gridCol w:w="1"/>
            <w:gridCol w:w="833"/>
            <w:gridCol w:w="121"/>
            <w:gridCol w:w="723"/>
            <w:gridCol w:w="235"/>
            <w:gridCol w:w="601"/>
            <w:gridCol w:w="356"/>
            <w:gridCol w:w="499"/>
            <w:gridCol w:w="463"/>
            <w:gridCol w:w="345"/>
            <w:gridCol w:w="603"/>
            <w:gridCol w:w="241"/>
            <w:gridCol w:w="718"/>
            <w:gridCol w:w="101"/>
            <w:gridCol w:w="799"/>
            <w:gridCol w:w="52"/>
            <w:gridCol w:w="946"/>
            <w:gridCol w:w="946"/>
          </w:tblGrid>
        </w:tblGridChange>
      </w:tblGrid>
      <w:tr w:rsidR="001523AB" w14:paraId="79DBF35E" w14:textId="71860806" w:rsidTr="00775A7A">
        <w:trPr>
          <w:cnfStyle w:val="100000000000" w:firstRow="1" w:lastRow="0" w:firstColumn="0" w:lastColumn="0" w:oddVBand="0" w:evenVBand="0" w:oddHBand="0" w:evenHBand="0" w:firstRowFirstColumn="0" w:firstRowLastColumn="0" w:lastRowFirstColumn="0" w:lastRowLastColumn="0"/>
          <w:trPrChange w:id="2421" w:author="David Vacas Miguel" w:date="2018-06-26T16:43:00Z">
            <w:trPr>
              <w:gridAfter w:val="0"/>
            </w:trPr>
          </w:trPrChange>
        </w:trPr>
        <w:tc>
          <w:tcPr>
            <w:cnfStyle w:val="001000000100" w:firstRow="0" w:lastRow="0" w:firstColumn="1" w:lastColumn="0" w:oddVBand="0" w:evenVBand="0" w:oddHBand="0" w:evenHBand="0" w:firstRowFirstColumn="1" w:firstRowLastColumn="0" w:lastRowFirstColumn="0" w:lastRowLastColumn="0"/>
            <w:tcW w:w="0" w:type="dxa"/>
            <w:tcPrChange w:id="2422" w:author="David Vacas Miguel" w:date="2018-06-26T16:43:00Z">
              <w:tcPr>
                <w:tcW w:w="1434" w:type="dxa"/>
                <w:gridSpan w:val="2"/>
              </w:tcPr>
            </w:tcPrChange>
          </w:tcPr>
          <w:p w14:paraId="7B1B405D" w14:textId="77777777" w:rsidR="00CF62B4" w:rsidRDefault="00CF62B4" w:rsidP="00F21B89">
            <w:pPr>
              <w:pStyle w:val="LetranormalTFG"/>
              <w:cnfStyle w:val="101000000100" w:firstRow="1" w:lastRow="0" w:firstColumn="1" w:lastColumn="0" w:oddVBand="0" w:evenVBand="0" w:oddHBand="0" w:evenHBand="0" w:firstRowFirstColumn="1" w:firstRowLastColumn="0" w:lastRowFirstColumn="0" w:lastRowLastColumn="0"/>
            </w:pPr>
            <w:r>
              <w:t>Parámetros</w:t>
            </w:r>
          </w:p>
        </w:tc>
        <w:tc>
          <w:tcPr>
            <w:tcW w:w="0" w:type="dxa"/>
            <w:tcPrChange w:id="2423" w:author="David Vacas Miguel" w:date="2018-06-26T16:43:00Z">
              <w:tcPr>
                <w:tcW w:w="833" w:type="dxa"/>
              </w:tcPr>
            </w:tcPrChange>
          </w:tcPr>
          <w:p w14:paraId="5F811EE7"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MS</w:t>
            </w:r>
          </w:p>
        </w:tc>
        <w:tc>
          <w:tcPr>
            <w:tcW w:w="0" w:type="dxa"/>
            <w:tcPrChange w:id="2424" w:author="David Vacas Miguel" w:date="2018-06-26T16:43:00Z">
              <w:tcPr>
                <w:tcW w:w="844" w:type="dxa"/>
                <w:gridSpan w:val="2"/>
              </w:tcPr>
            </w:tcPrChange>
          </w:tcPr>
          <w:p w14:paraId="778B6C24"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WR</w:t>
            </w:r>
          </w:p>
        </w:tc>
        <w:tc>
          <w:tcPr>
            <w:tcW w:w="0" w:type="dxa"/>
            <w:tcPrChange w:id="2425" w:author="David Vacas Miguel" w:date="2018-06-26T16:43:00Z">
              <w:tcPr>
                <w:tcW w:w="836" w:type="dxa"/>
                <w:gridSpan w:val="2"/>
              </w:tcPr>
            </w:tcPrChange>
          </w:tcPr>
          <w:p w14:paraId="3AC09452"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WS</w:t>
            </w:r>
          </w:p>
        </w:tc>
        <w:tc>
          <w:tcPr>
            <w:tcW w:w="0" w:type="dxa"/>
            <w:tcPrChange w:id="2426" w:author="David Vacas Miguel" w:date="2018-06-26T16:43:00Z">
              <w:tcPr>
                <w:tcW w:w="855" w:type="dxa"/>
                <w:gridSpan w:val="2"/>
              </w:tcPr>
            </w:tcPrChange>
          </w:tcPr>
          <w:p w14:paraId="0906CF5B"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WD</w:t>
            </w:r>
          </w:p>
        </w:tc>
        <w:tc>
          <w:tcPr>
            <w:tcW w:w="0" w:type="dxa"/>
            <w:tcPrChange w:id="2427" w:author="David Vacas Miguel" w:date="2018-06-26T16:43:00Z">
              <w:tcPr>
                <w:tcW w:w="808" w:type="dxa"/>
                <w:gridSpan w:val="2"/>
              </w:tcPr>
            </w:tcPrChange>
          </w:tcPr>
          <w:p w14:paraId="654D870F"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RL</w:t>
            </w:r>
          </w:p>
        </w:tc>
        <w:tc>
          <w:tcPr>
            <w:tcW w:w="0" w:type="dxa"/>
            <w:tcPrChange w:id="2428" w:author="David Vacas Miguel" w:date="2018-06-26T16:43:00Z">
              <w:tcPr>
                <w:tcW w:w="844" w:type="dxa"/>
                <w:gridSpan w:val="2"/>
              </w:tcPr>
            </w:tcPrChange>
          </w:tcPr>
          <w:p w14:paraId="6A4342B5"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RW</w:t>
            </w:r>
          </w:p>
        </w:tc>
        <w:tc>
          <w:tcPr>
            <w:tcW w:w="0" w:type="dxa"/>
            <w:tcPrChange w:id="2429" w:author="David Vacas Miguel" w:date="2018-06-26T16:43:00Z">
              <w:tcPr>
                <w:tcW w:w="819" w:type="dxa"/>
                <w:gridSpan w:val="2"/>
              </w:tcPr>
            </w:tcPrChange>
          </w:tcPr>
          <w:p w14:paraId="3163080D"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SD</w:t>
            </w:r>
          </w:p>
        </w:tc>
        <w:tc>
          <w:tcPr>
            <w:tcW w:w="0" w:type="dxa"/>
            <w:shd w:val="clear" w:color="auto" w:fill="C5E0B3" w:themeFill="accent6" w:themeFillTint="66"/>
            <w:tcPrChange w:id="2430" w:author="David Vacas Miguel" w:date="2018-06-26T16:43:00Z">
              <w:tcPr>
                <w:tcW w:w="799" w:type="dxa"/>
              </w:tcPr>
            </w:tcPrChange>
          </w:tcPr>
          <w:p w14:paraId="3F389C96"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SS</w:t>
            </w:r>
          </w:p>
        </w:tc>
        <w:tc>
          <w:tcPr>
            <w:tcW w:w="0" w:type="dxa"/>
            <w:shd w:val="clear" w:color="auto" w:fill="FFE599" w:themeFill="accent4" w:themeFillTint="66"/>
            <w:tcPrChange w:id="2431" w:author="David Vacas Miguel" w:date="2018-06-26T16:43:00Z">
              <w:tcPr>
                <w:tcW w:w="998" w:type="dxa"/>
                <w:gridSpan w:val="2"/>
                <w:shd w:val="clear" w:color="auto" w:fill="FFE599" w:themeFill="accent4" w:themeFillTint="66"/>
              </w:tcPr>
            </w:tcPrChange>
          </w:tcPr>
          <w:p w14:paraId="3DEECF5B" w14:textId="07487C1E"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rPr>
                <w:ins w:id="2432" w:author="David Vacas Miguel" w:date="2018-06-01T02:23:00Z"/>
              </w:rPr>
            </w:pPr>
            <w:ins w:id="2433" w:author="David Vacas Miguel" w:date="2018-06-01T02:23:00Z">
              <w:r>
                <w:t>Tiempo</w:t>
              </w:r>
            </w:ins>
          </w:p>
        </w:tc>
      </w:tr>
      <w:tr w:rsidR="001523AB" w14:paraId="3C51DC70" w14:textId="0D95B598" w:rsidTr="00775A7A">
        <w:trPr>
          <w:cnfStyle w:val="000000100000" w:firstRow="0" w:lastRow="0" w:firstColumn="0" w:lastColumn="0" w:oddVBand="0" w:evenVBand="0" w:oddHBand="1" w:evenHBand="0" w:firstRowFirstColumn="0" w:firstRowLastColumn="0" w:lastRowFirstColumn="0" w:lastRowLastColumn="0"/>
          <w:trPrChange w:id="2434" w:author="David Vacas Miguel" w:date="2018-06-26T16:43:00Z">
            <w:trPr>
              <w:gridAfter w:val="0"/>
            </w:trPr>
          </w:trPrChange>
        </w:trPr>
        <w:tc>
          <w:tcPr>
            <w:cnfStyle w:val="001000000000" w:firstRow="0" w:lastRow="0" w:firstColumn="1" w:lastColumn="0" w:oddVBand="0" w:evenVBand="0" w:oddHBand="0" w:evenHBand="0" w:firstRowFirstColumn="0" w:firstRowLastColumn="0" w:lastRowFirstColumn="0" w:lastRowLastColumn="0"/>
            <w:tcW w:w="0" w:type="dxa"/>
            <w:tcPrChange w:id="2435" w:author="David Vacas Miguel" w:date="2018-06-26T16:43:00Z">
              <w:tcPr>
                <w:tcW w:w="1434" w:type="dxa"/>
                <w:gridSpan w:val="2"/>
              </w:tcPr>
            </w:tcPrChange>
          </w:tcPr>
          <w:p w14:paraId="061444EE" w14:textId="30A23A19" w:rsidR="00CF62B4" w:rsidRDefault="00CF62B4" w:rsidP="00CF62B4">
            <w:pPr>
              <w:pStyle w:val="LetranormalTFG"/>
              <w:cnfStyle w:val="001000100000" w:firstRow="0" w:lastRow="0" w:firstColumn="1" w:lastColumn="0" w:oddVBand="0" w:evenVBand="0" w:oddHBand="1" w:evenHBand="0" w:firstRowFirstColumn="0" w:firstRowLastColumn="0" w:lastRowFirstColumn="0" w:lastRowLastColumn="0"/>
            </w:pPr>
            <w:ins w:id="2436" w:author="David Vacas Miguel" w:date="2018-06-01T02:24:00Z">
              <w:r>
                <w:t>Valor (↑)</w:t>
              </w:r>
            </w:ins>
            <w:del w:id="2437" w:author="David Vacas Miguel" w:date="2018-06-01T02:24:00Z">
              <w:r w:rsidDel="00D644CC">
                <w:delText>Valor</w:delText>
              </w:r>
            </w:del>
          </w:p>
        </w:tc>
        <w:tc>
          <w:tcPr>
            <w:tcW w:w="0" w:type="dxa"/>
            <w:tcPrChange w:id="2438" w:author="David Vacas Miguel" w:date="2018-06-26T16:43:00Z">
              <w:tcPr>
                <w:tcW w:w="833" w:type="dxa"/>
              </w:tcPr>
            </w:tcPrChange>
          </w:tcPr>
          <w:p w14:paraId="52A5019A" w14:textId="77777777" w:rsidR="00CF62B4" w:rsidRDefault="00CF62B4" w:rsidP="00CF62B4">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0" w:type="dxa"/>
            <w:tcPrChange w:id="2439" w:author="David Vacas Miguel" w:date="2018-06-26T16:43:00Z">
              <w:tcPr>
                <w:tcW w:w="844" w:type="dxa"/>
                <w:gridSpan w:val="2"/>
              </w:tcPr>
            </w:tcPrChange>
          </w:tcPr>
          <w:p w14:paraId="1F3B520E" w14:textId="77777777" w:rsidR="00CF62B4" w:rsidRDefault="00CF62B4" w:rsidP="00CF62B4">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0" w:type="dxa"/>
            <w:tcPrChange w:id="2440" w:author="David Vacas Miguel" w:date="2018-06-26T16:43:00Z">
              <w:tcPr>
                <w:tcW w:w="836" w:type="dxa"/>
                <w:gridSpan w:val="2"/>
              </w:tcPr>
            </w:tcPrChange>
          </w:tcPr>
          <w:p w14:paraId="41C7A626" w14:textId="77777777" w:rsidR="00CF62B4" w:rsidRDefault="00CF62B4" w:rsidP="00CF62B4">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0" w:type="dxa"/>
            <w:tcPrChange w:id="2441" w:author="David Vacas Miguel" w:date="2018-06-26T16:43:00Z">
              <w:tcPr>
                <w:tcW w:w="855" w:type="dxa"/>
                <w:gridSpan w:val="2"/>
              </w:tcPr>
            </w:tcPrChange>
          </w:tcPr>
          <w:p w14:paraId="233DC916" w14:textId="77777777" w:rsidR="00CF62B4" w:rsidRDefault="00CF62B4" w:rsidP="00CF62B4">
            <w:pPr>
              <w:pStyle w:val="LetranormalTFG"/>
              <w:jc w:val="center"/>
              <w:cnfStyle w:val="000000100000" w:firstRow="0" w:lastRow="0" w:firstColumn="0" w:lastColumn="0" w:oddVBand="0" w:evenVBand="0" w:oddHBand="1" w:evenHBand="0" w:firstRowFirstColumn="0" w:firstRowLastColumn="0" w:lastRowFirstColumn="0" w:lastRowLastColumn="0"/>
            </w:pPr>
            <w:r>
              <w:t>3</w:t>
            </w:r>
          </w:p>
        </w:tc>
        <w:tc>
          <w:tcPr>
            <w:tcW w:w="0" w:type="dxa"/>
            <w:tcPrChange w:id="2442" w:author="David Vacas Miguel" w:date="2018-06-26T16:43:00Z">
              <w:tcPr>
                <w:tcW w:w="808" w:type="dxa"/>
                <w:gridSpan w:val="2"/>
              </w:tcPr>
            </w:tcPrChange>
          </w:tcPr>
          <w:p w14:paraId="14581D32" w14:textId="77777777" w:rsidR="00CF62B4" w:rsidRDefault="00CF62B4" w:rsidP="00CF62B4">
            <w:pPr>
              <w:pStyle w:val="LetranormalTFG"/>
              <w:jc w:val="center"/>
              <w:cnfStyle w:val="000000100000" w:firstRow="0" w:lastRow="0" w:firstColumn="0" w:lastColumn="0" w:oddVBand="0" w:evenVBand="0" w:oddHBand="1" w:evenHBand="0" w:firstRowFirstColumn="0" w:firstRowLastColumn="0" w:lastRowFirstColumn="0" w:lastRowLastColumn="0"/>
            </w:pPr>
            <w:r>
              <w:t>22</w:t>
            </w:r>
          </w:p>
        </w:tc>
        <w:tc>
          <w:tcPr>
            <w:tcW w:w="0" w:type="dxa"/>
            <w:tcPrChange w:id="2443" w:author="David Vacas Miguel" w:date="2018-06-26T16:43:00Z">
              <w:tcPr>
                <w:tcW w:w="844" w:type="dxa"/>
                <w:gridSpan w:val="2"/>
              </w:tcPr>
            </w:tcPrChange>
          </w:tcPr>
          <w:p w14:paraId="1364D697" w14:textId="77777777" w:rsidR="00CF62B4" w:rsidRDefault="00CF62B4" w:rsidP="00CF62B4">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0" w:type="dxa"/>
            <w:tcPrChange w:id="2444" w:author="David Vacas Miguel" w:date="2018-06-26T16:43:00Z">
              <w:tcPr>
                <w:tcW w:w="819" w:type="dxa"/>
                <w:gridSpan w:val="2"/>
              </w:tcPr>
            </w:tcPrChange>
          </w:tcPr>
          <w:p w14:paraId="1E892704" w14:textId="77777777" w:rsidR="00CF62B4" w:rsidRDefault="00CF62B4" w:rsidP="00CF62B4">
            <w:pPr>
              <w:pStyle w:val="LetranormalTFG"/>
              <w:jc w:val="center"/>
              <w:cnfStyle w:val="000000100000" w:firstRow="0" w:lastRow="0" w:firstColumn="0" w:lastColumn="0" w:oddVBand="0" w:evenVBand="0" w:oddHBand="1" w:evenHBand="0" w:firstRowFirstColumn="0" w:firstRowLastColumn="0" w:lastRowFirstColumn="0" w:lastRowLastColumn="0"/>
            </w:pPr>
            <w:r>
              <w:t>0</w:t>
            </w:r>
          </w:p>
        </w:tc>
        <w:tc>
          <w:tcPr>
            <w:tcW w:w="0" w:type="dxa"/>
            <w:shd w:val="clear" w:color="auto" w:fill="C5E0B3" w:themeFill="accent6" w:themeFillTint="66"/>
            <w:tcPrChange w:id="2445" w:author="David Vacas Miguel" w:date="2018-06-26T16:43:00Z">
              <w:tcPr>
                <w:tcW w:w="799" w:type="dxa"/>
              </w:tcPr>
            </w:tcPrChange>
          </w:tcPr>
          <w:p w14:paraId="0EAA74DC" w14:textId="05A1874A" w:rsidR="00CF62B4" w:rsidRPr="00F21B89" w:rsidRDefault="00CF62B4" w:rsidP="00CF62B4">
            <w:pPr>
              <w:pStyle w:val="LetranormalTFG"/>
              <w:jc w:val="center"/>
              <w:cnfStyle w:val="000000100000" w:firstRow="0" w:lastRow="0" w:firstColumn="0" w:lastColumn="0" w:oddVBand="0" w:evenVBand="0" w:oddHBand="1" w:evenHBand="0" w:firstRowFirstColumn="0" w:firstRowLastColumn="0" w:lastRowFirstColumn="0" w:lastRowLastColumn="0"/>
              <w:rPr>
                <w:b/>
              </w:rPr>
            </w:pPr>
            <w:r>
              <w:rPr>
                <w:b/>
              </w:rPr>
              <w:t>6</w:t>
            </w:r>
          </w:p>
        </w:tc>
        <w:tc>
          <w:tcPr>
            <w:tcW w:w="0" w:type="dxa"/>
            <w:shd w:val="clear" w:color="auto" w:fill="FFE599" w:themeFill="accent4" w:themeFillTint="66"/>
            <w:tcPrChange w:id="2446" w:author="David Vacas Miguel" w:date="2018-06-26T16:43:00Z">
              <w:tcPr>
                <w:tcW w:w="998" w:type="dxa"/>
                <w:gridSpan w:val="2"/>
                <w:shd w:val="clear" w:color="auto" w:fill="FFE599" w:themeFill="accent4" w:themeFillTint="66"/>
              </w:tcPr>
            </w:tcPrChange>
          </w:tcPr>
          <w:p w14:paraId="43645266" w14:textId="451FA586" w:rsidR="00CF62B4" w:rsidRDefault="00CF62B4" w:rsidP="00CF62B4">
            <w:pPr>
              <w:pStyle w:val="LetranormalTFG"/>
              <w:jc w:val="center"/>
              <w:cnfStyle w:val="000000100000" w:firstRow="0" w:lastRow="0" w:firstColumn="0" w:lastColumn="0" w:oddVBand="0" w:evenVBand="0" w:oddHBand="1" w:evenHBand="0" w:firstRowFirstColumn="0" w:firstRowLastColumn="0" w:lastRowFirstColumn="0" w:lastRowLastColumn="0"/>
              <w:rPr>
                <w:ins w:id="2447" w:author="David Vacas Miguel" w:date="2018-06-01T02:23:00Z"/>
                <w:b/>
              </w:rPr>
            </w:pPr>
            <w:ins w:id="2448" w:author="David Vacas Miguel" w:date="2018-06-01T02:23:00Z">
              <w:r>
                <w:rPr>
                  <w:b/>
                </w:rPr>
                <w:t>92s</w:t>
              </w:r>
            </w:ins>
          </w:p>
        </w:tc>
      </w:tr>
      <w:tr w:rsidR="00CF62B4" w14:paraId="0EE991BA" w14:textId="7AB9E626" w:rsidTr="00775A7A">
        <w:trPr>
          <w:ins w:id="2449" w:author="David Vacas Miguel" w:date="2018-06-01T02:23:00Z"/>
        </w:trPr>
        <w:tc>
          <w:tcPr>
            <w:cnfStyle w:val="001000000000" w:firstRow="0" w:lastRow="0" w:firstColumn="1" w:lastColumn="0" w:oddVBand="0" w:evenVBand="0" w:oddHBand="0" w:evenHBand="0" w:firstRowFirstColumn="0" w:firstRowLastColumn="0" w:lastRowFirstColumn="0" w:lastRowLastColumn="0"/>
            <w:tcW w:w="1434" w:type="dxa"/>
            <w:tcPrChange w:id="2450" w:author="David Vacas Miguel" w:date="2018-06-26T16:43:00Z">
              <w:tcPr>
                <w:tcW w:w="1433" w:type="dxa"/>
              </w:tcPr>
            </w:tcPrChange>
          </w:tcPr>
          <w:p w14:paraId="2C60EC32" w14:textId="5A9BB017" w:rsidR="00CF62B4" w:rsidRDefault="00CF62B4" w:rsidP="00CF62B4">
            <w:pPr>
              <w:pStyle w:val="LetranormalTFG"/>
              <w:rPr>
                <w:ins w:id="2451" w:author="David Vacas Miguel" w:date="2018-06-01T02:23:00Z"/>
              </w:rPr>
            </w:pPr>
            <w:ins w:id="2452" w:author="David Vacas Miguel" w:date="2018-06-01T02:24:00Z">
              <w:r>
                <w:t>Valor (↓)</w:t>
              </w:r>
            </w:ins>
          </w:p>
        </w:tc>
        <w:tc>
          <w:tcPr>
            <w:tcW w:w="833" w:type="dxa"/>
            <w:tcPrChange w:id="2453" w:author="David Vacas Miguel" w:date="2018-06-26T16:43:00Z">
              <w:tcPr>
                <w:tcW w:w="955" w:type="dxa"/>
                <w:gridSpan w:val="3"/>
              </w:tcPr>
            </w:tcPrChange>
          </w:tcPr>
          <w:p w14:paraId="1D521188" w14:textId="7F683F2E" w:rsidR="00CF62B4" w:rsidRDefault="00CF62B4" w:rsidP="00CF62B4">
            <w:pPr>
              <w:pStyle w:val="LetranormalTFG"/>
              <w:jc w:val="center"/>
              <w:cnfStyle w:val="000000000000" w:firstRow="0" w:lastRow="0" w:firstColumn="0" w:lastColumn="0" w:oddVBand="0" w:evenVBand="0" w:oddHBand="0" w:evenHBand="0" w:firstRowFirstColumn="0" w:firstRowLastColumn="0" w:lastRowFirstColumn="0" w:lastRowLastColumn="0"/>
              <w:rPr>
                <w:ins w:id="2454" w:author="David Vacas Miguel" w:date="2018-06-01T02:23:00Z"/>
              </w:rPr>
            </w:pPr>
            <w:ins w:id="2455" w:author="David Vacas Miguel" w:date="2018-06-01T02:23:00Z">
              <w:r>
                <w:t>2</w:t>
              </w:r>
            </w:ins>
          </w:p>
        </w:tc>
        <w:tc>
          <w:tcPr>
            <w:tcW w:w="844" w:type="dxa"/>
            <w:tcPrChange w:id="2456" w:author="David Vacas Miguel" w:date="2018-06-26T16:43:00Z">
              <w:tcPr>
                <w:tcW w:w="958" w:type="dxa"/>
                <w:gridSpan w:val="2"/>
              </w:tcPr>
            </w:tcPrChange>
          </w:tcPr>
          <w:p w14:paraId="7077604D" w14:textId="5D4CC8BC" w:rsidR="00CF62B4" w:rsidRDefault="00CF62B4" w:rsidP="00CF62B4">
            <w:pPr>
              <w:pStyle w:val="LetranormalTFG"/>
              <w:jc w:val="center"/>
              <w:cnfStyle w:val="000000000000" w:firstRow="0" w:lastRow="0" w:firstColumn="0" w:lastColumn="0" w:oddVBand="0" w:evenVBand="0" w:oddHBand="0" w:evenHBand="0" w:firstRowFirstColumn="0" w:firstRowLastColumn="0" w:lastRowFirstColumn="0" w:lastRowLastColumn="0"/>
              <w:rPr>
                <w:ins w:id="2457" w:author="David Vacas Miguel" w:date="2018-06-01T02:23:00Z"/>
              </w:rPr>
            </w:pPr>
            <w:ins w:id="2458" w:author="David Vacas Miguel" w:date="2018-06-01T02:23:00Z">
              <w:r>
                <w:t>2</w:t>
              </w:r>
            </w:ins>
          </w:p>
        </w:tc>
        <w:tc>
          <w:tcPr>
            <w:tcW w:w="836" w:type="dxa"/>
            <w:tcPrChange w:id="2459" w:author="David Vacas Miguel" w:date="2018-06-26T16:43:00Z">
              <w:tcPr>
                <w:tcW w:w="957" w:type="dxa"/>
                <w:gridSpan w:val="2"/>
              </w:tcPr>
            </w:tcPrChange>
          </w:tcPr>
          <w:p w14:paraId="2EB65845" w14:textId="65BDCC68" w:rsidR="00CF62B4" w:rsidRDefault="00CF62B4" w:rsidP="00CF62B4">
            <w:pPr>
              <w:pStyle w:val="LetranormalTFG"/>
              <w:jc w:val="center"/>
              <w:cnfStyle w:val="000000000000" w:firstRow="0" w:lastRow="0" w:firstColumn="0" w:lastColumn="0" w:oddVBand="0" w:evenVBand="0" w:oddHBand="0" w:evenHBand="0" w:firstRowFirstColumn="0" w:firstRowLastColumn="0" w:lastRowFirstColumn="0" w:lastRowLastColumn="0"/>
              <w:rPr>
                <w:ins w:id="2460" w:author="David Vacas Miguel" w:date="2018-06-01T02:23:00Z"/>
              </w:rPr>
            </w:pPr>
            <w:ins w:id="2461" w:author="David Vacas Miguel" w:date="2018-06-01T02:23:00Z">
              <w:r>
                <w:t>16</w:t>
              </w:r>
            </w:ins>
          </w:p>
        </w:tc>
        <w:tc>
          <w:tcPr>
            <w:tcW w:w="855" w:type="dxa"/>
            <w:tcPrChange w:id="2462" w:author="David Vacas Miguel" w:date="2018-06-26T16:43:00Z">
              <w:tcPr>
                <w:tcW w:w="962" w:type="dxa"/>
                <w:gridSpan w:val="2"/>
              </w:tcPr>
            </w:tcPrChange>
          </w:tcPr>
          <w:p w14:paraId="246510EE" w14:textId="3D579224" w:rsidR="00CF62B4" w:rsidRDefault="00CF62B4" w:rsidP="00CF62B4">
            <w:pPr>
              <w:pStyle w:val="LetranormalTFG"/>
              <w:jc w:val="center"/>
              <w:cnfStyle w:val="000000000000" w:firstRow="0" w:lastRow="0" w:firstColumn="0" w:lastColumn="0" w:oddVBand="0" w:evenVBand="0" w:oddHBand="0" w:evenHBand="0" w:firstRowFirstColumn="0" w:firstRowLastColumn="0" w:lastRowFirstColumn="0" w:lastRowLastColumn="0"/>
              <w:rPr>
                <w:ins w:id="2463" w:author="David Vacas Miguel" w:date="2018-06-01T02:23:00Z"/>
              </w:rPr>
            </w:pPr>
            <w:ins w:id="2464" w:author="David Vacas Miguel" w:date="2018-06-01T02:23:00Z">
              <w:r>
                <w:t>3</w:t>
              </w:r>
            </w:ins>
          </w:p>
        </w:tc>
        <w:tc>
          <w:tcPr>
            <w:tcW w:w="808" w:type="dxa"/>
            <w:tcPrChange w:id="2465" w:author="David Vacas Miguel" w:date="2018-06-26T16:43:00Z">
              <w:tcPr>
                <w:tcW w:w="948" w:type="dxa"/>
                <w:gridSpan w:val="2"/>
              </w:tcPr>
            </w:tcPrChange>
          </w:tcPr>
          <w:p w14:paraId="54474756" w14:textId="638E392E" w:rsidR="00CF62B4" w:rsidRDefault="00CF62B4" w:rsidP="00CF62B4">
            <w:pPr>
              <w:pStyle w:val="LetranormalTFG"/>
              <w:jc w:val="center"/>
              <w:cnfStyle w:val="000000000000" w:firstRow="0" w:lastRow="0" w:firstColumn="0" w:lastColumn="0" w:oddVBand="0" w:evenVBand="0" w:oddHBand="0" w:evenHBand="0" w:firstRowFirstColumn="0" w:firstRowLastColumn="0" w:lastRowFirstColumn="0" w:lastRowLastColumn="0"/>
              <w:rPr>
                <w:ins w:id="2466" w:author="David Vacas Miguel" w:date="2018-06-01T02:23:00Z"/>
              </w:rPr>
            </w:pPr>
            <w:ins w:id="2467" w:author="David Vacas Miguel" w:date="2018-06-01T02:23:00Z">
              <w:r>
                <w:t>22</w:t>
              </w:r>
            </w:ins>
          </w:p>
        </w:tc>
        <w:tc>
          <w:tcPr>
            <w:tcW w:w="844" w:type="dxa"/>
            <w:tcPrChange w:id="2468" w:author="David Vacas Miguel" w:date="2018-06-26T16:43:00Z">
              <w:tcPr>
                <w:tcW w:w="959" w:type="dxa"/>
                <w:gridSpan w:val="2"/>
              </w:tcPr>
            </w:tcPrChange>
          </w:tcPr>
          <w:p w14:paraId="4D889604" w14:textId="62348C33" w:rsidR="00CF62B4" w:rsidRDefault="00CF62B4" w:rsidP="00CF62B4">
            <w:pPr>
              <w:pStyle w:val="LetranormalTFG"/>
              <w:jc w:val="center"/>
              <w:cnfStyle w:val="000000000000" w:firstRow="0" w:lastRow="0" w:firstColumn="0" w:lastColumn="0" w:oddVBand="0" w:evenVBand="0" w:oddHBand="0" w:evenHBand="0" w:firstRowFirstColumn="0" w:firstRowLastColumn="0" w:lastRowFirstColumn="0" w:lastRowLastColumn="0"/>
              <w:rPr>
                <w:ins w:id="2469" w:author="David Vacas Miguel" w:date="2018-06-01T02:23:00Z"/>
              </w:rPr>
            </w:pPr>
            <w:ins w:id="2470" w:author="David Vacas Miguel" w:date="2018-06-01T02:23:00Z">
              <w:r>
                <w:t>16</w:t>
              </w:r>
            </w:ins>
          </w:p>
        </w:tc>
        <w:tc>
          <w:tcPr>
            <w:tcW w:w="819" w:type="dxa"/>
            <w:tcPrChange w:id="2471" w:author="David Vacas Miguel" w:date="2018-06-26T16:43:00Z">
              <w:tcPr>
                <w:tcW w:w="952" w:type="dxa"/>
                <w:gridSpan w:val="3"/>
              </w:tcPr>
            </w:tcPrChange>
          </w:tcPr>
          <w:p w14:paraId="0BF00740" w14:textId="14F36F59" w:rsidR="00CF62B4" w:rsidRDefault="00CF62B4" w:rsidP="00CF62B4">
            <w:pPr>
              <w:pStyle w:val="LetranormalTFG"/>
              <w:jc w:val="center"/>
              <w:cnfStyle w:val="000000000000" w:firstRow="0" w:lastRow="0" w:firstColumn="0" w:lastColumn="0" w:oddVBand="0" w:evenVBand="0" w:oddHBand="0" w:evenHBand="0" w:firstRowFirstColumn="0" w:firstRowLastColumn="0" w:lastRowFirstColumn="0" w:lastRowLastColumn="0"/>
              <w:rPr>
                <w:ins w:id="2472" w:author="David Vacas Miguel" w:date="2018-06-01T02:23:00Z"/>
              </w:rPr>
            </w:pPr>
            <w:ins w:id="2473" w:author="David Vacas Miguel" w:date="2018-06-01T02:23:00Z">
              <w:r>
                <w:t>0</w:t>
              </w:r>
            </w:ins>
          </w:p>
        </w:tc>
        <w:tc>
          <w:tcPr>
            <w:tcW w:w="799" w:type="dxa"/>
            <w:shd w:val="clear" w:color="auto" w:fill="C5E0B3" w:themeFill="accent6" w:themeFillTint="66"/>
            <w:tcPrChange w:id="2474" w:author="David Vacas Miguel" w:date="2018-06-26T16:43:00Z">
              <w:tcPr>
                <w:tcW w:w="946" w:type="dxa"/>
              </w:tcPr>
            </w:tcPrChange>
          </w:tcPr>
          <w:p w14:paraId="1252D607" w14:textId="5A03759C" w:rsidR="00CF62B4" w:rsidRDefault="00CF62B4" w:rsidP="00CF62B4">
            <w:pPr>
              <w:pStyle w:val="LetranormalTFG"/>
              <w:jc w:val="center"/>
              <w:cnfStyle w:val="000000000000" w:firstRow="0" w:lastRow="0" w:firstColumn="0" w:lastColumn="0" w:oddVBand="0" w:evenVBand="0" w:oddHBand="0" w:evenHBand="0" w:firstRowFirstColumn="0" w:firstRowLastColumn="0" w:lastRowFirstColumn="0" w:lastRowLastColumn="0"/>
              <w:rPr>
                <w:ins w:id="2475" w:author="David Vacas Miguel" w:date="2018-06-01T02:23:00Z"/>
                <w:b/>
              </w:rPr>
            </w:pPr>
            <w:ins w:id="2476" w:author="David Vacas Miguel" w:date="2018-06-01T02:23:00Z">
              <w:r>
                <w:rPr>
                  <w:b/>
                </w:rPr>
                <w:t>2</w:t>
              </w:r>
            </w:ins>
          </w:p>
        </w:tc>
        <w:tc>
          <w:tcPr>
            <w:tcW w:w="998" w:type="dxa"/>
            <w:shd w:val="clear" w:color="auto" w:fill="FFE599" w:themeFill="accent4" w:themeFillTint="66"/>
            <w:tcPrChange w:id="2477" w:author="David Vacas Miguel" w:date="2018-06-26T16:43:00Z">
              <w:tcPr>
                <w:tcW w:w="946" w:type="dxa"/>
              </w:tcPr>
            </w:tcPrChange>
          </w:tcPr>
          <w:p w14:paraId="48BF2A81" w14:textId="2F0876C3" w:rsidR="00CF62B4" w:rsidRDefault="00CF62B4" w:rsidP="00CF62B4">
            <w:pPr>
              <w:pStyle w:val="LetranormalTFG"/>
              <w:jc w:val="center"/>
              <w:cnfStyle w:val="000000000000" w:firstRow="0" w:lastRow="0" w:firstColumn="0" w:lastColumn="0" w:oddVBand="0" w:evenVBand="0" w:oddHBand="0" w:evenHBand="0" w:firstRowFirstColumn="0" w:firstRowLastColumn="0" w:lastRowFirstColumn="0" w:lastRowLastColumn="0"/>
              <w:rPr>
                <w:ins w:id="2478" w:author="David Vacas Miguel" w:date="2018-06-01T02:23:00Z"/>
                <w:b/>
              </w:rPr>
            </w:pPr>
            <w:ins w:id="2479" w:author="David Vacas Miguel" w:date="2018-06-01T02:23:00Z">
              <w:r>
                <w:rPr>
                  <w:b/>
                </w:rPr>
                <w:t>88s</w:t>
              </w:r>
            </w:ins>
          </w:p>
        </w:tc>
      </w:tr>
    </w:tbl>
    <w:p w14:paraId="121F484C" w14:textId="2FBD2DE4" w:rsidR="003A2C66" w:rsidRPr="003A2C66" w:rsidDel="00CF62B4" w:rsidRDefault="00D74DD8">
      <w:pPr>
        <w:pStyle w:val="LetranormalTFG"/>
        <w:rPr>
          <w:del w:id="2480" w:author="David Vacas Miguel" w:date="2018-06-01T02:24:00Z"/>
          <w:rPrChange w:id="2481" w:author="David Vacas Miguel" w:date="2018-05-27T12:26:00Z">
            <w:rPr>
              <w:del w:id="2482" w:author="David Vacas Miguel" w:date="2018-06-01T02:24:00Z"/>
              <w:b/>
            </w:rPr>
          </w:rPrChange>
        </w:rPr>
      </w:pPr>
      <w:del w:id="2483" w:author="David Vacas Miguel" w:date="2018-06-01T02:24:00Z">
        <w:r w:rsidRPr="00793CF4" w:rsidDel="00CF62B4">
          <w:rPr>
            <w:b/>
          </w:rPr>
          <w:delText xml:space="preserve">Tiempo: </w:delText>
        </w:r>
        <w:r w:rsidR="00916BAF" w:rsidDel="00CF62B4">
          <w:rPr>
            <w:b/>
          </w:rPr>
          <w:delText>92</w:delText>
        </w:r>
        <w:r w:rsidRPr="00793CF4" w:rsidDel="00CF62B4">
          <w:rPr>
            <w:b/>
          </w:rPr>
          <w:delText>s.</w:delText>
        </w:r>
      </w:del>
    </w:p>
    <w:p w14:paraId="4724AAEF" w14:textId="279807C0" w:rsidR="00D74DD8" w:rsidRDefault="00403E80" w:rsidP="00F21B89">
      <w:pPr>
        <w:jc w:val="center"/>
      </w:pPr>
      <w:r>
        <w:rPr>
          <w:noProof/>
          <w:lang w:eastAsia="es-ES"/>
        </w:rPr>
        <w:drawing>
          <wp:inline distT="0" distB="0" distL="0" distR="0" wp14:anchorId="44BFBD02" wp14:editId="73E8E480">
            <wp:extent cx="2666601" cy="2481788"/>
            <wp:effectExtent l="0" t="0" r="635" b="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2682509" cy="2496594"/>
                    </a:xfrm>
                    <a:prstGeom prst="rect">
                      <a:avLst/>
                    </a:prstGeom>
                    <a:noFill/>
                    <a:ln>
                      <a:noFill/>
                    </a:ln>
                  </pic:spPr>
                </pic:pic>
              </a:graphicData>
            </a:graphic>
          </wp:inline>
        </w:drawing>
      </w:r>
      <w:ins w:id="2484" w:author="David Vacas Miguel" w:date="2018-06-01T02:25:00Z">
        <w:r w:rsidR="00CF62B4" w:rsidRPr="00CF62B4">
          <w:rPr>
            <w:noProof/>
            <w:lang w:eastAsia="es-ES"/>
          </w:rPr>
          <w:t xml:space="preserve"> </w:t>
        </w:r>
      </w:ins>
      <w:moveToRangeStart w:id="2485" w:author="David Vacas Miguel" w:date="2018-06-01T02:25:00Z" w:name="move515583237"/>
      <w:moveTo w:id="2486" w:author="David Vacas Miguel" w:date="2018-06-01T02:25:00Z">
        <w:r w:rsidR="00CF62B4">
          <w:rPr>
            <w:noProof/>
            <w:lang w:eastAsia="es-ES"/>
          </w:rPr>
          <w:drawing>
            <wp:inline distT="0" distB="0" distL="0" distR="0" wp14:anchorId="0338A984" wp14:editId="19B7231A">
              <wp:extent cx="2590800" cy="238327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2611132" cy="2401973"/>
                      </a:xfrm>
                      <a:prstGeom prst="rect">
                        <a:avLst/>
                      </a:prstGeom>
                      <a:noFill/>
                      <a:ln>
                        <a:noFill/>
                      </a:ln>
                    </pic:spPr>
                  </pic:pic>
                </a:graphicData>
              </a:graphic>
            </wp:inline>
          </w:drawing>
        </w:r>
      </w:moveTo>
      <w:moveToRangeEnd w:id="2485"/>
    </w:p>
    <w:p w14:paraId="5C3D5827" w14:textId="5BEA7296" w:rsidR="00D74DD8" w:rsidRDefault="00D74DD8" w:rsidP="00F21B89">
      <w:pPr>
        <w:pStyle w:val="LetranormalTFG"/>
        <w:jc w:val="center"/>
        <w:rPr>
          <w:ins w:id="2487" w:author="David Vacas Miguel" w:date="2018-06-01T02:35:00Z"/>
        </w:rPr>
      </w:pPr>
      <w:del w:id="2488" w:author="David Vacas Miguel" w:date="2018-06-01T02:36:00Z">
        <w:r w:rsidRPr="00793CF4" w:rsidDel="003429F4">
          <w:rPr>
            <w:b/>
          </w:rPr>
          <w:delText xml:space="preserve">Figura </w:delText>
        </w:r>
      </w:del>
      <w:ins w:id="2489" w:author="David Vacas Miguel" w:date="2018-06-01T02:36:00Z">
        <w:r w:rsidR="003429F4">
          <w:rPr>
            <w:b/>
          </w:rPr>
          <w:t>a)</w:t>
        </w:r>
      </w:ins>
      <w:del w:id="2490" w:author="David Vacas Miguel" w:date="2018-05-27T13:38:00Z">
        <w:r w:rsidRPr="00793CF4" w:rsidDel="0047468B">
          <w:rPr>
            <w:b/>
          </w:rPr>
          <w:delText>X.</w:delText>
        </w:r>
      </w:del>
      <w:r>
        <w:t xml:space="preserve"> </w:t>
      </w:r>
      <w:del w:id="2491" w:author="David Vacas Miguel" w:date="2018-06-01T02:25:00Z">
        <w:r w:rsidR="00DF3C73" w:rsidDel="00CF62B4">
          <w:delText xml:space="preserve">Caso 4.1 </w:delText>
        </w:r>
      </w:del>
      <w:ins w:id="2492" w:author="David Vacas Miguel" w:date="2018-06-01T02:25:00Z">
        <w:r w:rsidR="00CF62B4">
          <w:t>M</w:t>
        </w:r>
      </w:ins>
      <w:del w:id="2493" w:author="David Vacas Miguel" w:date="2018-06-01T02:25:00Z">
        <w:r w:rsidR="00DF3C73" w:rsidDel="00CF62B4">
          <w:delText>m</w:delText>
        </w:r>
      </w:del>
      <w:r w:rsidR="00DF3C73">
        <w:t>ayor separación</w:t>
      </w:r>
      <w:del w:id="2494" w:author="David Vacas Miguel" w:date="2018-06-01T02:25:00Z">
        <w:r w:rsidR="00DF3C73" w:rsidDel="00CF62B4">
          <w:delText xml:space="preserve"> entre sensores</w:delText>
        </w:r>
      </w:del>
      <w:r>
        <w:t>.</w:t>
      </w:r>
      <w:ins w:id="2495" w:author="David Vacas Miguel" w:date="2018-06-01T02:25:00Z">
        <w:r w:rsidR="00CF62B4" w:rsidRPr="00CF62B4">
          <w:rPr>
            <w:b/>
          </w:rPr>
          <w:t xml:space="preserve"> </w:t>
        </w:r>
        <w:r w:rsidR="00CF62B4">
          <w:rPr>
            <w:b/>
          </w:rPr>
          <w:tab/>
        </w:r>
      </w:ins>
      <w:ins w:id="2496" w:author="David Vacas Miguel" w:date="2018-06-01T02:26:00Z">
        <w:r w:rsidR="00CF62B4">
          <w:rPr>
            <w:b/>
          </w:rPr>
          <w:tab/>
        </w:r>
      </w:ins>
      <w:ins w:id="2497" w:author="David Vacas Miguel" w:date="2018-06-01T02:36:00Z">
        <w:r w:rsidR="003429F4">
          <w:rPr>
            <w:b/>
          </w:rPr>
          <w:tab/>
          <w:t>b)</w:t>
        </w:r>
      </w:ins>
      <w:ins w:id="2498" w:author="David Vacas Miguel" w:date="2018-06-01T02:25:00Z">
        <w:r w:rsidR="00CF62B4">
          <w:t xml:space="preserve"> Menor separación.</w:t>
        </w:r>
      </w:ins>
    </w:p>
    <w:p w14:paraId="67481A41" w14:textId="2E37011D" w:rsidR="003429F4" w:rsidRDefault="003429F4" w:rsidP="00F21B89">
      <w:pPr>
        <w:pStyle w:val="LetranormalTFG"/>
        <w:jc w:val="center"/>
      </w:pPr>
      <w:ins w:id="2499" w:author="David Vacas Miguel" w:date="2018-06-01T02:35:00Z">
        <w:r w:rsidRPr="003429F4">
          <w:rPr>
            <w:b/>
            <w:rPrChange w:id="2500" w:author="David Vacas Miguel" w:date="2018-06-01T02:36:00Z">
              <w:rPr/>
            </w:rPrChange>
          </w:rPr>
          <w:t xml:space="preserve">Figura </w:t>
        </w:r>
      </w:ins>
      <w:ins w:id="2501" w:author="David Vacas Miguel" w:date="2018-06-01T03:11:00Z">
        <w:r w:rsidR="008E3CBA">
          <w:rPr>
            <w:b/>
          </w:rPr>
          <w:t>3</w:t>
        </w:r>
      </w:ins>
      <w:ins w:id="2502" w:author="David Vacas Miguel" w:date="2018-06-27T01:34:00Z">
        <w:r w:rsidR="005C74E1">
          <w:rPr>
            <w:b/>
          </w:rPr>
          <w:t>8</w:t>
        </w:r>
      </w:ins>
      <w:ins w:id="2503" w:author="David Vacas Miguel" w:date="2018-06-01T02:35:00Z">
        <w:r w:rsidRPr="003429F4">
          <w:rPr>
            <w:b/>
            <w:rPrChange w:id="2504" w:author="David Vacas Miguel" w:date="2018-06-01T02:36:00Z">
              <w:rPr/>
            </w:rPrChange>
          </w:rPr>
          <w:t>.</w:t>
        </w:r>
        <w:r>
          <w:t xml:space="preserve"> Cambio en la separación entre sensores.</w:t>
        </w:r>
      </w:ins>
    </w:p>
    <w:tbl>
      <w:tblPr>
        <w:tblStyle w:val="Tablanormal5"/>
        <w:tblW w:w="0" w:type="auto"/>
        <w:tblLook w:val="04A0" w:firstRow="1" w:lastRow="0" w:firstColumn="1" w:lastColumn="0" w:noHBand="0" w:noVBand="1"/>
      </w:tblPr>
      <w:tblGrid>
        <w:gridCol w:w="1433"/>
        <w:gridCol w:w="955"/>
        <w:gridCol w:w="958"/>
        <w:gridCol w:w="957"/>
        <w:gridCol w:w="962"/>
        <w:gridCol w:w="948"/>
        <w:gridCol w:w="959"/>
        <w:gridCol w:w="952"/>
        <w:gridCol w:w="946"/>
      </w:tblGrid>
      <w:tr w:rsidR="00D74DD8" w:rsidDel="00CF62B4" w14:paraId="2E9A1D81" w14:textId="7D0326B0" w:rsidTr="00F21B89">
        <w:trPr>
          <w:cnfStyle w:val="100000000000" w:firstRow="1" w:lastRow="0" w:firstColumn="0" w:lastColumn="0" w:oddVBand="0" w:evenVBand="0" w:oddHBand="0" w:evenHBand="0" w:firstRowFirstColumn="0" w:firstRowLastColumn="0" w:lastRowFirstColumn="0" w:lastRowLastColumn="0"/>
          <w:del w:id="2505" w:author="David Vacas Miguel" w:date="2018-06-01T02:25:00Z"/>
        </w:trPr>
        <w:tc>
          <w:tcPr>
            <w:cnfStyle w:val="001000000100" w:firstRow="0" w:lastRow="0" w:firstColumn="1" w:lastColumn="0" w:oddVBand="0" w:evenVBand="0" w:oddHBand="0" w:evenHBand="0" w:firstRowFirstColumn="1" w:firstRowLastColumn="0" w:lastRowFirstColumn="0" w:lastRowLastColumn="0"/>
            <w:tcW w:w="1433" w:type="dxa"/>
          </w:tcPr>
          <w:p w14:paraId="386BC415" w14:textId="77D6278C" w:rsidR="00D74DD8" w:rsidDel="00CF62B4" w:rsidRDefault="00D74DD8" w:rsidP="00F21B89">
            <w:pPr>
              <w:pStyle w:val="LetranormalTFG"/>
              <w:rPr>
                <w:del w:id="2506" w:author="David Vacas Miguel" w:date="2018-06-01T02:25:00Z"/>
              </w:rPr>
            </w:pPr>
            <w:del w:id="2507" w:author="David Vacas Miguel" w:date="2018-06-01T02:25:00Z">
              <w:r w:rsidDel="00CF62B4">
                <w:delText>Parámetros</w:delText>
              </w:r>
            </w:del>
          </w:p>
        </w:tc>
        <w:tc>
          <w:tcPr>
            <w:tcW w:w="955" w:type="dxa"/>
          </w:tcPr>
          <w:p w14:paraId="194E3365" w14:textId="6DB8289B" w:rsidR="00D74DD8" w:rsidDel="00CF62B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2508" w:author="David Vacas Miguel" w:date="2018-06-01T02:25:00Z"/>
              </w:rPr>
            </w:pPr>
            <w:del w:id="2509" w:author="David Vacas Miguel" w:date="2018-06-01T02:25:00Z">
              <w:r w:rsidDel="00CF62B4">
                <w:delText>MS</w:delText>
              </w:r>
            </w:del>
          </w:p>
        </w:tc>
        <w:tc>
          <w:tcPr>
            <w:tcW w:w="958" w:type="dxa"/>
          </w:tcPr>
          <w:p w14:paraId="68167465" w14:textId="4CFAC129" w:rsidR="00D74DD8" w:rsidDel="00CF62B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2510" w:author="David Vacas Miguel" w:date="2018-06-01T02:25:00Z"/>
              </w:rPr>
            </w:pPr>
            <w:del w:id="2511" w:author="David Vacas Miguel" w:date="2018-06-01T02:25:00Z">
              <w:r w:rsidDel="00CF62B4">
                <w:delText>WR</w:delText>
              </w:r>
            </w:del>
          </w:p>
        </w:tc>
        <w:tc>
          <w:tcPr>
            <w:tcW w:w="957" w:type="dxa"/>
          </w:tcPr>
          <w:p w14:paraId="407C2434" w14:textId="4AD12FAA" w:rsidR="00D74DD8" w:rsidDel="00CF62B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2512" w:author="David Vacas Miguel" w:date="2018-06-01T02:25:00Z"/>
              </w:rPr>
            </w:pPr>
            <w:del w:id="2513" w:author="David Vacas Miguel" w:date="2018-06-01T02:25:00Z">
              <w:r w:rsidDel="00CF62B4">
                <w:delText>WS</w:delText>
              </w:r>
            </w:del>
          </w:p>
        </w:tc>
        <w:tc>
          <w:tcPr>
            <w:tcW w:w="962" w:type="dxa"/>
          </w:tcPr>
          <w:p w14:paraId="7585ACBD" w14:textId="561E6A91" w:rsidR="00D74DD8" w:rsidDel="00CF62B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2514" w:author="David Vacas Miguel" w:date="2018-06-01T02:25:00Z"/>
              </w:rPr>
            </w:pPr>
            <w:del w:id="2515" w:author="David Vacas Miguel" w:date="2018-06-01T02:25:00Z">
              <w:r w:rsidDel="00CF62B4">
                <w:delText>WD</w:delText>
              </w:r>
            </w:del>
          </w:p>
        </w:tc>
        <w:tc>
          <w:tcPr>
            <w:tcW w:w="948" w:type="dxa"/>
          </w:tcPr>
          <w:p w14:paraId="2440C44D" w14:textId="67EB2666" w:rsidR="00D74DD8" w:rsidDel="00CF62B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2516" w:author="David Vacas Miguel" w:date="2018-06-01T02:25:00Z"/>
              </w:rPr>
            </w:pPr>
            <w:del w:id="2517" w:author="David Vacas Miguel" w:date="2018-06-01T02:25:00Z">
              <w:r w:rsidDel="00CF62B4">
                <w:delText>RL</w:delText>
              </w:r>
            </w:del>
          </w:p>
        </w:tc>
        <w:tc>
          <w:tcPr>
            <w:tcW w:w="959" w:type="dxa"/>
          </w:tcPr>
          <w:p w14:paraId="63B77857" w14:textId="432CFC35" w:rsidR="00D74DD8" w:rsidDel="00CF62B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2518" w:author="David Vacas Miguel" w:date="2018-06-01T02:25:00Z"/>
              </w:rPr>
            </w:pPr>
            <w:del w:id="2519" w:author="David Vacas Miguel" w:date="2018-06-01T02:25:00Z">
              <w:r w:rsidDel="00CF62B4">
                <w:delText>RW</w:delText>
              </w:r>
            </w:del>
          </w:p>
        </w:tc>
        <w:tc>
          <w:tcPr>
            <w:tcW w:w="952" w:type="dxa"/>
          </w:tcPr>
          <w:p w14:paraId="10908E8E" w14:textId="2FD45F56" w:rsidR="00D74DD8" w:rsidDel="00CF62B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2520" w:author="David Vacas Miguel" w:date="2018-06-01T02:25:00Z"/>
              </w:rPr>
            </w:pPr>
            <w:del w:id="2521" w:author="David Vacas Miguel" w:date="2018-06-01T02:25:00Z">
              <w:r w:rsidDel="00CF62B4">
                <w:delText>SD</w:delText>
              </w:r>
            </w:del>
          </w:p>
        </w:tc>
        <w:tc>
          <w:tcPr>
            <w:tcW w:w="946" w:type="dxa"/>
          </w:tcPr>
          <w:p w14:paraId="14B9951C" w14:textId="015A372B" w:rsidR="00D74DD8" w:rsidDel="00CF62B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2522" w:author="David Vacas Miguel" w:date="2018-06-01T02:25:00Z"/>
              </w:rPr>
            </w:pPr>
            <w:del w:id="2523" w:author="David Vacas Miguel" w:date="2018-06-01T02:25:00Z">
              <w:r w:rsidDel="00CF62B4">
                <w:delText>SS</w:delText>
              </w:r>
            </w:del>
          </w:p>
        </w:tc>
      </w:tr>
      <w:tr w:rsidR="00D74DD8" w:rsidDel="00CF62B4" w14:paraId="7EDCA1CB" w14:textId="3700601C" w:rsidTr="00F21B89">
        <w:trPr>
          <w:cnfStyle w:val="000000100000" w:firstRow="0" w:lastRow="0" w:firstColumn="0" w:lastColumn="0" w:oddVBand="0" w:evenVBand="0" w:oddHBand="1" w:evenHBand="0" w:firstRowFirstColumn="0" w:firstRowLastColumn="0" w:lastRowFirstColumn="0" w:lastRowLastColumn="0"/>
          <w:del w:id="2524" w:author="David Vacas Miguel" w:date="2018-06-01T02:25:00Z"/>
        </w:trPr>
        <w:tc>
          <w:tcPr>
            <w:cnfStyle w:val="001000000000" w:firstRow="0" w:lastRow="0" w:firstColumn="1" w:lastColumn="0" w:oddVBand="0" w:evenVBand="0" w:oddHBand="0" w:evenHBand="0" w:firstRowFirstColumn="0" w:firstRowLastColumn="0" w:lastRowFirstColumn="0" w:lastRowLastColumn="0"/>
            <w:tcW w:w="1433" w:type="dxa"/>
          </w:tcPr>
          <w:p w14:paraId="696A9888" w14:textId="7CF0255F" w:rsidR="00D74DD8" w:rsidDel="00CF62B4" w:rsidRDefault="00D74DD8" w:rsidP="00F21B89">
            <w:pPr>
              <w:pStyle w:val="LetranormalTFG"/>
              <w:rPr>
                <w:del w:id="2525" w:author="David Vacas Miguel" w:date="2018-06-01T02:25:00Z"/>
              </w:rPr>
            </w:pPr>
            <w:del w:id="2526" w:author="David Vacas Miguel" w:date="2018-06-01T02:25:00Z">
              <w:r w:rsidDel="00CF62B4">
                <w:delText>Valor</w:delText>
              </w:r>
            </w:del>
          </w:p>
        </w:tc>
        <w:tc>
          <w:tcPr>
            <w:tcW w:w="955" w:type="dxa"/>
          </w:tcPr>
          <w:p w14:paraId="396A7BDD" w14:textId="23D6A76C" w:rsidR="00D74DD8" w:rsidDel="00CF62B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2527" w:author="David Vacas Miguel" w:date="2018-06-01T02:25:00Z"/>
              </w:rPr>
            </w:pPr>
            <w:del w:id="2528" w:author="David Vacas Miguel" w:date="2018-06-01T02:25:00Z">
              <w:r w:rsidDel="00CF62B4">
                <w:delText>2</w:delText>
              </w:r>
            </w:del>
          </w:p>
        </w:tc>
        <w:tc>
          <w:tcPr>
            <w:tcW w:w="958" w:type="dxa"/>
          </w:tcPr>
          <w:p w14:paraId="451E9AB0" w14:textId="7CE1A216" w:rsidR="00D74DD8" w:rsidDel="00CF62B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2529" w:author="David Vacas Miguel" w:date="2018-06-01T02:25:00Z"/>
              </w:rPr>
            </w:pPr>
            <w:del w:id="2530" w:author="David Vacas Miguel" w:date="2018-06-01T02:25:00Z">
              <w:r w:rsidDel="00CF62B4">
                <w:delText>2</w:delText>
              </w:r>
            </w:del>
          </w:p>
        </w:tc>
        <w:tc>
          <w:tcPr>
            <w:tcW w:w="957" w:type="dxa"/>
          </w:tcPr>
          <w:p w14:paraId="42211DC4" w14:textId="77142D9C" w:rsidR="00D74DD8" w:rsidDel="00CF62B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2531" w:author="David Vacas Miguel" w:date="2018-06-01T02:25:00Z"/>
              </w:rPr>
            </w:pPr>
            <w:del w:id="2532" w:author="David Vacas Miguel" w:date="2018-06-01T02:25:00Z">
              <w:r w:rsidDel="00CF62B4">
                <w:delText>16</w:delText>
              </w:r>
            </w:del>
          </w:p>
        </w:tc>
        <w:tc>
          <w:tcPr>
            <w:tcW w:w="962" w:type="dxa"/>
          </w:tcPr>
          <w:p w14:paraId="0B7FBB27" w14:textId="5C26B12E" w:rsidR="00D74DD8" w:rsidDel="00CF62B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2533" w:author="David Vacas Miguel" w:date="2018-06-01T02:25:00Z"/>
              </w:rPr>
            </w:pPr>
            <w:del w:id="2534" w:author="David Vacas Miguel" w:date="2018-06-01T02:25:00Z">
              <w:r w:rsidDel="00CF62B4">
                <w:delText>3</w:delText>
              </w:r>
            </w:del>
          </w:p>
        </w:tc>
        <w:tc>
          <w:tcPr>
            <w:tcW w:w="948" w:type="dxa"/>
          </w:tcPr>
          <w:p w14:paraId="3E3B7D91" w14:textId="5368271F" w:rsidR="00D74DD8" w:rsidDel="00CF62B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2535" w:author="David Vacas Miguel" w:date="2018-06-01T02:25:00Z"/>
              </w:rPr>
            </w:pPr>
            <w:del w:id="2536" w:author="David Vacas Miguel" w:date="2018-06-01T02:25:00Z">
              <w:r w:rsidDel="00CF62B4">
                <w:delText>22</w:delText>
              </w:r>
            </w:del>
          </w:p>
        </w:tc>
        <w:tc>
          <w:tcPr>
            <w:tcW w:w="959" w:type="dxa"/>
          </w:tcPr>
          <w:p w14:paraId="0B4CF893" w14:textId="5DB1C24D" w:rsidR="00D74DD8" w:rsidDel="00CF62B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2537" w:author="David Vacas Miguel" w:date="2018-06-01T02:25:00Z"/>
              </w:rPr>
            </w:pPr>
            <w:del w:id="2538" w:author="David Vacas Miguel" w:date="2018-06-01T02:25:00Z">
              <w:r w:rsidDel="00CF62B4">
                <w:delText>16</w:delText>
              </w:r>
            </w:del>
          </w:p>
        </w:tc>
        <w:tc>
          <w:tcPr>
            <w:tcW w:w="952" w:type="dxa"/>
          </w:tcPr>
          <w:p w14:paraId="22E8CB2A" w14:textId="0777EF59" w:rsidR="00D74DD8" w:rsidDel="00CF62B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2539" w:author="David Vacas Miguel" w:date="2018-06-01T02:25:00Z"/>
              </w:rPr>
            </w:pPr>
            <w:del w:id="2540" w:author="David Vacas Miguel" w:date="2018-06-01T02:25:00Z">
              <w:r w:rsidDel="00CF62B4">
                <w:delText>0</w:delText>
              </w:r>
            </w:del>
          </w:p>
        </w:tc>
        <w:tc>
          <w:tcPr>
            <w:tcW w:w="946" w:type="dxa"/>
          </w:tcPr>
          <w:p w14:paraId="57C6C0BB" w14:textId="0C410F9B" w:rsidR="00D74DD8" w:rsidRPr="00F21B89" w:rsidDel="00CF62B4" w:rsidRDefault="00916BAF"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2541" w:author="David Vacas Miguel" w:date="2018-06-01T02:25:00Z"/>
                <w:b/>
              </w:rPr>
            </w:pPr>
            <w:del w:id="2542" w:author="David Vacas Miguel" w:date="2018-06-01T02:25:00Z">
              <w:r w:rsidDel="00CF62B4">
                <w:rPr>
                  <w:b/>
                </w:rPr>
                <w:delText>2</w:delText>
              </w:r>
            </w:del>
          </w:p>
        </w:tc>
      </w:tr>
    </w:tbl>
    <w:p w14:paraId="0ADC2D12" w14:textId="025A74BF" w:rsidR="0038461E" w:rsidRDefault="0038461E">
      <w:pPr>
        <w:pStyle w:val="LetranormalTFG"/>
        <w:rPr>
          <w:ins w:id="2543" w:author="David Vacas Miguel" w:date="2018-06-21T17:54:00Z"/>
        </w:rPr>
      </w:pPr>
      <w:ins w:id="2544" w:author="David Vacas Miguel" w:date="2018-06-21T17:32:00Z">
        <w:r>
          <w:rPr>
            <w:noProof/>
            <w:lang w:eastAsia="es-ES"/>
          </w:rPr>
          <w:drawing>
            <wp:anchor distT="0" distB="0" distL="114300" distR="114300" simplePos="0" relativeHeight="251677696" behindDoc="1" locked="0" layoutInCell="1" allowOverlap="1" wp14:anchorId="7F59AF97" wp14:editId="70A0265F">
              <wp:simplePos x="0" y="0"/>
              <wp:positionH relativeFrom="column">
                <wp:posOffset>239395</wp:posOffset>
              </wp:positionH>
              <wp:positionV relativeFrom="paragraph">
                <wp:posOffset>1493520</wp:posOffset>
              </wp:positionV>
              <wp:extent cx="1982470" cy="1709420"/>
              <wp:effectExtent l="0" t="0" r="0" b="5080"/>
              <wp:wrapTight wrapText="bothSides">
                <wp:wrapPolygon edited="0">
                  <wp:start x="0" y="0"/>
                  <wp:lineTo x="0" y="21423"/>
                  <wp:lineTo x="21379" y="21423"/>
                  <wp:lineTo x="21379"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195">
                        <a:extLst>
                          <a:ext uri="{28A0092B-C50C-407E-A947-70E740481C1C}">
                            <a14:useLocalDpi xmlns:a14="http://schemas.microsoft.com/office/drawing/2010/main" val="0"/>
                          </a:ext>
                        </a:extLst>
                      </a:blip>
                      <a:srcRect l="15707" t="28392" r="49782" b="26166"/>
                      <a:stretch/>
                    </pic:blipFill>
                    <pic:spPr bwMode="auto">
                      <a:xfrm>
                        <a:off x="0" y="0"/>
                        <a:ext cx="1982470" cy="170942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ins>
      <w:ins w:id="2545" w:author="David Vacas Miguel" w:date="2018-06-01T02:26:00Z">
        <w:r w:rsidR="00CF62B4" w:rsidRPr="00CF62B4">
          <w:rPr>
            <w:rPrChange w:id="2546" w:author="David Vacas Miguel" w:date="2018-06-01T02:26:00Z">
              <w:rPr>
                <w:b/>
              </w:rPr>
            </w:rPrChange>
          </w:rPr>
          <w:t>En el primer caso,</w:t>
        </w:r>
      </w:ins>
      <w:del w:id="2547" w:author="David Vacas Miguel" w:date="2018-06-01T02:25:00Z">
        <w:r w:rsidR="00D74DD8" w:rsidRPr="00CF62B4" w:rsidDel="00CF62B4">
          <w:rPr>
            <w:rPrChange w:id="2548" w:author="David Vacas Miguel" w:date="2018-06-01T02:26:00Z">
              <w:rPr>
                <w:b/>
              </w:rPr>
            </w:rPrChange>
          </w:rPr>
          <w:delText xml:space="preserve">Tiempo: </w:delText>
        </w:r>
        <w:r w:rsidR="00916BAF" w:rsidRPr="00CF62B4" w:rsidDel="00CF62B4">
          <w:rPr>
            <w:rPrChange w:id="2549" w:author="David Vacas Miguel" w:date="2018-06-01T02:26:00Z">
              <w:rPr>
                <w:b/>
              </w:rPr>
            </w:rPrChange>
          </w:rPr>
          <w:delText>88</w:delText>
        </w:r>
        <w:r w:rsidR="00D74DD8" w:rsidRPr="00CF62B4" w:rsidDel="00CF62B4">
          <w:rPr>
            <w:rPrChange w:id="2550" w:author="David Vacas Miguel" w:date="2018-06-01T02:26:00Z">
              <w:rPr>
                <w:b/>
              </w:rPr>
            </w:rPrChange>
          </w:rPr>
          <w:delText>s.</w:delText>
        </w:r>
      </w:del>
      <w:ins w:id="2551" w:author="David Vacas Miguel" w:date="2018-06-01T02:26:00Z">
        <w:r w:rsidR="00CF62B4" w:rsidRPr="00CF62B4">
          <w:rPr>
            <w:rPrChange w:id="2552" w:author="David Vacas Miguel" w:date="2018-06-01T02:26:00Z">
              <w:rPr>
                <w:b/>
              </w:rPr>
            </w:rPrChange>
          </w:rPr>
          <w:t xml:space="preserve"> p</w:t>
        </w:r>
      </w:ins>
      <w:ins w:id="2553" w:author="David Vacas Miguel" w:date="2018-06-01T02:24:00Z">
        <w:r w:rsidR="00CF62B4" w:rsidRPr="00CF62B4">
          <w:t>uesto</w:t>
        </w:r>
        <w:r w:rsidR="00CF62B4">
          <w:t xml:space="preserve"> que los sensores tienen una separación mayor, hay mayor margen en la colisión con el circuito, por lo que el robot se separa un poco del circuito haciendo que realice un mayor recorrido.</w:t>
        </w:r>
      </w:ins>
      <w:ins w:id="2554" w:author="David Vacas Miguel" w:date="2018-06-01T02:26:00Z">
        <w:r w:rsidR="00CF62B4">
          <w:t xml:space="preserve"> Sin </w:t>
        </w:r>
      </w:ins>
      <w:ins w:id="2555" w:author="David Vacas Miguel" w:date="2018-06-01T02:27:00Z">
        <w:r w:rsidR="00CF62B4">
          <w:t>embargo, en el segundo</w:t>
        </w:r>
      </w:ins>
      <w:ins w:id="2556" w:author="David Vacas Miguel" w:date="2018-05-27T12:37:00Z">
        <w:r w:rsidR="00D33443">
          <w:t>, al tener los sensores m</w:t>
        </w:r>
      </w:ins>
      <w:ins w:id="2557" w:author="David Vacas Miguel" w:date="2018-05-27T12:40:00Z">
        <w:r w:rsidR="00D33443">
          <w:t>á</w:t>
        </w:r>
      </w:ins>
      <w:ins w:id="2558" w:author="David Vacas Miguel" w:date="2018-05-27T12:37:00Z">
        <w:r w:rsidR="00D33443">
          <w:t>s juntos, el robot se ajusta m</w:t>
        </w:r>
      </w:ins>
      <w:ins w:id="2559" w:author="David Vacas Miguel" w:date="2018-05-27T12:38:00Z">
        <w:r w:rsidR="00D33443">
          <w:t>á</w:t>
        </w:r>
      </w:ins>
      <w:ins w:id="2560" w:author="David Vacas Miguel" w:date="2018-05-27T12:37:00Z">
        <w:r w:rsidR="00D33443">
          <w:t>s al recorrido del circuito</w:t>
        </w:r>
      </w:ins>
      <w:ins w:id="2561" w:author="David Vacas Miguel" w:date="2018-05-27T12:40:00Z">
        <w:r w:rsidR="00D33443">
          <w:t xml:space="preserve"> debido a que se detectan </w:t>
        </w:r>
      </w:ins>
      <w:ins w:id="2562" w:author="David Vacas Miguel" w:date="2018-05-27T12:41:00Z">
        <w:r w:rsidR="00D33443">
          <w:t>muchas colisiones</w:t>
        </w:r>
      </w:ins>
      <w:ins w:id="2563" w:author="David Vacas Miguel" w:date="2018-06-26T16:43:00Z">
        <w:r w:rsidR="00775A7A">
          <w:t xml:space="preserve"> haciéndose,</w:t>
        </w:r>
      </w:ins>
      <w:ins w:id="2564" w:author="David Vacas Miguel" w:date="2018-05-27T12:38:00Z">
        <w:r w:rsidR="00D33443">
          <w:t xml:space="preserve"> por tanto</w:t>
        </w:r>
      </w:ins>
      <w:ins w:id="2565" w:author="David Vacas Miguel" w:date="2018-06-26T16:43:00Z">
        <w:r w:rsidR="00775A7A">
          <w:t>,</w:t>
        </w:r>
      </w:ins>
      <w:ins w:id="2566" w:author="David Vacas Miguel" w:date="2018-05-27T12:38:00Z">
        <w:r w:rsidR="00D33443">
          <w:t xml:space="preserve"> el recorrido </w:t>
        </w:r>
      </w:ins>
      <w:ins w:id="2567" w:author="David Vacas Miguel" w:date="2018-06-01T02:27:00Z">
        <w:r w:rsidR="00CF62B4">
          <w:t>más</w:t>
        </w:r>
      </w:ins>
      <w:ins w:id="2568" w:author="David Vacas Miguel" w:date="2018-05-27T12:38:00Z">
        <w:r w:rsidR="00D33443">
          <w:t xml:space="preserve"> ajustado al </w:t>
        </w:r>
      </w:ins>
      <w:ins w:id="2569" w:author="David Vacas Miguel" w:date="2018-06-26T16:44:00Z">
        <w:r w:rsidR="00775A7A">
          <w:t>camino a seguir</w:t>
        </w:r>
      </w:ins>
      <w:ins w:id="2570" w:author="David Vacas Miguel" w:date="2018-05-27T12:38:00Z">
        <w:r w:rsidR="00D33443">
          <w:t>.</w:t>
        </w:r>
      </w:ins>
    </w:p>
    <w:p w14:paraId="30E085CF" w14:textId="682247FE" w:rsidR="00583497" w:rsidRPr="00D33443" w:rsidDel="0038461E" w:rsidRDefault="00775A7A">
      <w:pPr>
        <w:pStyle w:val="LetranormalTFG"/>
        <w:rPr>
          <w:del w:id="2571" w:author="David Vacas Miguel" w:date="2018-06-21T17:55:00Z"/>
          <w:rPrChange w:id="2572" w:author="David Vacas Miguel" w:date="2018-05-27T12:37:00Z">
            <w:rPr>
              <w:del w:id="2573" w:author="David Vacas Miguel" w:date="2018-06-21T17:55:00Z"/>
              <w:b/>
            </w:rPr>
          </w:rPrChange>
        </w:rPr>
      </w:pPr>
      <w:ins w:id="2574" w:author="David Vacas Miguel" w:date="2018-06-26T16:44:00Z">
        <w:r>
          <w:t xml:space="preserve">Otro caso interesante que permite probar el simulador es el de una </w:t>
        </w:r>
      </w:ins>
      <w:ins w:id="2575" w:author="David Vacas Miguel" w:date="2018-06-26T16:45:00Z">
        <w:r>
          <w:t>separación</w:t>
        </w:r>
      </w:ins>
      <w:ins w:id="2576" w:author="David Vacas Miguel" w:date="2018-06-26T16:44:00Z">
        <w:r>
          <w:t xml:space="preserve"> excesiva de los sensores. Como ejemplo,</w:t>
        </w:r>
      </w:ins>
      <w:ins w:id="2577" w:author="David Vacas Miguel" w:date="2018-06-26T16:45:00Z">
        <w:r>
          <w:t xml:space="preserve"> </w:t>
        </w:r>
      </w:ins>
      <w:ins w:id="2578" w:author="David Vacas Miguel" w:date="2018-06-21T17:33:00Z">
        <w:r w:rsidR="00583497">
          <w:t>ampliar la separación de los sensores a 9cm estos colisionan a la vez con varias partes del circuito y este se queda parado.</w:t>
        </w:r>
      </w:ins>
    </w:p>
    <w:p w14:paraId="228F8558" w14:textId="77777777" w:rsidR="00733265" w:rsidRDefault="00733265">
      <w:pPr>
        <w:pStyle w:val="LetranormalTFG"/>
        <w:rPr>
          <w:ins w:id="2579" w:author="David Vacas Miguel" w:date="2018-06-21T17:39:00Z"/>
        </w:rPr>
        <w:pPrChange w:id="2580" w:author="David Vacas Miguel" w:date="2018-06-21T17:55:00Z">
          <w:pPr/>
        </w:pPrChange>
      </w:pPr>
    </w:p>
    <w:p w14:paraId="6249E5DF" w14:textId="08CA8E93" w:rsidR="00733265" w:rsidRDefault="00733265">
      <w:pPr>
        <w:rPr>
          <w:ins w:id="2581" w:author="David Vacas Miguel" w:date="2018-06-21T17:55:00Z"/>
          <w:b/>
          <w:sz w:val="28"/>
        </w:rPr>
      </w:pPr>
    </w:p>
    <w:p w14:paraId="17000707" w14:textId="1F71618B" w:rsidR="001523AB" w:rsidRDefault="00733265">
      <w:pPr>
        <w:rPr>
          <w:ins w:id="2582" w:author="David Vacas Miguel" w:date="2018-06-02T13:01:00Z"/>
          <w:rFonts w:ascii="Century Gothic" w:hAnsi="Century Gothic" w:cs="Times New Roman"/>
          <w:b/>
          <w:sz w:val="28"/>
        </w:rPr>
      </w:pPr>
      <w:ins w:id="2583" w:author="David Vacas Miguel" w:date="2018-06-21T17:39:00Z">
        <w:r w:rsidRPr="00775A7A">
          <w:rPr>
            <w:rFonts w:ascii="Century Gothic" w:hAnsi="Century Gothic" w:cs="Times New Roman"/>
            <w:b/>
            <w:rPrChange w:id="2584" w:author="David Vacas Miguel" w:date="2018-06-26T16:45:00Z">
              <w:rPr>
                <w:b/>
                <w:sz w:val="28"/>
              </w:rPr>
            </w:rPrChange>
          </w:rPr>
          <w:t>Figura 3</w:t>
        </w:r>
      </w:ins>
      <w:ins w:id="2585" w:author="David Vacas Miguel" w:date="2018-06-27T01:34:00Z">
        <w:r w:rsidR="005C74E1">
          <w:rPr>
            <w:rFonts w:ascii="Century Gothic" w:hAnsi="Century Gothic" w:cs="Times New Roman"/>
            <w:b/>
          </w:rPr>
          <w:t>9</w:t>
        </w:r>
      </w:ins>
      <w:ins w:id="2586" w:author="David Vacas Miguel" w:date="2018-06-21T17:39:00Z">
        <w:r w:rsidRPr="00775A7A">
          <w:rPr>
            <w:rFonts w:ascii="Century Gothic" w:hAnsi="Century Gothic" w:cs="Times New Roman"/>
            <w:b/>
            <w:rPrChange w:id="2587" w:author="David Vacas Miguel" w:date="2018-06-26T16:45:00Z">
              <w:rPr>
                <w:b/>
                <w:sz w:val="28"/>
              </w:rPr>
            </w:rPrChange>
          </w:rPr>
          <w:t>.</w:t>
        </w:r>
        <w:r>
          <w:rPr>
            <w:sz w:val="28"/>
          </w:rPr>
          <w:t xml:space="preserve"> </w:t>
        </w:r>
        <w:r w:rsidRPr="00775A7A">
          <w:rPr>
            <w:rFonts w:ascii="Century Gothic" w:hAnsi="Century Gothic" w:cs="Times New Roman"/>
            <w:rPrChange w:id="2588" w:author="David Vacas Miguel" w:date="2018-06-26T16:45:00Z">
              <w:rPr>
                <w:sz w:val="28"/>
              </w:rPr>
            </w:rPrChange>
          </w:rPr>
          <w:t>Exce</w:t>
        </w:r>
      </w:ins>
      <w:ins w:id="2589" w:author="David Vacas Miguel" w:date="2018-06-21T17:40:00Z">
        <w:r w:rsidRPr="00775A7A">
          <w:rPr>
            <w:rFonts w:ascii="Century Gothic" w:hAnsi="Century Gothic" w:cs="Times New Roman"/>
            <w:rPrChange w:id="2590" w:author="David Vacas Miguel" w:date="2018-06-26T16:45:00Z">
              <w:rPr>
                <w:sz w:val="28"/>
              </w:rPr>
            </w:rPrChange>
          </w:rPr>
          <w:t>siva separación entre sensores.</w:t>
        </w:r>
      </w:ins>
      <w:ins w:id="2591" w:author="David Vacas Miguel" w:date="2018-06-02T13:01:00Z">
        <w:r w:rsidR="001523AB">
          <w:rPr>
            <w:b/>
            <w:sz w:val="28"/>
          </w:rPr>
          <w:br w:type="page"/>
        </w:r>
      </w:ins>
    </w:p>
    <w:p w14:paraId="072A5876" w14:textId="7F103782" w:rsidR="00D74DD8" w:rsidRPr="008C5C28" w:rsidRDefault="00775A7A">
      <w:pPr>
        <w:pStyle w:val="Titulo3tfg"/>
        <w:rPr>
          <w:sz w:val="32"/>
          <w:rPrChange w:id="2592" w:author="David Vacas Miguel" w:date="2018-06-26T17:12:00Z">
            <w:rPr/>
          </w:rPrChange>
        </w:rPr>
        <w:pPrChange w:id="2593" w:author="David Vacas Miguel" w:date="2018-06-26T17:01:00Z">
          <w:pPr>
            <w:jc w:val="center"/>
          </w:pPr>
        </w:pPrChange>
      </w:pPr>
      <w:bookmarkStart w:id="2594" w:name="_Toc517869966"/>
      <w:ins w:id="2595" w:author="David Vacas Miguel" w:date="2018-06-26T16:46:00Z">
        <w:r w:rsidRPr="008C5C28">
          <w:rPr>
            <w:sz w:val="32"/>
            <w:rPrChange w:id="2596" w:author="David Vacas Miguel" w:date="2018-06-26T17:12:00Z">
              <w:rPr>
                <w:sz w:val="28"/>
              </w:rPr>
            </w:rPrChange>
          </w:rPr>
          <w:lastRenderedPageBreak/>
          <w:t>4.3.5</w:t>
        </w:r>
      </w:ins>
      <w:ins w:id="2597" w:author="David Vacas Miguel" w:date="2018-06-26T17:28:00Z">
        <w:r w:rsidR="00D27C27">
          <w:rPr>
            <w:sz w:val="32"/>
          </w:rPr>
          <w:t>.</w:t>
        </w:r>
      </w:ins>
      <w:ins w:id="2598" w:author="David Vacas Miguel" w:date="2018-06-01T02:27:00Z">
        <w:r w:rsidR="00CF62B4" w:rsidRPr="008C5C28">
          <w:rPr>
            <w:sz w:val="32"/>
            <w:rPrChange w:id="2599" w:author="David Vacas Miguel" w:date="2018-06-26T17:12:00Z">
              <w:rPr>
                <w:b/>
              </w:rPr>
            </w:rPrChange>
          </w:rPr>
          <w:t xml:space="preserve"> </w:t>
        </w:r>
      </w:ins>
      <w:ins w:id="2600" w:author="David Vacas Miguel" w:date="2018-06-26T16:46:00Z">
        <w:r w:rsidRPr="008C5C28">
          <w:rPr>
            <w:sz w:val="32"/>
            <w:rPrChange w:id="2601" w:author="David Vacas Miguel" w:date="2018-06-26T17:12:00Z">
              <w:rPr>
                <w:sz w:val="28"/>
              </w:rPr>
            </w:rPrChange>
          </w:rPr>
          <w:t>S</w:t>
        </w:r>
      </w:ins>
      <w:ins w:id="2602" w:author="David Vacas Miguel" w:date="2018-06-01T02:27:00Z">
        <w:r w:rsidR="00CF62B4" w:rsidRPr="008C5C28">
          <w:rPr>
            <w:sz w:val="32"/>
            <w:rPrChange w:id="2603" w:author="David Vacas Miguel" w:date="2018-06-26T17:12:00Z">
              <w:rPr>
                <w:b/>
              </w:rPr>
            </w:rPrChange>
          </w:rPr>
          <w:t>eparación entre ruedas y sensores</w:t>
        </w:r>
      </w:ins>
      <w:bookmarkEnd w:id="2594"/>
      <w:moveFromRangeStart w:id="2604" w:author="David Vacas Miguel" w:date="2018-06-01T02:25:00Z" w:name="move515583237"/>
      <w:moveFrom w:id="2605" w:author="David Vacas Miguel" w:date="2018-06-01T02:25:00Z">
        <w:r w:rsidR="00403E80" w:rsidRPr="008C5C28" w:rsidDel="00CF62B4">
          <w:rPr>
            <w:noProof/>
            <w:sz w:val="32"/>
            <w:lang w:eastAsia="es-ES"/>
            <w:rPrChange w:id="2606" w:author="David Vacas Miguel" w:date="2018-06-26T17:12:00Z">
              <w:rPr>
                <w:b/>
                <w:noProof/>
                <w:lang w:eastAsia="es-ES"/>
              </w:rPr>
            </w:rPrChange>
          </w:rPr>
          <w:drawing>
            <wp:inline distT="0" distB="0" distL="0" distR="0" wp14:anchorId="1980F959" wp14:editId="00709E7E">
              <wp:extent cx="2324100" cy="2137932"/>
              <wp:effectExtent l="0" t="0" r="0" b="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2333514" cy="2146592"/>
                      </a:xfrm>
                      <a:prstGeom prst="rect">
                        <a:avLst/>
                      </a:prstGeom>
                      <a:noFill/>
                      <a:ln>
                        <a:noFill/>
                      </a:ln>
                    </pic:spPr>
                  </pic:pic>
                </a:graphicData>
              </a:graphic>
            </wp:inline>
          </w:drawing>
        </w:r>
      </w:moveFrom>
      <w:moveFromRangeEnd w:id="2604"/>
    </w:p>
    <w:p w14:paraId="47E10FE0" w14:textId="6E3D16AB" w:rsidR="00D74DD8" w:rsidRPr="00CF62B4" w:rsidRDefault="00775A7A">
      <w:pPr>
        <w:pStyle w:val="LetranormalTFG"/>
        <w:pPrChange w:id="2607" w:author="David Vacas Miguel" w:date="2018-06-01T02:28:00Z">
          <w:pPr>
            <w:pStyle w:val="LetranormalTFG"/>
            <w:jc w:val="center"/>
          </w:pPr>
        </w:pPrChange>
      </w:pPr>
      <w:ins w:id="2608" w:author="David Vacas Miguel" w:date="2018-06-26T16:46:00Z">
        <w:r>
          <w:t>En este caso se ha modificado</w:t>
        </w:r>
      </w:ins>
      <w:ins w:id="2609" w:author="David Vacas Miguel" w:date="2018-06-01T02:28:00Z">
        <w:r w:rsidR="00CF62B4" w:rsidRPr="00CF62B4">
          <w:rPr>
            <w:rPrChange w:id="2610" w:author="David Vacas Miguel" w:date="2018-06-01T02:28:00Z">
              <w:rPr>
                <w:b/>
              </w:rPr>
            </w:rPrChange>
          </w:rPr>
          <w:t xml:space="preserve"> la distancia entre los ejes del robot, es decir, la distancia entre el </w:t>
        </w:r>
      </w:ins>
      <w:ins w:id="2611" w:author="David Vacas Miguel" w:date="2018-06-26T16:46:00Z">
        <w:r>
          <w:t>eje</w:t>
        </w:r>
      </w:ins>
      <w:ins w:id="2612" w:author="David Vacas Miguel" w:date="2018-06-01T02:28:00Z">
        <w:r w:rsidR="00CF62B4" w:rsidRPr="00CF62B4">
          <w:rPr>
            <w:rPrChange w:id="2613" w:author="David Vacas Miguel" w:date="2018-06-01T02:28:00Z">
              <w:rPr>
                <w:b/>
              </w:rPr>
            </w:rPrChange>
          </w:rPr>
          <w:t xml:space="preserve"> de las ruedas y el </w:t>
        </w:r>
      </w:ins>
      <w:ins w:id="2614" w:author="David Vacas Miguel" w:date="2018-06-26T16:46:00Z">
        <w:r>
          <w:t>eje</w:t>
        </w:r>
      </w:ins>
      <w:ins w:id="2615" w:author="David Vacas Miguel" w:date="2018-06-01T02:28:00Z">
        <w:r w:rsidR="00CF62B4" w:rsidRPr="00CF62B4">
          <w:rPr>
            <w:rPrChange w:id="2616" w:author="David Vacas Miguel" w:date="2018-06-01T02:28:00Z">
              <w:rPr>
                <w:b/>
              </w:rPr>
            </w:rPrChange>
          </w:rPr>
          <w:t xml:space="preserve"> de los sensores</w:t>
        </w:r>
      </w:ins>
      <w:ins w:id="2617" w:author="David Vacas Miguel" w:date="2018-06-26T16:46:00Z">
        <w:r>
          <w:t xml:space="preserve"> respecto a</w:t>
        </w:r>
      </w:ins>
      <w:ins w:id="2618" w:author="David Vacas Miguel" w:date="2018-06-26T16:47:00Z">
        <w:r>
          <w:t xml:space="preserve"> la del caso base</w:t>
        </w:r>
      </w:ins>
      <w:ins w:id="2619" w:author="David Vacas Miguel" w:date="2018-06-01T02:28:00Z">
        <w:r w:rsidR="00CF62B4" w:rsidRPr="00CF62B4">
          <w:rPr>
            <w:rPrChange w:id="2620" w:author="David Vacas Miguel" w:date="2018-06-01T02:28:00Z">
              <w:rPr>
                <w:b/>
              </w:rPr>
            </w:rPrChange>
          </w:rPr>
          <w:t>.</w:t>
        </w:r>
      </w:ins>
      <w:del w:id="2621" w:author="David Vacas Miguel" w:date="2018-06-01T02:25:00Z">
        <w:r w:rsidR="00D74DD8" w:rsidRPr="00CF62B4" w:rsidDel="00CF62B4">
          <w:rPr>
            <w:rPrChange w:id="2622" w:author="David Vacas Miguel" w:date="2018-06-01T02:28:00Z">
              <w:rPr>
                <w:b/>
              </w:rPr>
            </w:rPrChange>
          </w:rPr>
          <w:delText xml:space="preserve">Figura </w:delText>
        </w:r>
      </w:del>
      <w:del w:id="2623" w:author="David Vacas Miguel" w:date="2018-05-27T13:38:00Z">
        <w:r w:rsidR="00D74DD8" w:rsidRPr="00CF62B4" w:rsidDel="0047468B">
          <w:rPr>
            <w:rPrChange w:id="2624" w:author="David Vacas Miguel" w:date="2018-06-01T02:28:00Z">
              <w:rPr>
                <w:b/>
              </w:rPr>
            </w:rPrChange>
          </w:rPr>
          <w:delText>X</w:delText>
        </w:r>
      </w:del>
      <w:del w:id="2625" w:author="David Vacas Miguel" w:date="2018-06-01T02:25:00Z">
        <w:r w:rsidR="00D74DD8" w:rsidRPr="00CF62B4" w:rsidDel="00CF62B4">
          <w:rPr>
            <w:rPrChange w:id="2626" w:author="David Vacas Miguel" w:date="2018-06-01T02:28:00Z">
              <w:rPr>
                <w:b/>
              </w:rPr>
            </w:rPrChange>
          </w:rPr>
          <w:delText>.</w:delText>
        </w:r>
        <w:r w:rsidR="00D74DD8" w:rsidRPr="00CF62B4" w:rsidDel="00CF62B4">
          <w:delText xml:space="preserve"> </w:delText>
        </w:r>
        <w:r w:rsidR="00DF3C73" w:rsidRPr="00CF62B4" w:rsidDel="00CF62B4">
          <w:delText>Caso 4.2 menor separación entre sensores</w:delText>
        </w:r>
        <w:r w:rsidR="00D74DD8" w:rsidRPr="00CF62B4" w:rsidDel="00CF62B4">
          <w:delText>.</w:delText>
        </w:r>
      </w:del>
    </w:p>
    <w:tbl>
      <w:tblPr>
        <w:tblStyle w:val="Tablanormal5"/>
        <w:tblW w:w="0" w:type="auto"/>
        <w:tblLook w:val="04A0" w:firstRow="1" w:lastRow="0" w:firstColumn="1" w:lastColumn="0" w:noHBand="0" w:noVBand="1"/>
        <w:tblPrChange w:id="2627" w:author="David Vacas Miguel" w:date="2018-06-26T16:47:00Z">
          <w:tblPr>
            <w:tblStyle w:val="Tablanormal5"/>
            <w:tblW w:w="0" w:type="auto"/>
            <w:tblLook w:val="04A0" w:firstRow="1" w:lastRow="0" w:firstColumn="1" w:lastColumn="0" w:noHBand="0" w:noVBand="1"/>
          </w:tblPr>
        </w:tblPrChange>
      </w:tblPr>
      <w:tblGrid>
        <w:gridCol w:w="1434"/>
        <w:gridCol w:w="833"/>
        <w:gridCol w:w="844"/>
        <w:gridCol w:w="836"/>
        <w:gridCol w:w="855"/>
        <w:gridCol w:w="808"/>
        <w:gridCol w:w="844"/>
        <w:gridCol w:w="819"/>
        <w:gridCol w:w="799"/>
        <w:gridCol w:w="998"/>
        <w:tblGridChange w:id="2628">
          <w:tblGrid>
            <w:gridCol w:w="1433"/>
            <w:gridCol w:w="1"/>
            <w:gridCol w:w="833"/>
            <w:gridCol w:w="121"/>
            <w:gridCol w:w="723"/>
            <w:gridCol w:w="235"/>
            <w:gridCol w:w="601"/>
            <w:gridCol w:w="356"/>
            <w:gridCol w:w="499"/>
            <w:gridCol w:w="463"/>
            <w:gridCol w:w="345"/>
            <w:gridCol w:w="603"/>
            <w:gridCol w:w="241"/>
            <w:gridCol w:w="718"/>
            <w:gridCol w:w="101"/>
            <w:gridCol w:w="799"/>
            <w:gridCol w:w="52"/>
            <w:gridCol w:w="946"/>
            <w:gridCol w:w="946"/>
          </w:tblGrid>
        </w:tblGridChange>
      </w:tblGrid>
      <w:tr w:rsidR="001523AB" w14:paraId="5301BA43" w14:textId="1708F2EC" w:rsidTr="00775A7A">
        <w:trPr>
          <w:cnfStyle w:val="100000000000" w:firstRow="1" w:lastRow="0" w:firstColumn="0" w:lastColumn="0" w:oddVBand="0" w:evenVBand="0" w:oddHBand="0" w:evenHBand="0" w:firstRowFirstColumn="0" w:firstRowLastColumn="0" w:lastRowFirstColumn="0" w:lastRowLastColumn="0"/>
          <w:trPrChange w:id="2629" w:author="David Vacas Miguel" w:date="2018-06-26T16:47:00Z">
            <w:trPr>
              <w:gridAfter w:val="0"/>
            </w:trPr>
          </w:trPrChange>
        </w:trPr>
        <w:tc>
          <w:tcPr>
            <w:cnfStyle w:val="001000000100" w:firstRow="0" w:lastRow="0" w:firstColumn="1" w:lastColumn="0" w:oddVBand="0" w:evenVBand="0" w:oddHBand="0" w:evenHBand="0" w:firstRowFirstColumn="1" w:firstRowLastColumn="0" w:lastRowFirstColumn="0" w:lastRowLastColumn="0"/>
            <w:tcW w:w="0" w:type="dxa"/>
            <w:tcPrChange w:id="2630" w:author="David Vacas Miguel" w:date="2018-06-26T16:47:00Z">
              <w:tcPr>
                <w:tcW w:w="1434" w:type="dxa"/>
                <w:gridSpan w:val="2"/>
              </w:tcPr>
            </w:tcPrChange>
          </w:tcPr>
          <w:p w14:paraId="202AEE53" w14:textId="1D7A25B1" w:rsidR="00CF62B4" w:rsidRDefault="00CF62B4" w:rsidP="00F21B89">
            <w:pPr>
              <w:pStyle w:val="LetranormalTFG"/>
              <w:cnfStyle w:val="101000000100" w:firstRow="1" w:lastRow="0" w:firstColumn="1" w:lastColumn="0" w:oddVBand="0" w:evenVBand="0" w:oddHBand="0" w:evenHBand="0" w:firstRowFirstColumn="1" w:firstRowLastColumn="0" w:lastRowFirstColumn="0" w:lastRowLastColumn="0"/>
            </w:pPr>
            <w:r>
              <w:t>Parámetros</w:t>
            </w:r>
          </w:p>
        </w:tc>
        <w:tc>
          <w:tcPr>
            <w:tcW w:w="0" w:type="dxa"/>
            <w:tcPrChange w:id="2631" w:author="David Vacas Miguel" w:date="2018-06-26T16:47:00Z">
              <w:tcPr>
                <w:tcW w:w="833" w:type="dxa"/>
              </w:tcPr>
            </w:tcPrChange>
          </w:tcPr>
          <w:p w14:paraId="2A05B9D9"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MS</w:t>
            </w:r>
          </w:p>
        </w:tc>
        <w:tc>
          <w:tcPr>
            <w:tcW w:w="0" w:type="dxa"/>
            <w:tcPrChange w:id="2632" w:author="David Vacas Miguel" w:date="2018-06-26T16:47:00Z">
              <w:tcPr>
                <w:tcW w:w="844" w:type="dxa"/>
                <w:gridSpan w:val="2"/>
              </w:tcPr>
            </w:tcPrChange>
          </w:tcPr>
          <w:p w14:paraId="38B78F8D"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WR</w:t>
            </w:r>
          </w:p>
        </w:tc>
        <w:tc>
          <w:tcPr>
            <w:tcW w:w="0" w:type="dxa"/>
            <w:tcPrChange w:id="2633" w:author="David Vacas Miguel" w:date="2018-06-26T16:47:00Z">
              <w:tcPr>
                <w:tcW w:w="836" w:type="dxa"/>
                <w:gridSpan w:val="2"/>
              </w:tcPr>
            </w:tcPrChange>
          </w:tcPr>
          <w:p w14:paraId="750AE644"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WS</w:t>
            </w:r>
          </w:p>
        </w:tc>
        <w:tc>
          <w:tcPr>
            <w:tcW w:w="0" w:type="dxa"/>
            <w:tcPrChange w:id="2634" w:author="David Vacas Miguel" w:date="2018-06-26T16:47:00Z">
              <w:tcPr>
                <w:tcW w:w="855" w:type="dxa"/>
                <w:gridSpan w:val="2"/>
              </w:tcPr>
            </w:tcPrChange>
          </w:tcPr>
          <w:p w14:paraId="3E30BAEF"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WD</w:t>
            </w:r>
          </w:p>
        </w:tc>
        <w:tc>
          <w:tcPr>
            <w:tcW w:w="0" w:type="dxa"/>
            <w:tcPrChange w:id="2635" w:author="David Vacas Miguel" w:date="2018-06-26T16:47:00Z">
              <w:tcPr>
                <w:tcW w:w="808" w:type="dxa"/>
                <w:gridSpan w:val="2"/>
              </w:tcPr>
            </w:tcPrChange>
          </w:tcPr>
          <w:p w14:paraId="6E8042F4"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RL</w:t>
            </w:r>
          </w:p>
        </w:tc>
        <w:tc>
          <w:tcPr>
            <w:tcW w:w="0" w:type="dxa"/>
            <w:tcPrChange w:id="2636" w:author="David Vacas Miguel" w:date="2018-06-26T16:47:00Z">
              <w:tcPr>
                <w:tcW w:w="844" w:type="dxa"/>
                <w:gridSpan w:val="2"/>
              </w:tcPr>
            </w:tcPrChange>
          </w:tcPr>
          <w:p w14:paraId="49958C91"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RW</w:t>
            </w:r>
          </w:p>
        </w:tc>
        <w:tc>
          <w:tcPr>
            <w:tcW w:w="0" w:type="dxa"/>
            <w:shd w:val="clear" w:color="auto" w:fill="C5E0B3" w:themeFill="accent6" w:themeFillTint="66"/>
            <w:tcPrChange w:id="2637" w:author="David Vacas Miguel" w:date="2018-06-26T16:47:00Z">
              <w:tcPr>
                <w:tcW w:w="819" w:type="dxa"/>
                <w:gridSpan w:val="2"/>
              </w:tcPr>
            </w:tcPrChange>
          </w:tcPr>
          <w:p w14:paraId="093E6F52"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SD</w:t>
            </w:r>
          </w:p>
        </w:tc>
        <w:tc>
          <w:tcPr>
            <w:tcW w:w="0" w:type="dxa"/>
            <w:tcPrChange w:id="2638" w:author="David Vacas Miguel" w:date="2018-06-26T16:47:00Z">
              <w:tcPr>
                <w:tcW w:w="799" w:type="dxa"/>
              </w:tcPr>
            </w:tcPrChange>
          </w:tcPr>
          <w:p w14:paraId="3B414BB2"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SS</w:t>
            </w:r>
          </w:p>
        </w:tc>
        <w:tc>
          <w:tcPr>
            <w:tcW w:w="0" w:type="dxa"/>
            <w:shd w:val="clear" w:color="auto" w:fill="FFE599" w:themeFill="accent4" w:themeFillTint="66"/>
            <w:tcPrChange w:id="2639" w:author="David Vacas Miguel" w:date="2018-06-26T16:47:00Z">
              <w:tcPr>
                <w:tcW w:w="998" w:type="dxa"/>
                <w:gridSpan w:val="2"/>
                <w:shd w:val="clear" w:color="auto" w:fill="FFE599" w:themeFill="accent4" w:themeFillTint="66"/>
              </w:tcPr>
            </w:tcPrChange>
          </w:tcPr>
          <w:p w14:paraId="4D5C0F71" w14:textId="0109811D"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rPr>
                <w:ins w:id="2640" w:author="David Vacas Miguel" w:date="2018-06-01T02:29:00Z"/>
              </w:rPr>
            </w:pPr>
            <w:ins w:id="2641" w:author="David Vacas Miguel" w:date="2018-06-01T02:29:00Z">
              <w:r>
                <w:t>Tiempo</w:t>
              </w:r>
            </w:ins>
          </w:p>
        </w:tc>
      </w:tr>
      <w:tr w:rsidR="001523AB" w14:paraId="1C11D4FA" w14:textId="5FC9355F" w:rsidTr="00775A7A">
        <w:trPr>
          <w:cnfStyle w:val="000000100000" w:firstRow="0" w:lastRow="0" w:firstColumn="0" w:lastColumn="0" w:oddVBand="0" w:evenVBand="0" w:oddHBand="1" w:evenHBand="0" w:firstRowFirstColumn="0" w:firstRowLastColumn="0" w:lastRowFirstColumn="0" w:lastRowLastColumn="0"/>
          <w:trPrChange w:id="2642" w:author="David Vacas Miguel" w:date="2018-06-26T16:47:00Z">
            <w:trPr>
              <w:gridAfter w:val="0"/>
            </w:trPr>
          </w:trPrChange>
        </w:trPr>
        <w:tc>
          <w:tcPr>
            <w:cnfStyle w:val="001000000000" w:firstRow="0" w:lastRow="0" w:firstColumn="1" w:lastColumn="0" w:oddVBand="0" w:evenVBand="0" w:oddHBand="0" w:evenHBand="0" w:firstRowFirstColumn="0" w:firstRowLastColumn="0" w:lastRowFirstColumn="0" w:lastRowLastColumn="0"/>
            <w:tcW w:w="0" w:type="dxa"/>
            <w:tcPrChange w:id="2643" w:author="David Vacas Miguel" w:date="2018-06-26T16:47:00Z">
              <w:tcPr>
                <w:tcW w:w="1434" w:type="dxa"/>
                <w:gridSpan w:val="2"/>
              </w:tcPr>
            </w:tcPrChange>
          </w:tcPr>
          <w:p w14:paraId="04538AF0" w14:textId="1D475CC8" w:rsidR="00BF7EE6" w:rsidRDefault="00BF7EE6" w:rsidP="00BF7EE6">
            <w:pPr>
              <w:pStyle w:val="LetranormalTFG"/>
              <w:cnfStyle w:val="001000100000" w:firstRow="0" w:lastRow="0" w:firstColumn="1" w:lastColumn="0" w:oddVBand="0" w:evenVBand="0" w:oddHBand="1" w:evenHBand="0" w:firstRowFirstColumn="0" w:firstRowLastColumn="0" w:lastRowFirstColumn="0" w:lastRowLastColumn="0"/>
            </w:pPr>
            <w:ins w:id="2644" w:author="David Vacas Miguel" w:date="2018-06-01T02:30:00Z">
              <w:r>
                <w:t>Valor (↑)</w:t>
              </w:r>
            </w:ins>
            <w:del w:id="2645" w:author="David Vacas Miguel" w:date="2018-06-01T02:30:00Z">
              <w:r w:rsidDel="00B729F1">
                <w:delText>Valor</w:delText>
              </w:r>
            </w:del>
          </w:p>
        </w:tc>
        <w:tc>
          <w:tcPr>
            <w:tcW w:w="0" w:type="dxa"/>
            <w:tcPrChange w:id="2646" w:author="David Vacas Miguel" w:date="2018-06-26T16:47:00Z">
              <w:tcPr>
                <w:tcW w:w="833" w:type="dxa"/>
              </w:tcPr>
            </w:tcPrChange>
          </w:tcPr>
          <w:p w14:paraId="1405D090" w14:textId="77777777" w:rsidR="00BF7EE6" w:rsidRDefault="00BF7EE6" w:rsidP="00BF7EE6">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0" w:type="dxa"/>
            <w:tcPrChange w:id="2647" w:author="David Vacas Miguel" w:date="2018-06-26T16:47:00Z">
              <w:tcPr>
                <w:tcW w:w="844" w:type="dxa"/>
                <w:gridSpan w:val="2"/>
              </w:tcPr>
            </w:tcPrChange>
          </w:tcPr>
          <w:p w14:paraId="3E1EE0B5" w14:textId="77777777" w:rsidR="00BF7EE6" w:rsidRDefault="00BF7EE6" w:rsidP="00BF7EE6">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0" w:type="dxa"/>
            <w:tcPrChange w:id="2648" w:author="David Vacas Miguel" w:date="2018-06-26T16:47:00Z">
              <w:tcPr>
                <w:tcW w:w="836" w:type="dxa"/>
                <w:gridSpan w:val="2"/>
              </w:tcPr>
            </w:tcPrChange>
          </w:tcPr>
          <w:p w14:paraId="419F42AA" w14:textId="77777777" w:rsidR="00BF7EE6" w:rsidRDefault="00BF7EE6" w:rsidP="00BF7EE6">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0" w:type="dxa"/>
            <w:tcPrChange w:id="2649" w:author="David Vacas Miguel" w:date="2018-06-26T16:47:00Z">
              <w:tcPr>
                <w:tcW w:w="855" w:type="dxa"/>
                <w:gridSpan w:val="2"/>
              </w:tcPr>
            </w:tcPrChange>
          </w:tcPr>
          <w:p w14:paraId="15CD5578" w14:textId="03780F9D" w:rsidR="00BF7EE6" w:rsidRPr="00F21B89" w:rsidRDefault="00EF039A" w:rsidP="00BF7EE6">
            <w:pPr>
              <w:pStyle w:val="LetranormalTFG"/>
              <w:jc w:val="center"/>
              <w:cnfStyle w:val="000000100000" w:firstRow="0" w:lastRow="0" w:firstColumn="0" w:lastColumn="0" w:oddVBand="0" w:evenVBand="0" w:oddHBand="1" w:evenHBand="0" w:firstRowFirstColumn="0" w:firstRowLastColumn="0" w:lastRowFirstColumn="0" w:lastRowLastColumn="0"/>
              <w:rPr>
                <w:b/>
              </w:rPr>
            </w:pPr>
            <w:ins w:id="2650" w:author="David Vacas Miguel" w:date="2018-06-21T17:18:00Z">
              <w:r>
                <w:t>3</w:t>
              </w:r>
            </w:ins>
            <w:del w:id="2651" w:author="David Vacas Miguel" w:date="2018-06-21T17:18:00Z">
              <w:r w:rsidR="00BF7EE6" w:rsidDel="00EF039A">
                <w:rPr>
                  <w:b/>
                </w:rPr>
                <w:delText>7</w:delText>
              </w:r>
            </w:del>
          </w:p>
        </w:tc>
        <w:tc>
          <w:tcPr>
            <w:tcW w:w="0" w:type="dxa"/>
            <w:tcPrChange w:id="2652" w:author="David Vacas Miguel" w:date="2018-06-26T16:47:00Z">
              <w:tcPr>
                <w:tcW w:w="808" w:type="dxa"/>
                <w:gridSpan w:val="2"/>
              </w:tcPr>
            </w:tcPrChange>
          </w:tcPr>
          <w:p w14:paraId="01548AAE" w14:textId="77777777" w:rsidR="00BF7EE6" w:rsidRDefault="00BF7EE6" w:rsidP="00BF7EE6">
            <w:pPr>
              <w:pStyle w:val="LetranormalTFG"/>
              <w:jc w:val="center"/>
              <w:cnfStyle w:val="000000100000" w:firstRow="0" w:lastRow="0" w:firstColumn="0" w:lastColumn="0" w:oddVBand="0" w:evenVBand="0" w:oddHBand="1" w:evenHBand="0" w:firstRowFirstColumn="0" w:firstRowLastColumn="0" w:lastRowFirstColumn="0" w:lastRowLastColumn="0"/>
            </w:pPr>
            <w:r>
              <w:t>22</w:t>
            </w:r>
          </w:p>
        </w:tc>
        <w:tc>
          <w:tcPr>
            <w:tcW w:w="0" w:type="dxa"/>
            <w:tcPrChange w:id="2653" w:author="David Vacas Miguel" w:date="2018-06-26T16:47:00Z">
              <w:tcPr>
                <w:tcW w:w="844" w:type="dxa"/>
                <w:gridSpan w:val="2"/>
              </w:tcPr>
            </w:tcPrChange>
          </w:tcPr>
          <w:p w14:paraId="2358DD86" w14:textId="77777777" w:rsidR="00BF7EE6" w:rsidRDefault="00BF7EE6" w:rsidP="00BF7EE6">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0" w:type="dxa"/>
            <w:shd w:val="clear" w:color="auto" w:fill="C5E0B3" w:themeFill="accent6" w:themeFillTint="66"/>
            <w:tcPrChange w:id="2654" w:author="David Vacas Miguel" w:date="2018-06-26T16:47:00Z">
              <w:tcPr>
                <w:tcW w:w="819" w:type="dxa"/>
                <w:gridSpan w:val="2"/>
              </w:tcPr>
            </w:tcPrChange>
          </w:tcPr>
          <w:p w14:paraId="23372CE2" w14:textId="2FFB9CA7" w:rsidR="00BF7EE6" w:rsidRPr="00F21B89" w:rsidRDefault="00EF039A" w:rsidP="00BF7EE6">
            <w:pPr>
              <w:pStyle w:val="LetranormalTFG"/>
              <w:jc w:val="center"/>
              <w:cnfStyle w:val="000000100000" w:firstRow="0" w:lastRow="0" w:firstColumn="0" w:lastColumn="0" w:oddVBand="0" w:evenVBand="0" w:oddHBand="1" w:evenHBand="0" w:firstRowFirstColumn="0" w:firstRowLastColumn="0" w:lastRowFirstColumn="0" w:lastRowLastColumn="0"/>
              <w:rPr>
                <w:b/>
              </w:rPr>
            </w:pPr>
            <w:ins w:id="2655" w:author="David Vacas Miguel" w:date="2018-06-21T17:20:00Z">
              <w:r>
                <w:rPr>
                  <w:b/>
                </w:rPr>
                <w:t>5</w:t>
              </w:r>
            </w:ins>
            <w:del w:id="2656" w:author="David Vacas Miguel" w:date="2018-06-21T17:19:00Z">
              <w:r w:rsidR="00BF7EE6" w:rsidDel="00EF039A">
                <w:rPr>
                  <w:b/>
                </w:rPr>
                <w:delText>2</w:delText>
              </w:r>
            </w:del>
          </w:p>
        </w:tc>
        <w:tc>
          <w:tcPr>
            <w:tcW w:w="0" w:type="dxa"/>
            <w:tcPrChange w:id="2657" w:author="David Vacas Miguel" w:date="2018-06-26T16:47:00Z">
              <w:tcPr>
                <w:tcW w:w="799" w:type="dxa"/>
              </w:tcPr>
            </w:tcPrChange>
          </w:tcPr>
          <w:p w14:paraId="16C198DB" w14:textId="77777777" w:rsidR="00BF7EE6" w:rsidRDefault="00BF7EE6" w:rsidP="00BF7EE6">
            <w:pPr>
              <w:pStyle w:val="LetranormalTFG"/>
              <w:jc w:val="center"/>
              <w:cnfStyle w:val="000000100000" w:firstRow="0" w:lastRow="0" w:firstColumn="0" w:lastColumn="0" w:oddVBand="0" w:evenVBand="0" w:oddHBand="1" w:evenHBand="0" w:firstRowFirstColumn="0" w:firstRowLastColumn="0" w:lastRowFirstColumn="0" w:lastRowLastColumn="0"/>
            </w:pPr>
            <w:r>
              <w:t>4</w:t>
            </w:r>
          </w:p>
        </w:tc>
        <w:tc>
          <w:tcPr>
            <w:tcW w:w="0" w:type="dxa"/>
            <w:shd w:val="clear" w:color="auto" w:fill="FFE599" w:themeFill="accent4" w:themeFillTint="66"/>
            <w:tcPrChange w:id="2658" w:author="David Vacas Miguel" w:date="2018-06-26T16:47:00Z">
              <w:tcPr>
                <w:tcW w:w="998" w:type="dxa"/>
                <w:gridSpan w:val="2"/>
                <w:shd w:val="clear" w:color="auto" w:fill="FFE599" w:themeFill="accent4" w:themeFillTint="66"/>
              </w:tcPr>
            </w:tcPrChange>
          </w:tcPr>
          <w:p w14:paraId="451156C0" w14:textId="69636E54" w:rsidR="00BF7EE6" w:rsidRPr="00CF62B4" w:rsidRDefault="00BF7EE6" w:rsidP="00BF7EE6">
            <w:pPr>
              <w:pStyle w:val="LetranormalTFG"/>
              <w:jc w:val="center"/>
              <w:cnfStyle w:val="000000100000" w:firstRow="0" w:lastRow="0" w:firstColumn="0" w:lastColumn="0" w:oddVBand="0" w:evenVBand="0" w:oddHBand="1" w:evenHBand="0" w:firstRowFirstColumn="0" w:firstRowLastColumn="0" w:lastRowFirstColumn="0" w:lastRowLastColumn="0"/>
              <w:rPr>
                <w:ins w:id="2659" w:author="David Vacas Miguel" w:date="2018-06-01T02:29:00Z"/>
                <w:b/>
                <w:rPrChange w:id="2660" w:author="David Vacas Miguel" w:date="2018-06-01T02:29:00Z">
                  <w:rPr>
                    <w:ins w:id="2661" w:author="David Vacas Miguel" w:date="2018-06-01T02:29:00Z"/>
                  </w:rPr>
                </w:rPrChange>
              </w:rPr>
            </w:pPr>
            <w:ins w:id="2662" w:author="David Vacas Miguel" w:date="2018-06-01T02:29:00Z">
              <w:r w:rsidRPr="00CF62B4">
                <w:rPr>
                  <w:b/>
                  <w:rPrChange w:id="2663" w:author="David Vacas Miguel" w:date="2018-06-01T02:29:00Z">
                    <w:rPr/>
                  </w:rPrChange>
                </w:rPr>
                <w:t>8</w:t>
              </w:r>
            </w:ins>
            <w:ins w:id="2664" w:author="David Vacas Miguel" w:date="2018-06-21T17:20:00Z">
              <w:r w:rsidR="00EF039A">
                <w:rPr>
                  <w:b/>
                </w:rPr>
                <w:t>6</w:t>
              </w:r>
            </w:ins>
            <w:ins w:id="2665" w:author="David Vacas Miguel" w:date="2018-06-01T02:29:00Z">
              <w:r w:rsidRPr="00CF62B4">
                <w:rPr>
                  <w:b/>
                  <w:rPrChange w:id="2666" w:author="David Vacas Miguel" w:date="2018-06-01T02:29:00Z">
                    <w:rPr/>
                  </w:rPrChange>
                </w:rPr>
                <w:t>s</w:t>
              </w:r>
            </w:ins>
          </w:p>
        </w:tc>
      </w:tr>
      <w:tr w:rsidR="00BF7EE6" w14:paraId="5EB91ED1" w14:textId="4539EA67" w:rsidTr="00775A7A">
        <w:trPr>
          <w:ins w:id="2667" w:author="David Vacas Miguel" w:date="2018-06-01T02:29:00Z"/>
        </w:trPr>
        <w:tc>
          <w:tcPr>
            <w:cnfStyle w:val="001000000000" w:firstRow="0" w:lastRow="0" w:firstColumn="1" w:lastColumn="0" w:oddVBand="0" w:evenVBand="0" w:oddHBand="0" w:evenHBand="0" w:firstRowFirstColumn="0" w:firstRowLastColumn="0" w:lastRowFirstColumn="0" w:lastRowLastColumn="0"/>
            <w:tcW w:w="1434" w:type="dxa"/>
            <w:tcPrChange w:id="2668" w:author="David Vacas Miguel" w:date="2018-06-26T16:47:00Z">
              <w:tcPr>
                <w:tcW w:w="1433" w:type="dxa"/>
              </w:tcPr>
            </w:tcPrChange>
          </w:tcPr>
          <w:p w14:paraId="424BA553" w14:textId="30377AE0" w:rsidR="00BF7EE6" w:rsidRDefault="00BF7EE6" w:rsidP="00BF7EE6">
            <w:pPr>
              <w:pStyle w:val="LetranormalTFG"/>
              <w:rPr>
                <w:ins w:id="2669" w:author="David Vacas Miguel" w:date="2018-06-01T02:29:00Z"/>
              </w:rPr>
            </w:pPr>
            <w:ins w:id="2670" w:author="David Vacas Miguel" w:date="2018-06-01T02:30:00Z">
              <w:r>
                <w:t>Valor (↓)</w:t>
              </w:r>
            </w:ins>
          </w:p>
        </w:tc>
        <w:tc>
          <w:tcPr>
            <w:tcW w:w="833" w:type="dxa"/>
            <w:tcPrChange w:id="2671" w:author="David Vacas Miguel" w:date="2018-06-26T16:47:00Z">
              <w:tcPr>
                <w:tcW w:w="955" w:type="dxa"/>
                <w:gridSpan w:val="3"/>
              </w:tcPr>
            </w:tcPrChange>
          </w:tcPr>
          <w:p w14:paraId="6B123E83" w14:textId="2E5E3717" w:rsidR="00BF7EE6" w:rsidRDefault="00BF7EE6" w:rsidP="00BF7EE6">
            <w:pPr>
              <w:pStyle w:val="LetranormalTFG"/>
              <w:jc w:val="center"/>
              <w:cnfStyle w:val="000000000000" w:firstRow="0" w:lastRow="0" w:firstColumn="0" w:lastColumn="0" w:oddVBand="0" w:evenVBand="0" w:oddHBand="0" w:evenHBand="0" w:firstRowFirstColumn="0" w:firstRowLastColumn="0" w:lastRowFirstColumn="0" w:lastRowLastColumn="0"/>
              <w:rPr>
                <w:ins w:id="2672" w:author="David Vacas Miguel" w:date="2018-06-01T02:29:00Z"/>
              </w:rPr>
            </w:pPr>
            <w:ins w:id="2673" w:author="David Vacas Miguel" w:date="2018-06-01T02:30:00Z">
              <w:r>
                <w:t>2</w:t>
              </w:r>
            </w:ins>
          </w:p>
        </w:tc>
        <w:tc>
          <w:tcPr>
            <w:tcW w:w="844" w:type="dxa"/>
            <w:tcPrChange w:id="2674" w:author="David Vacas Miguel" w:date="2018-06-26T16:47:00Z">
              <w:tcPr>
                <w:tcW w:w="958" w:type="dxa"/>
                <w:gridSpan w:val="2"/>
              </w:tcPr>
            </w:tcPrChange>
          </w:tcPr>
          <w:p w14:paraId="35F50DDE" w14:textId="6F743C67" w:rsidR="00BF7EE6" w:rsidRDefault="00BF7EE6" w:rsidP="00BF7EE6">
            <w:pPr>
              <w:pStyle w:val="LetranormalTFG"/>
              <w:jc w:val="center"/>
              <w:cnfStyle w:val="000000000000" w:firstRow="0" w:lastRow="0" w:firstColumn="0" w:lastColumn="0" w:oddVBand="0" w:evenVBand="0" w:oddHBand="0" w:evenHBand="0" w:firstRowFirstColumn="0" w:firstRowLastColumn="0" w:lastRowFirstColumn="0" w:lastRowLastColumn="0"/>
              <w:rPr>
                <w:ins w:id="2675" w:author="David Vacas Miguel" w:date="2018-06-01T02:29:00Z"/>
              </w:rPr>
            </w:pPr>
            <w:ins w:id="2676" w:author="David Vacas Miguel" w:date="2018-06-01T02:30:00Z">
              <w:r>
                <w:t>2</w:t>
              </w:r>
            </w:ins>
          </w:p>
        </w:tc>
        <w:tc>
          <w:tcPr>
            <w:tcW w:w="836" w:type="dxa"/>
            <w:tcPrChange w:id="2677" w:author="David Vacas Miguel" w:date="2018-06-26T16:47:00Z">
              <w:tcPr>
                <w:tcW w:w="957" w:type="dxa"/>
                <w:gridSpan w:val="2"/>
              </w:tcPr>
            </w:tcPrChange>
          </w:tcPr>
          <w:p w14:paraId="1521D53E" w14:textId="593E2D75" w:rsidR="00BF7EE6" w:rsidRDefault="00BF7EE6" w:rsidP="00BF7EE6">
            <w:pPr>
              <w:pStyle w:val="LetranormalTFG"/>
              <w:jc w:val="center"/>
              <w:cnfStyle w:val="000000000000" w:firstRow="0" w:lastRow="0" w:firstColumn="0" w:lastColumn="0" w:oddVBand="0" w:evenVBand="0" w:oddHBand="0" w:evenHBand="0" w:firstRowFirstColumn="0" w:firstRowLastColumn="0" w:lastRowFirstColumn="0" w:lastRowLastColumn="0"/>
              <w:rPr>
                <w:ins w:id="2678" w:author="David Vacas Miguel" w:date="2018-06-01T02:29:00Z"/>
              </w:rPr>
            </w:pPr>
            <w:ins w:id="2679" w:author="David Vacas Miguel" w:date="2018-06-01T02:30:00Z">
              <w:r>
                <w:t>16</w:t>
              </w:r>
            </w:ins>
          </w:p>
        </w:tc>
        <w:tc>
          <w:tcPr>
            <w:tcW w:w="855" w:type="dxa"/>
            <w:tcPrChange w:id="2680" w:author="David Vacas Miguel" w:date="2018-06-26T16:47:00Z">
              <w:tcPr>
                <w:tcW w:w="962" w:type="dxa"/>
                <w:gridSpan w:val="2"/>
              </w:tcPr>
            </w:tcPrChange>
          </w:tcPr>
          <w:p w14:paraId="4DFE6BF6" w14:textId="76AD2C1C" w:rsidR="00BF7EE6" w:rsidRPr="00EF039A" w:rsidRDefault="00B94619" w:rsidP="00BF7EE6">
            <w:pPr>
              <w:pStyle w:val="LetranormalTFG"/>
              <w:jc w:val="center"/>
              <w:cnfStyle w:val="000000000000" w:firstRow="0" w:lastRow="0" w:firstColumn="0" w:lastColumn="0" w:oddVBand="0" w:evenVBand="0" w:oddHBand="0" w:evenHBand="0" w:firstRowFirstColumn="0" w:firstRowLastColumn="0" w:lastRowFirstColumn="0" w:lastRowLastColumn="0"/>
              <w:rPr>
                <w:ins w:id="2681" w:author="David Vacas Miguel" w:date="2018-06-01T02:29:00Z"/>
                <w:rPrChange w:id="2682" w:author="David Vacas Miguel" w:date="2018-06-21T17:18:00Z">
                  <w:rPr>
                    <w:ins w:id="2683" w:author="David Vacas Miguel" w:date="2018-06-01T02:29:00Z"/>
                    <w:b/>
                  </w:rPr>
                </w:rPrChange>
              </w:rPr>
            </w:pPr>
            <w:ins w:id="2684" w:author="David Vacas Miguel" w:date="2018-06-21T17:18:00Z">
              <w:r w:rsidRPr="00EF039A">
                <w:rPr>
                  <w:rPrChange w:id="2685" w:author="David Vacas Miguel" w:date="2018-06-21T17:18:00Z">
                    <w:rPr>
                      <w:b/>
                    </w:rPr>
                  </w:rPrChange>
                </w:rPr>
                <w:t>3</w:t>
              </w:r>
            </w:ins>
          </w:p>
        </w:tc>
        <w:tc>
          <w:tcPr>
            <w:tcW w:w="808" w:type="dxa"/>
            <w:tcPrChange w:id="2686" w:author="David Vacas Miguel" w:date="2018-06-26T16:47:00Z">
              <w:tcPr>
                <w:tcW w:w="948" w:type="dxa"/>
                <w:gridSpan w:val="2"/>
              </w:tcPr>
            </w:tcPrChange>
          </w:tcPr>
          <w:p w14:paraId="34809E4D" w14:textId="06605220" w:rsidR="00BF7EE6" w:rsidRDefault="00BF7EE6" w:rsidP="00BF7EE6">
            <w:pPr>
              <w:pStyle w:val="LetranormalTFG"/>
              <w:jc w:val="center"/>
              <w:cnfStyle w:val="000000000000" w:firstRow="0" w:lastRow="0" w:firstColumn="0" w:lastColumn="0" w:oddVBand="0" w:evenVBand="0" w:oddHBand="0" w:evenHBand="0" w:firstRowFirstColumn="0" w:firstRowLastColumn="0" w:lastRowFirstColumn="0" w:lastRowLastColumn="0"/>
              <w:rPr>
                <w:ins w:id="2687" w:author="David Vacas Miguel" w:date="2018-06-01T02:29:00Z"/>
              </w:rPr>
            </w:pPr>
            <w:ins w:id="2688" w:author="David Vacas Miguel" w:date="2018-06-01T02:30:00Z">
              <w:r>
                <w:t>22</w:t>
              </w:r>
            </w:ins>
          </w:p>
        </w:tc>
        <w:tc>
          <w:tcPr>
            <w:tcW w:w="844" w:type="dxa"/>
            <w:tcPrChange w:id="2689" w:author="David Vacas Miguel" w:date="2018-06-26T16:47:00Z">
              <w:tcPr>
                <w:tcW w:w="959" w:type="dxa"/>
                <w:gridSpan w:val="2"/>
              </w:tcPr>
            </w:tcPrChange>
          </w:tcPr>
          <w:p w14:paraId="4545B2F5" w14:textId="383B3B2A" w:rsidR="00BF7EE6" w:rsidRDefault="00BF7EE6" w:rsidP="00BF7EE6">
            <w:pPr>
              <w:pStyle w:val="LetranormalTFG"/>
              <w:jc w:val="center"/>
              <w:cnfStyle w:val="000000000000" w:firstRow="0" w:lastRow="0" w:firstColumn="0" w:lastColumn="0" w:oddVBand="0" w:evenVBand="0" w:oddHBand="0" w:evenHBand="0" w:firstRowFirstColumn="0" w:firstRowLastColumn="0" w:lastRowFirstColumn="0" w:lastRowLastColumn="0"/>
              <w:rPr>
                <w:ins w:id="2690" w:author="David Vacas Miguel" w:date="2018-06-01T02:29:00Z"/>
              </w:rPr>
            </w:pPr>
            <w:ins w:id="2691" w:author="David Vacas Miguel" w:date="2018-06-01T02:30:00Z">
              <w:r>
                <w:t>16</w:t>
              </w:r>
            </w:ins>
          </w:p>
        </w:tc>
        <w:tc>
          <w:tcPr>
            <w:tcW w:w="819" w:type="dxa"/>
            <w:shd w:val="clear" w:color="auto" w:fill="C5E0B3" w:themeFill="accent6" w:themeFillTint="66"/>
            <w:tcPrChange w:id="2692" w:author="David Vacas Miguel" w:date="2018-06-26T16:47:00Z">
              <w:tcPr>
                <w:tcW w:w="952" w:type="dxa"/>
                <w:gridSpan w:val="3"/>
              </w:tcPr>
            </w:tcPrChange>
          </w:tcPr>
          <w:p w14:paraId="1DEF49AE" w14:textId="2E295A40" w:rsidR="00BF7EE6" w:rsidRPr="00EF039A" w:rsidRDefault="00EF039A" w:rsidP="00BF7EE6">
            <w:pPr>
              <w:pStyle w:val="LetranormalTFG"/>
              <w:jc w:val="center"/>
              <w:cnfStyle w:val="000000000000" w:firstRow="0" w:lastRow="0" w:firstColumn="0" w:lastColumn="0" w:oddVBand="0" w:evenVBand="0" w:oddHBand="0" w:evenHBand="0" w:firstRowFirstColumn="0" w:firstRowLastColumn="0" w:lastRowFirstColumn="0" w:lastRowLastColumn="0"/>
              <w:rPr>
                <w:ins w:id="2693" w:author="David Vacas Miguel" w:date="2018-06-01T02:29:00Z"/>
                <w:b/>
              </w:rPr>
            </w:pPr>
            <w:ins w:id="2694" w:author="David Vacas Miguel" w:date="2018-06-21T17:18:00Z">
              <w:r w:rsidRPr="00EF039A">
                <w:rPr>
                  <w:b/>
                  <w:rPrChange w:id="2695" w:author="David Vacas Miguel" w:date="2018-06-21T17:18:00Z">
                    <w:rPr/>
                  </w:rPrChange>
                </w:rPr>
                <w:t>-1</w:t>
              </w:r>
            </w:ins>
          </w:p>
        </w:tc>
        <w:tc>
          <w:tcPr>
            <w:tcW w:w="799" w:type="dxa"/>
            <w:tcPrChange w:id="2696" w:author="David Vacas Miguel" w:date="2018-06-26T16:47:00Z">
              <w:tcPr>
                <w:tcW w:w="946" w:type="dxa"/>
              </w:tcPr>
            </w:tcPrChange>
          </w:tcPr>
          <w:p w14:paraId="7FEA6888" w14:textId="2E9634A0" w:rsidR="00BF7EE6" w:rsidRDefault="00BF7EE6" w:rsidP="00BF7EE6">
            <w:pPr>
              <w:pStyle w:val="LetranormalTFG"/>
              <w:jc w:val="center"/>
              <w:cnfStyle w:val="000000000000" w:firstRow="0" w:lastRow="0" w:firstColumn="0" w:lastColumn="0" w:oddVBand="0" w:evenVBand="0" w:oddHBand="0" w:evenHBand="0" w:firstRowFirstColumn="0" w:firstRowLastColumn="0" w:lastRowFirstColumn="0" w:lastRowLastColumn="0"/>
              <w:rPr>
                <w:ins w:id="2697" w:author="David Vacas Miguel" w:date="2018-06-01T02:29:00Z"/>
              </w:rPr>
            </w:pPr>
            <w:ins w:id="2698" w:author="David Vacas Miguel" w:date="2018-06-01T02:30:00Z">
              <w:r>
                <w:t>4</w:t>
              </w:r>
            </w:ins>
          </w:p>
        </w:tc>
        <w:tc>
          <w:tcPr>
            <w:tcW w:w="998" w:type="dxa"/>
            <w:shd w:val="clear" w:color="auto" w:fill="FFE599" w:themeFill="accent4" w:themeFillTint="66"/>
            <w:tcPrChange w:id="2699" w:author="David Vacas Miguel" w:date="2018-06-26T16:47:00Z">
              <w:tcPr>
                <w:tcW w:w="946" w:type="dxa"/>
              </w:tcPr>
            </w:tcPrChange>
          </w:tcPr>
          <w:p w14:paraId="59E24569" w14:textId="02561206" w:rsidR="00BF7EE6" w:rsidRPr="00CF62B4" w:rsidRDefault="00BF7EE6" w:rsidP="00BF7EE6">
            <w:pPr>
              <w:pStyle w:val="LetranormalTFG"/>
              <w:jc w:val="center"/>
              <w:cnfStyle w:val="000000000000" w:firstRow="0" w:lastRow="0" w:firstColumn="0" w:lastColumn="0" w:oddVBand="0" w:evenVBand="0" w:oddHBand="0" w:evenHBand="0" w:firstRowFirstColumn="0" w:firstRowLastColumn="0" w:lastRowFirstColumn="0" w:lastRowLastColumn="0"/>
              <w:rPr>
                <w:ins w:id="2700" w:author="David Vacas Miguel" w:date="2018-06-01T02:29:00Z"/>
                <w:b/>
                <w:rPrChange w:id="2701" w:author="David Vacas Miguel" w:date="2018-06-01T02:30:00Z">
                  <w:rPr>
                    <w:ins w:id="2702" w:author="David Vacas Miguel" w:date="2018-06-01T02:29:00Z"/>
                  </w:rPr>
                </w:rPrChange>
              </w:rPr>
            </w:pPr>
            <w:ins w:id="2703" w:author="David Vacas Miguel" w:date="2018-06-01T02:30:00Z">
              <w:r w:rsidRPr="00CF62B4">
                <w:rPr>
                  <w:b/>
                  <w:rPrChange w:id="2704" w:author="David Vacas Miguel" w:date="2018-06-01T02:30:00Z">
                    <w:rPr/>
                  </w:rPrChange>
                </w:rPr>
                <w:t>92s</w:t>
              </w:r>
            </w:ins>
          </w:p>
        </w:tc>
      </w:tr>
    </w:tbl>
    <w:p w14:paraId="526AB01C" w14:textId="43563460" w:rsidR="00D33443" w:rsidRPr="00D33443" w:rsidDel="00181C1C" w:rsidRDefault="00D74DD8">
      <w:pPr>
        <w:pStyle w:val="LetranormalTFG"/>
        <w:jc w:val="left"/>
        <w:rPr>
          <w:del w:id="2705" w:author="David Vacas Miguel" w:date="2018-05-27T13:22:00Z"/>
          <w:rPrChange w:id="2706" w:author="David Vacas Miguel" w:date="2018-05-27T12:43:00Z">
            <w:rPr>
              <w:del w:id="2707" w:author="David Vacas Miguel" w:date="2018-05-27T13:22:00Z"/>
              <w:b/>
            </w:rPr>
          </w:rPrChange>
        </w:rPr>
        <w:pPrChange w:id="2708" w:author="David Vacas Miguel" w:date="2018-06-21T17:56:00Z">
          <w:pPr>
            <w:pStyle w:val="LetranormalTFG"/>
          </w:pPr>
        </w:pPrChange>
      </w:pPr>
      <w:del w:id="2709" w:author="David Vacas Miguel" w:date="2018-06-01T02:31:00Z">
        <w:r w:rsidRPr="00793CF4" w:rsidDel="00BF7EE6">
          <w:rPr>
            <w:b/>
          </w:rPr>
          <w:delText xml:space="preserve">Tiempo: </w:delText>
        </w:r>
        <w:r w:rsidR="00065285" w:rsidDel="00BF7EE6">
          <w:rPr>
            <w:b/>
          </w:rPr>
          <w:delText>85</w:delText>
        </w:r>
        <w:r w:rsidRPr="00793CF4" w:rsidDel="00BF7EE6">
          <w:rPr>
            <w:b/>
          </w:rPr>
          <w:delText>s.</w:delText>
        </w:r>
      </w:del>
    </w:p>
    <w:p w14:paraId="4FE9C602" w14:textId="57BB9A52" w:rsidR="00D74DD8" w:rsidRDefault="00403E80">
      <w:pPr>
        <w:jc w:val="center"/>
      </w:pPr>
      <w:del w:id="2710" w:author="David Vacas Miguel" w:date="2018-06-21T17:34:00Z">
        <w:r w:rsidDel="00583497">
          <w:rPr>
            <w:noProof/>
            <w:lang w:eastAsia="es-ES"/>
          </w:rPr>
          <w:drawing>
            <wp:inline distT="0" distB="0" distL="0" distR="0" wp14:anchorId="2B419D6C" wp14:editId="3893E415">
              <wp:extent cx="2714353" cy="2458551"/>
              <wp:effectExtent l="0" t="0" r="0" b="0"/>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752199" cy="2492830"/>
                      </a:xfrm>
                      <a:prstGeom prst="rect">
                        <a:avLst/>
                      </a:prstGeom>
                      <a:noFill/>
                      <a:ln>
                        <a:noFill/>
                      </a:ln>
                    </pic:spPr>
                  </pic:pic>
                </a:graphicData>
              </a:graphic>
            </wp:inline>
          </w:drawing>
        </w:r>
      </w:del>
      <w:moveToRangeStart w:id="2711" w:author="David Vacas Miguel" w:date="2018-06-01T02:31:00Z" w:name="move515583609"/>
      <w:ins w:id="2712" w:author="David Vacas Miguel" w:date="2018-06-21T17:34:00Z">
        <w:r w:rsidR="00583497">
          <w:rPr>
            <w:noProof/>
            <w:lang w:eastAsia="es-ES"/>
          </w:rPr>
          <w:drawing>
            <wp:inline distT="0" distB="0" distL="0" distR="0" wp14:anchorId="7C08D9A4" wp14:editId="52DED2B9">
              <wp:extent cx="2695698" cy="2450618"/>
              <wp:effectExtent l="0" t="0" r="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197">
                        <a:extLst>
                          <a:ext uri="{28A0092B-C50C-407E-A947-70E740481C1C}">
                            <a14:useLocalDpi xmlns:a14="http://schemas.microsoft.com/office/drawing/2010/main" val="0"/>
                          </a:ext>
                        </a:extLst>
                      </a:blip>
                      <a:srcRect l="17015" t="29130" r="49532" b="25018"/>
                      <a:stretch/>
                    </pic:blipFill>
                    <pic:spPr bwMode="auto">
                      <a:xfrm>
                        <a:off x="0" y="0"/>
                        <a:ext cx="2747837" cy="2498017"/>
                      </a:xfrm>
                      <a:prstGeom prst="rect">
                        <a:avLst/>
                      </a:prstGeom>
                      <a:noFill/>
                      <a:ln>
                        <a:noFill/>
                      </a:ln>
                      <a:extLst>
                        <a:ext uri="{53640926-AAD7-44D8-BBD7-CCE9431645EC}">
                          <a14:shadowObscured xmlns:a14="http://schemas.microsoft.com/office/drawing/2010/main"/>
                        </a:ext>
                      </a:extLst>
                    </pic:spPr>
                  </pic:pic>
                </a:graphicData>
              </a:graphic>
            </wp:inline>
          </w:drawing>
        </w:r>
      </w:ins>
      <w:moveTo w:id="2713" w:author="David Vacas Miguel" w:date="2018-06-01T02:31:00Z">
        <w:del w:id="2714" w:author="David Vacas Miguel" w:date="2018-06-21T17:34:00Z">
          <w:r w:rsidR="00BF7EE6" w:rsidDel="00583497">
            <w:rPr>
              <w:noProof/>
              <w:lang w:eastAsia="es-ES"/>
            </w:rPr>
            <w:drawing>
              <wp:inline distT="0" distB="0" distL="0" distR="0" wp14:anchorId="7BFDBFD3" wp14:editId="3E44AAE9">
                <wp:extent cx="2638425" cy="2430128"/>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676338" cy="2465048"/>
                        </a:xfrm>
                        <a:prstGeom prst="rect">
                          <a:avLst/>
                        </a:prstGeom>
                        <a:noFill/>
                        <a:ln>
                          <a:noFill/>
                        </a:ln>
                      </pic:spPr>
                    </pic:pic>
                  </a:graphicData>
                </a:graphic>
              </wp:inline>
            </w:drawing>
          </w:r>
        </w:del>
      </w:moveTo>
      <w:moveToRangeEnd w:id="2711"/>
      <w:ins w:id="2715" w:author="David Vacas Miguel" w:date="2018-06-21T17:35:00Z">
        <w:r w:rsidR="00583497">
          <w:rPr>
            <w:noProof/>
            <w:lang w:eastAsia="es-ES"/>
          </w:rPr>
          <w:drawing>
            <wp:inline distT="0" distB="0" distL="0" distR="0" wp14:anchorId="0C7D51BE" wp14:editId="44D312A0">
              <wp:extent cx="2671948" cy="2427632"/>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199">
                        <a:extLst>
                          <a:ext uri="{28A0092B-C50C-407E-A947-70E740481C1C}">
                            <a14:useLocalDpi xmlns:a14="http://schemas.microsoft.com/office/drawing/2010/main" val="0"/>
                          </a:ext>
                        </a:extLst>
                      </a:blip>
                      <a:srcRect l="16542" t="30368" r="49970" b="21028"/>
                      <a:stretch/>
                    </pic:blipFill>
                    <pic:spPr bwMode="auto">
                      <a:xfrm>
                        <a:off x="0" y="0"/>
                        <a:ext cx="2700952" cy="2453984"/>
                      </a:xfrm>
                      <a:prstGeom prst="rect">
                        <a:avLst/>
                      </a:prstGeom>
                      <a:noFill/>
                      <a:ln>
                        <a:noFill/>
                      </a:ln>
                      <a:extLst>
                        <a:ext uri="{53640926-AAD7-44D8-BBD7-CCE9431645EC}">
                          <a14:shadowObscured xmlns:a14="http://schemas.microsoft.com/office/drawing/2010/main"/>
                        </a:ext>
                      </a:extLst>
                    </pic:spPr>
                  </pic:pic>
                </a:graphicData>
              </a:graphic>
            </wp:inline>
          </w:drawing>
        </w:r>
      </w:ins>
    </w:p>
    <w:p w14:paraId="78152845" w14:textId="5A284428" w:rsidR="00BF7EE6" w:rsidRDefault="00D74DD8">
      <w:pPr>
        <w:pStyle w:val="LetranormalTFG"/>
        <w:ind w:firstLine="708"/>
        <w:rPr>
          <w:ins w:id="2716" w:author="David Vacas Miguel" w:date="2018-06-01T02:34:00Z"/>
        </w:rPr>
        <w:pPrChange w:id="2717" w:author="David Vacas Miguel" w:date="2018-06-21T17:35:00Z">
          <w:pPr>
            <w:pStyle w:val="LetranormalTFG"/>
            <w:jc w:val="center"/>
          </w:pPr>
        </w:pPrChange>
      </w:pPr>
      <w:del w:id="2718" w:author="David Vacas Miguel" w:date="2018-06-01T02:34:00Z">
        <w:r w:rsidRPr="00793CF4" w:rsidDel="003429F4">
          <w:rPr>
            <w:b/>
          </w:rPr>
          <w:delText xml:space="preserve">Figura </w:delText>
        </w:r>
      </w:del>
      <w:ins w:id="2719" w:author="David Vacas Miguel" w:date="2018-06-01T02:34:00Z">
        <w:r w:rsidR="003429F4">
          <w:rPr>
            <w:b/>
          </w:rPr>
          <w:t>a)</w:t>
        </w:r>
      </w:ins>
      <w:del w:id="2720" w:author="David Vacas Miguel" w:date="2018-05-27T13:38:00Z">
        <w:r w:rsidRPr="00793CF4" w:rsidDel="0047468B">
          <w:rPr>
            <w:b/>
          </w:rPr>
          <w:delText>X</w:delText>
        </w:r>
      </w:del>
      <w:del w:id="2721" w:author="David Vacas Miguel" w:date="2018-06-01T02:34:00Z">
        <w:r w:rsidRPr="00793CF4" w:rsidDel="003429F4">
          <w:rPr>
            <w:b/>
          </w:rPr>
          <w:delText>.</w:delText>
        </w:r>
      </w:del>
      <w:r>
        <w:t xml:space="preserve"> </w:t>
      </w:r>
      <w:ins w:id="2722" w:author="David Vacas Miguel" w:date="2018-06-01T02:31:00Z">
        <w:r w:rsidR="00BF7EE6">
          <w:t>M</w:t>
        </w:r>
      </w:ins>
      <w:del w:id="2723" w:author="David Vacas Miguel" w:date="2018-06-01T02:31:00Z">
        <w:r w:rsidR="00DF3C73" w:rsidDel="00BF7EE6">
          <w:delText>Caso 5.1 m</w:delText>
        </w:r>
      </w:del>
      <w:r w:rsidR="00DF3C73">
        <w:t xml:space="preserve">ayor separación entre </w:t>
      </w:r>
      <w:del w:id="2724" w:author="David Vacas Miguel" w:date="2018-06-01T02:31:00Z">
        <w:r w:rsidR="00DF3C73" w:rsidDel="00BF7EE6">
          <w:delText>ruedas y sensores</w:delText>
        </w:r>
      </w:del>
      <w:ins w:id="2725" w:author="David Vacas Miguel" w:date="2018-06-01T02:31:00Z">
        <w:r w:rsidR="00BF7EE6">
          <w:t>ejes</w:t>
        </w:r>
      </w:ins>
      <w:del w:id="2726" w:author="David Vacas Miguel" w:date="2018-06-01T02:34:00Z">
        <w:r w:rsidDel="003429F4">
          <w:delText>.</w:delText>
        </w:r>
      </w:del>
      <w:ins w:id="2727" w:author="David Vacas Miguel" w:date="2018-06-01T02:34:00Z">
        <w:r w:rsidR="003429F4">
          <w:t>.</w:t>
        </w:r>
        <w:r w:rsidR="003429F4">
          <w:tab/>
        </w:r>
        <w:r w:rsidR="003429F4">
          <w:tab/>
        </w:r>
        <w:r w:rsidR="003429F4">
          <w:rPr>
            <w:b/>
          </w:rPr>
          <w:t>b)</w:t>
        </w:r>
      </w:ins>
      <w:ins w:id="2728" w:author="David Vacas Miguel" w:date="2018-06-01T02:31:00Z">
        <w:r w:rsidR="00BF7EE6">
          <w:t xml:space="preserve"> </w:t>
        </w:r>
      </w:ins>
      <w:ins w:id="2729" w:author="David Vacas Miguel" w:date="2018-06-01T02:32:00Z">
        <w:r w:rsidR="00BF7EE6">
          <w:t>M</w:t>
        </w:r>
      </w:ins>
      <w:ins w:id="2730" w:author="David Vacas Miguel" w:date="2018-06-01T02:31:00Z">
        <w:r w:rsidR="00BF7EE6">
          <w:t xml:space="preserve">enor separación entre </w:t>
        </w:r>
      </w:ins>
      <w:ins w:id="2731" w:author="David Vacas Miguel" w:date="2018-06-01T02:32:00Z">
        <w:r w:rsidR="00BF7EE6">
          <w:t>ejes</w:t>
        </w:r>
      </w:ins>
      <w:ins w:id="2732" w:author="David Vacas Miguel" w:date="2018-06-01T02:31:00Z">
        <w:r w:rsidR="00BF7EE6">
          <w:t>.</w:t>
        </w:r>
      </w:ins>
    </w:p>
    <w:p w14:paraId="2690C570" w14:textId="0B6AA8B0" w:rsidR="003429F4" w:rsidRDefault="003429F4" w:rsidP="00BF7EE6">
      <w:pPr>
        <w:pStyle w:val="LetranormalTFG"/>
        <w:jc w:val="center"/>
        <w:rPr>
          <w:ins w:id="2733" w:author="David Vacas Miguel" w:date="2018-06-01T02:31:00Z"/>
        </w:rPr>
      </w:pPr>
      <w:ins w:id="2734" w:author="David Vacas Miguel" w:date="2018-06-01T02:34:00Z">
        <w:r w:rsidRPr="003429F4">
          <w:rPr>
            <w:b/>
            <w:rPrChange w:id="2735" w:author="David Vacas Miguel" w:date="2018-06-01T02:34:00Z">
              <w:rPr/>
            </w:rPrChange>
          </w:rPr>
          <w:t xml:space="preserve">Figura </w:t>
        </w:r>
      </w:ins>
      <w:ins w:id="2736" w:author="David Vacas Miguel" w:date="2018-06-27T01:34:00Z">
        <w:r w:rsidR="005C74E1">
          <w:rPr>
            <w:b/>
          </w:rPr>
          <w:t>40</w:t>
        </w:r>
      </w:ins>
      <w:ins w:id="2737" w:author="David Vacas Miguel" w:date="2018-06-01T02:34:00Z">
        <w:r w:rsidRPr="003429F4">
          <w:rPr>
            <w:b/>
            <w:rPrChange w:id="2738" w:author="David Vacas Miguel" w:date="2018-06-01T02:34:00Z">
              <w:rPr/>
            </w:rPrChange>
          </w:rPr>
          <w:t>.</w:t>
        </w:r>
        <w:r>
          <w:t xml:space="preserve"> Cambio en la separación entre ruedas y sensores.</w:t>
        </w:r>
      </w:ins>
    </w:p>
    <w:p w14:paraId="26C2B1C8" w14:textId="146A5053" w:rsidR="00D74DD8" w:rsidDel="00BF7EE6" w:rsidRDefault="00466B70">
      <w:pPr>
        <w:pStyle w:val="LetranormalTFG"/>
        <w:rPr>
          <w:del w:id="2739" w:author="David Vacas Miguel" w:date="2018-06-01T02:33:00Z"/>
        </w:rPr>
        <w:pPrChange w:id="2740" w:author="David Vacas Miguel" w:date="2018-06-01T02:33:00Z">
          <w:pPr>
            <w:pStyle w:val="LetranormalTFG"/>
            <w:jc w:val="center"/>
          </w:pPr>
        </w:pPrChange>
      </w:pPr>
      <w:ins w:id="2741" w:author="David Vacas Miguel" w:date="2018-06-26T17:21:00Z">
        <w:r>
          <w:rPr>
            <w:noProof/>
            <w:lang w:eastAsia="es-ES"/>
          </w:rPr>
          <w:drawing>
            <wp:anchor distT="0" distB="0" distL="114300" distR="114300" simplePos="0" relativeHeight="251679744" behindDoc="0" locked="0" layoutInCell="1" allowOverlap="1" wp14:anchorId="162696D8" wp14:editId="2992751B">
              <wp:simplePos x="0" y="0"/>
              <wp:positionH relativeFrom="column">
                <wp:posOffset>4445</wp:posOffset>
              </wp:positionH>
              <wp:positionV relativeFrom="paragraph">
                <wp:posOffset>1285875</wp:posOffset>
              </wp:positionV>
              <wp:extent cx="1724025" cy="1849755"/>
              <wp:effectExtent l="0" t="0" r="9525" b="0"/>
              <wp:wrapSquare wrapText="bothSides"/>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27"/>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1724025" cy="1849755"/>
                      </a:xfrm>
                      <a:prstGeom prst="rect">
                        <a:avLst/>
                      </a:prstGeom>
                      <a:noFill/>
                      <a:ln>
                        <a:noFill/>
                      </a:ln>
                    </pic:spPr>
                  </pic:pic>
                </a:graphicData>
              </a:graphic>
              <wp14:sizeRelH relativeFrom="margin">
                <wp14:pctWidth>0</wp14:pctWidth>
              </wp14:sizeRelH>
              <wp14:sizeRelV relativeFrom="margin">
                <wp14:pctHeight>0</wp14:pctHeight>
              </wp14:sizeRelV>
            </wp:anchor>
          </w:drawing>
        </w:r>
      </w:ins>
      <w:ins w:id="2742" w:author="David Vacas Miguel" w:date="2018-06-01T02:33:00Z">
        <w:r w:rsidR="00BF7EE6">
          <w:t xml:space="preserve">En </w:t>
        </w:r>
      </w:ins>
      <w:ins w:id="2743" w:author="David Vacas Miguel" w:date="2018-06-01T03:12:00Z">
        <w:r w:rsidR="009F66A6">
          <w:t xml:space="preserve">el caso </w:t>
        </w:r>
      </w:ins>
      <w:ins w:id="2744" w:author="David Vacas Miguel" w:date="2018-06-01T02:33:00Z">
        <w:r w:rsidR="00BF7EE6">
          <w:t xml:space="preserve">a) al estar más separado el centro de rotación de los sensores, el giro que se realiza hace que los sensores giren más rápido y por lo tanto se detecten colisiones antes. </w:t>
        </w:r>
      </w:ins>
    </w:p>
    <w:p w14:paraId="0323351D" w14:textId="5B09D85C" w:rsidR="00AD4D0D" w:rsidRDefault="00D74DD8">
      <w:pPr>
        <w:pStyle w:val="LetranormalTFG"/>
        <w:rPr>
          <w:ins w:id="2745" w:author="David Vacas Miguel" w:date="2018-06-26T17:21:00Z"/>
        </w:rPr>
      </w:pPr>
      <w:del w:id="2746" w:author="David Vacas Miguel" w:date="2018-06-01T02:31:00Z">
        <w:r w:rsidRPr="00793CF4" w:rsidDel="00BF7EE6">
          <w:rPr>
            <w:b/>
          </w:rPr>
          <w:delText xml:space="preserve">Tiempo: </w:delText>
        </w:r>
        <w:r w:rsidR="00065285" w:rsidDel="00BF7EE6">
          <w:rPr>
            <w:b/>
          </w:rPr>
          <w:delText>92</w:delText>
        </w:r>
        <w:r w:rsidRPr="00793CF4" w:rsidDel="00BF7EE6">
          <w:rPr>
            <w:b/>
          </w:rPr>
          <w:delText>s.</w:delText>
        </w:r>
      </w:del>
      <w:ins w:id="2747" w:author="David Vacas Miguel" w:date="2018-05-27T13:27:00Z">
        <w:r w:rsidR="00AD4D0D">
          <w:t>Al contrario que en el caso anterior</w:t>
        </w:r>
      </w:ins>
      <w:ins w:id="2748" w:author="David Vacas Miguel" w:date="2018-06-01T02:33:00Z">
        <w:r w:rsidR="00BF7EE6">
          <w:t xml:space="preserve">, para </w:t>
        </w:r>
      </w:ins>
      <w:ins w:id="2749" w:author="David Vacas Miguel" w:date="2018-06-01T03:12:00Z">
        <w:r w:rsidR="009F66A6">
          <w:t>el caso</w:t>
        </w:r>
      </w:ins>
      <w:ins w:id="2750" w:author="David Vacas Miguel" w:date="2018-06-01T02:33:00Z">
        <w:r w:rsidR="00BF7EE6">
          <w:t xml:space="preserve"> b)</w:t>
        </w:r>
      </w:ins>
      <w:ins w:id="2751" w:author="David Vacas Miguel" w:date="2018-05-27T13:27:00Z">
        <w:r w:rsidR="00AD4D0D">
          <w:t>, al e</w:t>
        </w:r>
      </w:ins>
      <w:ins w:id="2752" w:author="David Vacas Miguel" w:date="2018-05-27T13:28:00Z">
        <w:r w:rsidR="00AD4D0D">
          <w:t xml:space="preserve">star </w:t>
        </w:r>
      </w:ins>
      <w:ins w:id="2753" w:author="David Vacas Miguel" w:date="2018-06-01T02:33:00Z">
        <w:r w:rsidR="00BF7EE6">
          <w:t>más</w:t>
        </w:r>
      </w:ins>
      <w:ins w:id="2754" w:author="David Vacas Miguel" w:date="2018-05-27T13:28:00Z">
        <w:r w:rsidR="00AD4D0D">
          <w:t xml:space="preserve"> cerca el centro de rotación de los sensores, el giro del robot se hace de manera </w:t>
        </w:r>
      </w:ins>
      <w:ins w:id="2755" w:author="David Vacas Miguel" w:date="2018-06-01T02:33:00Z">
        <w:r w:rsidR="00BF7EE6">
          <w:t>más</w:t>
        </w:r>
      </w:ins>
      <w:ins w:id="2756" w:author="David Vacas Miguel" w:date="2018-05-27T13:28:00Z">
        <w:r w:rsidR="00AD4D0D">
          <w:t xml:space="preserve"> gradual y se detectan las colisiones un poco </w:t>
        </w:r>
      </w:ins>
      <w:ins w:id="2757" w:author="David Vacas Miguel" w:date="2018-06-01T02:33:00Z">
        <w:r w:rsidR="00BF7EE6">
          <w:t>más</w:t>
        </w:r>
      </w:ins>
      <w:ins w:id="2758" w:author="David Vacas Miguel" w:date="2018-05-27T13:28:00Z">
        <w:r w:rsidR="00AD4D0D">
          <w:t xml:space="preserve"> tarde.</w:t>
        </w:r>
      </w:ins>
    </w:p>
    <w:p w14:paraId="2BACDE63" w14:textId="77777777" w:rsidR="00466B70" w:rsidRDefault="00466B70">
      <w:pPr>
        <w:pStyle w:val="LetranormalTFG"/>
        <w:rPr>
          <w:ins w:id="2759" w:author="David Vacas Miguel" w:date="2018-06-26T17:24:00Z"/>
        </w:rPr>
      </w:pPr>
    </w:p>
    <w:p w14:paraId="23BE34F7" w14:textId="7F7AF8EF" w:rsidR="00070CCA" w:rsidRDefault="00466B70">
      <w:pPr>
        <w:pStyle w:val="LetranormalTFG"/>
        <w:rPr>
          <w:ins w:id="2760" w:author="David Vacas Miguel" w:date="2018-06-26T17:24:00Z"/>
        </w:rPr>
      </w:pPr>
      <w:ins w:id="2761" w:author="David Vacas Miguel" w:date="2018-06-26T17:22:00Z">
        <w:r>
          <w:t xml:space="preserve">Como curiosidad se ha probado a colocar los sensores en la parte trasera del robot, con un resultado nefasto, haciendo que el robot en la primera curva no pueda realizar </w:t>
        </w:r>
      </w:ins>
      <w:ins w:id="2762" w:author="David Vacas Miguel" w:date="2018-06-26T17:23:00Z">
        <w:r>
          <w:t>el giro y por lo tanto saliéndose del circuito.</w:t>
        </w:r>
      </w:ins>
    </w:p>
    <w:p w14:paraId="7957EEE8" w14:textId="77777777" w:rsidR="00466B70" w:rsidRDefault="00466B70">
      <w:pPr>
        <w:pStyle w:val="LetranormalTFG"/>
        <w:rPr>
          <w:ins w:id="2763" w:author="David Vacas Miguel" w:date="2018-06-26T17:23:00Z"/>
        </w:rPr>
      </w:pPr>
    </w:p>
    <w:p w14:paraId="62A85D2B" w14:textId="5405CABC" w:rsidR="00466B70" w:rsidRPr="00AD4D0D" w:rsidDel="00466B70" w:rsidRDefault="00466B70">
      <w:pPr>
        <w:pStyle w:val="LetranormalTFG"/>
        <w:rPr>
          <w:del w:id="2764" w:author="David Vacas Miguel" w:date="2018-06-26T17:24:00Z"/>
          <w:rPrChange w:id="2765" w:author="David Vacas Miguel" w:date="2018-05-27T13:27:00Z">
            <w:rPr>
              <w:del w:id="2766" w:author="David Vacas Miguel" w:date="2018-06-26T17:24:00Z"/>
              <w:b/>
            </w:rPr>
          </w:rPrChange>
        </w:rPr>
      </w:pPr>
      <w:ins w:id="2767" w:author="David Vacas Miguel" w:date="2018-06-26T17:23:00Z">
        <w:r w:rsidRPr="00466B70">
          <w:rPr>
            <w:b/>
            <w:rPrChange w:id="2768" w:author="David Vacas Miguel" w:date="2018-06-26T17:23:00Z">
              <w:rPr/>
            </w:rPrChange>
          </w:rPr>
          <w:t xml:space="preserve">Figura </w:t>
        </w:r>
      </w:ins>
      <w:ins w:id="2769" w:author="David Vacas Miguel" w:date="2018-06-26T17:39:00Z">
        <w:r w:rsidR="00C55F6C">
          <w:rPr>
            <w:b/>
          </w:rPr>
          <w:t>4</w:t>
        </w:r>
      </w:ins>
      <w:ins w:id="2770" w:author="David Vacas Miguel" w:date="2018-06-27T01:34:00Z">
        <w:r w:rsidR="005C74E1">
          <w:rPr>
            <w:b/>
          </w:rPr>
          <w:t>1</w:t>
        </w:r>
      </w:ins>
      <w:ins w:id="2771" w:author="David Vacas Miguel" w:date="2018-06-26T17:23:00Z">
        <w:r w:rsidRPr="00466B70">
          <w:rPr>
            <w:b/>
            <w:rPrChange w:id="2772" w:author="David Vacas Miguel" w:date="2018-06-26T17:23:00Z">
              <w:rPr/>
            </w:rPrChange>
          </w:rPr>
          <w:t xml:space="preserve">. </w:t>
        </w:r>
        <w:r>
          <w:t>Sensores en la parte trasera.</w:t>
        </w:r>
      </w:ins>
    </w:p>
    <w:p w14:paraId="4B0C9ED4" w14:textId="77777777" w:rsidR="001523AB" w:rsidRDefault="001523AB">
      <w:pPr>
        <w:pStyle w:val="LetranormalTFG"/>
        <w:rPr>
          <w:ins w:id="2773" w:author="David Vacas Miguel" w:date="2018-06-02T13:01:00Z"/>
          <w:b/>
          <w:sz w:val="28"/>
        </w:rPr>
        <w:pPrChange w:id="2774" w:author="David Vacas Miguel" w:date="2018-06-26T17:24:00Z">
          <w:pPr/>
        </w:pPrChange>
      </w:pPr>
      <w:ins w:id="2775" w:author="David Vacas Miguel" w:date="2018-06-02T13:01:00Z">
        <w:r>
          <w:rPr>
            <w:b/>
            <w:sz w:val="28"/>
          </w:rPr>
          <w:br w:type="page"/>
        </w:r>
      </w:ins>
    </w:p>
    <w:p w14:paraId="0B5E5D89" w14:textId="471A4FBF" w:rsidR="00D74DD8" w:rsidRPr="008C5C28" w:rsidRDefault="00775A7A">
      <w:pPr>
        <w:pStyle w:val="Titulo3tfg"/>
        <w:rPr>
          <w:ins w:id="2776" w:author="David Vacas Miguel" w:date="2018-06-01T02:41:00Z"/>
          <w:b w:val="0"/>
          <w:sz w:val="32"/>
          <w:rPrChange w:id="2777" w:author="David Vacas Miguel" w:date="2018-06-26T17:12:00Z">
            <w:rPr>
              <w:ins w:id="2778" w:author="David Vacas Miguel" w:date="2018-06-01T02:41:00Z"/>
              <w:b/>
              <w:sz w:val="28"/>
            </w:rPr>
          </w:rPrChange>
        </w:rPr>
        <w:pPrChange w:id="2779" w:author="David Vacas Miguel" w:date="2018-06-26T17:01:00Z">
          <w:pPr>
            <w:pStyle w:val="LetranormalTFG"/>
          </w:pPr>
        </w:pPrChange>
      </w:pPr>
      <w:bookmarkStart w:id="2780" w:name="_Toc517869967"/>
      <w:ins w:id="2781" w:author="David Vacas Miguel" w:date="2018-06-26T16:49:00Z">
        <w:r w:rsidRPr="008C5C28">
          <w:rPr>
            <w:sz w:val="32"/>
            <w:rPrChange w:id="2782" w:author="David Vacas Miguel" w:date="2018-06-26T17:12:00Z">
              <w:rPr>
                <w:sz w:val="28"/>
              </w:rPr>
            </w:rPrChange>
          </w:rPr>
          <w:lastRenderedPageBreak/>
          <w:t>4.3.6</w:t>
        </w:r>
      </w:ins>
      <w:ins w:id="2783" w:author="David Vacas Miguel" w:date="2018-06-26T17:28:00Z">
        <w:r w:rsidR="00D27C27">
          <w:rPr>
            <w:sz w:val="32"/>
          </w:rPr>
          <w:t>.</w:t>
        </w:r>
      </w:ins>
      <w:ins w:id="2784" w:author="David Vacas Miguel" w:date="2018-06-01T02:41:00Z">
        <w:r w:rsidR="003672AD" w:rsidRPr="008C5C28">
          <w:rPr>
            <w:sz w:val="32"/>
            <w:rPrChange w:id="2785" w:author="David Vacas Miguel" w:date="2018-06-26T17:12:00Z">
              <w:rPr>
                <w:b/>
              </w:rPr>
            </w:rPrChange>
          </w:rPr>
          <w:t xml:space="preserve"> Circuito diferente</w:t>
        </w:r>
      </w:ins>
      <w:bookmarkEnd w:id="2780"/>
      <w:moveFromRangeStart w:id="2786" w:author="David Vacas Miguel" w:date="2018-06-01T02:31:00Z" w:name="move515583609"/>
      <w:moveFrom w:id="2787" w:author="David Vacas Miguel" w:date="2018-06-01T02:31:00Z">
        <w:r w:rsidR="00403E80" w:rsidRPr="008C5C28" w:rsidDel="00BF7EE6">
          <w:rPr>
            <w:noProof/>
            <w:sz w:val="32"/>
            <w:lang w:eastAsia="es-ES"/>
            <w:rPrChange w:id="2788" w:author="David Vacas Miguel" w:date="2018-06-26T17:12:00Z">
              <w:rPr>
                <w:b/>
                <w:noProof/>
                <w:lang w:eastAsia="es-ES"/>
              </w:rPr>
            </w:rPrChange>
          </w:rPr>
          <w:drawing>
            <wp:inline distT="0" distB="0" distL="0" distR="0" wp14:anchorId="17BE8C17" wp14:editId="003A9BE2">
              <wp:extent cx="2200275" cy="2026569"/>
              <wp:effectExtent l="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209091" cy="2034689"/>
                      </a:xfrm>
                      <a:prstGeom prst="rect">
                        <a:avLst/>
                      </a:prstGeom>
                      <a:noFill/>
                      <a:ln>
                        <a:noFill/>
                      </a:ln>
                    </pic:spPr>
                  </pic:pic>
                </a:graphicData>
              </a:graphic>
            </wp:inline>
          </w:drawing>
        </w:r>
      </w:moveFrom>
      <w:moveFromRangeEnd w:id="2786"/>
    </w:p>
    <w:p w14:paraId="3B305F33" w14:textId="554007C1" w:rsidR="00BB48F9" w:rsidRPr="008C5C28" w:rsidDel="00775A7A" w:rsidRDefault="00775A7A">
      <w:pPr>
        <w:pStyle w:val="LetranormalTFG"/>
        <w:rPr>
          <w:del w:id="2789" w:author="David Vacas Miguel" w:date="2018-06-01T02:42:00Z"/>
        </w:rPr>
      </w:pPr>
      <w:ins w:id="2790" w:author="David Vacas Miguel" w:date="2018-06-26T16:49:00Z">
        <w:r w:rsidRPr="008C5C28">
          <w:t>Finalmente, s</w:t>
        </w:r>
      </w:ins>
      <w:ins w:id="2791" w:author="David Vacas Miguel" w:date="2018-06-01T02:41:00Z">
        <w:r w:rsidR="00BB48F9" w:rsidRPr="008C5C28">
          <w:rPr>
            <w:rPrChange w:id="2792" w:author="David Vacas Miguel" w:date="2018-06-26T17:11:00Z">
              <w:rPr>
                <w:b/>
                <w:sz w:val="28"/>
              </w:rPr>
            </w:rPrChange>
          </w:rPr>
          <w:t>e</w:t>
        </w:r>
      </w:ins>
      <w:ins w:id="2793" w:author="David Vacas Miguel" w:date="2018-06-26T16:49:00Z">
        <w:r w:rsidRPr="008C5C28">
          <w:t xml:space="preserve"> ha</w:t>
        </w:r>
      </w:ins>
      <w:ins w:id="2794" w:author="David Vacas Miguel" w:date="2018-06-01T02:41:00Z">
        <w:r w:rsidR="00BB48F9" w:rsidRPr="008C5C28">
          <w:rPr>
            <w:rPrChange w:id="2795" w:author="David Vacas Miguel" w:date="2018-06-26T17:11:00Z">
              <w:rPr>
                <w:b/>
                <w:sz w:val="28"/>
              </w:rPr>
            </w:rPrChange>
          </w:rPr>
          <w:t xml:space="preserve"> utiliza</w:t>
        </w:r>
      </w:ins>
      <w:ins w:id="2796" w:author="David Vacas Miguel" w:date="2018-06-26T16:49:00Z">
        <w:r w:rsidRPr="008C5C28">
          <w:t>do</w:t>
        </w:r>
      </w:ins>
      <w:ins w:id="2797" w:author="David Vacas Miguel" w:date="2018-06-01T02:41:00Z">
        <w:r w:rsidR="00BB48F9" w:rsidRPr="008C5C28">
          <w:rPr>
            <w:rPrChange w:id="2798" w:author="David Vacas Miguel" w:date="2018-06-26T17:11:00Z">
              <w:rPr>
                <w:b/>
                <w:sz w:val="28"/>
              </w:rPr>
            </w:rPrChange>
          </w:rPr>
          <w:t xml:space="preserve"> el robot estándar en un circuito dif</w:t>
        </w:r>
      </w:ins>
      <w:ins w:id="2799" w:author="David Vacas Miguel" w:date="2018-06-01T02:42:00Z">
        <w:r w:rsidR="00BB48F9" w:rsidRPr="008C5C28">
          <w:rPr>
            <w:rPrChange w:id="2800" w:author="David Vacas Miguel" w:date="2018-06-26T17:11:00Z">
              <w:rPr>
                <w:b/>
                <w:sz w:val="28"/>
              </w:rPr>
            </w:rPrChange>
          </w:rPr>
          <w:t>erente al</w:t>
        </w:r>
      </w:ins>
      <w:ins w:id="2801" w:author="David Vacas Miguel" w:date="2018-06-26T16:49:00Z">
        <w:r w:rsidRPr="008C5C28">
          <w:t xml:space="preserve"> utilizado </w:t>
        </w:r>
      </w:ins>
      <w:ins w:id="2802" w:author="David Vacas Miguel" w:date="2018-06-26T16:50:00Z">
        <w:r w:rsidRPr="008C5C28">
          <w:t>en el</w:t>
        </w:r>
      </w:ins>
      <w:ins w:id="2803" w:author="David Vacas Miguel" w:date="2018-06-01T02:42:00Z">
        <w:r w:rsidR="00BB48F9" w:rsidRPr="008C5C28">
          <w:rPr>
            <w:rPrChange w:id="2804" w:author="David Vacas Miguel" w:date="2018-06-26T17:11:00Z">
              <w:rPr>
                <w:b/>
                <w:sz w:val="28"/>
              </w:rPr>
            </w:rPrChange>
          </w:rPr>
          <w:t xml:space="preserve"> resto de </w:t>
        </w:r>
      </w:ins>
      <w:ins w:id="2805" w:author="David Vacas Miguel" w:date="2018-06-26T17:01:00Z">
        <w:r w:rsidR="00D81149" w:rsidRPr="008C5C28">
          <w:t>las pruebas</w:t>
        </w:r>
      </w:ins>
      <w:ins w:id="2806" w:author="David Vacas Miguel" w:date="2018-06-01T02:42:00Z">
        <w:r w:rsidR="00BB48F9" w:rsidRPr="008C5C28">
          <w:rPr>
            <w:rPrChange w:id="2807" w:author="David Vacas Miguel" w:date="2018-06-26T17:11:00Z">
              <w:rPr>
                <w:b/>
                <w:sz w:val="28"/>
              </w:rPr>
            </w:rPrChange>
          </w:rPr>
          <w:t>.</w:t>
        </w:r>
      </w:ins>
    </w:p>
    <w:p w14:paraId="6C384923" w14:textId="76DD320A" w:rsidR="00775A7A" w:rsidRPr="008C5C28" w:rsidRDefault="00D74DD8">
      <w:pPr>
        <w:pStyle w:val="LetranormalTFG"/>
        <w:rPr>
          <w:b/>
          <w:rPrChange w:id="2808" w:author="David Vacas Miguel" w:date="2018-06-26T17:12:00Z">
            <w:rPr/>
          </w:rPrChange>
        </w:rPr>
        <w:pPrChange w:id="2809" w:author="David Vacas Miguel" w:date="2018-06-01T02:42:00Z">
          <w:pPr>
            <w:pStyle w:val="LetranormalTFG"/>
            <w:jc w:val="center"/>
          </w:pPr>
        </w:pPrChange>
      </w:pPr>
      <w:del w:id="2810" w:author="David Vacas Miguel" w:date="2018-06-01T02:31:00Z">
        <w:r w:rsidRPr="00793CF4" w:rsidDel="00BF7EE6">
          <w:rPr>
            <w:b/>
          </w:rPr>
          <w:delText xml:space="preserve">Figura </w:delText>
        </w:r>
      </w:del>
      <w:del w:id="2811" w:author="David Vacas Miguel" w:date="2018-05-27T13:39:00Z">
        <w:r w:rsidRPr="00793CF4" w:rsidDel="0047468B">
          <w:rPr>
            <w:b/>
          </w:rPr>
          <w:delText>X</w:delText>
        </w:r>
      </w:del>
      <w:del w:id="2812" w:author="David Vacas Miguel" w:date="2018-06-01T02:31:00Z">
        <w:r w:rsidRPr="00793CF4" w:rsidDel="00BF7EE6">
          <w:rPr>
            <w:b/>
          </w:rPr>
          <w:delText>.</w:delText>
        </w:r>
        <w:r w:rsidDel="00BF7EE6">
          <w:delText xml:space="preserve"> </w:delText>
        </w:r>
        <w:r w:rsidR="00DF3C73" w:rsidDel="00BF7EE6">
          <w:delText>Caso 5.2 menor separación entre ruedas y sensores</w:delText>
        </w:r>
        <w:r w:rsidDel="00BF7EE6">
          <w:delText>.</w:delText>
        </w:r>
      </w:del>
    </w:p>
    <w:tbl>
      <w:tblPr>
        <w:tblStyle w:val="Tablanormal5"/>
        <w:tblW w:w="0" w:type="auto"/>
        <w:tblLook w:val="04A0" w:firstRow="1" w:lastRow="0" w:firstColumn="1" w:lastColumn="0" w:noHBand="0" w:noVBand="1"/>
      </w:tblPr>
      <w:tblGrid>
        <w:gridCol w:w="1434"/>
        <w:gridCol w:w="833"/>
        <w:gridCol w:w="844"/>
        <w:gridCol w:w="836"/>
        <w:gridCol w:w="855"/>
        <w:gridCol w:w="808"/>
        <w:gridCol w:w="844"/>
        <w:gridCol w:w="819"/>
        <w:gridCol w:w="799"/>
        <w:gridCol w:w="998"/>
      </w:tblGrid>
      <w:tr w:rsidR="001523AB" w14:paraId="45224A46" w14:textId="2FAD5BB3" w:rsidTr="00BB48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dxa"/>
          </w:tcPr>
          <w:p w14:paraId="4BD1465C" w14:textId="77777777" w:rsidR="00BB48F9" w:rsidRDefault="00BB48F9" w:rsidP="00F21B89">
            <w:pPr>
              <w:pStyle w:val="LetranormalTFG"/>
            </w:pPr>
            <w:r>
              <w:t>Parámetros</w:t>
            </w:r>
          </w:p>
        </w:tc>
        <w:tc>
          <w:tcPr>
            <w:tcW w:w="859" w:type="dxa"/>
          </w:tcPr>
          <w:p w14:paraId="36851A8E" w14:textId="77777777" w:rsidR="00BB48F9" w:rsidRDefault="00BB48F9" w:rsidP="00F21B89">
            <w:pPr>
              <w:pStyle w:val="LetranormalTFG"/>
              <w:jc w:val="center"/>
              <w:cnfStyle w:val="100000000000" w:firstRow="1" w:lastRow="0" w:firstColumn="0" w:lastColumn="0" w:oddVBand="0" w:evenVBand="0" w:oddHBand="0" w:evenHBand="0" w:firstRowFirstColumn="0" w:firstRowLastColumn="0" w:lastRowFirstColumn="0" w:lastRowLastColumn="0"/>
            </w:pPr>
            <w:r>
              <w:t>MS</w:t>
            </w:r>
          </w:p>
        </w:tc>
        <w:tc>
          <w:tcPr>
            <w:tcW w:w="869" w:type="dxa"/>
          </w:tcPr>
          <w:p w14:paraId="2B5878FA" w14:textId="77777777" w:rsidR="00BB48F9" w:rsidRDefault="00BB48F9" w:rsidP="00F21B89">
            <w:pPr>
              <w:pStyle w:val="LetranormalTFG"/>
              <w:jc w:val="center"/>
              <w:cnfStyle w:val="100000000000" w:firstRow="1" w:lastRow="0" w:firstColumn="0" w:lastColumn="0" w:oddVBand="0" w:evenVBand="0" w:oddHBand="0" w:evenHBand="0" w:firstRowFirstColumn="0" w:firstRowLastColumn="0" w:lastRowFirstColumn="0" w:lastRowLastColumn="0"/>
            </w:pPr>
            <w:r>
              <w:t>WR</w:t>
            </w:r>
          </w:p>
        </w:tc>
        <w:tc>
          <w:tcPr>
            <w:tcW w:w="862" w:type="dxa"/>
          </w:tcPr>
          <w:p w14:paraId="7C25DBEB" w14:textId="77777777" w:rsidR="00BB48F9" w:rsidRDefault="00BB48F9" w:rsidP="00F21B89">
            <w:pPr>
              <w:pStyle w:val="LetranormalTFG"/>
              <w:jc w:val="center"/>
              <w:cnfStyle w:val="100000000000" w:firstRow="1" w:lastRow="0" w:firstColumn="0" w:lastColumn="0" w:oddVBand="0" w:evenVBand="0" w:oddHBand="0" w:evenHBand="0" w:firstRowFirstColumn="0" w:firstRowLastColumn="0" w:lastRowFirstColumn="0" w:lastRowLastColumn="0"/>
            </w:pPr>
            <w:r>
              <w:t>WS</w:t>
            </w:r>
          </w:p>
        </w:tc>
        <w:tc>
          <w:tcPr>
            <w:tcW w:w="878" w:type="dxa"/>
          </w:tcPr>
          <w:p w14:paraId="5372C30D" w14:textId="77777777" w:rsidR="00BB48F9" w:rsidRDefault="00BB48F9" w:rsidP="00F21B89">
            <w:pPr>
              <w:pStyle w:val="LetranormalTFG"/>
              <w:jc w:val="center"/>
              <w:cnfStyle w:val="100000000000" w:firstRow="1" w:lastRow="0" w:firstColumn="0" w:lastColumn="0" w:oddVBand="0" w:evenVBand="0" w:oddHBand="0" w:evenHBand="0" w:firstRowFirstColumn="0" w:firstRowLastColumn="0" w:lastRowFirstColumn="0" w:lastRowLastColumn="0"/>
            </w:pPr>
            <w:r>
              <w:t>WD</w:t>
            </w:r>
          </w:p>
        </w:tc>
        <w:tc>
          <w:tcPr>
            <w:tcW w:w="838" w:type="dxa"/>
          </w:tcPr>
          <w:p w14:paraId="74B1AD26" w14:textId="77777777" w:rsidR="00BB48F9" w:rsidRDefault="00BB48F9" w:rsidP="00F21B89">
            <w:pPr>
              <w:pStyle w:val="LetranormalTFG"/>
              <w:jc w:val="center"/>
              <w:cnfStyle w:val="100000000000" w:firstRow="1" w:lastRow="0" w:firstColumn="0" w:lastColumn="0" w:oddVBand="0" w:evenVBand="0" w:oddHBand="0" w:evenHBand="0" w:firstRowFirstColumn="0" w:firstRowLastColumn="0" w:lastRowFirstColumn="0" w:lastRowLastColumn="0"/>
            </w:pPr>
            <w:r>
              <w:t>RL</w:t>
            </w:r>
          </w:p>
        </w:tc>
        <w:tc>
          <w:tcPr>
            <w:tcW w:w="869" w:type="dxa"/>
          </w:tcPr>
          <w:p w14:paraId="5F4C8C6E" w14:textId="77777777" w:rsidR="00BB48F9" w:rsidRDefault="00BB48F9" w:rsidP="00F21B89">
            <w:pPr>
              <w:pStyle w:val="LetranormalTFG"/>
              <w:jc w:val="center"/>
              <w:cnfStyle w:val="100000000000" w:firstRow="1" w:lastRow="0" w:firstColumn="0" w:lastColumn="0" w:oddVBand="0" w:evenVBand="0" w:oddHBand="0" w:evenHBand="0" w:firstRowFirstColumn="0" w:firstRowLastColumn="0" w:lastRowFirstColumn="0" w:lastRowLastColumn="0"/>
            </w:pPr>
            <w:r>
              <w:t>RW</w:t>
            </w:r>
          </w:p>
        </w:tc>
        <w:tc>
          <w:tcPr>
            <w:tcW w:w="848" w:type="dxa"/>
          </w:tcPr>
          <w:p w14:paraId="16B43B18" w14:textId="77777777" w:rsidR="00BB48F9" w:rsidRDefault="00BB48F9" w:rsidP="00F21B89">
            <w:pPr>
              <w:pStyle w:val="LetranormalTFG"/>
              <w:jc w:val="center"/>
              <w:cnfStyle w:val="100000000000" w:firstRow="1" w:lastRow="0" w:firstColumn="0" w:lastColumn="0" w:oddVBand="0" w:evenVBand="0" w:oddHBand="0" w:evenHBand="0" w:firstRowFirstColumn="0" w:firstRowLastColumn="0" w:lastRowFirstColumn="0" w:lastRowLastColumn="0"/>
            </w:pPr>
            <w:r>
              <w:t>SD</w:t>
            </w:r>
          </w:p>
        </w:tc>
        <w:tc>
          <w:tcPr>
            <w:tcW w:w="831" w:type="dxa"/>
          </w:tcPr>
          <w:p w14:paraId="1B4BC71C" w14:textId="77777777" w:rsidR="00BB48F9" w:rsidRDefault="00BB48F9" w:rsidP="00F21B89">
            <w:pPr>
              <w:pStyle w:val="LetranormalTFG"/>
              <w:jc w:val="center"/>
              <w:cnfStyle w:val="100000000000" w:firstRow="1" w:lastRow="0" w:firstColumn="0" w:lastColumn="0" w:oddVBand="0" w:evenVBand="0" w:oddHBand="0" w:evenHBand="0" w:firstRowFirstColumn="0" w:firstRowLastColumn="0" w:lastRowFirstColumn="0" w:lastRowLastColumn="0"/>
            </w:pPr>
            <w:r>
              <w:t>SS</w:t>
            </w:r>
          </w:p>
        </w:tc>
        <w:tc>
          <w:tcPr>
            <w:tcW w:w="783" w:type="dxa"/>
            <w:shd w:val="clear" w:color="auto" w:fill="FFE599" w:themeFill="accent4" w:themeFillTint="66"/>
          </w:tcPr>
          <w:p w14:paraId="28A3B49A" w14:textId="1A8228A8" w:rsidR="00BB48F9" w:rsidRDefault="00BB48F9" w:rsidP="00F21B89">
            <w:pPr>
              <w:pStyle w:val="LetranormalTFG"/>
              <w:jc w:val="center"/>
              <w:cnfStyle w:val="100000000000" w:firstRow="1" w:lastRow="0" w:firstColumn="0" w:lastColumn="0" w:oddVBand="0" w:evenVBand="0" w:oddHBand="0" w:evenHBand="0" w:firstRowFirstColumn="0" w:firstRowLastColumn="0" w:lastRowFirstColumn="0" w:lastRowLastColumn="0"/>
              <w:rPr>
                <w:ins w:id="2813" w:author="David Vacas Miguel" w:date="2018-06-01T02:42:00Z"/>
              </w:rPr>
            </w:pPr>
            <w:ins w:id="2814" w:author="David Vacas Miguel" w:date="2018-06-01T02:42:00Z">
              <w:r>
                <w:t>Tiempo</w:t>
              </w:r>
            </w:ins>
          </w:p>
        </w:tc>
      </w:tr>
      <w:tr w:rsidR="001523AB" w14:paraId="16FFB907" w14:textId="2B5431DE" w:rsidTr="00BB48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4F8835BF" w14:textId="77777777" w:rsidR="00BB48F9" w:rsidRDefault="00BB48F9" w:rsidP="00F21B89">
            <w:pPr>
              <w:pStyle w:val="LetranormalTFG"/>
            </w:pPr>
            <w:r>
              <w:t>Valor</w:t>
            </w:r>
          </w:p>
        </w:tc>
        <w:tc>
          <w:tcPr>
            <w:tcW w:w="859" w:type="dxa"/>
          </w:tcPr>
          <w:p w14:paraId="3782C3D1" w14:textId="77777777" w:rsidR="00BB48F9" w:rsidRDefault="00BB48F9" w:rsidP="00F21B89">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869" w:type="dxa"/>
          </w:tcPr>
          <w:p w14:paraId="2E9F0431" w14:textId="77777777" w:rsidR="00BB48F9" w:rsidRDefault="00BB48F9" w:rsidP="00F21B89">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862" w:type="dxa"/>
          </w:tcPr>
          <w:p w14:paraId="2570886B" w14:textId="77777777" w:rsidR="00BB48F9" w:rsidRDefault="00BB48F9" w:rsidP="00F21B89">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878" w:type="dxa"/>
          </w:tcPr>
          <w:p w14:paraId="692E48AF" w14:textId="77777777" w:rsidR="00BB48F9" w:rsidRDefault="00BB48F9" w:rsidP="00F21B89">
            <w:pPr>
              <w:pStyle w:val="LetranormalTFG"/>
              <w:jc w:val="center"/>
              <w:cnfStyle w:val="000000100000" w:firstRow="0" w:lastRow="0" w:firstColumn="0" w:lastColumn="0" w:oddVBand="0" w:evenVBand="0" w:oddHBand="1" w:evenHBand="0" w:firstRowFirstColumn="0" w:firstRowLastColumn="0" w:lastRowFirstColumn="0" w:lastRowLastColumn="0"/>
            </w:pPr>
            <w:r>
              <w:t>3</w:t>
            </w:r>
          </w:p>
        </w:tc>
        <w:tc>
          <w:tcPr>
            <w:tcW w:w="838" w:type="dxa"/>
          </w:tcPr>
          <w:p w14:paraId="2FA75D48" w14:textId="77777777" w:rsidR="00BB48F9" w:rsidRDefault="00BB48F9" w:rsidP="00F21B89">
            <w:pPr>
              <w:pStyle w:val="LetranormalTFG"/>
              <w:jc w:val="center"/>
              <w:cnfStyle w:val="000000100000" w:firstRow="0" w:lastRow="0" w:firstColumn="0" w:lastColumn="0" w:oddVBand="0" w:evenVBand="0" w:oddHBand="1" w:evenHBand="0" w:firstRowFirstColumn="0" w:firstRowLastColumn="0" w:lastRowFirstColumn="0" w:lastRowLastColumn="0"/>
            </w:pPr>
            <w:r>
              <w:t>22</w:t>
            </w:r>
          </w:p>
        </w:tc>
        <w:tc>
          <w:tcPr>
            <w:tcW w:w="869" w:type="dxa"/>
          </w:tcPr>
          <w:p w14:paraId="42B268B9" w14:textId="77777777" w:rsidR="00BB48F9" w:rsidRDefault="00BB48F9" w:rsidP="00F21B89">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848" w:type="dxa"/>
          </w:tcPr>
          <w:p w14:paraId="51686BAE" w14:textId="77777777" w:rsidR="00BB48F9" w:rsidRDefault="00BB48F9" w:rsidP="00F21B89">
            <w:pPr>
              <w:pStyle w:val="LetranormalTFG"/>
              <w:jc w:val="center"/>
              <w:cnfStyle w:val="000000100000" w:firstRow="0" w:lastRow="0" w:firstColumn="0" w:lastColumn="0" w:oddVBand="0" w:evenVBand="0" w:oddHBand="1" w:evenHBand="0" w:firstRowFirstColumn="0" w:firstRowLastColumn="0" w:lastRowFirstColumn="0" w:lastRowLastColumn="0"/>
            </w:pPr>
            <w:r>
              <w:t>0</w:t>
            </w:r>
          </w:p>
        </w:tc>
        <w:tc>
          <w:tcPr>
            <w:tcW w:w="831" w:type="dxa"/>
          </w:tcPr>
          <w:p w14:paraId="2DF7D053" w14:textId="77777777" w:rsidR="00BB48F9" w:rsidRDefault="00BB48F9" w:rsidP="00F21B89">
            <w:pPr>
              <w:pStyle w:val="LetranormalTFG"/>
              <w:jc w:val="center"/>
              <w:cnfStyle w:val="000000100000" w:firstRow="0" w:lastRow="0" w:firstColumn="0" w:lastColumn="0" w:oddVBand="0" w:evenVBand="0" w:oddHBand="1" w:evenHBand="0" w:firstRowFirstColumn="0" w:firstRowLastColumn="0" w:lastRowFirstColumn="0" w:lastRowLastColumn="0"/>
            </w:pPr>
            <w:r>
              <w:t>4</w:t>
            </w:r>
          </w:p>
        </w:tc>
        <w:tc>
          <w:tcPr>
            <w:tcW w:w="783" w:type="dxa"/>
            <w:shd w:val="clear" w:color="auto" w:fill="FFE599" w:themeFill="accent4" w:themeFillTint="66"/>
          </w:tcPr>
          <w:p w14:paraId="5809D4C8" w14:textId="2EC084AA" w:rsidR="00BB48F9" w:rsidRPr="00BB48F9" w:rsidRDefault="00BB48F9" w:rsidP="00F21B89">
            <w:pPr>
              <w:pStyle w:val="LetranormalTFG"/>
              <w:jc w:val="center"/>
              <w:cnfStyle w:val="000000100000" w:firstRow="0" w:lastRow="0" w:firstColumn="0" w:lastColumn="0" w:oddVBand="0" w:evenVBand="0" w:oddHBand="1" w:evenHBand="0" w:firstRowFirstColumn="0" w:firstRowLastColumn="0" w:lastRowFirstColumn="0" w:lastRowLastColumn="0"/>
              <w:rPr>
                <w:ins w:id="2815" w:author="David Vacas Miguel" w:date="2018-06-01T02:42:00Z"/>
                <w:b/>
                <w:rPrChange w:id="2816" w:author="David Vacas Miguel" w:date="2018-06-01T02:42:00Z">
                  <w:rPr>
                    <w:ins w:id="2817" w:author="David Vacas Miguel" w:date="2018-06-01T02:42:00Z"/>
                  </w:rPr>
                </w:rPrChange>
              </w:rPr>
            </w:pPr>
            <w:ins w:id="2818" w:author="David Vacas Miguel" w:date="2018-06-01T02:42:00Z">
              <w:r w:rsidRPr="00BB48F9">
                <w:rPr>
                  <w:b/>
                  <w:rPrChange w:id="2819" w:author="David Vacas Miguel" w:date="2018-06-01T02:42:00Z">
                    <w:rPr/>
                  </w:rPrChange>
                </w:rPr>
                <w:t>83s</w:t>
              </w:r>
            </w:ins>
          </w:p>
        </w:tc>
      </w:tr>
    </w:tbl>
    <w:p w14:paraId="3F240471" w14:textId="4FA252F2" w:rsidR="00AD4D0D" w:rsidDel="00DA781E" w:rsidRDefault="00D74DD8" w:rsidP="00F21B89">
      <w:pPr>
        <w:jc w:val="center"/>
        <w:rPr>
          <w:del w:id="2820" w:author="David Vacas Miguel" w:date="2018-06-01T02:42:00Z"/>
          <w:b/>
        </w:rPr>
      </w:pPr>
      <w:del w:id="2821" w:author="David Vacas Miguel" w:date="2018-06-01T02:42:00Z">
        <w:r w:rsidRPr="00793CF4" w:rsidDel="00BB48F9">
          <w:rPr>
            <w:b/>
          </w:rPr>
          <w:delText xml:space="preserve">Tiempo: </w:delText>
        </w:r>
        <w:r w:rsidR="00403E80" w:rsidDel="00BB48F9">
          <w:rPr>
            <w:b/>
          </w:rPr>
          <w:delText>83</w:delText>
        </w:r>
        <w:r w:rsidRPr="00793CF4" w:rsidDel="00BB48F9">
          <w:rPr>
            <w:b/>
          </w:rPr>
          <w:delText>s.</w:delText>
        </w:r>
      </w:del>
    </w:p>
    <w:p w14:paraId="2154F385" w14:textId="77777777" w:rsidR="00DA781E" w:rsidRDefault="00DA781E" w:rsidP="00F21B89">
      <w:pPr>
        <w:jc w:val="center"/>
        <w:rPr>
          <w:ins w:id="2822" w:author="David Vacas Miguel" w:date="2018-06-27T01:42:00Z"/>
          <w:b/>
        </w:rPr>
      </w:pPr>
    </w:p>
    <w:p w14:paraId="5A233B69" w14:textId="465AAB91" w:rsidR="00D74DD8" w:rsidRDefault="00403E80" w:rsidP="00F21B89">
      <w:pPr>
        <w:jc w:val="center"/>
      </w:pPr>
      <w:r>
        <w:rPr>
          <w:noProof/>
          <w:lang w:eastAsia="es-ES"/>
        </w:rPr>
        <w:drawing>
          <wp:inline distT="0" distB="0" distL="0" distR="0" wp14:anchorId="7F8B21FD" wp14:editId="78A95543">
            <wp:extent cx="2609850" cy="2155003"/>
            <wp:effectExtent l="0" t="0" r="0" b="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2632110" cy="2173384"/>
                    </a:xfrm>
                    <a:prstGeom prst="rect">
                      <a:avLst/>
                    </a:prstGeom>
                    <a:noFill/>
                    <a:ln>
                      <a:noFill/>
                    </a:ln>
                  </pic:spPr>
                </pic:pic>
              </a:graphicData>
            </a:graphic>
          </wp:inline>
        </w:drawing>
      </w:r>
    </w:p>
    <w:p w14:paraId="7FC5F13D" w14:textId="77777777" w:rsidR="006253A5" w:rsidRDefault="00D74DD8">
      <w:pPr>
        <w:pStyle w:val="LetranormalTFG"/>
        <w:jc w:val="center"/>
        <w:rPr>
          <w:ins w:id="2823" w:author="David Vacas Miguel" w:date="2018-06-27T01:42:00Z"/>
        </w:rPr>
      </w:pPr>
      <w:r w:rsidRPr="00793CF4">
        <w:rPr>
          <w:b/>
        </w:rPr>
        <w:t xml:space="preserve">Figura </w:t>
      </w:r>
      <w:ins w:id="2824" w:author="David Vacas Miguel" w:date="2018-06-26T17:39:00Z">
        <w:r w:rsidR="00C55F6C">
          <w:rPr>
            <w:b/>
          </w:rPr>
          <w:t>4</w:t>
        </w:r>
      </w:ins>
      <w:ins w:id="2825" w:author="David Vacas Miguel" w:date="2018-06-27T01:34:00Z">
        <w:r w:rsidR="005C74E1">
          <w:rPr>
            <w:b/>
          </w:rPr>
          <w:t>2</w:t>
        </w:r>
      </w:ins>
      <w:del w:id="2826" w:author="David Vacas Miguel" w:date="2018-05-27T13:39:00Z">
        <w:r w:rsidRPr="00793CF4" w:rsidDel="0047468B">
          <w:rPr>
            <w:b/>
          </w:rPr>
          <w:delText>X</w:delText>
        </w:r>
      </w:del>
      <w:r w:rsidRPr="00793CF4">
        <w:rPr>
          <w:b/>
        </w:rPr>
        <w:t>.</w:t>
      </w:r>
      <w:r>
        <w:t xml:space="preserve"> </w:t>
      </w:r>
      <w:del w:id="2827" w:author="David Vacas Miguel" w:date="2018-06-01T02:43:00Z">
        <w:r w:rsidR="00DF3C73" w:rsidDel="00BB48F9">
          <w:delText>Caso 6 distinto</w:delText>
        </w:r>
      </w:del>
      <w:ins w:id="2828" w:author="David Vacas Miguel" w:date="2018-06-26T16:50:00Z">
        <w:r w:rsidR="00775A7A">
          <w:t>C</w:t>
        </w:r>
      </w:ins>
      <w:del w:id="2829" w:author="David Vacas Miguel" w:date="2018-06-26T16:50:00Z">
        <w:r w:rsidR="00DF3C73" w:rsidDel="00775A7A">
          <w:delText xml:space="preserve"> c</w:delText>
        </w:r>
      </w:del>
      <w:r w:rsidR="00DF3C73">
        <w:t>ircuito</w:t>
      </w:r>
      <w:ins w:id="2830" w:author="David Vacas Miguel" w:date="2018-06-26T16:50:00Z">
        <w:r w:rsidR="00775A7A">
          <w:t xml:space="preserve"> alternativo</w:t>
        </w:r>
      </w:ins>
      <w:r>
        <w:t>.</w:t>
      </w:r>
    </w:p>
    <w:p w14:paraId="01283F47" w14:textId="0D5D9086" w:rsidR="00DA781E" w:rsidRDefault="00DA781E" w:rsidP="00DA781E">
      <w:pPr>
        <w:pStyle w:val="Titulo3tfg"/>
        <w:rPr>
          <w:ins w:id="2831" w:author="David Vacas Miguel" w:date="2018-06-27T01:43:00Z"/>
          <w:sz w:val="32"/>
        </w:rPr>
      </w:pPr>
      <w:bookmarkStart w:id="2832" w:name="_Toc517869968"/>
      <w:ins w:id="2833" w:author="David Vacas Miguel" w:date="2018-06-27T01:42:00Z">
        <w:r w:rsidRPr="00DA781E">
          <w:rPr>
            <w:sz w:val="32"/>
            <w:rPrChange w:id="2834" w:author="David Vacas Miguel" w:date="2018-06-27T01:43:00Z">
              <w:rPr/>
            </w:rPrChange>
          </w:rPr>
          <w:t>4.3.7. Vista en perspectiva</w:t>
        </w:r>
      </w:ins>
      <w:bookmarkEnd w:id="2832"/>
    </w:p>
    <w:p w14:paraId="597E2963" w14:textId="5D3E89E5" w:rsidR="00DA781E" w:rsidRDefault="00DA781E" w:rsidP="00DA781E">
      <w:pPr>
        <w:pStyle w:val="LetranormalTFG"/>
        <w:rPr>
          <w:ins w:id="2835" w:author="David Vacas Miguel" w:date="2018-06-27T01:49:00Z"/>
        </w:rPr>
      </w:pPr>
      <w:ins w:id="2836" w:author="David Vacas Miguel" w:date="2018-06-27T01:43:00Z">
        <w:r>
          <w:t>Como caso adicional se muestran varias imágenes del robot estándar realizando el circuito en vista perspectiva.</w:t>
        </w:r>
      </w:ins>
    </w:p>
    <w:tbl>
      <w:tblPr>
        <w:tblStyle w:val="Tablanormal5"/>
        <w:tblW w:w="0" w:type="auto"/>
        <w:tblLook w:val="04A0" w:firstRow="1" w:lastRow="0" w:firstColumn="1" w:lastColumn="0" w:noHBand="0" w:noVBand="1"/>
      </w:tblPr>
      <w:tblGrid>
        <w:gridCol w:w="1434"/>
        <w:gridCol w:w="833"/>
        <w:gridCol w:w="844"/>
        <w:gridCol w:w="836"/>
        <w:gridCol w:w="855"/>
        <w:gridCol w:w="808"/>
        <w:gridCol w:w="844"/>
        <w:gridCol w:w="819"/>
        <w:gridCol w:w="799"/>
        <w:gridCol w:w="998"/>
      </w:tblGrid>
      <w:tr w:rsidR="00BA33FC" w14:paraId="7F8BCC91" w14:textId="77777777" w:rsidTr="00692A83">
        <w:trPr>
          <w:cnfStyle w:val="100000000000" w:firstRow="1" w:lastRow="0" w:firstColumn="0" w:lastColumn="0" w:oddVBand="0" w:evenVBand="0" w:oddHBand="0" w:evenHBand="0" w:firstRowFirstColumn="0" w:firstRowLastColumn="0" w:lastRowFirstColumn="0" w:lastRowLastColumn="0"/>
          <w:ins w:id="2837" w:author="David Vacas Miguel" w:date="2018-06-27T01:49:00Z"/>
        </w:trPr>
        <w:tc>
          <w:tcPr>
            <w:cnfStyle w:val="001000000100" w:firstRow="0" w:lastRow="0" w:firstColumn="1" w:lastColumn="0" w:oddVBand="0" w:evenVBand="0" w:oddHBand="0" w:evenHBand="0" w:firstRowFirstColumn="1" w:firstRowLastColumn="0" w:lastRowFirstColumn="0" w:lastRowLastColumn="0"/>
            <w:tcW w:w="0" w:type="dxa"/>
          </w:tcPr>
          <w:p w14:paraId="17800A29" w14:textId="77777777" w:rsidR="00BA33FC" w:rsidRDefault="00BA33FC" w:rsidP="00692A83">
            <w:pPr>
              <w:pStyle w:val="LetranormalTFG"/>
              <w:rPr>
                <w:ins w:id="2838" w:author="David Vacas Miguel" w:date="2018-06-27T01:49:00Z"/>
              </w:rPr>
            </w:pPr>
            <w:ins w:id="2839" w:author="David Vacas Miguel" w:date="2018-06-27T01:49:00Z">
              <w:r>
                <w:t>Parámetros</w:t>
              </w:r>
            </w:ins>
          </w:p>
        </w:tc>
        <w:tc>
          <w:tcPr>
            <w:tcW w:w="859" w:type="dxa"/>
          </w:tcPr>
          <w:p w14:paraId="2612974B" w14:textId="77777777" w:rsidR="00BA33FC" w:rsidRDefault="00BA33FC" w:rsidP="00692A83">
            <w:pPr>
              <w:pStyle w:val="LetranormalTFG"/>
              <w:jc w:val="center"/>
              <w:cnfStyle w:val="100000000000" w:firstRow="1" w:lastRow="0" w:firstColumn="0" w:lastColumn="0" w:oddVBand="0" w:evenVBand="0" w:oddHBand="0" w:evenHBand="0" w:firstRowFirstColumn="0" w:firstRowLastColumn="0" w:lastRowFirstColumn="0" w:lastRowLastColumn="0"/>
              <w:rPr>
                <w:ins w:id="2840" w:author="David Vacas Miguel" w:date="2018-06-27T01:49:00Z"/>
              </w:rPr>
            </w:pPr>
            <w:ins w:id="2841" w:author="David Vacas Miguel" w:date="2018-06-27T01:49:00Z">
              <w:r>
                <w:t>MS</w:t>
              </w:r>
            </w:ins>
          </w:p>
        </w:tc>
        <w:tc>
          <w:tcPr>
            <w:tcW w:w="869" w:type="dxa"/>
          </w:tcPr>
          <w:p w14:paraId="3242EE44" w14:textId="77777777" w:rsidR="00BA33FC" w:rsidRDefault="00BA33FC" w:rsidP="00692A83">
            <w:pPr>
              <w:pStyle w:val="LetranormalTFG"/>
              <w:jc w:val="center"/>
              <w:cnfStyle w:val="100000000000" w:firstRow="1" w:lastRow="0" w:firstColumn="0" w:lastColumn="0" w:oddVBand="0" w:evenVBand="0" w:oddHBand="0" w:evenHBand="0" w:firstRowFirstColumn="0" w:firstRowLastColumn="0" w:lastRowFirstColumn="0" w:lastRowLastColumn="0"/>
              <w:rPr>
                <w:ins w:id="2842" w:author="David Vacas Miguel" w:date="2018-06-27T01:49:00Z"/>
              </w:rPr>
            </w:pPr>
            <w:ins w:id="2843" w:author="David Vacas Miguel" w:date="2018-06-27T01:49:00Z">
              <w:r>
                <w:t>WR</w:t>
              </w:r>
            </w:ins>
          </w:p>
        </w:tc>
        <w:tc>
          <w:tcPr>
            <w:tcW w:w="862" w:type="dxa"/>
          </w:tcPr>
          <w:p w14:paraId="4CBB6E42" w14:textId="77777777" w:rsidR="00BA33FC" w:rsidRDefault="00BA33FC" w:rsidP="00692A83">
            <w:pPr>
              <w:pStyle w:val="LetranormalTFG"/>
              <w:jc w:val="center"/>
              <w:cnfStyle w:val="100000000000" w:firstRow="1" w:lastRow="0" w:firstColumn="0" w:lastColumn="0" w:oddVBand="0" w:evenVBand="0" w:oddHBand="0" w:evenHBand="0" w:firstRowFirstColumn="0" w:firstRowLastColumn="0" w:lastRowFirstColumn="0" w:lastRowLastColumn="0"/>
              <w:rPr>
                <w:ins w:id="2844" w:author="David Vacas Miguel" w:date="2018-06-27T01:49:00Z"/>
              </w:rPr>
            </w:pPr>
            <w:ins w:id="2845" w:author="David Vacas Miguel" w:date="2018-06-27T01:49:00Z">
              <w:r>
                <w:t>WS</w:t>
              </w:r>
            </w:ins>
          </w:p>
        </w:tc>
        <w:tc>
          <w:tcPr>
            <w:tcW w:w="878" w:type="dxa"/>
          </w:tcPr>
          <w:p w14:paraId="4D81C5B9" w14:textId="77777777" w:rsidR="00BA33FC" w:rsidRDefault="00BA33FC" w:rsidP="00692A83">
            <w:pPr>
              <w:pStyle w:val="LetranormalTFG"/>
              <w:jc w:val="center"/>
              <w:cnfStyle w:val="100000000000" w:firstRow="1" w:lastRow="0" w:firstColumn="0" w:lastColumn="0" w:oddVBand="0" w:evenVBand="0" w:oddHBand="0" w:evenHBand="0" w:firstRowFirstColumn="0" w:firstRowLastColumn="0" w:lastRowFirstColumn="0" w:lastRowLastColumn="0"/>
              <w:rPr>
                <w:ins w:id="2846" w:author="David Vacas Miguel" w:date="2018-06-27T01:49:00Z"/>
              </w:rPr>
            </w:pPr>
            <w:ins w:id="2847" w:author="David Vacas Miguel" w:date="2018-06-27T01:49:00Z">
              <w:r>
                <w:t>WD</w:t>
              </w:r>
            </w:ins>
          </w:p>
        </w:tc>
        <w:tc>
          <w:tcPr>
            <w:tcW w:w="838" w:type="dxa"/>
          </w:tcPr>
          <w:p w14:paraId="068B2BB1" w14:textId="77777777" w:rsidR="00BA33FC" w:rsidRDefault="00BA33FC" w:rsidP="00692A83">
            <w:pPr>
              <w:pStyle w:val="LetranormalTFG"/>
              <w:jc w:val="center"/>
              <w:cnfStyle w:val="100000000000" w:firstRow="1" w:lastRow="0" w:firstColumn="0" w:lastColumn="0" w:oddVBand="0" w:evenVBand="0" w:oddHBand="0" w:evenHBand="0" w:firstRowFirstColumn="0" w:firstRowLastColumn="0" w:lastRowFirstColumn="0" w:lastRowLastColumn="0"/>
              <w:rPr>
                <w:ins w:id="2848" w:author="David Vacas Miguel" w:date="2018-06-27T01:49:00Z"/>
              </w:rPr>
            </w:pPr>
            <w:ins w:id="2849" w:author="David Vacas Miguel" w:date="2018-06-27T01:49:00Z">
              <w:r>
                <w:t>RL</w:t>
              </w:r>
            </w:ins>
          </w:p>
        </w:tc>
        <w:tc>
          <w:tcPr>
            <w:tcW w:w="869" w:type="dxa"/>
          </w:tcPr>
          <w:p w14:paraId="2417E4D8" w14:textId="77777777" w:rsidR="00BA33FC" w:rsidRDefault="00BA33FC" w:rsidP="00692A83">
            <w:pPr>
              <w:pStyle w:val="LetranormalTFG"/>
              <w:jc w:val="center"/>
              <w:cnfStyle w:val="100000000000" w:firstRow="1" w:lastRow="0" w:firstColumn="0" w:lastColumn="0" w:oddVBand="0" w:evenVBand="0" w:oddHBand="0" w:evenHBand="0" w:firstRowFirstColumn="0" w:firstRowLastColumn="0" w:lastRowFirstColumn="0" w:lastRowLastColumn="0"/>
              <w:rPr>
                <w:ins w:id="2850" w:author="David Vacas Miguel" w:date="2018-06-27T01:49:00Z"/>
              </w:rPr>
            </w:pPr>
            <w:ins w:id="2851" w:author="David Vacas Miguel" w:date="2018-06-27T01:49:00Z">
              <w:r>
                <w:t>RW</w:t>
              </w:r>
            </w:ins>
          </w:p>
        </w:tc>
        <w:tc>
          <w:tcPr>
            <w:tcW w:w="848" w:type="dxa"/>
          </w:tcPr>
          <w:p w14:paraId="43B2E725" w14:textId="77777777" w:rsidR="00BA33FC" w:rsidRDefault="00BA33FC" w:rsidP="00692A83">
            <w:pPr>
              <w:pStyle w:val="LetranormalTFG"/>
              <w:jc w:val="center"/>
              <w:cnfStyle w:val="100000000000" w:firstRow="1" w:lastRow="0" w:firstColumn="0" w:lastColumn="0" w:oddVBand="0" w:evenVBand="0" w:oddHBand="0" w:evenHBand="0" w:firstRowFirstColumn="0" w:firstRowLastColumn="0" w:lastRowFirstColumn="0" w:lastRowLastColumn="0"/>
              <w:rPr>
                <w:ins w:id="2852" w:author="David Vacas Miguel" w:date="2018-06-27T01:49:00Z"/>
              </w:rPr>
            </w:pPr>
            <w:ins w:id="2853" w:author="David Vacas Miguel" w:date="2018-06-27T01:49:00Z">
              <w:r>
                <w:t>SD</w:t>
              </w:r>
            </w:ins>
          </w:p>
        </w:tc>
        <w:tc>
          <w:tcPr>
            <w:tcW w:w="831" w:type="dxa"/>
          </w:tcPr>
          <w:p w14:paraId="415A4484" w14:textId="77777777" w:rsidR="00BA33FC" w:rsidRDefault="00BA33FC" w:rsidP="00692A83">
            <w:pPr>
              <w:pStyle w:val="LetranormalTFG"/>
              <w:jc w:val="center"/>
              <w:cnfStyle w:val="100000000000" w:firstRow="1" w:lastRow="0" w:firstColumn="0" w:lastColumn="0" w:oddVBand="0" w:evenVBand="0" w:oddHBand="0" w:evenHBand="0" w:firstRowFirstColumn="0" w:firstRowLastColumn="0" w:lastRowFirstColumn="0" w:lastRowLastColumn="0"/>
              <w:rPr>
                <w:ins w:id="2854" w:author="David Vacas Miguel" w:date="2018-06-27T01:49:00Z"/>
              </w:rPr>
            </w:pPr>
            <w:ins w:id="2855" w:author="David Vacas Miguel" w:date="2018-06-27T01:49:00Z">
              <w:r>
                <w:t>SS</w:t>
              </w:r>
            </w:ins>
          </w:p>
        </w:tc>
        <w:tc>
          <w:tcPr>
            <w:tcW w:w="783" w:type="dxa"/>
            <w:shd w:val="clear" w:color="auto" w:fill="FFE599" w:themeFill="accent4" w:themeFillTint="66"/>
          </w:tcPr>
          <w:p w14:paraId="3F036022" w14:textId="77777777" w:rsidR="00BA33FC" w:rsidRDefault="00BA33FC" w:rsidP="00692A83">
            <w:pPr>
              <w:pStyle w:val="LetranormalTFG"/>
              <w:jc w:val="center"/>
              <w:cnfStyle w:val="100000000000" w:firstRow="1" w:lastRow="0" w:firstColumn="0" w:lastColumn="0" w:oddVBand="0" w:evenVBand="0" w:oddHBand="0" w:evenHBand="0" w:firstRowFirstColumn="0" w:firstRowLastColumn="0" w:lastRowFirstColumn="0" w:lastRowLastColumn="0"/>
              <w:rPr>
                <w:ins w:id="2856" w:author="David Vacas Miguel" w:date="2018-06-27T01:49:00Z"/>
              </w:rPr>
            </w:pPr>
            <w:ins w:id="2857" w:author="David Vacas Miguel" w:date="2018-06-27T01:49:00Z">
              <w:r>
                <w:t>Tiempo</w:t>
              </w:r>
            </w:ins>
          </w:p>
        </w:tc>
      </w:tr>
      <w:tr w:rsidR="00BA33FC" w14:paraId="33C96143" w14:textId="77777777" w:rsidTr="00692A83">
        <w:trPr>
          <w:cnfStyle w:val="000000100000" w:firstRow="0" w:lastRow="0" w:firstColumn="0" w:lastColumn="0" w:oddVBand="0" w:evenVBand="0" w:oddHBand="1" w:evenHBand="0" w:firstRowFirstColumn="0" w:firstRowLastColumn="0" w:lastRowFirstColumn="0" w:lastRowLastColumn="0"/>
          <w:ins w:id="2858" w:author="David Vacas Miguel" w:date="2018-06-27T01:49:00Z"/>
        </w:trPr>
        <w:tc>
          <w:tcPr>
            <w:cnfStyle w:val="001000000000" w:firstRow="0" w:lastRow="0" w:firstColumn="1" w:lastColumn="0" w:oddVBand="0" w:evenVBand="0" w:oddHBand="0" w:evenHBand="0" w:firstRowFirstColumn="0" w:firstRowLastColumn="0" w:lastRowFirstColumn="0" w:lastRowLastColumn="0"/>
            <w:tcW w:w="0" w:type="dxa"/>
          </w:tcPr>
          <w:p w14:paraId="3133DD2C" w14:textId="77777777" w:rsidR="00BA33FC" w:rsidRDefault="00BA33FC" w:rsidP="00692A83">
            <w:pPr>
              <w:pStyle w:val="LetranormalTFG"/>
              <w:rPr>
                <w:ins w:id="2859" w:author="David Vacas Miguel" w:date="2018-06-27T01:49:00Z"/>
              </w:rPr>
            </w:pPr>
            <w:ins w:id="2860" w:author="David Vacas Miguel" w:date="2018-06-27T01:49:00Z">
              <w:r>
                <w:t>Valor</w:t>
              </w:r>
            </w:ins>
          </w:p>
        </w:tc>
        <w:tc>
          <w:tcPr>
            <w:tcW w:w="859" w:type="dxa"/>
          </w:tcPr>
          <w:p w14:paraId="2DB8BCA0" w14:textId="77777777" w:rsidR="00BA33FC" w:rsidRDefault="00BA33FC" w:rsidP="00692A83">
            <w:pPr>
              <w:pStyle w:val="LetranormalTFG"/>
              <w:jc w:val="center"/>
              <w:cnfStyle w:val="000000100000" w:firstRow="0" w:lastRow="0" w:firstColumn="0" w:lastColumn="0" w:oddVBand="0" w:evenVBand="0" w:oddHBand="1" w:evenHBand="0" w:firstRowFirstColumn="0" w:firstRowLastColumn="0" w:lastRowFirstColumn="0" w:lastRowLastColumn="0"/>
              <w:rPr>
                <w:ins w:id="2861" w:author="David Vacas Miguel" w:date="2018-06-27T01:49:00Z"/>
              </w:rPr>
            </w:pPr>
            <w:ins w:id="2862" w:author="David Vacas Miguel" w:date="2018-06-27T01:49:00Z">
              <w:r>
                <w:t>2</w:t>
              </w:r>
            </w:ins>
          </w:p>
        </w:tc>
        <w:tc>
          <w:tcPr>
            <w:tcW w:w="869" w:type="dxa"/>
          </w:tcPr>
          <w:p w14:paraId="2328FF39" w14:textId="77777777" w:rsidR="00BA33FC" w:rsidRDefault="00BA33FC" w:rsidP="00692A83">
            <w:pPr>
              <w:pStyle w:val="LetranormalTFG"/>
              <w:jc w:val="center"/>
              <w:cnfStyle w:val="000000100000" w:firstRow="0" w:lastRow="0" w:firstColumn="0" w:lastColumn="0" w:oddVBand="0" w:evenVBand="0" w:oddHBand="1" w:evenHBand="0" w:firstRowFirstColumn="0" w:firstRowLastColumn="0" w:lastRowFirstColumn="0" w:lastRowLastColumn="0"/>
              <w:rPr>
                <w:ins w:id="2863" w:author="David Vacas Miguel" w:date="2018-06-27T01:49:00Z"/>
              </w:rPr>
            </w:pPr>
            <w:ins w:id="2864" w:author="David Vacas Miguel" w:date="2018-06-27T01:49:00Z">
              <w:r>
                <w:t>2</w:t>
              </w:r>
            </w:ins>
          </w:p>
        </w:tc>
        <w:tc>
          <w:tcPr>
            <w:tcW w:w="862" w:type="dxa"/>
          </w:tcPr>
          <w:p w14:paraId="76D3F0EA" w14:textId="77777777" w:rsidR="00BA33FC" w:rsidRDefault="00BA33FC" w:rsidP="00692A83">
            <w:pPr>
              <w:pStyle w:val="LetranormalTFG"/>
              <w:jc w:val="center"/>
              <w:cnfStyle w:val="000000100000" w:firstRow="0" w:lastRow="0" w:firstColumn="0" w:lastColumn="0" w:oddVBand="0" w:evenVBand="0" w:oddHBand="1" w:evenHBand="0" w:firstRowFirstColumn="0" w:firstRowLastColumn="0" w:lastRowFirstColumn="0" w:lastRowLastColumn="0"/>
              <w:rPr>
                <w:ins w:id="2865" w:author="David Vacas Miguel" w:date="2018-06-27T01:49:00Z"/>
              </w:rPr>
            </w:pPr>
            <w:ins w:id="2866" w:author="David Vacas Miguel" w:date="2018-06-27T01:49:00Z">
              <w:r>
                <w:t>16</w:t>
              </w:r>
            </w:ins>
          </w:p>
        </w:tc>
        <w:tc>
          <w:tcPr>
            <w:tcW w:w="878" w:type="dxa"/>
          </w:tcPr>
          <w:p w14:paraId="3BCE3E97" w14:textId="77777777" w:rsidR="00BA33FC" w:rsidRDefault="00BA33FC" w:rsidP="00692A83">
            <w:pPr>
              <w:pStyle w:val="LetranormalTFG"/>
              <w:jc w:val="center"/>
              <w:cnfStyle w:val="000000100000" w:firstRow="0" w:lastRow="0" w:firstColumn="0" w:lastColumn="0" w:oddVBand="0" w:evenVBand="0" w:oddHBand="1" w:evenHBand="0" w:firstRowFirstColumn="0" w:firstRowLastColumn="0" w:lastRowFirstColumn="0" w:lastRowLastColumn="0"/>
              <w:rPr>
                <w:ins w:id="2867" w:author="David Vacas Miguel" w:date="2018-06-27T01:49:00Z"/>
              </w:rPr>
            </w:pPr>
            <w:ins w:id="2868" w:author="David Vacas Miguel" w:date="2018-06-27T01:49:00Z">
              <w:r>
                <w:t>3</w:t>
              </w:r>
            </w:ins>
          </w:p>
        </w:tc>
        <w:tc>
          <w:tcPr>
            <w:tcW w:w="838" w:type="dxa"/>
          </w:tcPr>
          <w:p w14:paraId="7243EAD0" w14:textId="77777777" w:rsidR="00BA33FC" w:rsidRDefault="00BA33FC" w:rsidP="00692A83">
            <w:pPr>
              <w:pStyle w:val="LetranormalTFG"/>
              <w:jc w:val="center"/>
              <w:cnfStyle w:val="000000100000" w:firstRow="0" w:lastRow="0" w:firstColumn="0" w:lastColumn="0" w:oddVBand="0" w:evenVBand="0" w:oddHBand="1" w:evenHBand="0" w:firstRowFirstColumn="0" w:firstRowLastColumn="0" w:lastRowFirstColumn="0" w:lastRowLastColumn="0"/>
              <w:rPr>
                <w:ins w:id="2869" w:author="David Vacas Miguel" w:date="2018-06-27T01:49:00Z"/>
              </w:rPr>
            </w:pPr>
            <w:ins w:id="2870" w:author="David Vacas Miguel" w:date="2018-06-27T01:49:00Z">
              <w:r>
                <w:t>22</w:t>
              </w:r>
            </w:ins>
          </w:p>
        </w:tc>
        <w:tc>
          <w:tcPr>
            <w:tcW w:w="869" w:type="dxa"/>
          </w:tcPr>
          <w:p w14:paraId="3294241A" w14:textId="77777777" w:rsidR="00BA33FC" w:rsidRDefault="00BA33FC" w:rsidP="00692A83">
            <w:pPr>
              <w:pStyle w:val="LetranormalTFG"/>
              <w:jc w:val="center"/>
              <w:cnfStyle w:val="000000100000" w:firstRow="0" w:lastRow="0" w:firstColumn="0" w:lastColumn="0" w:oddVBand="0" w:evenVBand="0" w:oddHBand="1" w:evenHBand="0" w:firstRowFirstColumn="0" w:firstRowLastColumn="0" w:lastRowFirstColumn="0" w:lastRowLastColumn="0"/>
              <w:rPr>
                <w:ins w:id="2871" w:author="David Vacas Miguel" w:date="2018-06-27T01:49:00Z"/>
              </w:rPr>
            </w:pPr>
            <w:ins w:id="2872" w:author="David Vacas Miguel" w:date="2018-06-27T01:49:00Z">
              <w:r>
                <w:t>16</w:t>
              </w:r>
            </w:ins>
          </w:p>
        </w:tc>
        <w:tc>
          <w:tcPr>
            <w:tcW w:w="848" w:type="dxa"/>
          </w:tcPr>
          <w:p w14:paraId="7839BAB4" w14:textId="77777777" w:rsidR="00BA33FC" w:rsidRDefault="00BA33FC" w:rsidP="00692A83">
            <w:pPr>
              <w:pStyle w:val="LetranormalTFG"/>
              <w:jc w:val="center"/>
              <w:cnfStyle w:val="000000100000" w:firstRow="0" w:lastRow="0" w:firstColumn="0" w:lastColumn="0" w:oddVBand="0" w:evenVBand="0" w:oddHBand="1" w:evenHBand="0" w:firstRowFirstColumn="0" w:firstRowLastColumn="0" w:lastRowFirstColumn="0" w:lastRowLastColumn="0"/>
              <w:rPr>
                <w:ins w:id="2873" w:author="David Vacas Miguel" w:date="2018-06-27T01:49:00Z"/>
              </w:rPr>
            </w:pPr>
            <w:ins w:id="2874" w:author="David Vacas Miguel" w:date="2018-06-27T01:49:00Z">
              <w:r>
                <w:t>0</w:t>
              </w:r>
            </w:ins>
          </w:p>
        </w:tc>
        <w:tc>
          <w:tcPr>
            <w:tcW w:w="831" w:type="dxa"/>
          </w:tcPr>
          <w:p w14:paraId="59BC939C" w14:textId="77777777" w:rsidR="00BA33FC" w:rsidRDefault="00BA33FC" w:rsidP="00692A83">
            <w:pPr>
              <w:pStyle w:val="LetranormalTFG"/>
              <w:jc w:val="center"/>
              <w:cnfStyle w:val="000000100000" w:firstRow="0" w:lastRow="0" w:firstColumn="0" w:lastColumn="0" w:oddVBand="0" w:evenVBand="0" w:oddHBand="1" w:evenHBand="0" w:firstRowFirstColumn="0" w:firstRowLastColumn="0" w:lastRowFirstColumn="0" w:lastRowLastColumn="0"/>
              <w:rPr>
                <w:ins w:id="2875" w:author="David Vacas Miguel" w:date="2018-06-27T01:49:00Z"/>
              </w:rPr>
            </w:pPr>
            <w:ins w:id="2876" w:author="David Vacas Miguel" w:date="2018-06-27T01:49:00Z">
              <w:r>
                <w:t>4</w:t>
              </w:r>
            </w:ins>
          </w:p>
        </w:tc>
        <w:tc>
          <w:tcPr>
            <w:tcW w:w="783" w:type="dxa"/>
            <w:shd w:val="clear" w:color="auto" w:fill="FFE599" w:themeFill="accent4" w:themeFillTint="66"/>
          </w:tcPr>
          <w:p w14:paraId="3277AA34" w14:textId="77777777" w:rsidR="00BA33FC" w:rsidRPr="00692A83" w:rsidRDefault="00BA33FC" w:rsidP="00692A83">
            <w:pPr>
              <w:pStyle w:val="LetranormalTFG"/>
              <w:jc w:val="center"/>
              <w:cnfStyle w:val="000000100000" w:firstRow="0" w:lastRow="0" w:firstColumn="0" w:lastColumn="0" w:oddVBand="0" w:evenVBand="0" w:oddHBand="1" w:evenHBand="0" w:firstRowFirstColumn="0" w:firstRowLastColumn="0" w:lastRowFirstColumn="0" w:lastRowLastColumn="0"/>
              <w:rPr>
                <w:ins w:id="2877" w:author="David Vacas Miguel" w:date="2018-06-27T01:49:00Z"/>
                <w:b/>
              </w:rPr>
            </w:pPr>
            <w:ins w:id="2878" w:author="David Vacas Miguel" w:date="2018-06-27T01:49:00Z">
              <w:r w:rsidRPr="00692A83">
                <w:rPr>
                  <w:b/>
                </w:rPr>
                <w:t>83s</w:t>
              </w:r>
            </w:ins>
          </w:p>
        </w:tc>
      </w:tr>
    </w:tbl>
    <w:p w14:paraId="433D089B" w14:textId="77777777" w:rsidR="00BA33FC" w:rsidRDefault="00BA33FC" w:rsidP="00DA781E">
      <w:pPr>
        <w:pStyle w:val="LetranormalTFG"/>
        <w:rPr>
          <w:ins w:id="2879" w:author="David Vacas Miguel" w:date="2018-06-27T01:43:00Z"/>
        </w:rPr>
      </w:pPr>
    </w:p>
    <w:p w14:paraId="78DD46A7" w14:textId="77777777" w:rsidR="00BA33FC" w:rsidRDefault="00BA33FC" w:rsidP="00BA33FC">
      <w:pPr>
        <w:pStyle w:val="LetranormalTFG"/>
        <w:jc w:val="center"/>
        <w:rPr>
          <w:ins w:id="2880" w:author="David Vacas Miguel" w:date="2018-06-27T01:51:00Z"/>
        </w:rPr>
      </w:pPr>
      <w:ins w:id="2881" w:author="David Vacas Miguel" w:date="2018-06-27T01:49:00Z">
        <w:r>
          <w:rPr>
            <w:noProof/>
          </w:rPr>
          <w:drawing>
            <wp:inline distT="0" distB="0" distL="0" distR="0" wp14:anchorId="5F324FF4" wp14:editId="0ED7DF73">
              <wp:extent cx="1933575" cy="951110"/>
              <wp:effectExtent l="0" t="0" r="0" b="1905"/>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38"/>
                      <pic:cNvPicPr>
                        <a:picLocks noChangeAspect="1" noChangeArrowheads="1"/>
                      </pic:cNvPicPr>
                    </pic:nvPicPr>
                    <pic:blipFill>
                      <a:blip r:embed="rId202" cstate="print">
                        <a:extLst>
                          <a:ext uri="{28A0092B-C50C-407E-A947-70E740481C1C}">
                            <a14:useLocalDpi xmlns:a14="http://schemas.microsoft.com/office/drawing/2010/main" val="0"/>
                          </a:ext>
                        </a:extLst>
                      </a:blip>
                      <a:srcRect/>
                      <a:stretch>
                        <a:fillRect/>
                      </a:stretch>
                    </pic:blipFill>
                    <pic:spPr bwMode="auto">
                      <a:xfrm>
                        <a:off x="0" y="0"/>
                        <a:ext cx="1978831" cy="973371"/>
                      </a:xfrm>
                      <a:prstGeom prst="rect">
                        <a:avLst/>
                      </a:prstGeom>
                      <a:noFill/>
                      <a:ln>
                        <a:noFill/>
                      </a:ln>
                    </pic:spPr>
                  </pic:pic>
                </a:graphicData>
              </a:graphic>
            </wp:inline>
          </w:drawing>
        </w:r>
      </w:ins>
      <w:ins w:id="2882" w:author="David Vacas Miguel" w:date="2018-06-27T01:50:00Z">
        <w:r>
          <w:rPr>
            <w:noProof/>
          </w:rPr>
          <w:drawing>
            <wp:inline distT="0" distB="0" distL="0" distR="0" wp14:anchorId="3D8A3D42" wp14:editId="499777A2">
              <wp:extent cx="1581150" cy="952513"/>
              <wp:effectExtent l="0" t="0" r="0" b="0"/>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39"/>
                      <pic:cNvPicPr>
                        <a:picLocks noChangeAspect="1" noChangeArrowheads="1"/>
                      </pic:cNvPicPr>
                    </pic:nvPicPr>
                    <pic:blipFill rotWithShape="1">
                      <a:blip r:embed="rId203" cstate="print">
                        <a:extLst>
                          <a:ext uri="{28A0092B-C50C-407E-A947-70E740481C1C}">
                            <a14:useLocalDpi xmlns:a14="http://schemas.microsoft.com/office/drawing/2010/main" val="0"/>
                          </a:ext>
                        </a:extLst>
                      </a:blip>
                      <a:srcRect l="1" r="2985"/>
                      <a:stretch/>
                    </pic:blipFill>
                    <pic:spPr bwMode="auto">
                      <a:xfrm>
                        <a:off x="0" y="0"/>
                        <a:ext cx="1664600" cy="1002785"/>
                      </a:xfrm>
                      <a:prstGeom prst="rect">
                        <a:avLst/>
                      </a:prstGeom>
                      <a:noFill/>
                      <a:ln>
                        <a:noFill/>
                      </a:ln>
                      <a:extLst>
                        <a:ext uri="{53640926-AAD7-44D8-BBD7-CCE9431645EC}">
                          <a14:shadowObscured xmlns:a14="http://schemas.microsoft.com/office/drawing/2010/main"/>
                        </a:ext>
                      </a:extLst>
                    </pic:spPr>
                  </pic:pic>
                </a:graphicData>
              </a:graphic>
            </wp:inline>
          </w:drawing>
        </w:r>
      </w:ins>
    </w:p>
    <w:p w14:paraId="72FA69AE" w14:textId="5BEC6C2D" w:rsidR="00DA781E" w:rsidRDefault="00BA33FC" w:rsidP="00BA33FC">
      <w:pPr>
        <w:pStyle w:val="LetranormalTFG"/>
        <w:jc w:val="center"/>
        <w:rPr>
          <w:ins w:id="2883" w:author="David Vacas Miguel" w:date="2018-06-27T01:51:00Z"/>
        </w:rPr>
      </w:pPr>
      <w:ins w:id="2884" w:author="David Vacas Miguel" w:date="2018-06-27T01:50:00Z">
        <w:r>
          <w:rPr>
            <w:noProof/>
          </w:rPr>
          <w:drawing>
            <wp:inline distT="0" distB="0" distL="0" distR="0" wp14:anchorId="6D316790" wp14:editId="1AE97DAE">
              <wp:extent cx="1714500" cy="886083"/>
              <wp:effectExtent l="0" t="0" r="0" b="9525"/>
              <wp:docPr id="217" name="Imagen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40"/>
                      <pic:cNvPicPr>
                        <a:picLocks noChangeAspect="1" noChangeArrowheads="1"/>
                      </pic:cNvPicPr>
                    </pic:nvPicPr>
                    <pic:blipFill rotWithShape="1">
                      <a:blip r:embed="rId204" cstate="print">
                        <a:extLst>
                          <a:ext uri="{28A0092B-C50C-407E-A947-70E740481C1C}">
                            <a14:useLocalDpi xmlns:a14="http://schemas.microsoft.com/office/drawing/2010/main" val="0"/>
                          </a:ext>
                        </a:extLst>
                      </a:blip>
                      <a:srcRect r="2613"/>
                      <a:stretch/>
                    </pic:blipFill>
                    <pic:spPr bwMode="auto">
                      <a:xfrm>
                        <a:off x="0" y="0"/>
                        <a:ext cx="1780444" cy="92016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5B0643C" wp14:editId="2CD4A041">
              <wp:extent cx="1733550" cy="875710"/>
              <wp:effectExtent l="0" t="0" r="0" b="635"/>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41"/>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0" y="0"/>
                        <a:ext cx="1772083" cy="895175"/>
                      </a:xfrm>
                      <a:prstGeom prst="rect">
                        <a:avLst/>
                      </a:prstGeom>
                      <a:noFill/>
                      <a:ln>
                        <a:noFill/>
                      </a:ln>
                    </pic:spPr>
                  </pic:pic>
                </a:graphicData>
              </a:graphic>
            </wp:inline>
          </w:drawing>
        </w:r>
      </w:ins>
    </w:p>
    <w:p w14:paraId="06AFBC3D" w14:textId="18FF9809" w:rsidR="00DA781E" w:rsidRDefault="00BA33FC">
      <w:pPr>
        <w:pStyle w:val="LetranormalTFG"/>
        <w:jc w:val="center"/>
        <w:rPr>
          <w:ins w:id="2885" w:author="David Vacas Miguel" w:date="2018-06-27T01:42:00Z"/>
        </w:rPr>
        <w:pPrChange w:id="2886" w:author="David Vacas Miguel" w:date="2018-06-27T01:52:00Z">
          <w:pPr>
            <w:pStyle w:val="LetranormalTFG"/>
          </w:pPr>
        </w:pPrChange>
      </w:pPr>
      <w:ins w:id="2887" w:author="David Vacas Miguel" w:date="2018-06-27T01:51:00Z">
        <w:r w:rsidRPr="00BA33FC">
          <w:rPr>
            <w:b/>
            <w:rPrChange w:id="2888" w:author="David Vacas Miguel" w:date="2018-06-27T01:51:00Z">
              <w:rPr/>
            </w:rPrChange>
          </w:rPr>
          <w:t>Figura 43.</w:t>
        </w:r>
        <w:r>
          <w:t xml:space="preserve"> Vista en perspectiva</w:t>
        </w:r>
      </w:ins>
    </w:p>
    <w:p w14:paraId="099B9817" w14:textId="001026DE" w:rsidR="00110277" w:rsidRPr="00110277" w:rsidRDefault="00110277">
      <w:pPr>
        <w:pStyle w:val="LetranormalTFG"/>
        <w:rPr>
          <w:ins w:id="2889" w:author="David Vacas Miguel" w:date="2018-06-02T13:02:00Z"/>
          <w:rPrChange w:id="2890" w:author="David Vacas Miguel" w:date="2018-06-02T13:02:00Z">
            <w:rPr>
              <w:ins w:id="2891" w:author="David Vacas Miguel" w:date="2018-06-02T13:02:00Z"/>
              <w:b/>
            </w:rPr>
          </w:rPrChange>
        </w:rPr>
        <w:sectPr w:rsidR="00110277" w:rsidRPr="00110277" w:rsidSect="00036E9B">
          <w:footerReference w:type="default" r:id="rId206"/>
          <w:footerReference w:type="first" r:id="rId207"/>
          <w:pgSz w:w="11906" w:h="16838"/>
          <w:pgMar w:top="1418" w:right="1418" w:bottom="1418" w:left="1418" w:header="709" w:footer="709" w:gutter="0"/>
          <w:cols w:space="708"/>
          <w:titlePg/>
          <w:docGrid w:linePitch="360"/>
        </w:sectPr>
      </w:pPr>
    </w:p>
    <w:p w14:paraId="2665F3E8" w14:textId="2A23AC72" w:rsidR="001C0490" w:rsidRPr="00BB48F9" w:rsidDel="004F3E16" w:rsidRDefault="001C0490">
      <w:pPr>
        <w:pStyle w:val="TituloTFG"/>
        <w:rPr>
          <w:del w:id="2899" w:author="David Vacas Miguel" w:date="2018-06-02T13:02:00Z"/>
          <w:rFonts w:eastAsiaTheme="minorHAnsi" w:cs="Times New Roman"/>
          <w:b w:val="0"/>
          <w:sz w:val="22"/>
          <w:szCs w:val="22"/>
          <w:rPrChange w:id="2900" w:author="David Vacas Miguel" w:date="2018-06-01T02:42:00Z">
            <w:rPr>
              <w:del w:id="2901" w:author="David Vacas Miguel" w:date="2018-06-02T13:02:00Z"/>
              <w:rFonts w:eastAsiaTheme="majorEastAsia" w:cstheme="majorBidi"/>
              <w:b/>
              <w:sz w:val="40"/>
              <w:szCs w:val="32"/>
            </w:rPr>
          </w:rPrChange>
        </w:rPr>
        <w:pPrChange w:id="2902" w:author="David Vacas Miguel" w:date="2018-06-02T13:02:00Z">
          <w:pPr>
            <w:pStyle w:val="LetranormalTFG"/>
            <w:jc w:val="center"/>
          </w:pPr>
        </w:pPrChange>
      </w:pPr>
      <w:del w:id="2903" w:author="David Vacas Miguel" w:date="2018-06-02T13:02:00Z">
        <w:r w:rsidRPr="00F21B89" w:rsidDel="004F3E16">
          <w:lastRenderedPageBreak/>
          <w:br w:type="page"/>
        </w:r>
      </w:del>
    </w:p>
    <w:p w14:paraId="7998070B" w14:textId="4EFE31B8" w:rsidR="006C6D37" w:rsidRDefault="00AD5F04">
      <w:pPr>
        <w:pStyle w:val="TituloTFG"/>
      </w:pPr>
      <w:bookmarkStart w:id="2904" w:name="_Toc517795821"/>
      <w:bookmarkStart w:id="2905" w:name="_Toc517869969"/>
      <w:r>
        <w:t>Conclusiones</w:t>
      </w:r>
      <w:bookmarkEnd w:id="2904"/>
      <w:bookmarkEnd w:id="2905"/>
    </w:p>
    <w:p w14:paraId="5E72C1CA" w14:textId="77777777" w:rsidR="00CA29DA" w:rsidRDefault="006C6D37" w:rsidP="006C6D37">
      <w:pPr>
        <w:pStyle w:val="LetranormalTFG"/>
        <w:rPr>
          <w:ins w:id="2906" w:author="David Vacas Miguel" w:date="2018-06-27T01:52:00Z"/>
        </w:rPr>
      </w:pPr>
      <w:r>
        <w:t xml:space="preserve">Gracias a este proyecto he </w:t>
      </w:r>
      <w:del w:id="2907" w:author="David Vacas Miguel" w:date="2018-06-26T16:50:00Z">
        <w:r w:rsidDel="00775A7A">
          <w:delText xml:space="preserve">obtenido </w:delText>
        </w:r>
      </w:del>
      <w:ins w:id="2908" w:author="David Vacas Miguel" w:date="2018-06-26T16:50:00Z">
        <w:r w:rsidR="00775A7A">
          <w:t xml:space="preserve">aumentado </w:t>
        </w:r>
      </w:ins>
      <w:r>
        <w:t xml:space="preserve">bastante conocimiento sobre C++, además de sobre una tecnología </w:t>
      </w:r>
      <w:r w:rsidR="008252D5">
        <w:t xml:space="preserve">de la cual no sabía nada </w:t>
      </w:r>
      <w:r>
        <w:t>como es Qt. Para poder realizarlo</w:t>
      </w:r>
      <w:ins w:id="2909" w:author="David Vacas Miguel" w:date="2018-06-26T16:51:00Z">
        <w:r w:rsidR="00775A7A">
          <w:t>,</w:t>
        </w:r>
      </w:ins>
      <w:r>
        <w:t xml:space="preserve"> además ha sido necesario indagar en el funcionamiento más profundo de OpenGL, dotándome así de un mayor conocimiento sobre cómo funciona a bajo nivel.</w:t>
      </w:r>
    </w:p>
    <w:p w14:paraId="585322BD" w14:textId="7BB80A5E" w:rsidR="006C6D37" w:rsidRDefault="00C07328" w:rsidP="006C6D37">
      <w:pPr>
        <w:pStyle w:val="LetranormalTFG"/>
      </w:pPr>
      <w:ins w:id="2910" w:author="David Vacas Miguel" w:date="2018-06-26T16:53:00Z">
        <w:r>
          <w:t xml:space="preserve">En lo </w:t>
        </w:r>
      </w:ins>
      <w:ins w:id="2911" w:author="David Vacas Miguel" w:date="2018-06-26T16:54:00Z">
        <w:r>
          <w:t xml:space="preserve">respectivo a las dificultades encontradas, la mayor dificultad residió en la correcta simulación del robot, la inclusión de la </w:t>
        </w:r>
      </w:ins>
      <w:ins w:id="2912" w:author="David Vacas Miguel" w:date="2018-06-26T16:55:00Z">
        <w:r>
          <w:t>interacción</w:t>
        </w:r>
      </w:ins>
      <w:ins w:id="2913" w:author="David Vacas Miguel" w:date="2018-06-26T16:54:00Z">
        <w:r>
          <w:t xml:space="preserve"> del usuario </w:t>
        </w:r>
      </w:ins>
      <w:ins w:id="2914" w:author="David Vacas Miguel" w:date="2018-06-26T16:55:00Z">
        <w:r>
          <w:t xml:space="preserve">con la aplicación ha resultado ser bastante sencilla gracias a Qt. </w:t>
        </w:r>
      </w:ins>
      <w:ins w:id="2915" w:author="David Vacas Miguel" w:date="2018-06-26T17:14:00Z">
        <w:r w:rsidR="009336A1">
          <w:t>Además,</w:t>
        </w:r>
      </w:ins>
      <w:ins w:id="2916" w:author="David Vacas Miguel" w:date="2018-06-26T16:55:00Z">
        <w:r>
          <w:t xml:space="preserve"> puesto que los métodos de OpenGL que utiliza Qt realizan las mismas funcion</w:t>
        </w:r>
      </w:ins>
      <w:ins w:id="2917" w:author="David Vacas Miguel" w:date="2018-06-26T16:56:00Z">
        <w:r>
          <w:t>es, a pesar de tener diferentes nombres, me ha resultado sencillo implementar la mayor parte de Op</w:t>
        </w:r>
      </w:ins>
      <w:ins w:id="2918" w:author="David Vacas Miguel" w:date="2018-06-26T16:57:00Z">
        <w:r>
          <w:t>enGL.</w:t>
        </w:r>
      </w:ins>
    </w:p>
    <w:p w14:paraId="0868933E" w14:textId="07057DA1" w:rsidR="006C6D37" w:rsidRDefault="006C6D37" w:rsidP="006C6D37">
      <w:pPr>
        <w:pStyle w:val="LetranormalTFG"/>
      </w:pPr>
      <w:r>
        <w:t>De los objetivos principales propuestos a la hora de realizar la aplicación, han sido todos logrados.</w:t>
      </w:r>
      <w:ins w:id="2919" w:author="David Vacas Miguel" w:date="2018-06-27T01:53:00Z">
        <w:r w:rsidR="00CA29DA">
          <w:t xml:space="preserve"> Aun así, hay algunas mejoras que pueden plantearse como trabajo futuro.</w:t>
        </w:r>
      </w:ins>
    </w:p>
    <w:p w14:paraId="2EE55830" w14:textId="2F0C98DF" w:rsidR="006C6D37" w:rsidRDefault="006C6D37" w:rsidP="006C6D37">
      <w:pPr>
        <w:pStyle w:val="LetranormalTFG"/>
      </w:pPr>
      <w:r>
        <w:t xml:space="preserve">Una de las mejoras a realizar sobre este proyecto podría </w:t>
      </w:r>
      <w:r w:rsidR="008252D5">
        <w:t>ser la posibilidad</w:t>
      </w:r>
      <w:r>
        <w:t xml:space="preserve"> de realizar carreras varios robots a la vez, o realizar estas carreras de manera online</w:t>
      </w:r>
      <w:r w:rsidR="008252D5">
        <w:t xml:space="preserve"> desarrollando una aplicación en red</w:t>
      </w:r>
      <w:del w:id="2920" w:author="David Vacas Miguel" w:date="2018-06-26T16:51:00Z">
        <w:r w:rsidR="008252D5" w:rsidDel="00C07328">
          <w:delText xml:space="preserve"> que permita a</w:delText>
        </w:r>
        <w:r w:rsidDel="00C07328">
          <w:delText xml:space="preserve"> una persona </w:delText>
        </w:r>
        <w:r w:rsidR="008252D5" w:rsidDel="00C07328">
          <w:delText>ser</w:delText>
        </w:r>
        <w:r w:rsidDel="00C07328">
          <w:delText xml:space="preserve"> </w:delText>
        </w:r>
        <w:r w:rsidR="008252D5" w:rsidDel="00C07328">
          <w:delText>el</w:delText>
        </w:r>
        <w:r w:rsidDel="00C07328">
          <w:delText xml:space="preserve"> host y </w:delText>
        </w:r>
        <w:r w:rsidR="008252D5" w:rsidDel="00C07328">
          <w:delText>a</w:delText>
        </w:r>
        <w:r w:rsidDel="00C07328">
          <w:delText xml:space="preserve">l resto </w:delText>
        </w:r>
        <w:r w:rsidR="008252D5" w:rsidDel="00C07328">
          <w:delText xml:space="preserve">conectarse a ese host para poner </w:delText>
        </w:r>
        <w:r w:rsidDel="00C07328">
          <w:delText>sus robots y</w:delText>
        </w:r>
        <w:r w:rsidR="008252D5" w:rsidDel="00C07328">
          <w:delText xml:space="preserve"> poder</w:delText>
        </w:r>
        <w:r w:rsidDel="00C07328">
          <w:delText xml:space="preserve"> v</w:delText>
        </w:r>
        <w:r w:rsidR="008252D5" w:rsidDel="00C07328">
          <w:delText>er</w:delText>
        </w:r>
        <w:r w:rsidDel="00C07328">
          <w:delText xml:space="preserve"> la carrera</w:delText>
        </w:r>
      </w:del>
      <w:r>
        <w:t xml:space="preserve">. </w:t>
      </w:r>
      <w:r w:rsidR="000159FD">
        <w:t>Además,</w:t>
      </w:r>
      <w:r>
        <w:t xml:space="preserve"> se podría mejorar la forma y figuras del robot y el circuito.</w:t>
      </w:r>
    </w:p>
    <w:p w14:paraId="2F74F8CA" w14:textId="11516FE4" w:rsidR="006C6D37" w:rsidRDefault="006C6D37" w:rsidP="006C6D37">
      <w:pPr>
        <w:pStyle w:val="LetranormalTFG"/>
      </w:pPr>
      <w:r>
        <w:t>Otra posible mejora sería el de desarrollar un algoritmo que</w:t>
      </w:r>
      <w:r w:rsidR="008252D5">
        <w:t>,</w:t>
      </w:r>
      <w:r>
        <w:t xml:space="preserve"> dado un circuito</w:t>
      </w:r>
      <w:r w:rsidR="008252D5">
        <w:t>,</w:t>
      </w:r>
      <w:r>
        <w:t xml:space="preserve"> encontrara los mejores parámetros posibles del robot</w:t>
      </w:r>
      <w:r w:rsidR="008252D5">
        <w:t>,</w:t>
      </w:r>
      <w:r>
        <w:t xml:space="preserve"> </w:t>
      </w:r>
      <w:r w:rsidR="008252D5">
        <w:t xml:space="preserve">con los que </w:t>
      </w:r>
      <w:ins w:id="2921" w:author="David Vacas Miguel" w:date="2018-06-26T16:51:00Z">
        <w:r w:rsidR="00C07328">
          <w:t>e</w:t>
        </w:r>
      </w:ins>
      <w:del w:id="2922" w:author="David Vacas Miguel" w:date="2018-06-26T16:51:00Z">
        <w:r w:rsidR="008252D5" w:rsidDel="00C07328">
          <w:delText>é</w:delText>
        </w:r>
      </w:del>
      <w:r w:rsidR="008252D5">
        <w:t>ste realice el recorrido en el</w:t>
      </w:r>
      <w:r>
        <w:t xml:space="preserve"> menor tiempo posible.</w:t>
      </w:r>
    </w:p>
    <w:p w14:paraId="15B122A5" w14:textId="08EF6352" w:rsidR="00675471" w:rsidRDefault="008252D5" w:rsidP="00675471">
      <w:pPr>
        <w:pStyle w:val="LetranormalTFG"/>
        <w:rPr>
          <w:ins w:id="2923" w:author="David Vacas Miguel" w:date="2018-06-02T13:06:00Z"/>
        </w:rPr>
        <w:sectPr w:rsidR="00675471" w:rsidSect="00036E9B">
          <w:footerReference w:type="first" r:id="rId208"/>
          <w:pgSz w:w="11906" w:h="16838"/>
          <w:pgMar w:top="1418" w:right="1418" w:bottom="1418" w:left="1418" w:header="709" w:footer="709" w:gutter="0"/>
          <w:cols w:space="708"/>
          <w:titlePg/>
          <w:docGrid w:linePitch="360"/>
        </w:sectPr>
      </w:pPr>
      <w:del w:id="2929" w:author="David Vacas Miguel" w:date="2018-06-26T16:51:00Z">
        <w:r w:rsidDel="00C07328">
          <w:delText>Otra podría ser la</w:delText>
        </w:r>
      </w:del>
      <w:ins w:id="2930" w:author="David Vacas Miguel" w:date="2018-06-26T16:51:00Z">
        <w:r w:rsidR="00C07328">
          <w:t xml:space="preserve">Finalmente, respecto a la interfaz </w:t>
        </w:r>
      </w:ins>
      <w:ins w:id="2931" w:author="David Vacas Miguel" w:date="2018-06-26T16:52:00Z">
        <w:r w:rsidR="00C07328">
          <w:t>gráfica</w:t>
        </w:r>
      </w:ins>
      <w:ins w:id="2932" w:author="David Vacas Miguel" w:date="2018-06-26T16:51:00Z">
        <w:r w:rsidR="00C07328">
          <w:t xml:space="preserve"> podría </w:t>
        </w:r>
      </w:ins>
      <w:ins w:id="2933" w:author="David Vacas Miguel" w:date="2018-06-26T16:52:00Z">
        <w:r w:rsidR="00C07328">
          <w:t>incluirse la</w:t>
        </w:r>
      </w:ins>
      <w:r>
        <w:t xml:space="preserve"> posibilidad de dibujar los circuitos desde la propia aplicación o, incluso, modificar los parámetros del robot desde el dibujo mediante el ratón</w:t>
      </w:r>
      <w:del w:id="2934" w:author="David Vacas Miguel" w:date="2018-06-02T13:08:00Z">
        <w:r w:rsidDel="00675471">
          <w:delText>.</w:delText>
        </w:r>
      </w:del>
    </w:p>
    <w:p w14:paraId="5F835676" w14:textId="77777777" w:rsidR="00675471" w:rsidRDefault="00675471" w:rsidP="00675471">
      <w:pPr>
        <w:pStyle w:val="TituloTFG"/>
        <w:rPr>
          <w:ins w:id="2935" w:author="David Vacas Miguel" w:date="2018-06-02T13:08:00Z"/>
        </w:rPr>
      </w:pPr>
      <w:bookmarkStart w:id="2936" w:name="_Toc517795822"/>
      <w:bookmarkStart w:id="2937" w:name="_Toc517869970"/>
      <w:ins w:id="2938" w:author="David Vacas Miguel" w:date="2018-06-02T13:08:00Z">
        <w:r>
          <w:lastRenderedPageBreak/>
          <w:t>Bibliografía</w:t>
        </w:r>
        <w:bookmarkEnd w:id="2936"/>
        <w:bookmarkEnd w:id="2937"/>
      </w:ins>
    </w:p>
    <w:p w14:paraId="4C98CCDA" w14:textId="77777777" w:rsidR="00675471" w:rsidRPr="001D3695" w:rsidRDefault="00675471" w:rsidP="00675471">
      <w:pPr>
        <w:pStyle w:val="LetranormalTFG"/>
        <w:rPr>
          <w:ins w:id="2939" w:author="David Vacas Miguel" w:date="2018-06-02T13:08:00Z"/>
          <w:b/>
          <w:sz w:val="24"/>
        </w:rPr>
      </w:pPr>
      <w:ins w:id="2940" w:author="David Vacas Miguel" w:date="2018-06-02T13:08:00Z">
        <w:r w:rsidRPr="003C255A">
          <w:rPr>
            <w:b/>
            <w:sz w:val="24"/>
          </w:rPr>
          <w:t>Robótica</w:t>
        </w:r>
      </w:ins>
    </w:p>
    <w:p w14:paraId="1CF794D3" w14:textId="77777777" w:rsidR="00675471" w:rsidRPr="001D3695" w:rsidRDefault="00675471" w:rsidP="00675471">
      <w:pPr>
        <w:pStyle w:val="LetranormalTFG"/>
        <w:numPr>
          <w:ilvl w:val="0"/>
          <w:numId w:val="36"/>
        </w:numPr>
        <w:rPr>
          <w:ins w:id="2941" w:author="David Vacas Miguel" w:date="2018-06-02T13:08:00Z"/>
        </w:rPr>
      </w:pPr>
      <w:ins w:id="2942" w:author="David Vacas Miguel" w:date="2018-06-02T13:08:00Z">
        <w:r w:rsidRPr="001D3695">
          <w:t>Fernando Reyes Cortés</w:t>
        </w:r>
        <w:r>
          <w:t xml:space="preserve"> (2018) </w:t>
        </w:r>
        <w:r w:rsidRPr="001D3695">
          <w:rPr>
            <w:i/>
          </w:rPr>
          <w:t>“Robótica. Control de robots manipuladores</w:t>
        </w:r>
        <w:r>
          <w:rPr>
            <w:i/>
          </w:rPr>
          <w:t>”.</w:t>
        </w:r>
      </w:ins>
    </w:p>
    <w:p w14:paraId="61151D05" w14:textId="77777777" w:rsidR="00675471" w:rsidRPr="001D3695" w:rsidRDefault="00675471" w:rsidP="00675471">
      <w:pPr>
        <w:pStyle w:val="LetranormalTFG"/>
        <w:numPr>
          <w:ilvl w:val="0"/>
          <w:numId w:val="36"/>
        </w:numPr>
        <w:rPr>
          <w:ins w:id="2943" w:author="David Vacas Miguel" w:date="2018-06-02T13:08:00Z"/>
          <w:i/>
        </w:rPr>
      </w:pPr>
      <w:ins w:id="2944" w:author="David Vacas Miguel" w:date="2018-06-02T13:08:00Z">
        <w:r w:rsidRPr="001D3695">
          <w:t xml:space="preserve">Alonzo Kelly (2013) </w:t>
        </w:r>
        <w:r w:rsidRPr="001D3695">
          <w:rPr>
            <w:i/>
          </w:rPr>
          <w:t>“</w:t>
        </w:r>
        <w:r w:rsidRPr="001D3695">
          <w:rPr>
            <w:rStyle w:val="a-size-large"/>
            <w:i/>
          </w:rPr>
          <w:t xml:space="preserve">Mobile </w:t>
        </w:r>
        <w:proofErr w:type="spellStart"/>
        <w:r w:rsidRPr="001D3695">
          <w:rPr>
            <w:rStyle w:val="a-size-large"/>
            <w:i/>
          </w:rPr>
          <w:t>Robotics</w:t>
        </w:r>
        <w:proofErr w:type="spellEnd"/>
        <w:r w:rsidRPr="001D3695">
          <w:rPr>
            <w:rStyle w:val="a-size-large"/>
            <w:i/>
          </w:rPr>
          <w:t xml:space="preserve">: </w:t>
        </w:r>
        <w:proofErr w:type="spellStart"/>
        <w:r w:rsidRPr="001D3695">
          <w:rPr>
            <w:rStyle w:val="a-size-large"/>
            <w:i/>
          </w:rPr>
          <w:t>Mathematics</w:t>
        </w:r>
        <w:proofErr w:type="spellEnd"/>
        <w:r w:rsidRPr="001D3695">
          <w:rPr>
            <w:rStyle w:val="a-size-large"/>
            <w:i/>
          </w:rPr>
          <w:t xml:space="preserve">, </w:t>
        </w:r>
        <w:proofErr w:type="spellStart"/>
        <w:r w:rsidRPr="001D3695">
          <w:rPr>
            <w:rStyle w:val="a-size-large"/>
            <w:i/>
          </w:rPr>
          <w:t>Models</w:t>
        </w:r>
        <w:proofErr w:type="spellEnd"/>
        <w:r w:rsidRPr="001D3695">
          <w:rPr>
            <w:rStyle w:val="a-size-large"/>
            <w:i/>
          </w:rPr>
          <w:t xml:space="preserve">, and </w:t>
        </w:r>
        <w:proofErr w:type="spellStart"/>
        <w:r w:rsidRPr="001D3695">
          <w:rPr>
            <w:rStyle w:val="a-size-large"/>
            <w:i/>
          </w:rPr>
          <w:t>Methods</w:t>
        </w:r>
        <w:proofErr w:type="spellEnd"/>
        <w:r w:rsidRPr="001D3695">
          <w:rPr>
            <w:rStyle w:val="a-size-large"/>
            <w:i/>
          </w:rPr>
          <w:t>”.</w:t>
        </w:r>
      </w:ins>
    </w:p>
    <w:p w14:paraId="020735C4" w14:textId="77777777" w:rsidR="00675471" w:rsidRDefault="00675471" w:rsidP="00675471">
      <w:pPr>
        <w:pStyle w:val="LetranormalTFG"/>
        <w:rPr>
          <w:ins w:id="2945" w:author="David Vacas Miguel" w:date="2018-06-02T13:08:00Z"/>
          <w:b/>
          <w:sz w:val="24"/>
        </w:rPr>
      </w:pPr>
      <w:ins w:id="2946" w:author="David Vacas Miguel" w:date="2018-06-02T13:08:00Z">
        <w:r w:rsidRPr="001D3695">
          <w:rPr>
            <w:b/>
            <w:sz w:val="24"/>
          </w:rPr>
          <w:t xml:space="preserve">Informática </w:t>
        </w:r>
        <w:r w:rsidRPr="00C46357">
          <w:rPr>
            <w:b/>
            <w:sz w:val="24"/>
          </w:rPr>
          <w:t>gráfica</w:t>
        </w:r>
        <w:r w:rsidRPr="001D3695">
          <w:rPr>
            <w:b/>
            <w:sz w:val="24"/>
          </w:rPr>
          <w:t xml:space="preserve"> y OpenGL</w:t>
        </w:r>
      </w:ins>
    </w:p>
    <w:p w14:paraId="69A657B9" w14:textId="77777777" w:rsidR="00675471" w:rsidRPr="001D3695" w:rsidRDefault="00675471" w:rsidP="00675471">
      <w:pPr>
        <w:pStyle w:val="LetranormalTFG"/>
        <w:numPr>
          <w:ilvl w:val="0"/>
          <w:numId w:val="36"/>
        </w:numPr>
        <w:rPr>
          <w:ins w:id="2947" w:author="David Vacas Miguel" w:date="2018-06-02T13:08:00Z"/>
        </w:rPr>
      </w:pPr>
      <w:ins w:id="2948" w:author="David Vacas Miguel" w:date="2018-06-02T13:08:00Z">
        <w:r>
          <w:t xml:space="preserve">Steven </w:t>
        </w:r>
        <w:proofErr w:type="spellStart"/>
        <w:r>
          <w:t>Marschner</w:t>
        </w:r>
        <w:proofErr w:type="spellEnd"/>
        <w:r>
          <w:t xml:space="preserve"> y Peter Shirley (2015) </w:t>
        </w:r>
        <w:r w:rsidRPr="001D3695">
          <w:rPr>
            <w:i/>
          </w:rPr>
          <w:t xml:space="preserve">“Fundamentals </w:t>
        </w:r>
        <w:proofErr w:type="spellStart"/>
        <w:r w:rsidRPr="001D3695">
          <w:rPr>
            <w:i/>
          </w:rPr>
          <w:t>of</w:t>
        </w:r>
        <w:proofErr w:type="spellEnd"/>
        <w:r w:rsidRPr="001D3695">
          <w:rPr>
            <w:i/>
          </w:rPr>
          <w:t xml:space="preserve"> </w:t>
        </w:r>
        <w:proofErr w:type="spellStart"/>
        <w:r w:rsidRPr="001D3695">
          <w:rPr>
            <w:i/>
          </w:rPr>
          <w:t>Computer</w:t>
        </w:r>
        <w:proofErr w:type="spellEnd"/>
        <w:r w:rsidRPr="001D3695">
          <w:rPr>
            <w:i/>
          </w:rPr>
          <w:t xml:space="preserve"> </w:t>
        </w:r>
        <w:proofErr w:type="spellStart"/>
        <w:r w:rsidRPr="001D3695">
          <w:rPr>
            <w:i/>
          </w:rPr>
          <w:t>Graphics</w:t>
        </w:r>
        <w:proofErr w:type="spellEnd"/>
        <w:r w:rsidRPr="001D3695">
          <w:rPr>
            <w:i/>
          </w:rPr>
          <w:t xml:space="preserve">, </w:t>
        </w:r>
        <w:proofErr w:type="spellStart"/>
        <w:r w:rsidRPr="001D3695">
          <w:rPr>
            <w:i/>
          </w:rPr>
          <w:t>Fourth</w:t>
        </w:r>
        <w:proofErr w:type="spellEnd"/>
        <w:r w:rsidRPr="001D3695">
          <w:rPr>
            <w:i/>
          </w:rPr>
          <w:t xml:space="preserve"> </w:t>
        </w:r>
        <w:proofErr w:type="spellStart"/>
        <w:r w:rsidRPr="001D3695">
          <w:rPr>
            <w:i/>
          </w:rPr>
          <w:t>Edition</w:t>
        </w:r>
        <w:proofErr w:type="spellEnd"/>
        <w:r w:rsidRPr="001D3695">
          <w:rPr>
            <w:i/>
          </w:rPr>
          <w:t xml:space="preserve">, 4th </w:t>
        </w:r>
        <w:proofErr w:type="spellStart"/>
        <w:r w:rsidRPr="001D3695">
          <w:rPr>
            <w:i/>
          </w:rPr>
          <w:t>Edition</w:t>
        </w:r>
        <w:proofErr w:type="spellEnd"/>
        <w:r w:rsidRPr="001D3695">
          <w:rPr>
            <w:i/>
          </w:rPr>
          <w:t>”</w:t>
        </w:r>
        <w:r>
          <w:rPr>
            <w:i/>
          </w:rPr>
          <w:t>.</w:t>
        </w:r>
      </w:ins>
    </w:p>
    <w:p w14:paraId="2D8044E7" w14:textId="77777777" w:rsidR="00675471" w:rsidRPr="001D3695" w:rsidRDefault="00675471" w:rsidP="00675471">
      <w:pPr>
        <w:pStyle w:val="LetranormalTFG"/>
        <w:numPr>
          <w:ilvl w:val="0"/>
          <w:numId w:val="36"/>
        </w:numPr>
        <w:rPr>
          <w:ins w:id="2949" w:author="David Vacas Miguel" w:date="2018-06-02T13:08:00Z"/>
        </w:rPr>
      </w:pPr>
      <w:ins w:id="2950" w:author="David Vacas Miguel" w:date="2018-06-02T13:08:00Z">
        <w:r w:rsidRPr="00C46357">
          <w:t xml:space="preserve">Samuel R. </w:t>
        </w:r>
        <w:proofErr w:type="spellStart"/>
        <w:r w:rsidRPr="00C46357">
          <w:t>Buss</w:t>
        </w:r>
        <w:proofErr w:type="spellEnd"/>
        <w:r w:rsidRPr="00C46357">
          <w:t xml:space="preserve"> (2003) </w:t>
        </w:r>
        <w:r w:rsidRPr="001D3695">
          <w:rPr>
            <w:i/>
          </w:rPr>
          <w:t>“</w:t>
        </w:r>
        <w:r w:rsidRPr="001D3695">
          <w:rPr>
            <w:rStyle w:val="a-size-extra-large"/>
            <w:i/>
          </w:rPr>
          <w:t xml:space="preserve">3D </w:t>
        </w:r>
        <w:proofErr w:type="spellStart"/>
        <w:r w:rsidRPr="001D3695">
          <w:rPr>
            <w:rStyle w:val="a-size-extra-large"/>
            <w:i/>
          </w:rPr>
          <w:t>Computer</w:t>
        </w:r>
        <w:proofErr w:type="spellEnd"/>
        <w:r w:rsidRPr="001D3695">
          <w:rPr>
            <w:rStyle w:val="a-size-extra-large"/>
            <w:i/>
          </w:rPr>
          <w:t xml:space="preserve"> </w:t>
        </w:r>
        <w:proofErr w:type="spellStart"/>
        <w:r w:rsidRPr="001D3695">
          <w:rPr>
            <w:rStyle w:val="a-size-extra-large"/>
            <w:i/>
          </w:rPr>
          <w:t>Graphics</w:t>
        </w:r>
        <w:proofErr w:type="spellEnd"/>
        <w:r w:rsidRPr="001D3695">
          <w:rPr>
            <w:rStyle w:val="a-size-extra-large"/>
            <w:i/>
          </w:rPr>
          <w:t xml:space="preserve">: A </w:t>
        </w:r>
        <w:proofErr w:type="spellStart"/>
        <w:r w:rsidRPr="001D3695">
          <w:rPr>
            <w:rStyle w:val="a-size-extra-large"/>
            <w:i/>
          </w:rPr>
          <w:t>Mathematical</w:t>
        </w:r>
        <w:proofErr w:type="spellEnd"/>
        <w:r w:rsidRPr="001D3695">
          <w:rPr>
            <w:rStyle w:val="a-size-extra-large"/>
            <w:i/>
          </w:rPr>
          <w:t xml:space="preserve"> </w:t>
        </w:r>
        <w:proofErr w:type="spellStart"/>
        <w:r w:rsidRPr="001D3695">
          <w:rPr>
            <w:rStyle w:val="a-size-extra-large"/>
            <w:i/>
          </w:rPr>
          <w:t>Introduction</w:t>
        </w:r>
        <w:proofErr w:type="spellEnd"/>
        <w:r w:rsidRPr="001D3695">
          <w:rPr>
            <w:rStyle w:val="a-size-extra-large"/>
            <w:i/>
          </w:rPr>
          <w:t xml:space="preserve"> </w:t>
        </w:r>
        <w:proofErr w:type="spellStart"/>
        <w:r w:rsidRPr="001D3695">
          <w:rPr>
            <w:rStyle w:val="a-size-extra-large"/>
            <w:i/>
          </w:rPr>
          <w:t>with</w:t>
        </w:r>
        <w:proofErr w:type="spellEnd"/>
        <w:r w:rsidRPr="001D3695">
          <w:rPr>
            <w:rStyle w:val="a-size-extra-large"/>
            <w:i/>
          </w:rPr>
          <w:t xml:space="preserve"> OpenGL</w:t>
        </w:r>
        <w:r w:rsidRPr="001D3695">
          <w:rPr>
            <w:i/>
          </w:rPr>
          <w:t>”</w:t>
        </w:r>
        <w:r>
          <w:rPr>
            <w:i/>
          </w:rPr>
          <w:t>.</w:t>
        </w:r>
      </w:ins>
    </w:p>
    <w:p w14:paraId="2CE02397" w14:textId="77777777" w:rsidR="00675471" w:rsidRDefault="00675471" w:rsidP="00675471">
      <w:pPr>
        <w:pStyle w:val="LetranormalTFG"/>
        <w:numPr>
          <w:ilvl w:val="0"/>
          <w:numId w:val="36"/>
        </w:numPr>
        <w:rPr>
          <w:ins w:id="2951" w:author="David Vacas Miguel" w:date="2018-06-02T13:08:00Z"/>
          <w:i/>
        </w:rPr>
      </w:pPr>
      <w:ins w:id="2952" w:author="David Vacas Miguel" w:date="2018-06-02T13:08:00Z">
        <w:r w:rsidRPr="00CE7C4E">
          <w:t xml:space="preserve">Graham Sellers, Richard S. Wright Jr. Y Nicholas </w:t>
        </w:r>
        <w:proofErr w:type="spellStart"/>
        <w:r w:rsidRPr="00CE7C4E">
          <w:t>Haemel</w:t>
        </w:r>
        <w:proofErr w:type="spellEnd"/>
        <w:r w:rsidRPr="00CE7C4E">
          <w:t xml:space="preserve"> (2013) </w:t>
        </w:r>
        <w:r w:rsidRPr="001D3695">
          <w:rPr>
            <w:i/>
          </w:rPr>
          <w:t>“</w:t>
        </w:r>
        <w:r w:rsidRPr="001D3695">
          <w:rPr>
            <w:rStyle w:val="a-size-extra-large"/>
            <w:i/>
          </w:rPr>
          <w:t xml:space="preserve">OpenGL </w:t>
        </w:r>
        <w:proofErr w:type="spellStart"/>
        <w:r w:rsidRPr="001D3695">
          <w:rPr>
            <w:rStyle w:val="a-size-extra-large"/>
            <w:i/>
          </w:rPr>
          <w:t>SuperBible</w:t>
        </w:r>
        <w:proofErr w:type="spellEnd"/>
        <w:r w:rsidRPr="001D3695">
          <w:rPr>
            <w:rStyle w:val="a-size-extra-large"/>
            <w:i/>
          </w:rPr>
          <w:t xml:space="preserve">: </w:t>
        </w:r>
        <w:proofErr w:type="spellStart"/>
        <w:r w:rsidRPr="001D3695">
          <w:rPr>
            <w:rStyle w:val="a-size-extra-large"/>
            <w:i/>
          </w:rPr>
          <w:t>Comprehensive</w:t>
        </w:r>
        <w:proofErr w:type="spellEnd"/>
        <w:r w:rsidRPr="001D3695">
          <w:rPr>
            <w:rStyle w:val="a-size-extra-large"/>
            <w:i/>
          </w:rPr>
          <w:t xml:space="preserve"> Tutorial and Reference (6th </w:t>
        </w:r>
        <w:proofErr w:type="spellStart"/>
        <w:r w:rsidRPr="001D3695">
          <w:rPr>
            <w:rStyle w:val="a-size-extra-large"/>
            <w:i/>
          </w:rPr>
          <w:t>Edition</w:t>
        </w:r>
        <w:proofErr w:type="spellEnd"/>
        <w:r w:rsidRPr="001D3695">
          <w:rPr>
            <w:rStyle w:val="a-size-extra-large"/>
            <w:i/>
          </w:rPr>
          <w:t>)</w:t>
        </w:r>
        <w:r w:rsidRPr="001D3695">
          <w:rPr>
            <w:i/>
          </w:rPr>
          <w:t>”</w:t>
        </w:r>
        <w:r>
          <w:rPr>
            <w:i/>
          </w:rPr>
          <w:t>.</w:t>
        </w:r>
      </w:ins>
    </w:p>
    <w:p w14:paraId="2DC2313F" w14:textId="77777777" w:rsidR="00675471" w:rsidRPr="001D3695" w:rsidRDefault="00675471" w:rsidP="00675471">
      <w:pPr>
        <w:pStyle w:val="LetranormalTFG"/>
        <w:numPr>
          <w:ilvl w:val="0"/>
          <w:numId w:val="36"/>
        </w:numPr>
        <w:rPr>
          <w:ins w:id="2953" w:author="David Vacas Miguel" w:date="2018-06-02T13:08:00Z"/>
        </w:rPr>
      </w:pPr>
      <w:ins w:id="2954" w:author="David Vacas Miguel" w:date="2018-06-02T13:08:00Z">
        <w:r>
          <w:t xml:space="preserve">Página oficial OpenGL: </w:t>
        </w:r>
        <w:r>
          <w:fldChar w:fldCharType="begin"/>
        </w:r>
        <w:r>
          <w:instrText xml:space="preserve"> HYPERLINK "</w:instrText>
        </w:r>
        <w:r w:rsidRPr="00922577">
          <w:instrText>https://www.opengl.org/</w:instrText>
        </w:r>
        <w:r>
          <w:instrText xml:space="preserve">" </w:instrText>
        </w:r>
        <w:r>
          <w:fldChar w:fldCharType="separate"/>
        </w:r>
        <w:r w:rsidRPr="00AE31E8">
          <w:rPr>
            <w:rStyle w:val="Hipervnculo"/>
          </w:rPr>
          <w:t>https://www.opengl.org/</w:t>
        </w:r>
        <w:r>
          <w:fldChar w:fldCharType="end"/>
        </w:r>
      </w:ins>
    </w:p>
    <w:p w14:paraId="0DE80C1E" w14:textId="77777777" w:rsidR="00675471" w:rsidRDefault="00675471" w:rsidP="00675471">
      <w:pPr>
        <w:pStyle w:val="LetranormalTFG"/>
        <w:rPr>
          <w:ins w:id="2955" w:author="David Vacas Miguel" w:date="2018-06-02T13:08:00Z"/>
          <w:b/>
          <w:sz w:val="24"/>
        </w:rPr>
      </w:pPr>
      <w:ins w:id="2956" w:author="David Vacas Miguel" w:date="2018-06-02T13:08:00Z">
        <w:r w:rsidRPr="00001CF2">
          <w:rPr>
            <w:b/>
            <w:sz w:val="24"/>
          </w:rPr>
          <w:t>Qt</w:t>
        </w:r>
        <w:r>
          <w:rPr>
            <w:b/>
            <w:sz w:val="24"/>
          </w:rPr>
          <w:t xml:space="preserve"> y C++</w:t>
        </w:r>
      </w:ins>
    </w:p>
    <w:p w14:paraId="1A25804A" w14:textId="77777777" w:rsidR="00675471" w:rsidRPr="00486065" w:rsidRDefault="00675471" w:rsidP="00675471">
      <w:pPr>
        <w:pStyle w:val="LetranormalTFG"/>
        <w:numPr>
          <w:ilvl w:val="0"/>
          <w:numId w:val="36"/>
        </w:numPr>
        <w:rPr>
          <w:ins w:id="2957" w:author="David Vacas Miguel" w:date="2018-06-02T13:08:00Z"/>
        </w:rPr>
      </w:pPr>
      <w:ins w:id="2958" w:author="David Vacas Miguel" w:date="2018-06-02T13:08:00Z">
        <w:r w:rsidRPr="00486065">
          <w:t xml:space="preserve">Bjarne Stroustrup (2013) </w:t>
        </w:r>
        <w:r w:rsidRPr="00001CF2">
          <w:rPr>
            <w:i/>
          </w:rPr>
          <w:t>“</w:t>
        </w:r>
        <w:proofErr w:type="spellStart"/>
        <w:r w:rsidRPr="00001CF2">
          <w:rPr>
            <w:rStyle w:val="a-size-extra-large"/>
            <w:i/>
          </w:rPr>
          <w:t>The</w:t>
        </w:r>
        <w:proofErr w:type="spellEnd"/>
        <w:r w:rsidRPr="00001CF2">
          <w:rPr>
            <w:rStyle w:val="a-size-extra-large"/>
            <w:i/>
          </w:rPr>
          <w:t xml:space="preserve"> C++ </w:t>
        </w:r>
        <w:proofErr w:type="spellStart"/>
        <w:r w:rsidRPr="00001CF2">
          <w:rPr>
            <w:rStyle w:val="a-size-extra-large"/>
            <w:i/>
          </w:rPr>
          <w:t>Programming</w:t>
        </w:r>
        <w:proofErr w:type="spellEnd"/>
        <w:r w:rsidRPr="00001CF2">
          <w:rPr>
            <w:rStyle w:val="a-size-extra-large"/>
            <w:i/>
          </w:rPr>
          <w:t xml:space="preserve"> </w:t>
        </w:r>
        <w:proofErr w:type="spellStart"/>
        <w:r w:rsidRPr="00001CF2">
          <w:rPr>
            <w:rStyle w:val="a-size-extra-large"/>
            <w:i/>
          </w:rPr>
          <w:t>Language</w:t>
        </w:r>
        <w:proofErr w:type="spellEnd"/>
        <w:r w:rsidRPr="00001CF2">
          <w:rPr>
            <w:rStyle w:val="a-size-extra-large"/>
            <w:i/>
          </w:rPr>
          <w:t xml:space="preserve">, 4th </w:t>
        </w:r>
        <w:proofErr w:type="spellStart"/>
        <w:r w:rsidRPr="00001CF2">
          <w:rPr>
            <w:rStyle w:val="a-size-extra-large"/>
            <w:i/>
          </w:rPr>
          <w:t>Edition</w:t>
        </w:r>
        <w:proofErr w:type="spellEnd"/>
        <w:r w:rsidRPr="00001CF2">
          <w:rPr>
            <w:i/>
          </w:rPr>
          <w:t>”</w:t>
        </w:r>
        <w:r>
          <w:rPr>
            <w:i/>
          </w:rPr>
          <w:t>.</w:t>
        </w:r>
      </w:ins>
    </w:p>
    <w:p w14:paraId="2BB762DD" w14:textId="77777777" w:rsidR="00675471" w:rsidRPr="00001CF2" w:rsidRDefault="00675471" w:rsidP="00675471">
      <w:pPr>
        <w:pStyle w:val="LetranormalTFG"/>
        <w:numPr>
          <w:ilvl w:val="0"/>
          <w:numId w:val="36"/>
        </w:numPr>
        <w:rPr>
          <w:ins w:id="2959" w:author="David Vacas Miguel" w:date="2018-06-02T13:08:00Z"/>
        </w:rPr>
      </w:pPr>
      <w:ins w:id="2960" w:author="David Vacas Miguel" w:date="2018-06-02T13:08:00Z">
        <w:r w:rsidRPr="00486065">
          <w:t xml:space="preserve">Lee </w:t>
        </w:r>
        <w:proofErr w:type="spellStart"/>
        <w:r w:rsidRPr="00486065">
          <w:t>Zhi</w:t>
        </w:r>
        <w:proofErr w:type="spellEnd"/>
        <w:r w:rsidRPr="00486065">
          <w:t xml:space="preserve"> Eng (2018) </w:t>
        </w:r>
        <w:r w:rsidRPr="00001CF2">
          <w:rPr>
            <w:i/>
          </w:rPr>
          <w:t>“</w:t>
        </w:r>
        <w:proofErr w:type="spellStart"/>
        <w:r w:rsidRPr="00001CF2">
          <w:rPr>
            <w:rStyle w:val="mw-headline"/>
            <w:i/>
          </w:rPr>
          <w:t>Hands-On</w:t>
        </w:r>
        <w:proofErr w:type="spellEnd"/>
        <w:r w:rsidRPr="00001CF2">
          <w:rPr>
            <w:rStyle w:val="mw-headline"/>
            <w:i/>
          </w:rPr>
          <w:t xml:space="preserve"> GUI </w:t>
        </w:r>
        <w:proofErr w:type="spellStart"/>
        <w:r w:rsidRPr="00001CF2">
          <w:rPr>
            <w:rStyle w:val="mw-headline"/>
            <w:i/>
          </w:rPr>
          <w:t>Programming</w:t>
        </w:r>
        <w:proofErr w:type="spellEnd"/>
        <w:r w:rsidRPr="00001CF2">
          <w:rPr>
            <w:rStyle w:val="mw-headline"/>
            <w:i/>
          </w:rPr>
          <w:t xml:space="preserve"> </w:t>
        </w:r>
        <w:proofErr w:type="spellStart"/>
        <w:r w:rsidRPr="00001CF2">
          <w:rPr>
            <w:rStyle w:val="mw-headline"/>
            <w:i/>
          </w:rPr>
          <w:t>with</w:t>
        </w:r>
        <w:proofErr w:type="spellEnd"/>
        <w:r w:rsidRPr="00001CF2">
          <w:rPr>
            <w:rStyle w:val="mw-headline"/>
            <w:i/>
          </w:rPr>
          <w:t xml:space="preserve"> C++ and Qt5</w:t>
        </w:r>
        <w:r w:rsidRPr="00001CF2">
          <w:rPr>
            <w:i/>
          </w:rPr>
          <w:t>”</w:t>
        </w:r>
        <w:r>
          <w:rPr>
            <w:i/>
          </w:rPr>
          <w:t>.</w:t>
        </w:r>
      </w:ins>
    </w:p>
    <w:p w14:paraId="355872CE" w14:textId="77777777" w:rsidR="00675471" w:rsidRDefault="00675471" w:rsidP="00675471">
      <w:pPr>
        <w:pStyle w:val="LetranormalTFG"/>
        <w:numPr>
          <w:ilvl w:val="0"/>
          <w:numId w:val="36"/>
        </w:numPr>
        <w:rPr>
          <w:ins w:id="2961" w:author="David Vacas Miguel" w:date="2018-06-02T13:08:00Z"/>
        </w:rPr>
      </w:pPr>
      <w:ins w:id="2962" w:author="David Vacas Miguel" w:date="2018-06-02T13:08:00Z">
        <w:r>
          <w:t xml:space="preserve">Documentación online: </w:t>
        </w:r>
        <w:r>
          <w:fldChar w:fldCharType="begin"/>
        </w:r>
        <w:r>
          <w:instrText xml:space="preserve"> HYPERLINK "</w:instrText>
        </w:r>
        <w:r w:rsidRPr="00486065">
          <w:instrText>http://doc.qt.io/</w:instrText>
        </w:r>
        <w:r>
          <w:instrText xml:space="preserve">" </w:instrText>
        </w:r>
        <w:r>
          <w:fldChar w:fldCharType="separate"/>
        </w:r>
        <w:r w:rsidRPr="00AE31E8">
          <w:rPr>
            <w:rStyle w:val="Hipervnculo"/>
          </w:rPr>
          <w:t>http://doc.qt.io/</w:t>
        </w:r>
        <w:r>
          <w:fldChar w:fldCharType="end"/>
        </w:r>
      </w:ins>
    </w:p>
    <w:p w14:paraId="1D391D5C" w14:textId="77777777" w:rsidR="00675471" w:rsidRDefault="00675471" w:rsidP="00675471">
      <w:pPr>
        <w:pStyle w:val="LetranormalTFG"/>
        <w:rPr>
          <w:ins w:id="2963" w:author="David Vacas Miguel" w:date="2018-06-02T13:08:00Z"/>
          <w:b/>
          <w:sz w:val="24"/>
        </w:rPr>
      </w:pPr>
      <w:proofErr w:type="spellStart"/>
      <w:ins w:id="2964" w:author="David Vacas Miguel" w:date="2018-06-02T13:08:00Z">
        <w:r>
          <w:rPr>
            <w:b/>
            <w:sz w:val="24"/>
          </w:rPr>
          <w:t>Freeglut</w:t>
        </w:r>
        <w:proofErr w:type="spellEnd"/>
        <w:r>
          <w:rPr>
            <w:b/>
            <w:sz w:val="24"/>
          </w:rPr>
          <w:t xml:space="preserve"> y GLM</w:t>
        </w:r>
      </w:ins>
    </w:p>
    <w:p w14:paraId="332801B4" w14:textId="77777777" w:rsidR="00675471" w:rsidRDefault="00675471" w:rsidP="00675471">
      <w:pPr>
        <w:pStyle w:val="LetranormalTFG"/>
        <w:numPr>
          <w:ilvl w:val="0"/>
          <w:numId w:val="36"/>
        </w:numPr>
        <w:rPr>
          <w:ins w:id="2965" w:author="David Vacas Miguel" w:date="2018-06-02T13:08:00Z"/>
        </w:rPr>
      </w:pPr>
      <w:ins w:id="2966" w:author="David Vacas Miguel" w:date="2018-06-02T13:08:00Z">
        <w:r>
          <w:t xml:space="preserve">Documentación online </w:t>
        </w:r>
        <w:proofErr w:type="spellStart"/>
        <w:r>
          <w:t>Freeglut</w:t>
        </w:r>
        <w:proofErr w:type="spellEnd"/>
        <w:r>
          <w:t xml:space="preserve">: </w:t>
        </w:r>
        <w:r>
          <w:fldChar w:fldCharType="begin"/>
        </w:r>
        <w:r>
          <w:instrText xml:space="preserve"> HYPERLINK "</w:instrText>
        </w:r>
        <w:r w:rsidRPr="00922577">
          <w:instrText>http://freeglut.sourceforge.net/docs/api.php</w:instrText>
        </w:r>
        <w:r>
          <w:instrText xml:space="preserve">" </w:instrText>
        </w:r>
        <w:r>
          <w:fldChar w:fldCharType="separate"/>
        </w:r>
        <w:r w:rsidRPr="00AE31E8">
          <w:rPr>
            <w:rStyle w:val="Hipervnculo"/>
          </w:rPr>
          <w:t>http://freeglut.sourceforge.net/docs/api.php</w:t>
        </w:r>
        <w:r>
          <w:fldChar w:fldCharType="end"/>
        </w:r>
      </w:ins>
    </w:p>
    <w:p w14:paraId="20D62179" w14:textId="77777777" w:rsidR="00675471" w:rsidRDefault="00675471" w:rsidP="00675471">
      <w:pPr>
        <w:pStyle w:val="LetranormalTFG"/>
        <w:numPr>
          <w:ilvl w:val="0"/>
          <w:numId w:val="36"/>
        </w:numPr>
        <w:rPr>
          <w:ins w:id="2967" w:author="David Vacas Miguel" w:date="2018-06-02T13:08:00Z"/>
        </w:rPr>
      </w:pPr>
      <w:ins w:id="2968" w:author="David Vacas Miguel" w:date="2018-06-02T13:08:00Z">
        <w:r>
          <w:t xml:space="preserve">Documentación online GLM: </w:t>
        </w:r>
        <w:r>
          <w:fldChar w:fldCharType="begin"/>
        </w:r>
        <w:r>
          <w:instrText xml:space="preserve"> HYPERLINK "</w:instrText>
        </w:r>
        <w:r w:rsidRPr="00922577">
          <w:instrText>https://glm.g-truc.net/0.9.9/api/index.html</w:instrText>
        </w:r>
        <w:r>
          <w:instrText xml:space="preserve">" </w:instrText>
        </w:r>
        <w:r>
          <w:fldChar w:fldCharType="separate"/>
        </w:r>
        <w:r w:rsidRPr="00AE31E8">
          <w:rPr>
            <w:rStyle w:val="Hipervnculo"/>
          </w:rPr>
          <w:t>https://glm.g-truc.net/0.9.9/api/index.html</w:t>
        </w:r>
        <w:r>
          <w:fldChar w:fldCharType="end"/>
        </w:r>
      </w:ins>
    </w:p>
    <w:p w14:paraId="51CED295" w14:textId="77777777" w:rsidR="00675471" w:rsidRPr="00922577" w:rsidRDefault="00675471" w:rsidP="00675471">
      <w:pPr>
        <w:pStyle w:val="LetranormalTFG"/>
        <w:rPr>
          <w:ins w:id="2969" w:author="David Vacas Miguel" w:date="2018-06-02T13:08:00Z"/>
          <w:b/>
          <w:sz w:val="24"/>
        </w:rPr>
      </w:pPr>
      <w:ins w:id="2970" w:author="David Vacas Miguel" w:date="2018-06-02T13:08:00Z">
        <w:r w:rsidRPr="00922577">
          <w:rPr>
            <w:b/>
            <w:sz w:val="24"/>
          </w:rPr>
          <w:t>Metodología</w:t>
        </w:r>
        <w:r w:rsidRPr="00001CF2">
          <w:rPr>
            <w:b/>
            <w:sz w:val="24"/>
          </w:rPr>
          <w:t xml:space="preserve"> </w:t>
        </w:r>
        <w:r w:rsidRPr="00922577">
          <w:rPr>
            <w:b/>
            <w:sz w:val="24"/>
          </w:rPr>
          <w:t>ágil</w:t>
        </w:r>
      </w:ins>
    </w:p>
    <w:p w14:paraId="06717DBE" w14:textId="77777777" w:rsidR="00675471" w:rsidRPr="00001CF2" w:rsidRDefault="00675471" w:rsidP="00675471">
      <w:pPr>
        <w:pStyle w:val="LetranormalTFG"/>
        <w:numPr>
          <w:ilvl w:val="0"/>
          <w:numId w:val="36"/>
        </w:numPr>
        <w:rPr>
          <w:ins w:id="2971" w:author="David Vacas Miguel" w:date="2018-06-02T13:08:00Z"/>
          <w:i/>
        </w:rPr>
      </w:pPr>
      <w:ins w:id="2972" w:author="David Vacas Miguel" w:date="2018-06-02T13:08:00Z">
        <w:r w:rsidRPr="00922577">
          <w:t xml:space="preserve">Andrew </w:t>
        </w:r>
        <w:proofErr w:type="spellStart"/>
        <w:r w:rsidRPr="00922577">
          <w:t>Stellman</w:t>
        </w:r>
        <w:proofErr w:type="spellEnd"/>
        <w:r w:rsidRPr="00922577">
          <w:t xml:space="preserve"> y Jenifer Greene (2014) </w:t>
        </w:r>
        <w:r w:rsidRPr="00001CF2">
          <w:rPr>
            <w:i/>
          </w:rPr>
          <w:t>“</w:t>
        </w:r>
        <w:proofErr w:type="spellStart"/>
        <w:r w:rsidRPr="00001CF2">
          <w:rPr>
            <w:i/>
          </w:rPr>
          <w:t>Learning</w:t>
        </w:r>
        <w:proofErr w:type="spellEnd"/>
        <w:r w:rsidRPr="00001CF2">
          <w:rPr>
            <w:i/>
          </w:rPr>
          <w:t xml:space="preserve"> Agile: </w:t>
        </w:r>
        <w:proofErr w:type="spellStart"/>
        <w:r w:rsidRPr="00001CF2">
          <w:rPr>
            <w:i/>
          </w:rPr>
          <w:t>Understanding</w:t>
        </w:r>
        <w:proofErr w:type="spellEnd"/>
        <w:r w:rsidRPr="00001CF2">
          <w:rPr>
            <w:i/>
          </w:rPr>
          <w:t xml:space="preserve"> Scrum, XP, Lean, and Kanban”</w:t>
        </w:r>
        <w:r>
          <w:rPr>
            <w:i/>
          </w:rPr>
          <w:t>.</w:t>
        </w:r>
      </w:ins>
    </w:p>
    <w:p w14:paraId="4AF18CCF" w14:textId="77777777" w:rsidR="00675471" w:rsidRDefault="00675471" w:rsidP="00675471">
      <w:pPr>
        <w:pStyle w:val="LetranormalTFG"/>
        <w:numPr>
          <w:ilvl w:val="0"/>
          <w:numId w:val="36"/>
        </w:numPr>
        <w:rPr>
          <w:ins w:id="2973" w:author="David Vacas Miguel" w:date="2018-06-02T13:08:00Z"/>
        </w:rPr>
      </w:pPr>
      <w:ins w:id="2974" w:author="David Vacas Miguel" w:date="2018-06-02T13:08:00Z">
        <w:r w:rsidRPr="00001CF2">
          <w:t>Tipos de metodologías resumidas:</w:t>
        </w:r>
        <w:r>
          <w:t xml:space="preserve"> </w:t>
        </w:r>
        <w:r>
          <w:fldChar w:fldCharType="begin"/>
        </w:r>
        <w:r>
          <w:instrText xml:space="preserve"> HYPERLINK "</w:instrText>
        </w:r>
        <w:r w:rsidRPr="00922577">
          <w:instrText>https://www.versionone.com/agile-101/agile-methodologies/</w:instrText>
        </w:r>
        <w:r>
          <w:instrText xml:space="preserve">" </w:instrText>
        </w:r>
        <w:r>
          <w:fldChar w:fldCharType="separate"/>
        </w:r>
        <w:r w:rsidRPr="00AE31E8">
          <w:rPr>
            <w:rStyle w:val="Hipervnculo"/>
          </w:rPr>
          <w:t>https://www.versionone.com/agile-101/agile-methodologies/</w:t>
        </w:r>
        <w:r>
          <w:fldChar w:fldCharType="end"/>
        </w:r>
      </w:ins>
    </w:p>
    <w:p w14:paraId="4456EC10" w14:textId="77777777" w:rsidR="00CA29DA" w:rsidRDefault="00CA29DA">
      <w:pPr>
        <w:rPr>
          <w:ins w:id="2975" w:author="David Vacas Miguel" w:date="2018-06-27T01:53:00Z"/>
          <w:rFonts w:ascii="Century Gothic" w:hAnsi="Century Gothic" w:cs="Times New Roman"/>
          <w:b/>
          <w:sz w:val="24"/>
        </w:rPr>
      </w:pPr>
      <w:ins w:id="2976" w:author="David Vacas Miguel" w:date="2018-06-27T01:53:00Z">
        <w:r>
          <w:rPr>
            <w:b/>
            <w:sz w:val="24"/>
          </w:rPr>
          <w:br w:type="page"/>
        </w:r>
      </w:ins>
    </w:p>
    <w:p w14:paraId="2FB3B02D" w14:textId="78B14953" w:rsidR="00675471" w:rsidRDefault="00675471" w:rsidP="00675471">
      <w:pPr>
        <w:pStyle w:val="LetranormalTFG"/>
        <w:rPr>
          <w:ins w:id="2977" w:author="David Vacas Miguel" w:date="2018-06-02T13:08:00Z"/>
          <w:b/>
          <w:sz w:val="24"/>
        </w:rPr>
      </w:pPr>
      <w:ins w:id="2978" w:author="David Vacas Miguel" w:date="2018-06-02T13:08:00Z">
        <w:r w:rsidRPr="00001CF2">
          <w:rPr>
            <w:b/>
            <w:sz w:val="24"/>
          </w:rPr>
          <w:lastRenderedPageBreak/>
          <w:t>Otras aplicaciones parecidas</w:t>
        </w:r>
      </w:ins>
    </w:p>
    <w:p w14:paraId="1B7A730F" w14:textId="77777777" w:rsidR="00675471" w:rsidRDefault="00675471" w:rsidP="00675471">
      <w:pPr>
        <w:pStyle w:val="LetranormalTFG"/>
        <w:numPr>
          <w:ilvl w:val="0"/>
          <w:numId w:val="36"/>
        </w:numPr>
        <w:rPr>
          <w:ins w:id="2979" w:author="David Vacas Miguel" w:date="2018-06-02T13:08:00Z"/>
        </w:rPr>
      </w:pPr>
      <w:proofErr w:type="spellStart"/>
      <w:ins w:id="2980" w:author="David Vacas Miguel" w:date="2018-06-02T13:08:00Z">
        <w:r w:rsidRPr="00001CF2">
          <w:t>Roboworks</w:t>
        </w:r>
        <w:proofErr w:type="spellEnd"/>
        <w:r>
          <w:t xml:space="preserve">: </w:t>
        </w:r>
        <w:r>
          <w:fldChar w:fldCharType="begin"/>
        </w:r>
        <w:r>
          <w:instrText xml:space="preserve"> HYPERLINK "</w:instrText>
        </w:r>
        <w:r w:rsidRPr="00922577">
          <w:instrText>http://www.newtonium.com/</w:instrText>
        </w:r>
        <w:r>
          <w:instrText xml:space="preserve">" </w:instrText>
        </w:r>
        <w:r>
          <w:fldChar w:fldCharType="separate"/>
        </w:r>
        <w:r w:rsidRPr="00AE31E8">
          <w:rPr>
            <w:rStyle w:val="Hipervnculo"/>
          </w:rPr>
          <w:t>http://www.newtonium.com/</w:t>
        </w:r>
        <w:r>
          <w:fldChar w:fldCharType="end"/>
        </w:r>
      </w:ins>
    </w:p>
    <w:p w14:paraId="439CCF94" w14:textId="77777777" w:rsidR="00675471" w:rsidRPr="001D3695" w:rsidRDefault="00675471" w:rsidP="00675471">
      <w:pPr>
        <w:pStyle w:val="LetranormalTFG"/>
        <w:numPr>
          <w:ilvl w:val="0"/>
          <w:numId w:val="36"/>
        </w:numPr>
        <w:rPr>
          <w:ins w:id="2981" w:author="David Vacas Miguel" w:date="2018-06-02T13:08:00Z"/>
        </w:rPr>
      </w:pPr>
      <w:proofErr w:type="spellStart"/>
      <w:ins w:id="2982" w:author="David Vacas Miguel" w:date="2018-06-02T13:08:00Z">
        <w:r>
          <w:t>RoboDK</w:t>
        </w:r>
        <w:proofErr w:type="spellEnd"/>
        <w:r>
          <w:t xml:space="preserve">: </w:t>
        </w:r>
        <w:r>
          <w:fldChar w:fldCharType="begin"/>
        </w:r>
        <w:r>
          <w:instrText xml:space="preserve"> HYPERLINK "</w:instrText>
        </w:r>
        <w:r w:rsidRPr="00922577">
          <w:instrText>https://robodk.com/index</w:instrText>
        </w:r>
        <w:r>
          <w:instrText xml:space="preserve">" </w:instrText>
        </w:r>
        <w:r>
          <w:fldChar w:fldCharType="separate"/>
        </w:r>
        <w:r w:rsidRPr="00AE31E8">
          <w:rPr>
            <w:rStyle w:val="Hipervnculo"/>
          </w:rPr>
          <w:t>https://robodk.com/index</w:t>
        </w:r>
        <w:r>
          <w:fldChar w:fldCharType="end"/>
        </w:r>
      </w:ins>
    </w:p>
    <w:p w14:paraId="35791E92" w14:textId="0626B317" w:rsidR="006C6D37" w:rsidDel="004F3E16" w:rsidRDefault="006C6D37">
      <w:pPr>
        <w:pStyle w:val="TituloTFG"/>
        <w:rPr>
          <w:del w:id="2983" w:author="David Vacas Miguel" w:date="2018-06-02T13:04:00Z"/>
        </w:rPr>
        <w:pPrChange w:id="2984" w:author="David Vacas Miguel" w:date="2018-06-02T13:06:00Z">
          <w:pPr>
            <w:pStyle w:val="LetranormalTFG"/>
          </w:pPr>
        </w:pPrChange>
      </w:pPr>
    </w:p>
    <w:p w14:paraId="0296A1EE" w14:textId="10645830" w:rsidR="00AD5F04" w:rsidDel="004F3E16" w:rsidRDefault="00AD5F04">
      <w:pPr>
        <w:pStyle w:val="TituloTFG"/>
        <w:rPr>
          <w:del w:id="2985" w:author="David Vacas Miguel" w:date="2018-06-02T13:04:00Z"/>
          <w:rFonts w:ascii="Arial" w:hAnsi="Arial"/>
        </w:rPr>
        <w:pPrChange w:id="2986" w:author="David Vacas Miguel" w:date="2018-06-02T13:06:00Z">
          <w:pPr/>
        </w:pPrChange>
      </w:pPr>
      <w:del w:id="2987" w:author="David Vacas Miguel" w:date="2018-06-02T13:03:00Z">
        <w:r w:rsidDel="004F3E16">
          <w:br w:type="page"/>
        </w:r>
      </w:del>
    </w:p>
    <w:p w14:paraId="67CEE799" w14:textId="0E814B78" w:rsidR="00AD5F04" w:rsidDel="00675471" w:rsidRDefault="00515152">
      <w:pPr>
        <w:pStyle w:val="TituloTFG"/>
        <w:rPr>
          <w:del w:id="2988" w:author="David Vacas Miguel" w:date="2018-06-02T13:07:00Z"/>
        </w:rPr>
      </w:pPr>
      <w:del w:id="2989" w:author="David Vacas Miguel" w:date="2018-06-02T13:07:00Z">
        <w:r w:rsidDel="00675471">
          <w:delText>Bibliografía</w:delText>
        </w:r>
      </w:del>
    </w:p>
    <w:p w14:paraId="1C532129" w14:textId="77777777" w:rsidR="00922577" w:rsidRPr="006A260B" w:rsidRDefault="00922577">
      <w:pPr>
        <w:pStyle w:val="LetranormalTFG"/>
        <w:pPrChange w:id="2990" w:author="David Vacas Miguel" w:date="2018-06-02T13:07:00Z">
          <w:pPr/>
        </w:pPrChange>
      </w:pPr>
    </w:p>
    <w:sectPr w:rsidR="00922577" w:rsidRPr="006A260B" w:rsidSect="006A260B">
      <w:footerReference w:type="default" r:id="rId209"/>
      <w:footerReference w:type="first" r:id="rId210"/>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B5E99D" w14:textId="77777777" w:rsidR="00841547" w:rsidRDefault="00841547" w:rsidP="008D373D">
      <w:pPr>
        <w:spacing w:after="0" w:line="240" w:lineRule="auto"/>
      </w:pPr>
      <w:r>
        <w:separator/>
      </w:r>
    </w:p>
  </w:endnote>
  <w:endnote w:type="continuationSeparator" w:id="0">
    <w:p w14:paraId="3C5C239F" w14:textId="77777777" w:rsidR="00841547" w:rsidRDefault="00841547" w:rsidP="008D37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entury Schoolbook">
    <w:altName w:val="Century"/>
    <w:panose1 w:val="02040604050505020304"/>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Courier Prime">
    <w:altName w:val="Courier New"/>
    <w:panose1 w:val="02000409000000000000"/>
    <w:charset w:val="00"/>
    <w:family w:val="modern"/>
    <w:pitch w:val="fixed"/>
    <w:sig w:usb0="A000002F" w:usb1="5000004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B50A79" w14:textId="4D69D62A" w:rsidR="006253A5" w:rsidRPr="00F21B89" w:rsidRDefault="006253A5">
    <w:pPr>
      <w:pStyle w:val="Piedepgina"/>
      <w:rPr>
        <w:rFonts w:ascii="Century Gothic" w:hAnsi="Century Gothic"/>
        <w:i/>
        <w:sz w:val="20"/>
        <w:szCs w:val="20"/>
      </w:rPr>
    </w:pPr>
    <w:del w:id="115" w:author="David Vacas Miguel" w:date="2018-06-21T17:50:00Z">
      <w:r w:rsidRPr="00F21B89" w:rsidDel="00BC39FA">
        <w:rPr>
          <w:rFonts w:ascii="Century Gothic" w:hAnsi="Century Gothic"/>
          <w:i/>
          <w:sz w:val="20"/>
          <w:szCs w:val="20"/>
        </w:rPr>
        <w:delText xml:space="preserve">Capítulo </w:delText>
      </w:r>
    </w:del>
    <w:del w:id="116" w:author="David Vacas Miguel" w:date="2018-05-31T12:13:00Z">
      <w:r w:rsidRPr="007937C0" w:rsidDel="00036E9B">
        <w:rPr>
          <w:rFonts w:ascii="Century Gothic" w:hAnsi="Century Gothic"/>
          <w:i/>
          <w:sz w:val="20"/>
          <w:szCs w:val="20"/>
        </w:rPr>
        <w:delText>1</w:delText>
      </w:r>
    </w:del>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r>
      <w:rPr>
        <w:rFonts w:ascii="Century Gothic" w:hAnsi="Century Gothic"/>
        <w:noProof/>
        <w:sz w:val="20"/>
        <w:szCs w:val="20"/>
      </w:rPr>
      <w:t>2</w:t>
    </w:r>
    <w:r w:rsidRPr="00F21B89">
      <w:rPr>
        <w:rFonts w:ascii="Century Gothic" w:hAnsi="Century Gothic"/>
        <w:sz w:val="20"/>
        <w:szCs w:val="20"/>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DDF7D0" w14:textId="2E9F5F69" w:rsidR="006253A5" w:rsidRPr="00F21B89" w:rsidRDefault="006253A5">
    <w:pPr>
      <w:pStyle w:val="Piedepgina"/>
      <w:rPr>
        <w:rFonts w:ascii="Century Gothic" w:hAnsi="Century Gothic"/>
        <w:i/>
        <w:sz w:val="20"/>
        <w:szCs w:val="20"/>
      </w:rPr>
    </w:pPr>
    <w:r w:rsidRPr="00F21B89">
      <w:rPr>
        <w:rFonts w:ascii="Century Gothic" w:hAnsi="Century Gothic"/>
        <w:i/>
        <w:sz w:val="20"/>
        <w:szCs w:val="20"/>
      </w:rPr>
      <w:t xml:space="preserve">Capítulo </w:t>
    </w:r>
    <w:del w:id="1919" w:author="David Vacas Miguel" w:date="2018-05-31T12:13:00Z">
      <w:r w:rsidRPr="007937C0" w:rsidDel="00036E9B">
        <w:rPr>
          <w:rFonts w:ascii="Century Gothic" w:hAnsi="Century Gothic"/>
          <w:i/>
          <w:sz w:val="20"/>
          <w:szCs w:val="20"/>
        </w:rPr>
        <w:delText>1</w:delText>
      </w:r>
    </w:del>
    <w:ins w:id="1920" w:author="David Vacas Miguel" w:date="2018-06-21T16:42:00Z">
      <w:r>
        <w:rPr>
          <w:rFonts w:ascii="Century Gothic" w:hAnsi="Century Gothic"/>
          <w:i/>
          <w:sz w:val="20"/>
          <w:szCs w:val="20"/>
        </w:rPr>
        <w:t>4</w:t>
      </w:r>
    </w:ins>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r>
      <w:rPr>
        <w:rFonts w:ascii="Century Gothic" w:hAnsi="Century Gothic"/>
        <w:noProof/>
        <w:sz w:val="20"/>
        <w:szCs w:val="20"/>
      </w:rPr>
      <w:t>36</w:t>
    </w:r>
    <w:r w:rsidRPr="00F21B89">
      <w:rPr>
        <w:rFonts w:ascii="Century Gothic" w:hAnsi="Century Gothic"/>
        <w:sz w:val="20"/>
        <w:szCs w:val="20"/>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501086" w14:textId="1A4DE101" w:rsidR="006253A5" w:rsidRPr="0036645D" w:rsidRDefault="006253A5" w:rsidP="0036645D">
    <w:pPr>
      <w:pStyle w:val="Piedepgina"/>
      <w:rPr>
        <w:rFonts w:ascii="Century Gothic" w:hAnsi="Century Gothic"/>
        <w:i/>
        <w:sz w:val="20"/>
        <w:szCs w:val="20"/>
        <w:rPrChange w:id="1921" w:author="David Vacas Miguel" w:date="2018-06-21T16:41:00Z">
          <w:rPr/>
        </w:rPrChange>
      </w:rPr>
    </w:pPr>
    <w:ins w:id="1922" w:author="David Vacas Miguel" w:date="2018-06-21T16:41:00Z">
      <w:r w:rsidRPr="00F21B89">
        <w:rPr>
          <w:rFonts w:ascii="Century Gothic" w:hAnsi="Century Gothic"/>
          <w:i/>
          <w:sz w:val="20"/>
          <w:szCs w:val="20"/>
        </w:rPr>
        <w:t xml:space="preserve">Capítulo </w:t>
      </w:r>
    </w:ins>
    <w:ins w:id="1923" w:author="David Vacas Miguel" w:date="2018-06-21T16:42:00Z">
      <w:r>
        <w:rPr>
          <w:rFonts w:ascii="Century Gothic" w:hAnsi="Century Gothic"/>
          <w:i/>
          <w:sz w:val="20"/>
          <w:szCs w:val="20"/>
        </w:rPr>
        <w:t>4</w:t>
      </w:r>
    </w:ins>
    <w:ins w:id="1924" w:author="David Vacas Miguel" w:date="2018-06-21T16:41:00Z">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ins>
    <w:r>
      <w:rPr>
        <w:rFonts w:ascii="Century Gothic" w:hAnsi="Century Gothic"/>
        <w:noProof/>
        <w:sz w:val="20"/>
        <w:szCs w:val="20"/>
      </w:rPr>
      <w:t>31</w:t>
    </w:r>
    <w:ins w:id="1925" w:author="David Vacas Miguel" w:date="2018-06-21T16:41:00Z">
      <w:r w:rsidRPr="00F21B89">
        <w:rPr>
          <w:rFonts w:ascii="Century Gothic" w:hAnsi="Century Gothic"/>
          <w:sz w:val="20"/>
          <w:szCs w:val="20"/>
        </w:rPr>
        <w:fldChar w:fldCharType="end"/>
      </w:r>
    </w:ins>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E51572" w14:textId="7C9294D2" w:rsidR="006253A5" w:rsidRPr="00F21B89" w:rsidRDefault="006253A5">
    <w:pPr>
      <w:pStyle w:val="Piedepgina"/>
      <w:rPr>
        <w:rFonts w:ascii="Century Gothic" w:hAnsi="Century Gothic"/>
        <w:i/>
        <w:sz w:val="20"/>
        <w:szCs w:val="20"/>
      </w:rPr>
    </w:pPr>
    <w:r w:rsidRPr="00F21B89">
      <w:rPr>
        <w:rFonts w:ascii="Century Gothic" w:hAnsi="Century Gothic"/>
        <w:i/>
        <w:sz w:val="20"/>
        <w:szCs w:val="20"/>
      </w:rPr>
      <w:t xml:space="preserve">Capítulo </w:t>
    </w:r>
    <w:del w:id="2892" w:author="David Vacas Miguel" w:date="2018-05-31T12:13:00Z">
      <w:r w:rsidRPr="007937C0" w:rsidDel="00036E9B">
        <w:rPr>
          <w:rFonts w:ascii="Century Gothic" w:hAnsi="Century Gothic"/>
          <w:i/>
          <w:sz w:val="20"/>
          <w:szCs w:val="20"/>
        </w:rPr>
        <w:delText>1</w:delText>
      </w:r>
    </w:del>
    <w:ins w:id="2893" w:author="David Vacas Miguel" w:date="2018-06-26T17:52:00Z">
      <w:r>
        <w:rPr>
          <w:rFonts w:ascii="Century Gothic" w:hAnsi="Century Gothic"/>
          <w:i/>
          <w:sz w:val="20"/>
          <w:szCs w:val="20"/>
        </w:rPr>
        <w:t>4</w:t>
      </w:r>
    </w:ins>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r>
      <w:rPr>
        <w:rFonts w:ascii="Century Gothic" w:hAnsi="Century Gothic"/>
        <w:noProof/>
        <w:sz w:val="20"/>
        <w:szCs w:val="20"/>
      </w:rPr>
      <w:t>42</w:t>
    </w:r>
    <w:r w:rsidRPr="00F21B89">
      <w:rPr>
        <w:rFonts w:ascii="Century Gothic" w:hAnsi="Century Gothic"/>
        <w:sz w:val="20"/>
        <w:szCs w:val="20"/>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F2F14B" w14:textId="13625B83" w:rsidR="006253A5" w:rsidRPr="0036645D" w:rsidRDefault="006253A5" w:rsidP="0036645D">
    <w:pPr>
      <w:pStyle w:val="Piedepgina"/>
      <w:rPr>
        <w:rFonts w:ascii="Century Gothic" w:hAnsi="Century Gothic"/>
        <w:i/>
        <w:sz w:val="20"/>
        <w:szCs w:val="20"/>
        <w:rPrChange w:id="2894" w:author="David Vacas Miguel" w:date="2018-06-21T16:41:00Z">
          <w:rPr/>
        </w:rPrChange>
      </w:rPr>
    </w:pPr>
    <w:ins w:id="2895" w:author="David Vacas Miguel" w:date="2018-06-21T16:41:00Z">
      <w:r w:rsidRPr="00F21B89">
        <w:rPr>
          <w:rFonts w:ascii="Century Gothic" w:hAnsi="Century Gothic"/>
          <w:i/>
          <w:sz w:val="20"/>
          <w:szCs w:val="20"/>
        </w:rPr>
        <w:t xml:space="preserve">Capítulo </w:t>
      </w:r>
    </w:ins>
    <w:ins w:id="2896" w:author="David Vacas Miguel" w:date="2018-06-26T17:52:00Z">
      <w:r>
        <w:rPr>
          <w:rFonts w:ascii="Century Gothic" w:hAnsi="Century Gothic"/>
          <w:i/>
          <w:sz w:val="20"/>
          <w:szCs w:val="20"/>
        </w:rPr>
        <w:t>4</w:t>
      </w:r>
    </w:ins>
    <w:ins w:id="2897" w:author="David Vacas Miguel" w:date="2018-06-21T16:41:00Z">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ins>
    <w:r>
      <w:rPr>
        <w:rFonts w:ascii="Century Gothic" w:hAnsi="Century Gothic"/>
        <w:noProof/>
        <w:sz w:val="20"/>
        <w:szCs w:val="20"/>
      </w:rPr>
      <w:t>37</w:t>
    </w:r>
    <w:ins w:id="2898" w:author="David Vacas Miguel" w:date="2018-06-21T16:41:00Z">
      <w:r w:rsidRPr="00F21B89">
        <w:rPr>
          <w:rFonts w:ascii="Century Gothic" w:hAnsi="Century Gothic"/>
          <w:sz w:val="20"/>
          <w:szCs w:val="20"/>
        </w:rPr>
        <w:fldChar w:fldCharType="end"/>
      </w:r>
    </w:ins>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13546F" w14:textId="77777777" w:rsidR="006253A5" w:rsidRPr="00675471" w:rsidRDefault="006253A5">
    <w:pPr>
      <w:pStyle w:val="Piedepgina"/>
      <w:rPr>
        <w:rFonts w:ascii="Century Gothic" w:hAnsi="Century Gothic"/>
        <w:i/>
        <w:sz w:val="20"/>
        <w:szCs w:val="20"/>
        <w:rPrChange w:id="2924" w:author="David Vacas Miguel" w:date="2018-06-02T13:06:00Z">
          <w:rPr/>
        </w:rPrChange>
      </w:rPr>
    </w:pPr>
    <w:ins w:id="2925" w:author="David Vacas Miguel" w:date="2018-06-02T13:08:00Z">
      <w:r>
        <w:rPr>
          <w:rFonts w:ascii="Century Gothic" w:hAnsi="Century Gothic"/>
          <w:i/>
          <w:sz w:val="20"/>
          <w:szCs w:val="20"/>
        </w:rPr>
        <w:t>C</w:t>
      </w:r>
    </w:ins>
    <w:ins w:id="2926" w:author="David Vacas Miguel" w:date="2018-06-02T13:06:00Z">
      <w:r>
        <w:rPr>
          <w:rFonts w:ascii="Century Gothic" w:hAnsi="Century Gothic"/>
          <w:i/>
          <w:sz w:val="20"/>
          <w:szCs w:val="20"/>
        </w:rPr>
        <w:t>onclusiones</w:t>
      </w:r>
    </w:ins>
    <w:ins w:id="2927" w:author="David Vacas Miguel" w:date="2018-05-31T12:08:00Z">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ins>
    <w:r>
      <w:rPr>
        <w:rFonts w:ascii="Century Gothic" w:hAnsi="Century Gothic"/>
        <w:noProof/>
        <w:sz w:val="20"/>
        <w:szCs w:val="20"/>
      </w:rPr>
      <w:t>43</w:t>
    </w:r>
    <w:ins w:id="2928" w:author="David Vacas Miguel" w:date="2018-05-31T12:08:00Z">
      <w:r w:rsidRPr="00F21B89">
        <w:rPr>
          <w:rFonts w:ascii="Century Gothic" w:hAnsi="Century Gothic"/>
          <w:sz w:val="20"/>
          <w:szCs w:val="20"/>
        </w:rPr>
        <w:fldChar w:fldCharType="end"/>
      </w:r>
    </w:ins>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8EC580" w14:textId="249B7E69" w:rsidR="006253A5" w:rsidRPr="00F21B89" w:rsidRDefault="006253A5">
    <w:pPr>
      <w:pStyle w:val="Piedepgina"/>
      <w:rPr>
        <w:rFonts w:ascii="Century Gothic" w:hAnsi="Century Gothic"/>
        <w:i/>
        <w:sz w:val="20"/>
        <w:szCs w:val="20"/>
      </w:rPr>
    </w:pPr>
    <w:del w:id="2991" w:author="David Vacas Miguel" w:date="2018-06-02T13:09:00Z">
      <w:r w:rsidRPr="00F21B89" w:rsidDel="00675471">
        <w:rPr>
          <w:rFonts w:ascii="Century Gothic" w:hAnsi="Century Gothic"/>
          <w:i/>
          <w:sz w:val="20"/>
          <w:szCs w:val="20"/>
        </w:rPr>
        <w:delText xml:space="preserve">Capítulo </w:delText>
      </w:r>
    </w:del>
    <w:del w:id="2992" w:author="David Vacas Miguel" w:date="2018-05-31T12:13:00Z">
      <w:r w:rsidRPr="007937C0" w:rsidDel="00036E9B">
        <w:rPr>
          <w:rFonts w:ascii="Century Gothic" w:hAnsi="Century Gothic"/>
          <w:i/>
          <w:sz w:val="20"/>
          <w:szCs w:val="20"/>
        </w:rPr>
        <w:delText>1</w:delText>
      </w:r>
    </w:del>
    <w:ins w:id="2993" w:author="David Vacas Miguel" w:date="2018-06-02T13:10:00Z">
      <w:r>
        <w:rPr>
          <w:rFonts w:ascii="Century Gothic" w:hAnsi="Century Gothic"/>
          <w:i/>
          <w:sz w:val="20"/>
          <w:szCs w:val="20"/>
        </w:rPr>
        <w:t>Bibliografía</w:t>
      </w:r>
    </w:ins>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r>
      <w:rPr>
        <w:rFonts w:ascii="Century Gothic" w:hAnsi="Century Gothic"/>
        <w:noProof/>
        <w:sz w:val="20"/>
        <w:szCs w:val="20"/>
      </w:rPr>
      <w:t>45</w:t>
    </w:r>
    <w:r w:rsidRPr="00F21B89">
      <w:rPr>
        <w:rFonts w:ascii="Century Gothic" w:hAnsi="Century Gothic"/>
        <w:sz w:val="20"/>
        <w:szCs w:val="20"/>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4B00F7" w14:textId="5DF2BCE1" w:rsidR="006253A5" w:rsidRPr="00675471" w:rsidRDefault="006253A5">
    <w:pPr>
      <w:pStyle w:val="Piedepgina"/>
      <w:rPr>
        <w:rFonts w:ascii="Century Gothic" w:hAnsi="Century Gothic"/>
        <w:i/>
        <w:sz w:val="20"/>
        <w:szCs w:val="20"/>
        <w:rPrChange w:id="2994" w:author="David Vacas Miguel" w:date="2018-06-02T13:06:00Z">
          <w:rPr/>
        </w:rPrChange>
      </w:rPr>
    </w:pPr>
    <w:ins w:id="2995" w:author="David Vacas Miguel" w:date="2018-06-02T13:10:00Z">
      <w:r>
        <w:rPr>
          <w:rFonts w:ascii="Century Gothic" w:hAnsi="Century Gothic"/>
          <w:i/>
          <w:sz w:val="20"/>
          <w:szCs w:val="20"/>
        </w:rPr>
        <w:t>Bibliografía</w:t>
      </w:r>
    </w:ins>
    <w:ins w:id="2996" w:author="David Vacas Miguel" w:date="2018-05-31T12:08:00Z">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ins>
    <w:r>
      <w:rPr>
        <w:rFonts w:ascii="Century Gothic" w:hAnsi="Century Gothic"/>
        <w:noProof/>
        <w:sz w:val="20"/>
        <w:szCs w:val="20"/>
      </w:rPr>
      <w:t>44</w:t>
    </w:r>
    <w:ins w:id="2997" w:author="David Vacas Miguel" w:date="2018-05-31T12:08:00Z">
      <w:r w:rsidRPr="00F21B89">
        <w:rPr>
          <w:rFonts w:ascii="Century Gothic" w:hAnsi="Century Gothic"/>
          <w:sz w:val="20"/>
          <w:szCs w:val="20"/>
        </w:rPr>
        <w:fldChar w:fldCharType="end"/>
      </w:r>
    </w:ins>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0A052F" w14:textId="1C9A0159" w:rsidR="006253A5" w:rsidRPr="00BC39FA" w:rsidRDefault="006253A5">
    <w:pPr>
      <w:pStyle w:val="Piedepgina"/>
      <w:rPr>
        <w:rFonts w:ascii="Century Gothic" w:hAnsi="Century Gothic"/>
        <w:i/>
        <w:sz w:val="20"/>
        <w:szCs w:val="20"/>
        <w:rPrChange w:id="128" w:author="David Vacas Miguel" w:date="2018-06-21T17:50:00Z">
          <w:rPr/>
        </w:rPrChange>
      </w:rPr>
    </w:pPr>
    <w:ins w:id="129" w:author="David Vacas Miguel" w:date="2018-06-21T17:50:00Z">
      <w:r>
        <w:rPr>
          <w:rFonts w:ascii="Century Gothic" w:hAnsi="Century Gothic"/>
          <w:i/>
          <w:sz w:val="20"/>
          <w:szCs w:val="20"/>
        </w:rPr>
        <w:t>Agradecimientos</w:t>
      </w:r>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ins>
    <w:r>
      <w:rPr>
        <w:rFonts w:ascii="Century Gothic" w:hAnsi="Century Gothic"/>
        <w:noProof/>
        <w:sz w:val="20"/>
        <w:szCs w:val="20"/>
      </w:rPr>
      <w:t>3</w:t>
    </w:r>
    <w:ins w:id="130" w:author="David Vacas Miguel" w:date="2018-06-21T17:50:00Z">
      <w:r w:rsidRPr="00F21B89">
        <w:rPr>
          <w:rFonts w:ascii="Century Gothic" w:hAnsi="Century Gothic"/>
          <w:sz w:val="20"/>
          <w:szCs w:val="20"/>
        </w:rPr>
        <w:fldChar w:fldCharType="end"/>
      </w:r>
    </w:ins>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86638F" w14:textId="5EFD4415" w:rsidR="006253A5" w:rsidRPr="00BC39FA" w:rsidRDefault="006253A5">
    <w:pPr>
      <w:pStyle w:val="Piedepgina"/>
      <w:rPr>
        <w:rFonts w:ascii="Century Gothic" w:hAnsi="Century Gothic"/>
        <w:i/>
        <w:sz w:val="20"/>
        <w:szCs w:val="20"/>
        <w:rPrChange w:id="158" w:author="David Vacas Miguel" w:date="2018-06-21T17:50:00Z">
          <w:rPr/>
        </w:rPrChange>
      </w:rPr>
    </w:pPr>
    <w:ins w:id="159" w:author="David Vacas Miguel" w:date="2018-06-21T17:51:00Z">
      <w:r>
        <w:rPr>
          <w:rFonts w:ascii="Century Gothic" w:hAnsi="Century Gothic"/>
          <w:i/>
          <w:sz w:val="20"/>
          <w:szCs w:val="20"/>
        </w:rPr>
        <w:t>Resumen</w:t>
      </w:r>
    </w:ins>
    <w:ins w:id="160" w:author="David Vacas Miguel" w:date="2018-06-21T17:50:00Z">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ins>
    <w:r>
      <w:rPr>
        <w:rFonts w:ascii="Century Gothic" w:hAnsi="Century Gothic"/>
        <w:noProof/>
        <w:sz w:val="20"/>
        <w:szCs w:val="20"/>
      </w:rPr>
      <w:t>4</w:t>
    </w:r>
    <w:ins w:id="161" w:author="David Vacas Miguel" w:date="2018-06-21T17:50:00Z">
      <w:r w:rsidRPr="00F21B89">
        <w:rPr>
          <w:rFonts w:ascii="Century Gothic" w:hAnsi="Century Gothic"/>
          <w:sz w:val="20"/>
          <w:szCs w:val="20"/>
        </w:rPr>
        <w:fldChar w:fldCharType="end"/>
      </w:r>
    </w:ins>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C51245" w14:textId="3835A61C" w:rsidR="006253A5" w:rsidRPr="00F21B89" w:rsidRDefault="006253A5">
    <w:pPr>
      <w:pStyle w:val="Piedepgina"/>
      <w:rPr>
        <w:rFonts w:ascii="Century Gothic" w:hAnsi="Century Gothic"/>
        <w:i/>
        <w:sz w:val="20"/>
        <w:szCs w:val="20"/>
      </w:rPr>
    </w:pPr>
    <w:r w:rsidRPr="00F21B89">
      <w:rPr>
        <w:rFonts w:ascii="Century Gothic" w:hAnsi="Century Gothic"/>
        <w:i/>
        <w:sz w:val="20"/>
        <w:szCs w:val="20"/>
      </w:rPr>
      <w:t xml:space="preserve">Capítulo </w:t>
    </w:r>
    <w:del w:id="399" w:author="David Vacas Miguel" w:date="2018-05-31T12:13:00Z">
      <w:r w:rsidRPr="007937C0" w:rsidDel="00036E9B">
        <w:rPr>
          <w:rFonts w:ascii="Century Gothic" w:hAnsi="Century Gothic"/>
          <w:i/>
          <w:sz w:val="20"/>
          <w:szCs w:val="20"/>
        </w:rPr>
        <w:delText>1</w:delText>
      </w:r>
    </w:del>
    <w:ins w:id="400" w:author="David Vacas Miguel" w:date="2018-06-21T17:48:00Z">
      <w:r>
        <w:rPr>
          <w:rFonts w:ascii="Century Gothic" w:hAnsi="Century Gothic"/>
          <w:i/>
          <w:sz w:val="20"/>
          <w:szCs w:val="20"/>
        </w:rPr>
        <w:t>1</w:t>
      </w:r>
    </w:ins>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r>
      <w:rPr>
        <w:rFonts w:ascii="Century Gothic" w:hAnsi="Century Gothic"/>
        <w:noProof/>
        <w:sz w:val="20"/>
        <w:szCs w:val="20"/>
      </w:rPr>
      <w:t>9</w:t>
    </w:r>
    <w:r w:rsidRPr="00F21B89">
      <w:rPr>
        <w:rFonts w:ascii="Century Gothic" w:hAnsi="Century Gothic"/>
        <w:sz w:val="20"/>
        <w:szCs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0A50D1" w14:textId="2B83FBB0" w:rsidR="006253A5" w:rsidRPr="002D2995" w:rsidRDefault="006253A5">
    <w:pPr>
      <w:pStyle w:val="Piedepgina"/>
      <w:rPr>
        <w:rFonts w:ascii="Century Gothic" w:hAnsi="Century Gothic"/>
        <w:i/>
        <w:sz w:val="20"/>
        <w:szCs w:val="20"/>
        <w:rPrChange w:id="403" w:author="David Vacas Miguel" w:date="2018-06-21T17:48:00Z">
          <w:rPr/>
        </w:rPrChange>
      </w:rPr>
    </w:pPr>
    <w:ins w:id="404" w:author="David Vacas Miguel" w:date="2018-06-21T17:48:00Z">
      <w:r w:rsidRPr="00F21B89">
        <w:rPr>
          <w:rFonts w:ascii="Century Gothic" w:hAnsi="Century Gothic"/>
          <w:i/>
          <w:sz w:val="20"/>
          <w:szCs w:val="20"/>
        </w:rPr>
        <w:t xml:space="preserve">Capítulo </w:t>
      </w:r>
      <w:r>
        <w:rPr>
          <w:rFonts w:ascii="Century Gothic" w:hAnsi="Century Gothic"/>
          <w:i/>
          <w:sz w:val="20"/>
          <w:szCs w:val="20"/>
        </w:rPr>
        <w:t>1</w:t>
      </w:r>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ins>
    <w:r>
      <w:rPr>
        <w:rFonts w:ascii="Century Gothic" w:hAnsi="Century Gothic"/>
        <w:noProof/>
        <w:sz w:val="20"/>
        <w:szCs w:val="20"/>
      </w:rPr>
      <w:t>5</w:t>
    </w:r>
    <w:ins w:id="405" w:author="David Vacas Miguel" w:date="2018-06-21T17:48:00Z">
      <w:r w:rsidRPr="00F21B89">
        <w:rPr>
          <w:rFonts w:ascii="Century Gothic" w:hAnsi="Century Gothic"/>
          <w:sz w:val="20"/>
          <w:szCs w:val="20"/>
        </w:rPr>
        <w:fldChar w:fldCharType="end"/>
      </w:r>
    </w:ins>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6D5262" w14:textId="77777777" w:rsidR="006253A5" w:rsidRPr="00F21B89" w:rsidRDefault="006253A5">
    <w:pPr>
      <w:pStyle w:val="Piedepgina"/>
      <w:rPr>
        <w:rFonts w:ascii="Century Gothic" w:hAnsi="Century Gothic"/>
        <w:i/>
        <w:sz w:val="20"/>
        <w:szCs w:val="20"/>
      </w:rPr>
    </w:pPr>
    <w:r w:rsidRPr="00F21B89">
      <w:rPr>
        <w:rFonts w:ascii="Century Gothic" w:hAnsi="Century Gothic"/>
        <w:i/>
        <w:sz w:val="20"/>
        <w:szCs w:val="20"/>
      </w:rPr>
      <w:t xml:space="preserve">Capítulo </w:t>
    </w:r>
    <w:del w:id="919" w:author="David Vacas Miguel" w:date="2018-05-31T12:13:00Z">
      <w:r w:rsidRPr="007937C0" w:rsidDel="00036E9B">
        <w:rPr>
          <w:rFonts w:ascii="Century Gothic" w:hAnsi="Century Gothic"/>
          <w:i/>
          <w:sz w:val="20"/>
          <w:szCs w:val="20"/>
        </w:rPr>
        <w:delText>1</w:delText>
      </w:r>
    </w:del>
    <w:ins w:id="920" w:author="David Vacas Miguel" w:date="2018-06-21T16:40:00Z">
      <w:r>
        <w:rPr>
          <w:rFonts w:ascii="Century Gothic" w:hAnsi="Century Gothic"/>
          <w:i/>
          <w:sz w:val="20"/>
          <w:szCs w:val="20"/>
        </w:rPr>
        <w:t>2</w:t>
      </w:r>
    </w:ins>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r>
      <w:rPr>
        <w:rFonts w:ascii="Century Gothic" w:hAnsi="Century Gothic"/>
        <w:noProof/>
        <w:sz w:val="20"/>
        <w:szCs w:val="20"/>
      </w:rPr>
      <w:t>19</w:t>
    </w:r>
    <w:r w:rsidRPr="00F21B89">
      <w:rPr>
        <w:rFonts w:ascii="Century Gothic" w:hAnsi="Century Gothic"/>
        <w:sz w:val="20"/>
        <w:szCs w:val="20"/>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A53B5B" w14:textId="35AB635F" w:rsidR="006253A5" w:rsidRPr="0036645D" w:rsidRDefault="006253A5">
    <w:pPr>
      <w:pStyle w:val="Piedepgina"/>
      <w:rPr>
        <w:rFonts w:ascii="Century Gothic" w:hAnsi="Century Gothic"/>
        <w:i/>
        <w:sz w:val="20"/>
        <w:szCs w:val="20"/>
        <w:rPrChange w:id="924" w:author="David Vacas Miguel" w:date="2018-06-21T16:39:00Z">
          <w:rPr/>
        </w:rPrChange>
      </w:rPr>
    </w:pPr>
    <w:ins w:id="925" w:author="David Vacas Miguel" w:date="2018-06-21T16:39:00Z">
      <w:r w:rsidRPr="00F21B89">
        <w:rPr>
          <w:rFonts w:ascii="Century Gothic" w:hAnsi="Century Gothic"/>
          <w:i/>
          <w:sz w:val="20"/>
          <w:szCs w:val="20"/>
        </w:rPr>
        <w:t xml:space="preserve">Capítulo </w:t>
      </w:r>
      <w:r>
        <w:rPr>
          <w:rFonts w:ascii="Century Gothic" w:hAnsi="Century Gothic"/>
          <w:i/>
          <w:sz w:val="20"/>
          <w:szCs w:val="20"/>
        </w:rPr>
        <w:t>2</w:t>
      </w:r>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ins>
    <w:r>
      <w:rPr>
        <w:rFonts w:ascii="Century Gothic" w:hAnsi="Century Gothic"/>
        <w:noProof/>
        <w:sz w:val="20"/>
        <w:szCs w:val="20"/>
      </w:rPr>
      <w:t>10</w:t>
    </w:r>
    <w:ins w:id="926" w:author="David Vacas Miguel" w:date="2018-06-21T16:39:00Z">
      <w:r w:rsidRPr="00F21B89">
        <w:rPr>
          <w:rFonts w:ascii="Century Gothic" w:hAnsi="Century Gothic"/>
          <w:sz w:val="20"/>
          <w:szCs w:val="20"/>
        </w:rPr>
        <w:fldChar w:fldCharType="end"/>
      </w:r>
    </w:ins>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D438E2" w14:textId="54CFF34B" w:rsidR="006253A5" w:rsidRPr="00F21B89" w:rsidRDefault="006253A5">
    <w:pPr>
      <w:pStyle w:val="Piedepgina"/>
      <w:rPr>
        <w:rFonts w:ascii="Century Gothic" w:hAnsi="Century Gothic"/>
        <w:i/>
        <w:sz w:val="20"/>
        <w:szCs w:val="20"/>
      </w:rPr>
    </w:pPr>
    <w:r w:rsidRPr="00F21B89">
      <w:rPr>
        <w:rFonts w:ascii="Century Gothic" w:hAnsi="Century Gothic"/>
        <w:i/>
        <w:sz w:val="20"/>
        <w:szCs w:val="20"/>
      </w:rPr>
      <w:t xml:space="preserve">Capítulo </w:t>
    </w:r>
    <w:del w:id="1676" w:author="David Vacas Miguel" w:date="2018-05-31T12:13:00Z">
      <w:r w:rsidRPr="007937C0" w:rsidDel="00036E9B">
        <w:rPr>
          <w:rFonts w:ascii="Century Gothic" w:hAnsi="Century Gothic"/>
          <w:i/>
          <w:sz w:val="20"/>
          <w:szCs w:val="20"/>
        </w:rPr>
        <w:delText>1</w:delText>
      </w:r>
    </w:del>
    <w:ins w:id="1677" w:author="David Vacas Miguel" w:date="2018-06-21T16:41:00Z">
      <w:r>
        <w:rPr>
          <w:rFonts w:ascii="Century Gothic" w:hAnsi="Century Gothic"/>
          <w:i/>
          <w:sz w:val="20"/>
          <w:szCs w:val="20"/>
        </w:rPr>
        <w:t>3</w:t>
      </w:r>
    </w:ins>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r>
      <w:rPr>
        <w:rFonts w:ascii="Century Gothic" w:hAnsi="Century Gothic"/>
        <w:noProof/>
        <w:sz w:val="20"/>
        <w:szCs w:val="20"/>
      </w:rPr>
      <w:t>30</w:t>
    </w:r>
    <w:r w:rsidRPr="00F21B89">
      <w:rPr>
        <w:rFonts w:ascii="Century Gothic" w:hAnsi="Century Gothic"/>
        <w:sz w:val="20"/>
        <w:szCs w:val="20"/>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B3BF83" w14:textId="1991587C" w:rsidR="006253A5" w:rsidRPr="0036645D" w:rsidRDefault="006253A5" w:rsidP="0036645D">
    <w:pPr>
      <w:pStyle w:val="Piedepgina"/>
      <w:rPr>
        <w:rFonts w:ascii="Century Gothic" w:hAnsi="Century Gothic"/>
        <w:i/>
        <w:sz w:val="20"/>
        <w:szCs w:val="20"/>
        <w:rPrChange w:id="1678" w:author="David Vacas Miguel" w:date="2018-06-21T16:41:00Z">
          <w:rPr/>
        </w:rPrChange>
      </w:rPr>
    </w:pPr>
    <w:ins w:id="1679" w:author="David Vacas Miguel" w:date="2018-06-21T16:41:00Z">
      <w:r w:rsidRPr="00F21B89">
        <w:rPr>
          <w:rFonts w:ascii="Century Gothic" w:hAnsi="Century Gothic"/>
          <w:i/>
          <w:sz w:val="20"/>
          <w:szCs w:val="20"/>
        </w:rPr>
        <w:t xml:space="preserve">Capítulo </w:t>
      </w:r>
      <w:r>
        <w:rPr>
          <w:rFonts w:ascii="Century Gothic" w:hAnsi="Century Gothic"/>
          <w:i/>
          <w:sz w:val="20"/>
          <w:szCs w:val="20"/>
        </w:rPr>
        <w:t>3</w:t>
      </w:r>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ins>
    <w:r>
      <w:rPr>
        <w:rFonts w:ascii="Century Gothic" w:hAnsi="Century Gothic"/>
        <w:noProof/>
        <w:sz w:val="20"/>
        <w:szCs w:val="20"/>
      </w:rPr>
      <w:t>20</w:t>
    </w:r>
    <w:ins w:id="1680" w:author="David Vacas Miguel" w:date="2018-06-21T16:41:00Z">
      <w:r w:rsidRPr="00F21B89">
        <w:rPr>
          <w:rFonts w:ascii="Century Gothic" w:hAnsi="Century Gothic"/>
          <w:sz w:val="20"/>
          <w:szCs w:val="20"/>
        </w:rPr>
        <w:fldChar w:fldCharType="end"/>
      </w:r>
    </w:ins>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36B92A" w14:textId="77777777" w:rsidR="00841547" w:rsidRDefault="00841547" w:rsidP="008D373D">
      <w:pPr>
        <w:spacing w:after="0" w:line="240" w:lineRule="auto"/>
      </w:pPr>
      <w:r>
        <w:separator/>
      </w:r>
    </w:p>
  </w:footnote>
  <w:footnote w:type="continuationSeparator" w:id="0">
    <w:p w14:paraId="5498BA2A" w14:textId="77777777" w:rsidR="00841547" w:rsidRDefault="00841547" w:rsidP="008D37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0022E9" w14:textId="70181040" w:rsidR="006253A5" w:rsidRPr="00F21B89" w:rsidRDefault="006253A5" w:rsidP="006854CF">
    <w:pPr>
      <w:pStyle w:val="Encabezado"/>
      <w:jc w:val="right"/>
      <w:rPr>
        <w:rFonts w:ascii="Century Gothic" w:hAnsi="Century Gothic"/>
        <w:i/>
        <w:sz w:val="20"/>
        <w:szCs w:val="20"/>
      </w:rPr>
    </w:pPr>
    <w:r w:rsidRPr="00F21B89">
      <w:rPr>
        <w:rFonts w:ascii="Century Gothic" w:hAnsi="Century Gothic" w:cs="Arial"/>
        <w:i/>
        <w:noProof/>
        <w:sz w:val="20"/>
        <w:szCs w:val="20"/>
        <w:lang w:eastAsia="es-ES"/>
      </w:rPr>
      <mc:AlternateContent>
        <mc:Choice Requires="wps">
          <w:drawing>
            <wp:anchor distT="0" distB="0" distL="114300" distR="114300" simplePos="0" relativeHeight="251661312" behindDoc="0" locked="0" layoutInCell="1" allowOverlap="1" wp14:anchorId="02887B21" wp14:editId="48E84720">
              <wp:simplePos x="0" y="0"/>
              <wp:positionH relativeFrom="margin">
                <wp:posOffset>3768937</wp:posOffset>
              </wp:positionH>
              <wp:positionV relativeFrom="paragraph">
                <wp:posOffset>180552</wp:posOffset>
              </wp:positionV>
              <wp:extent cx="1982258" cy="45719"/>
              <wp:effectExtent l="0" t="0" r="0" b="0"/>
              <wp:wrapNone/>
              <wp:docPr id="2" name="Rectángulo 2"/>
              <wp:cNvGraphicFramePr/>
              <a:graphic xmlns:a="http://schemas.openxmlformats.org/drawingml/2006/main">
                <a:graphicData uri="http://schemas.microsoft.com/office/word/2010/wordprocessingShape">
                  <wps:wsp>
                    <wps:cNvSpPr/>
                    <wps:spPr>
                      <a:xfrm>
                        <a:off x="0" y="0"/>
                        <a:ext cx="1982258" cy="45719"/>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D5299E" id="Rectángulo 2" o:spid="_x0000_s1026" style="position:absolute;margin-left:296.75pt;margin-top:14.2pt;width:156.1pt;height:3.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" fillcolor="#ff8080" stroked="f" strokeweight="1pt">
              <v:fill color2="#ffdada" rotate="t" angle="45" colors="0 #ff8080;.5 #ffb3b3;1 #ffdada" focus="100%" type="gradient"/>
              <w10:wrap anchorx="margin"/>
            </v:rect>
          </w:pict>
        </mc:Fallback>
      </mc:AlternateContent>
    </w:r>
    <w:r w:rsidR="00841547">
      <w:rPr>
        <w:rFonts w:ascii="Century Gothic" w:hAnsi="Century Gothic"/>
        <w:i/>
        <w:noProof/>
        <w:sz w:val="20"/>
        <w:szCs w:val="20"/>
      </w:rPr>
      <w:pict w14:anchorId="11FD81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left:0;text-align:left;margin-left:.25pt;margin-top:-49.15pt;width:85.65pt;height:32.65pt;z-index:251663360;mso-position-horizontal-relative:margin;mso-position-vertical-relative:margin">
          <v:imagedata r:id="rId1" o:title="LogoURJC"/>
          <w10:wrap type="square" anchorx="margin" anchory="margin"/>
        </v:shape>
      </w:pict>
    </w:r>
    <w:r>
      <w:rPr>
        <w:rStyle w:val="LetranormalTFGCar"/>
        <w:rFonts w:cs="Arial"/>
        <w:i/>
        <w:sz w:val="20"/>
        <w:szCs w:val="20"/>
      </w:rPr>
      <w:t>Grado en Ingeniería Informática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07A548" w14:textId="50661C9D" w:rsidR="006253A5" w:rsidRPr="00F21B89" w:rsidRDefault="006253A5" w:rsidP="00B877C6">
    <w:pPr>
      <w:pStyle w:val="Encabezado"/>
      <w:jc w:val="right"/>
      <w:rPr>
        <w:ins w:id="126" w:author="David Vacas Miguel" w:date="2018-06-21T17:53:00Z"/>
        <w:rFonts w:ascii="Century Gothic" w:hAnsi="Century Gothic"/>
        <w:i/>
        <w:sz w:val="20"/>
        <w:szCs w:val="20"/>
      </w:rPr>
    </w:pPr>
    <w:ins w:id="127" w:author="David Vacas Miguel" w:date="2018-06-21T17:53:00Z">
      <w:r w:rsidRPr="00F21B89">
        <w:rPr>
          <w:rFonts w:ascii="Century Gothic" w:hAnsi="Century Gothic" w:cs="Arial"/>
          <w:i/>
          <w:noProof/>
          <w:sz w:val="20"/>
          <w:szCs w:val="20"/>
          <w:lang w:eastAsia="es-ES"/>
        </w:rPr>
        <mc:AlternateContent>
          <mc:Choice Requires="wps">
            <w:drawing>
              <wp:anchor distT="0" distB="0" distL="114300" distR="114300" simplePos="0" relativeHeight="251671552" behindDoc="0" locked="0" layoutInCell="1" allowOverlap="1" wp14:anchorId="2E5C9885" wp14:editId="3153FD3C">
                <wp:simplePos x="0" y="0"/>
                <wp:positionH relativeFrom="margin">
                  <wp:posOffset>3768937</wp:posOffset>
                </wp:positionH>
                <wp:positionV relativeFrom="paragraph">
                  <wp:posOffset>180552</wp:posOffset>
                </wp:positionV>
                <wp:extent cx="1982258" cy="45719"/>
                <wp:effectExtent l="0" t="0" r="0" b="0"/>
                <wp:wrapNone/>
                <wp:docPr id="288" name="Rectángulo 288"/>
                <wp:cNvGraphicFramePr/>
                <a:graphic xmlns:a="http://schemas.openxmlformats.org/drawingml/2006/main">
                  <a:graphicData uri="http://schemas.microsoft.com/office/word/2010/wordprocessingShape">
                    <wps:wsp>
                      <wps:cNvSpPr/>
                      <wps:spPr>
                        <a:xfrm>
                          <a:off x="0" y="0"/>
                          <a:ext cx="1982258" cy="45719"/>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F5CBA" id="Rectángulo 288" o:spid="_x0000_s1026" style="position:absolute;margin-left:296.75pt;margin-top:14.2pt;width:156.1pt;height:3.6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" fillcolor="#ff8080" stroked="f" strokeweight="1pt">
                <v:fill color2="#ffdada" rotate="t" angle="45" colors="0 #ff8080;.5 #ffb3b3;1 #ffdada" focus="100%" type="gradient"/>
                <w10:wrap anchorx="margin"/>
              </v:rect>
            </w:pict>
          </mc:Fallback>
        </mc:AlternateContent>
      </w:r>
      <w:r>
        <w:rPr>
          <w:rFonts w:ascii="Century Gothic" w:hAnsi="Century Gothic"/>
          <w:i/>
          <w:noProof/>
          <w:sz w:val="20"/>
          <w:szCs w:val="20"/>
          <w:lang w:eastAsia="es-ES"/>
        </w:rPr>
        <w:drawing>
          <wp:anchor distT="0" distB="0" distL="114300" distR="114300" simplePos="0" relativeHeight="251672576" behindDoc="0" locked="0" layoutInCell="1" allowOverlap="1" wp14:anchorId="028511C7" wp14:editId="087D77B5">
            <wp:simplePos x="0" y="0"/>
            <wp:positionH relativeFrom="margin">
              <wp:posOffset>3175</wp:posOffset>
            </wp:positionH>
            <wp:positionV relativeFrom="margin">
              <wp:posOffset>-624205</wp:posOffset>
            </wp:positionV>
            <wp:extent cx="1087755" cy="414655"/>
            <wp:effectExtent l="0" t="0" r="0" b="4445"/>
            <wp:wrapSquare wrapText="bothSides"/>
            <wp:docPr id="27" name="Imagen 27" descr="LogoURJ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URJ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7755" cy="414655"/>
                    </a:xfrm>
                    <a:prstGeom prst="rect">
                      <a:avLst/>
                    </a:prstGeom>
                    <a:noFill/>
                  </pic:spPr>
                </pic:pic>
              </a:graphicData>
            </a:graphic>
            <wp14:sizeRelH relativeFrom="page">
              <wp14:pctWidth>0</wp14:pctWidth>
            </wp14:sizeRelH>
            <wp14:sizeRelV relativeFrom="page">
              <wp14:pctHeight>0</wp14:pctHeight>
            </wp14:sizeRelV>
          </wp:anchor>
        </w:drawing>
      </w:r>
      <w:r>
        <w:rPr>
          <w:rStyle w:val="LetranormalTFGCar"/>
          <w:rFonts w:cs="Arial"/>
          <w:i/>
          <w:sz w:val="20"/>
          <w:szCs w:val="20"/>
        </w:rPr>
        <w:t>Grado en Ingeniería Informática</w:t>
      </w:r>
    </w:ins>
  </w:p>
  <w:p w14:paraId="0B79DF75" w14:textId="77777777" w:rsidR="006253A5" w:rsidRPr="00C600F2" w:rsidRDefault="006253A5">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4BB335" w14:textId="541D6AEB" w:rsidR="006253A5" w:rsidRPr="00F21B89" w:rsidRDefault="006253A5" w:rsidP="00B877C6">
    <w:pPr>
      <w:pStyle w:val="Encabezado"/>
      <w:jc w:val="right"/>
      <w:rPr>
        <w:ins w:id="156" w:author="David Vacas Miguel" w:date="2018-06-21T17:53:00Z"/>
        <w:rFonts w:ascii="Century Gothic" w:hAnsi="Century Gothic"/>
        <w:i/>
        <w:sz w:val="20"/>
        <w:szCs w:val="20"/>
      </w:rPr>
    </w:pPr>
    <w:ins w:id="157" w:author="David Vacas Miguel" w:date="2018-06-21T17:53:00Z">
      <w:r w:rsidRPr="00F21B89">
        <w:rPr>
          <w:rFonts w:ascii="Century Gothic" w:hAnsi="Century Gothic" w:cs="Arial"/>
          <w:i/>
          <w:noProof/>
          <w:sz w:val="20"/>
          <w:szCs w:val="20"/>
          <w:lang w:eastAsia="es-ES"/>
        </w:rPr>
        <mc:AlternateContent>
          <mc:Choice Requires="wps">
            <w:drawing>
              <wp:anchor distT="0" distB="0" distL="114300" distR="114300" simplePos="0" relativeHeight="251674624" behindDoc="0" locked="0" layoutInCell="1" allowOverlap="1" wp14:anchorId="1B26C1C3" wp14:editId="38E41096">
                <wp:simplePos x="0" y="0"/>
                <wp:positionH relativeFrom="margin">
                  <wp:posOffset>3768937</wp:posOffset>
                </wp:positionH>
                <wp:positionV relativeFrom="paragraph">
                  <wp:posOffset>180552</wp:posOffset>
                </wp:positionV>
                <wp:extent cx="1982258" cy="45719"/>
                <wp:effectExtent l="0" t="0" r="0" b="0"/>
                <wp:wrapNone/>
                <wp:docPr id="290" name="Rectángulo 290"/>
                <wp:cNvGraphicFramePr/>
                <a:graphic xmlns:a="http://schemas.openxmlformats.org/drawingml/2006/main">
                  <a:graphicData uri="http://schemas.microsoft.com/office/word/2010/wordprocessingShape">
                    <wps:wsp>
                      <wps:cNvSpPr/>
                      <wps:spPr>
                        <a:xfrm>
                          <a:off x="0" y="0"/>
                          <a:ext cx="1982258" cy="45719"/>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866E75" id="Rectángulo 290" o:spid="_x0000_s1026" style="position:absolute;margin-left:296.75pt;margin-top:14.2pt;width:156.1pt;height:3.6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" fillcolor="#ff8080" stroked="f" strokeweight="1pt">
                <v:fill color2="#ffdada" rotate="t" angle="45" colors="0 #ff8080;.5 #ffb3b3;1 #ffdada" focus="100%" type="gradient"/>
                <w10:wrap anchorx="margin"/>
              </v:rect>
            </w:pict>
          </mc:Fallback>
        </mc:AlternateContent>
      </w:r>
      <w:r>
        <w:rPr>
          <w:rFonts w:ascii="Century Gothic" w:hAnsi="Century Gothic"/>
          <w:i/>
          <w:noProof/>
          <w:sz w:val="20"/>
          <w:szCs w:val="20"/>
          <w:lang w:eastAsia="es-ES"/>
        </w:rPr>
        <w:drawing>
          <wp:anchor distT="0" distB="0" distL="114300" distR="114300" simplePos="0" relativeHeight="251675648" behindDoc="0" locked="0" layoutInCell="1" allowOverlap="1" wp14:anchorId="7864A646" wp14:editId="3FD11B9F">
            <wp:simplePos x="0" y="0"/>
            <wp:positionH relativeFrom="margin">
              <wp:posOffset>3175</wp:posOffset>
            </wp:positionH>
            <wp:positionV relativeFrom="margin">
              <wp:posOffset>-624205</wp:posOffset>
            </wp:positionV>
            <wp:extent cx="1087755" cy="414655"/>
            <wp:effectExtent l="0" t="0" r="0" b="4445"/>
            <wp:wrapSquare wrapText="bothSides"/>
            <wp:docPr id="28" name="Imagen 28" descr="LogoURJ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URJ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7755" cy="414655"/>
                    </a:xfrm>
                    <a:prstGeom prst="rect">
                      <a:avLst/>
                    </a:prstGeom>
                    <a:noFill/>
                  </pic:spPr>
                </pic:pic>
              </a:graphicData>
            </a:graphic>
            <wp14:sizeRelH relativeFrom="page">
              <wp14:pctWidth>0</wp14:pctWidth>
            </wp14:sizeRelH>
            <wp14:sizeRelV relativeFrom="page">
              <wp14:pctHeight>0</wp14:pctHeight>
            </wp14:sizeRelV>
          </wp:anchor>
        </w:drawing>
      </w:r>
      <w:r>
        <w:rPr>
          <w:rStyle w:val="LetranormalTFGCar"/>
          <w:rFonts w:cs="Arial"/>
          <w:i/>
          <w:sz w:val="20"/>
          <w:szCs w:val="20"/>
        </w:rPr>
        <w:t>Grado en Ingeniería Informática</w:t>
      </w:r>
    </w:ins>
  </w:p>
  <w:p w14:paraId="1380A189" w14:textId="77777777" w:rsidR="006253A5" w:rsidRPr="00C600F2" w:rsidRDefault="006253A5">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7860A8" w14:textId="6D702695" w:rsidR="006253A5" w:rsidRPr="00F21B89" w:rsidRDefault="006253A5" w:rsidP="00B877C6">
    <w:pPr>
      <w:pStyle w:val="Encabezado"/>
      <w:jc w:val="right"/>
      <w:rPr>
        <w:ins w:id="401" w:author="David Vacas Miguel" w:date="2018-06-21T17:53:00Z"/>
        <w:rFonts w:ascii="Century Gothic" w:hAnsi="Century Gothic"/>
        <w:i/>
        <w:sz w:val="20"/>
        <w:szCs w:val="20"/>
      </w:rPr>
    </w:pPr>
    <w:ins w:id="402" w:author="David Vacas Miguel" w:date="2018-06-21T17:53:00Z">
      <w:r w:rsidRPr="00F21B89">
        <w:rPr>
          <w:rFonts w:ascii="Century Gothic" w:hAnsi="Century Gothic" w:cs="Arial"/>
          <w:i/>
          <w:noProof/>
          <w:sz w:val="20"/>
          <w:szCs w:val="20"/>
          <w:lang w:eastAsia="es-ES"/>
        </w:rPr>
        <mc:AlternateContent>
          <mc:Choice Requires="wps">
            <w:drawing>
              <wp:anchor distT="0" distB="0" distL="114300" distR="114300" simplePos="0" relativeHeight="251668480" behindDoc="0" locked="0" layoutInCell="1" allowOverlap="1" wp14:anchorId="6C2109EF" wp14:editId="4A870E3C">
                <wp:simplePos x="0" y="0"/>
                <wp:positionH relativeFrom="margin">
                  <wp:posOffset>3768937</wp:posOffset>
                </wp:positionH>
                <wp:positionV relativeFrom="paragraph">
                  <wp:posOffset>180552</wp:posOffset>
                </wp:positionV>
                <wp:extent cx="1982258" cy="45719"/>
                <wp:effectExtent l="0" t="0" r="0" b="0"/>
                <wp:wrapNone/>
                <wp:docPr id="30" name="Rectángulo 30"/>
                <wp:cNvGraphicFramePr/>
                <a:graphic xmlns:a="http://schemas.openxmlformats.org/drawingml/2006/main">
                  <a:graphicData uri="http://schemas.microsoft.com/office/word/2010/wordprocessingShape">
                    <wps:wsp>
                      <wps:cNvSpPr/>
                      <wps:spPr>
                        <a:xfrm>
                          <a:off x="0" y="0"/>
                          <a:ext cx="1982258" cy="45719"/>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9E2218" id="Rectángulo 30" o:spid="_x0000_s1026" style="position:absolute;margin-left:296.75pt;margin-top:14.2pt;width:156.1pt;height:3.6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" fillcolor="#ff8080" stroked="f" strokeweight="1pt">
                <v:fill color2="#ffdada" rotate="t" angle="45" colors="0 #ff8080;.5 #ffb3b3;1 #ffdada" focus="100%" type="gradient"/>
                <w10:wrap anchorx="margin"/>
              </v:rect>
            </w:pict>
          </mc:Fallback>
        </mc:AlternateContent>
      </w:r>
      <w:r>
        <w:rPr>
          <w:rFonts w:ascii="Century Gothic" w:hAnsi="Century Gothic"/>
          <w:i/>
          <w:noProof/>
          <w:sz w:val="20"/>
          <w:szCs w:val="20"/>
          <w:lang w:eastAsia="es-ES"/>
        </w:rPr>
        <w:drawing>
          <wp:anchor distT="0" distB="0" distL="114300" distR="114300" simplePos="0" relativeHeight="251669504" behindDoc="0" locked="0" layoutInCell="1" allowOverlap="1" wp14:anchorId="74837DA7" wp14:editId="10CEED3E">
            <wp:simplePos x="0" y="0"/>
            <wp:positionH relativeFrom="margin">
              <wp:posOffset>3175</wp:posOffset>
            </wp:positionH>
            <wp:positionV relativeFrom="margin">
              <wp:posOffset>-624205</wp:posOffset>
            </wp:positionV>
            <wp:extent cx="1087755" cy="414655"/>
            <wp:effectExtent l="0" t="0" r="0" b="4445"/>
            <wp:wrapSquare wrapText="bothSides"/>
            <wp:docPr id="31" name="Imagen 31" descr="LogoURJ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URJ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7755" cy="414655"/>
                    </a:xfrm>
                    <a:prstGeom prst="rect">
                      <a:avLst/>
                    </a:prstGeom>
                    <a:noFill/>
                  </pic:spPr>
                </pic:pic>
              </a:graphicData>
            </a:graphic>
            <wp14:sizeRelH relativeFrom="page">
              <wp14:pctWidth>0</wp14:pctWidth>
            </wp14:sizeRelH>
            <wp14:sizeRelV relativeFrom="page">
              <wp14:pctHeight>0</wp14:pctHeight>
            </wp14:sizeRelV>
          </wp:anchor>
        </w:drawing>
      </w:r>
      <w:r>
        <w:rPr>
          <w:rStyle w:val="LetranormalTFGCar"/>
          <w:rFonts w:cs="Arial"/>
          <w:i/>
          <w:sz w:val="20"/>
          <w:szCs w:val="20"/>
        </w:rPr>
        <w:t>Grado en Ingeniería Informática</w:t>
      </w:r>
    </w:ins>
  </w:p>
  <w:p w14:paraId="0B697130" w14:textId="77777777" w:rsidR="006253A5" w:rsidRPr="00C600F2" w:rsidRDefault="006253A5">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864584" w14:textId="0C8250B3" w:rsidR="006253A5" w:rsidRPr="00F21B89" w:rsidRDefault="006253A5" w:rsidP="0036645D">
    <w:pPr>
      <w:pStyle w:val="Encabezado"/>
      <w:jc w:val="right"/>
      <w:rPr>
        <w:ins w:id="921" w:author="David Vacas Miguel" w:date="2018-06-21T16:39:00Z"/>
        <w:rFonts w:ascii="Century Gothic" w:hAnsi="Century Gothic"/>
        <w:i/>
        <w:sz w:val="20"/>
        <w:szCs w:val="20"/>
      </w:rPr>
    </w:pPr>
    <w:ins w:id="922" w:author="David Vacas Miguel" w:date="2018-06-21T16:39:00Z">
      <w:r w:rsidRPr="00F21B89">
        <w:rPr>
          <w:rFonts w:ascii="Century Gothic" w:hAnsi="Century Gothic" w:cs="Arial"/>
          <w:i/>
          <w:noProof/>
          <w:sz w:val="20"/>
          <w:szCs w:val="20"/>
          <w:lang w:eastAsia="es-ES"/>
        </w:rPr>
        <mc:AlternateContent>
          <mc:Choice Requires="wps">
            <w:drawing>
              <wp:anchor distT="0" distB="0" distL="114300" distR="114300" simplePos="0" relativeHeight="251665408" behindDoc="0" locked="0" layoutInCell="1" allowOverlap="1" wp14:anchorId="6125C466" wp14:editId="00EC6908">
                <wp:simplePos x="0" y="0"/>
                <wp:positionH relativeFrom="margin">
                  <wp:posOffset>3768937</wp:posOffset>
                </wp:positionH>
                <wp:positionV relativeFrom="paragraph">
                  <wp:posOffset>180552</wp:posOffset>
                </wp:positionV>
                <wp:extent cx="1982258" cy="45719"/>
                <wp:effectExtent l="0" t="0" r="0" b="0"/>
                <wp:wrapNone/>
                <wp:docPr id="12" name="Rectángulo 12"/>
                <wp:cNvGraphicFramePr/>
                <a:graphic xmlns:a="http://schemas.openxmlformats.org/drawingml/2006/main">
                  <a:graphicData uri="http://schemas.microsoft.com/office/word/2010/wordprocessingShape">
                    <wps:wsp>
                      <wps:cNvSpPr/>
                      <wps:spPr>
                        <a:xfrm>
                          <a:off x="0" y="0"/>
                          <a:ext cx="1982258" cy="45719"/>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8E9097" id="Rectángulo 12" o:spid="_x0000_s1026" style="position:absolute;margin-left:296.75pt;margin-top:14.2pt;width:156.1pt;height:3.6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" fillcolor="#ff8080" stroked="f" strokeweight="1pt">
                <v:fill color2="#ffdada" rotate="t" angle="45" colors="0 #ff8080;.5 #ffb3b3;1 #ffdada" focus="100%" type="gradient"/>
                <w10:wrap anchorx="margin"/>
              </v:rect>
            </w:pict>
          </mc:Fallback>
        </mc:AlternateContent>
      </w:r>
      <w:r>
        <w:rPr>
          <w:rFonts w:ascii="Century Gothic" w:hAnsi="Century Gothic"/>
          <w:i/>
          <w:noProof/>
          <w:sz w:val="20"/>
          <w:szCs w:val="20"/>
          <w:lang w:eastAsia="es-ES"/>
        </w:rPr>
        <w:drawing>
          <wp:anchor distT="0" distB="0" distL="114300" distR="114300" simplePos="0" relativeHeight="251666432" behindDoc="0" locked="0" layoutInCell="1" allowOverlap="1" wp14:anchorId="589126B1" wp14:editId="0522361B">
            <wp:simplePos x="0" y="0"/>
            <wp:positionH relativeFrom="margin">
              <wp:posOffset>3175</wp:posOffset>
            </wp:positionH>
            <wp:positionV relativeFrom="margin">
              <wp:posOffset>-624205</wp:posOffset>
            </wp:positionV>
            <wp:extent cx="1087755" cy="414655"/>
            <wp:effectExtent l="0" t="0" r="0" b="4445"/>
            <wp:wrapSquare wrapText="bothSides"/>
            <wp:docPr id="289" name="Imagen 289" descr="LogoURJ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URJ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7755" cy="414655"/>
                    </a:xfrm>
                    <a:prstGeom prst="rect">
                      <a:avLst/>
                    </a:prstGeom>
                    <a:noFill/>
                  </pic:spPr>
                </pic:pic>
              </a:graphicData>
            </a:graphic>
            <wp14:sizeRelH relativeFrom="page">
              <wp14:pctWidth>0</wp14:pctWidth>
            </wp14:sizeRelH>
            <wp14:sizeRelV relativeFrom="page">
              <wp14:pctHeight>0</wp14:pctHeight>
            </wp14:sizeRelV>
          </wp:anchor>
        </w:drawing>
      </w:r>
      <w:r>
        <w:rPr>
          <w:rStyle w:val="LetranormalTFGCar"/>
          <w:rFonts w:cs="Arial"/>
          <w:i/>
          <w:sz w:val="20"/>
          <w:szCs w:val="20"/>
        </w:rPr>
        <w:t>Grado en Ingeniería Informática</w:t>
      </w:r>
    </w:ins>
  </w:p>
  <w:p w14:paraId="2B3CEF1B" w14:textId="77777777" w:rsidR="006253A5" w:rsidRDefault="006253A5">
    <w:pPr>
      <w:pStyle w:val="Encabezado"/>
      <w:tabs>
        <w:tab w:val="clear" w:pos="4252"/>
        <w:tab w:val="clear" w:pos="8504"/>
        <w:tab w:val="left" w:pos="1085"/>
      </w:tabs>
      <w:pPrChange w:id="923" w:author="David Vacas Miguel" w:date="2018-06-21T16:34:00Z">
        <w:pPr>
          <w:pStyle w:val="Encabezado"/>
        </w:pPr>
      </w:pPrChang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23703"/>
    <w:multiLevelType w:val="hybridMultilevel"/>
    <w:tmpl w:val="643A8F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BC0B65"/>
    <w:multiLevelType w:val="hybridMultilevel"/>
    <w:tmpl w:val="4684A80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AFA389C"/>
    <w:multiLevelType w:val="hybridMultilevel"/>
    <w:tmpl w:val="0682FF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C3B759D"/>
    <w:multiLevelType w:val="hybridMultilevel"/>
    <w:tmpl w:val="AA4CC09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DCB4A1D"/>
    <w:multiLevelType w:val="hybridMultilevel"/>
    <w:tmpl w:val="DB62BB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0647FDB"/>
    <w:multiLevelType w:val="hybridMultilevel"/>
    <w:tmpl w:val="DC0EB420"/>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15:restartNumberingAfterBreak="0">
    <w:nsid w:val="1306778B"/>
    <w:multiLevelType w:val="hybridMultilevel"/>
    <w:tmpl w:val="D55819A0"/>
    <w:lvl w:ilvl="0" w:tplc="CD220612">
      <w:numFmt w:val="bullet"/>
      <w:lvlText w:val="-"/>
      <w:lvlJc w:val="left"/>
      <w:pPr>
        <w:ind w:left="3600" w:hanging="360"/>
      </w:pPr>
      <w:rPr>
        <w:rFonts w:ascii="Times New Roman" w:eastAsiaTheme="minorHAnsi" w:hAnsi="Times New Roman" w:cs="Times New Roman"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7" w15:restartNumberingAfterBreak="0">
    <w:nsid w:val="163648B7"/>
    <w:multiLevelType w:val="hybridMultilevel"/>
    <w:tmpl w:val="0EFC1D9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15:restartNumberingAfterBreak="0">
    <w:nsid w:val="186918FB"/>
    <w:multiLevelType w:val="hybridMultilevel"/>
    <w:tmpl w:val="1C2C2C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9854583"/>
    <w:multiLevelType w:val="hybridMultilevel"/>
    <w:tmpl w:val="F766BEA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C616FA3"/>
    <w:multiLevelType w:val="hybridMultilevel"/>
    <w:tmpl w:val="1864305C"/>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24025F9"/>
    <w:multiLevelType w:val="hybridMultilevel"/>
    <w:tmpl w:val="1AE88C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2C06023"/>
    <w:multiLevelType w:val="hybridMultilevel"/>
    <w:tmpl w:val="A822D4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6DE5F2A"/>
    <w:multiLevelType w:val="multilevel"/>
    <w:tmpl w:val="0C5CA688"/>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u w:val="none"/>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4" w15:restartNumberingAfterBreak="0">
    <w:nsid w:val="29847040"/>
    <w:multiLevelType w:val="hybridMultilevel"/>
    <w:tmpl w:val="375C1F16"/>
    <w:lvl w:ilvl="0" w:tplc="CD22061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C173574"/>
    <w:multiLevelType w:val="multilevel"/>
    <w:tmpl w:val="2998305C"/>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D955B9B"/>
    <w:multiLevelType w:val="hybridMultilevel"/>
    <w:tmpl w:val="1E48F4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E9119EC"/>
    <w:multiLevelType w:val="hybridMultilevel"/>
    <w:tmpl w:val="51E419C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050382D"/>
    <w:multiLevelType w:val="hybridMultilevel"/>
    <w:tmpl w:val="AF2494E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1250B9A"/>
    <w:multiLevelType w:val="hybridMultilevel"/>
    <w:tmpl w:val="ECA28490"/>
    <w:lvl w:ilvl="0" w:tplc="EAC40ED4">
      <w:start w:val="1"/>
      <w:numFmt w:val="bullet"/>
      <w:lvlText w:val=""/>
      <w:lvlJc w:val="left"/>
      <w:pPr>
        <w:ind w:left="720" w:hanging="360"/>
      </w:pPr>
      <w:rPr>
        <w:rFonts w:ascii="Symbol" w:hAnsi="Symbol" w:hint="default"/>
        <w:sz w:val="22"/>
        <w:szCs w:val="22"/>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7D92CC1"/>
    <w:multiLevelType w:val="hybridMultilevel"/>
    <w:tmpl w:val="A99C77D2"/>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1" w15:restartNumberingAfterBreak="0">
    <w:nsid w:val="385F5E9E"/>
    <w:multiLevelType w:val="hybridMultilevel"/>
    <w:tmpl w:val="444216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8DD3FF3"/>
    <w:multiLevelType w:val="hybridMultilevel"/>
    <w:tmpl w:val="25160912"/>
    <w:lvl w:ilvl="0" w:tplc="CD22061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CA0076D"/>
    <w:multiLevelType w:val="hybridMultilevel"/>
    <w:tmpl w:val="FE3E1F60"/>
    <w:lvl w:ilvl="0" w:tplc="FCB41732">
      <w:start w:val="1"/>
      <w:numFmt w:val="decimal"/>
      <w:lvlText w:val="%1."/>
      <w:lvlJc w:val="left"/>
      <w:pPr>
        <w:ind w:left="720" w:hanging="360"/>
      </w:pPr>
      <w:rPr>
        <w:rFonts w:ascii="Book Antiqua" w:hAnsi="Book Antiqua" w:hint="default"/>
        <w:b w:val="0"/>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461B3EB2"/>
    <w:multiLevelType w:val="hybridMultilevel"/>
    <w:tmpl w:val="0CC41042"/>
    <w:lvl w:ilvl="0" w:tplc="CD22061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A0D1652"/>
    <w:multiLevelType w:val="hybridMultilevel"/>
    <w:tmpl w:val="0C103D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01B65DD"/>
    <w:multiLevelType w:val="hybridMultilevel"/>
    <w:tmpl w:val="29D429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0F17C39"/>
    <w:multiLevelType w:val="hybridMultilevel"/>
    <w:tmpl w:val="CEE0F73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5627614A"/>
    <w:multiLevelType w:val="hybridMultilevel"/>
    <w:tmpl w:val="10249F2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5A577F87"/>
    <w:multiLevelType w:val="hybridMultilevel"/>
    <w:tmpl w:val="801C43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B225F2B"/>
    <w:multiLevelType w:val="hybridMultilevel"/>
    <w:tmpl w:val="98822E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F952199"/>
    <w:multiLevelType w:val="hybridMultilevel"/>
    <w:tmpl w:val="38EAEA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1FA7B02"/>
    <w:multiLevelType w:val="hybridMultilevel"/>
    <w:tmpl w:val="B95EF9C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647403E0"/>
    <w:multiLevelType w:val="hybridMultilevel"/>
    <w:tmpl w:val="BC22171E"/>
    <w:lvl w:ilvl="0" w:tplc="CD220612">
      <w:numFmt w:val="bullet"/>
      <w:lvlText w:val="-"/>
      <w:lvlJc w:val="left"/>
      <w:pPr>
        <w:ind w:left="3600" w:hanging="360"/>
      </w:pPr>
      <w:rPr>
        <w:rFonts w:ascii="Times New Roman" w:eastAsiaTheme="minorHAnsi" w:hAnsi="Times New Roman" w:cs="Times New Roman"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4" w15:restartNumberingAfterBreak="0">
    <w:nsid w:val="662576AF"/>
    <w:multiLevelType w:val="hybridMultilevel"/>
    <w:tmpl w:val="D2C8D1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77A77C0"/>
    <w:multiLevelType w:val="hybridMultilevel"/>
    <w:tmpl w:val="B1EC2554"/>
    <w:lvl w:ilvl="0" w:tplc="CD220612">
      <w:numFmt w:val="bullet"/>
      <w:lvlText w:val="-"/>
      <w:lvlJc w:val="left"/>
      <w:pPr>
        <w:ind w:left="3600" w:hanging="360"/>
      </w:pPr>
      <w:rPr>
        <w:rFonts w:ascii="Times New Roman" w:eastAsiaTheme="minorHAnsi" w:hAnsi="Times New Roman" w:cs="Times New Roman"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6" w15:restartNumberingAfterBreak="0">
    <w:nsid w:val="70F06C37"/>
    <w:multiLevelType w:val="hybridMultilevel"/>
    <w:tmpl w:val="B21666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7DC36FC3"/>
    <w:multiLevelType w:val="hybridMultilevel"/>
    <w:tmpl w:val="9468F0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E056A0D"/>
    <w:multiLevelType w:val="hybridMultilevel"/>
    <w:tmpl w:val="352C57DA"/>
    <w:lvl w:ilvl="0" w:tplc="CD22061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F7C1B06"/>
    <w:multiLevelType w:val="hybridMultilevel"/>
    <w:tmpl w:val="D21275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8"/>
  </w:num>
  <w:num w:numId="2">
    <w:abstractNumId w:val="33"/>
  </w:num>
  <w:num w:numId="3">
    <w:abstractNumId w:val="6"/>
  </w:num>
  <w:num w:numId="4">
    <w:abstractNumId w:val="35"/>
  </w:num>
  <w:num w:numId="5">
    <w:abstractNumId w:val="22"/>
  </w:num>
  <w:num w:numId="6">
    <w:abstractNumId w:val="0"/>
  </w:num>
  <w:num w:numId="7">
    <w:abstractNumId w:val="24"/>
  </w:num>
  <w:num w:numId="8">
    <w:abstractNumId w:val="39"/>
  </w:num>
  <w:num w:numId="9">
    <w:abstractNumId w:val="14"/>
  </w:num>
  <w:num w:numId="10">
    <w:abstractNumId w:val="12"/>
  </w:num>
  <w:num w:numId="11">
    <w:abstractNumId w:val="13"/>
  </w:num>
  <w:num w:numId="12">
    <w:abstractNumId w:val="9"/>
  </w:num>
  <w:num w:numId="13">
    <w:abstractNumId w:val="17"/>
  </w:num>
  <w:num w:numId="14">
    <w:abstractNumId w:val="5"/>
  </w:num>
  <w:num w:numId="15">
    <w:abstractNumId w:val="20"/>
  </w:num>
  <w:num w:numId="16">
    <w:abstractNumId w:val="4"/>
  </w:num>
  <w:num w:numId="17">
    <w:abstractNumId w:val="7"/>
  </w:num>
  <w:num w:numId="18">
    <w:abstractNumId w:val="37"/>
  </w:num>
  <w:num w:numId="19">
    <w:abstractNumId w:val="18"/>
  </w:num>
  <w:num w:numId="20">
    <w:abstractNumId w:val="16"/>
  </w:num>
  <w:num w:numId="21">
    <w:abstractNumId w:val="28"/>
  </w:num>
  <w:num w:numId="22">
    <w:abstractNumId w:val="1"/>
  </w:num>
  <w:num w:numId="23">
    <w:abstractNumId w:val="21"/>
  </w:num>
  <w:num w:numId="24">
    <w:abstractNumId w:val="34"/>
  </w:num>
  <w:num w:numId="25">
    <w:abstractNumId w:val="19"/>
  </w:num>
  <w:num w:numId="26">
    <w:abstractNumId w:val="26"/>
  </w:num>
  <w:num w:numId="27">
    <w:abstractNumId w:val="3"/>
  </w:num>
  <w:num w:numId="28">
    <w:abstractNumId w:val="15"/>
  </w:num>
  <w:num w:numId="29">
    <w:abstractNumId w:val="30"/>
  </w:num>
  <w:num w:numId="30">
    <w:abstractNumId w:val="25"/>
  </w:num>
  <w:num w:numId="31">
    <w:abstractNumId w:val="31"/>
  </w:num>
  <w:num w:numId="32">
    <w:abstractNumId w:val="11"/>
  </w:num>
  <w:num w:numId="33">
    <w:abstractNumId w:val="2"/>
  </w:num>
  <w:num w:numId="34">
    <w:abstractNumId w:val="8"/>
  </w:num>
  <w:num w:numId="35">
    <w:abstractNumId w:val="29"/>
  </w:num>
  <w:num w:numId="36">
    <w:abstractNumId w:val="10"/>
  </w:num>
  <w:num w:numId="37">
    <w:abstractNumId w:val="27"/>
  </w:num>
  <w:num w:numId="38">
    <w:abstractNumId w:val="23"/>
  </w:num>
  <w:num w:numId="39">
    <w:abstractNumId w:val="36"/>
  </w:num>
  <w:num w:numId="40">
    <w:abstractNumId w:val="3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vid Vacas Miguel">
    <w15:presenceInfo w15:providerId="Windows Live" w15:userId="d555a15d49090b04"/>
  </w15:person>
  <w15:person w15:author="Alberto Herrán González">
    <w15:presenceInfo w15:providerId="Windows Live" w15:userId="d5cd59a37fb42b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7FC"/>
    <w:rsid w:val="00000017"/>
    <w:rsid w:val="00012B99"/>
    <w:rsid w:val="000136E1"/>
    <w:rsid w:val="00015978"/>
    <w:rsid w:val="000159FD"/>
    <w:rsid w:val="0002256E"/>
    <w:rsid w:val="00024C54"/>
    <w:rsid w:val="00025034"/>
    <w:rsid w:val="00025C47"/>
    <w:rsid w:val="0003153B"/>
    <w:rsid w:val="00031D3A"/>
    <w:rsid w:val="00032158"/>
    <w:rsid w:val="00036E9B"/>
    <w:rsid w:val="0004730C"/>
    <w:rsid w:val="000475C7"/>
    <w:rsid w:val="00047849"/>
    <w:rsid w:val="000519AA"/>
    <w:rsid w:val="00051D98"/>
    <w:rsid w:val="00051FDF"/>
    <w:rsid w:val="000522FD"/>
    <w:rsid w:val="0005392A"/>
    <w:rsid w:val="000566DB"/>
    <w:rsid w:val="00064E4F"/>
    <w:rsid w:val="00064F73"/>
    <w:rsid w:val="00065285"/>
    <w:rsid w:val="00070CCA"/>
    <w:rsid w:val="000719D6"/>
    <w:rsid w:val="00073DDC"/>
    <w:rsid w:val="00080F53"/>
    <w:rsid w:val="00087F4D"/>
    <w:rsid w:val="000918FD"/>
    <w:rsid w:val="00094084"/>
    <w:rsid w:val="00095EB3"/>
    <w:rsid w:val="000964D9"/>
    <w:rsid w:val="00097F18"/>
    <w:rsid w:val="000A56AE"/>
    <w:rsid w:val="000A7975"/>
    <w:rsid w:val="000B21A2"/>
    <w:rsid w:val="000B7675"/>
    <w:rsid w:val="000C0743"/>
    <w:rsid w:val="000C5FC6"/>
    <w:rsid w:val="000C73CA"/>
    <w:rsid w:val="000D13C1"/>
    <w:rsid w:val="000D2877"/>
    <w:rsid w:val="000D2CD2"/>
    <w:rsid w:val="000D4204"/>
    <w:rsid w:val="000D465D"/>
    <w:rsid w:val="000E7529"/>
    <w:rsid w:val="000F03F3"/>
    <w:rsid w:val="000F24C0"/>
    <w:rsid w:val="000F300C"/>
    <w:rsid w:val="000F30B1"/>
    <w:rsid w:val="000F6EB0"/>
    <w:rsid w:val="000F73A7"/>
    <w:rsid w:val="00100523"/>
    <w:rsid w:val="00101FFE"/>
    <w:rsid w:val="00103ACF"/>
    <w:rsid w:val="00105CEC"/>
    <w:rsid w:val="00106D3E"/>
    <w:rsid w:val="00110277"/>
    <w:rsid w:val="0011153B"/>
    <w:rsid w:val="00120637"/>
    <w:rsid w:val="0012487A"/>
    <w:rsid w:val="00126D69"/>
    <w:rsid w:val="00130559"/>
    <w:rsid w:val="001309FF"/>
    <w:rsid w:val="001323C4"/>
    <w:rsid w:val="0013337C"/>
    <w:rsid w:val="00137179"/>
    <w:rsid w:val="00137D1F"/>
    <w:rsid w:val="001411C5"/>
    <w:rsid w:val="001444A0"/>
    <w:rsid w:val="001458DD"/>
    <w:rsid w:val="001472E9"/>
    <w:rsid w:val="00147318"/>
    <w:rsid w:val="00151DB7"/>
    <w:rsid w:val="001523AB"/>
    <w:rsid w:val="001571B4"/>
    <w:rsid w:val="001575CA"/>
    <w:rsid w:val="00160EF8"/>
    <w:rsid w:val="00163D22"/>
    <w:rsid w:val="001654A3"/>
    <w:rsid w:val="001655DE"/>
    <w:rsid w:val="00166649"/>
    <w:rsid w:val="00171B09"/>
    <w:rsid w:val="00177899"/>
    <w:rsid w:val="00181C1C"/>
    <w:rsid w:val="00181CC0"/>
    <w:rsid w:val="00184F60"/>
    <w:rsid w:val="00185EA2"/>
    <w:rsid w:val="001A1288"/>
    <w:rsid w:val="001A3C82"/>
    <w:rsid w:val="001A433F"/>
    <w:rsid w:val="001A5050"/>
    <w:rsid w:val="001B0CBF"/>
    <w:rsid w:val="001B1AB4"/>
    <w:rsid w:val="001B4BE0"/>
    <w:rsid w:val="001B57A7"/>
    <w:rsid w:val="001B58ED"/>
    <w:rsid w:val="001C0490"/>
    <w:rsid w:val="001C194B"/>
    <w:rsid w:val="001C5A34"/>
    <w:rsid w:val="001C5C3D"/>
    <w:rsid w:val="001C7767"/>
    <w:rsid w:val="001D0624"/>
    <w:rsid w:val="001D2385"/>
    <w:rsid w:val="001E3009"/>
    <w:rsid w:val="001E3E01"/>
    <w:rsid w:val="001E4BD3"/>
    <w:rsid w:val="001F436E"/>
    <w:rsid w:val="001F6174"/>
    <w:rsid w:val="002001D4"/>
    <w:rsid w:val="002003B1"/>
    <w:rsid w:val="0020148C"/>
    <w:rsid w:val="002045B6"/>
    <w:rsid w:val="00205BC3"/>
    <w:rsid w:val="00206AF0"/>
    <w:rsid w:val="002173FC"/>
    <w:rsid w:val="002213A6"/>
    <w:rsid w:val="00222D41"/>
    <w:rsid w:val="002233B4"/>
    <w:rsid w:val="00223F7B"/>
    <w:rsid w:val="0022771F"/>
    <w:rsid w:val="00230A04"/>
    <w:rsid w:val="00230A0B"/>
    <w:rsid w:val="00232D77"/>
    <w:rsid w:val="00234468"/>
    <w:rsid w:val="00236954"/>
    <w:rsid w:val="0023702E"/>
    <w:rsid w:val="00242039"/>
    <w:rsid w:val="00243D06"/>
    <w:rsid w:val="00244AFE"/>
    <w:rsid w:val="00247757"/>
    <w:rsid w:val="0025430D"/>
    <w:rsid w:val="00255D26"/>
    <w:rsid w:val="00260FBB"/>
    <w:rsid w:val="00274B8F"/>
    <w:rsid w:val="00275EE1"/>
    <w:rsid w:val="0027731A"/>
    <w:rsid w:val="00283207"/>
    <w:rsid w:val="00286B3F"/>
    <w:rsid w:val="002870DE"/>
    <w:rsid w:val="00293F11"/>
    <w:rsid w:val="00295395"/>
    <w:rsid w:val="00296EF1"/>
    <w:rsid w:val="002A3AB0"/>
    <w:rsid w:val="002A40A7"/>
    <w:rsid w:val="002B5545"/>
    <w:rsid w:val="002B5AD4"/>
    <w:rsid w:val="002C02AF"/>
    <w:rsid w:val="002C0392"/>
    <w:rsid w:val="002C1023"/>
    <w:rsid w:val="002C1587"/>
    <w:rsid w:val="002C495C"/>
    <w:rsid w:val="002C4E52"/>
    <w:rsid w:val="002C7DD3"/>
    <w:rsid w:val="002D2995"/>
    <w:rsid w:val="002D4156"/>
    <w:rsid w:val="002D7198"/>
    <w:rsid w:val="002E05E6"/>
    <w:rsid w:val="002E17E4"/>
    <w:rsid w:val="002E4A2A"/>
    <w:rsid w:val="002F111E"/>
    <w:rsid w:val="002F5EA6"/>
    <w:rsid w:val="003023A3"/>
    <w:rsid w:val="00302AF4"/>
    <w:rsid w:val="003037FF"/>
    <w:rsid w:val="00303EE4"/>
    <w:rsid w:val="00305D57"/>
    <w:rsid w:val="0030712C"/>
    <w:rsid w:val="0031002A"/>
    <w:rsid w:val="00316C5F"/>
    <w:rsid w:val="00320641"/>
    <w:rsid w:val="003208DC"/>
    <w:rsid w:val="00325A94"/>
    <w:rsid w:val="00325BE3"/>
    <w:rsid w:val="00325FCC"/>
    <w:rsid w:val="003261C4"/>
    <w:rsid w:val="0032750E"/>
    <w:rsid w:val="003278DE"/>
    <w:rsid w:val="00330B20"/>
    <w:rsid w:val="00330E3E"/>
    <w:rsid w:val="00331F53"/>
    <w:rsid w:val="00334272"/>
    <w:rsid w:val="003418CC"/>
    <w:rsid w:val="00342989"/>
    <w:rsid w:val="003429F4"/>
    <w:rsid w:val="003443CD"/>
    <w:rsid w:val="003460D2"/>
    <w:rsid w:val="00347776"/>
    <w:rsid w:val="00347D83"/>
    <w:rsid w:val="003510C1"/>
    <w:rsid w:val="003570ED"/>
    <w:rsid w:val="00361B7E"/>
    <w:rsid w:val="0036635E"/>
    <w:rsid w:val="0036645D"/>
    <w:rsid w:val="003672AD"/>
    <w:rsid w:val="00370770"/>
    <w:rsid w:val="00373585"/>
    <w:rsid w:val="003736CF"/>
    <w:rsid w:val="0037381C"/>
    <w:rsid w:val="00376976"/>
    <w:rsid w:val="00377B20"/>
    <w:rsid w:val="0038461E"/>
    <w:rsid w:val="003904EC"/>
    <w:rsid w:val="003908D9"/>
    <w:rsid w:val="00391406"/>
    <w:rsid w:val="00391550"/>
    <w:rsid w:val="00397491"/>
    <w:rsid w:val="003A2C66"/>
    <w:rsid w:val="003A343E"/>
    <w:rsid w:val="003A374E"/>
    <w:rsid w:val="003A3898"/>
    <w:rsid w:val="003B1B09"/>
    <w:rsid w:val="003B347E"/>
    <w:rsid w:val="003B7784"/>
    <w:rsid w:val="003C255A"/>
    <w:rsid w:val="003C3A05"/>
    <w:rsid w:val="003C53B7"/>
    <w:rsid w:val="003C5DC4"/>
    <w:rsid w:val="003C6C56"/>
    <w:rsid w:val="003C7189"/>
    <w:rsid w:val="003C7AA1"/>
    <w:rsid w:val="003D1245"/>
    <w:rsid w:val="003D2815"/>
    <w:rsid w:val="003D3FD3"/>
    <w:rsid w:val="003E0EB6"/>
    <w:rsid w:val="003E17E7"/>
    <w:rsid w:val="003E273F"/>
    <w:rsid w:val="003E2748"/>
    <w:rsid w:val="003E2C73"/>
    <w:rsid w:val="003E43F6"/>
    <w:rsid w:val="003E5815"/>
    <w:rsid w:val="003E7F06"/>
    <w:rsid w:val="003F0A4A"/>
    <w:rsid w:val="003F25BD"/>
    <w:rsid w:val="003F2A98"/>
    <w:rsid w:val="003F5DD6"/>
    <w:rsid w:val="00403E80"/>
    <w:rsid w:val="0040420A"/>
    <w:rsid w:val="00414C35"/>
    <w:rsid w:val="00414E34"/>
    <w:rsid w:val="0041550E"/>
    <w:rsid w:val="00415A57"/>
    <w:rsid w:val="00416750"/>
    <w:rsid w:val="004168A9"/>
    <w:rsid w:val="0041739B"/>
    <w:rsid w:val="004208B7"/>
    <w:rsid w:val="004216B7"/>
    <w:rsid w:val="0042657C"/>
    <w:rsid w:val="004266DA"/>
    <w:rsid w:val="004322BD"/>
    <w:rsid w:val="00432D78"/>
    <w:rsid w:val="00433DC6"/>
    <w:rsid w:val="0043586D"/>
    <w:rsid w:val="00441403"/>
    <w:rsid w:val="00441B97"/>
    <w:rsid w:val="00441F21"/>
    <w:rsid w:val="004446A3"/>
    <w:rsid w:val="00444B8D"/>
    <w:rsid w:val="00447A67"/>
    <w:rsid w:val="00456092"/>
    <w:rsid w:val="004571B0"/>
    <w:rsid w:val="00460C31"/>
    <w:rsid w:val="00462BD3"/>
    <w:rsid w:val="004640A6"/>
    <w:rsid w:val="00466B70"/>
    <w:rsid w:val="00467294"/>
    <w:rsid w:val="0047468B"/>
    <w:rsid w:val="004758F0"/>
    <w:rsid w:val="00482E6D"/>
    <w:rsid w:val="00483A09"/>
    <w:rsid w:val="0048495B"/>
    <w:rsid w:val="004859D2"/>
    <w:rsid w:val="00486065"/>
    <w:rsid w:val="004921E5"/>
    <w:rsid w:val="00492DBC"/>
    <w:rsid w:val="0049345F"/>
    <w:rsid w:val="00494A11"/>
    <w:rsid w:val="00495BB3"/>
    <w:rsid w:val="00495D72"/>
    <w:rsid w:val="0049614F"/>
    <w:rsid w:val="00496EF9"/>
    <w:rsid w:val="00496FA4"/>
    <w:rsid w:val="004976E7"/>
    <w:rsid w:val="004A21FB"/>
    <w:rsid w:val="004A547C"/>
    <w:rsid w:val="004B3759"/>
    <w:rsid w:val="004B65E2"/>
    <w:rsid w:val="004C0A22"/>
    <w:rsid w:val="004C0C8B"/>
    <w:rsid w:val="004C1B27"/>
    <w:rsid w:val="004C1E59"/>
    <w:rsid w:val="004C20DA"/>
    <w:rsid w:val="004C4970"/>
    <w:rsid w:val="004C6440"/>
    <w:rsid w:val="004D0317"/>
    <w:rsid w:val="004D2613"/>
    <w:rsid w:val="004D5EB4"/>
    <w:rsid w:val="004E7FEA"/>
    <w:rsid w:val="004F150C"/>
    <w:rsid w:val="004F1E02"/>
    <w:rsid w:val="004F3A61"/>
    <w:rsid w:val="004F3E16"/>
    <w:rsid w:val="004F4E74"/>
    <w:rsid w:val="004F6785"/>
    <w:rsid w:val="00501D56"/>
    <w:rsid w:val="00501EF7"/>
    <w:rsid w:val="0050338A"/>
    <w:rsid w:val="0050595B"/>
    <w:rsid w:val="00506E5B"/>
    <w:rsid w:val="00513951"/>
    <w:rsid w:val="00515152"/>
    <w:rsid w:val="00520EE7"/>
    <w:rsid w:val="005226A7"/>
    <w:rsid w:val="005273B0"/>
    <w:rsid w:val="005306DE"/>
    <w:rsid w:val="0053259A"/>
    <w:rsid w:val="005343AC"/>
    <w:rsid w:val="00536A97"/>
    <w:rsid w:val="00540C1D"/>
    <w:rsid w:val="005425E5"/>
    <w:rsid w:val="00542CFF"/>
    <w:rsid w:val="0054578B"/>
    <w:rsid w:val="005458C3"/>
    <w:rsid w:val="00545E7A"/>
    <w:rsid w:val="00550519"/>
    <w:rsid w:val="00550D73"/>
    <w:rsid w:val="005513D3"/>
    <w:rsid w:val="00553DD8"/>
    <w:rsid w:val="00556CD6"/>
    <w:rsid w:val="00557732"/>
    <w:rsid w:val="00557A5F"/>
    <w:rsid w:val="00557AEA"/>
    <w:rsid w:val="00560F5C"/>
    <w:rsid w:val="00561A5F"/>
    <w:rsid w:val="00562416"/>
    <w:rsid w:val="00562E23"/>
    <w:rsid w:val="00565FA6"/>
    <w:rsid w:val="00575C18"/>
    <w:rsid w:val="005761F9"/>
    <w:rsid w:val="00576A92"/>
    <w:rsid w:val="00577EBA"/>
    <w:rsid w:val="00580636"/>
    <w:rsid w:val="005831F0"/>
    <w:rsid w:val="00583497"/>
    <w:rsid w:val="00584FB9"/>
    <w:rsid w:val="005855EB"/>
    <w:rsid w:val="00585D74"/>
    <w:rsid w:val="00590282"/>
    <w:rsid w:val="00597314"/>
    <w:rsid w:val="00597559"/>
    <w:rsid w:val="005A1F0C"/>
    <w:rsid w:val="005A5145"/>
    <w:rsid w:val="005B3253"/>
    <w:rsid w:val="005C4AA2"/>
    <w:rsid w:val="005C4F49"/>
    <w:rsid w:val="005C5DBF"/>
    <w:rsid w:val="005C74E1"/>
    <w:rsid w:val="005D77E9"/>
    <w:rsid w:val="005E0A22"/>
    <w:rsid w:val="005E1953"/>
    <w:rsid w:val="005E49A7"/>
    <w:rsid w:val="005F1B73"/>
    <w:rsid w:val="005F36F6"/>
    <w:rsid w:val="005F4159"/>
    <w:rsid w:val="005F42B9"/>
    <w:rsid w:val="00602C88"/>
    <w:rsid w:val="00603922"/>
    <w:rsid w:val="00605AE9"/>
    <w:rsid w:val="00613419"/>
    <w:rsid w:val="00615DA1"/>
    <w:rsid w:val="00615E24"/>
    <w:rsid w:val="0062064E"/>
    <w:rsid w:val="006236F4"/>
    <w:rsid w:val="00623F5D"/>
    <w:rsid w:val="006253A5"/>
    <w:rsid w:val="00626425"/>
    <w:rsid w:val="00627E47"/>
    <w:rsid w:val="00630C94"/>
    <w:rsid w:val="00632ADE"/>
    <w:rsid w:val="0063454D"/>
    <w:rsid w:val="0063507C"/>
    <w:rsid w:val="006350B8"/>
    <w:rsid w:val="00641AFA"/>
    <w:rsid w:val="006425E3"/>
    <w:rsid w:val="0065054E"/>
    <w:rsid w:val="00656B76"/>
    <w:rsid w:val="0065730A"/>
    <w:rsid w:val="0065793C"/>
    <w:rsid w:val="006619D6"/>
    <w:rsid w:val="00675471"/>
    <w:rsid w:val="00675CDB"/>
    <w:rsid w:val="006770B8"/>
    <w:rsid w:val="006771EE"/>
    <w:rsid w:val="00680230"/>
    <w:rsid w:val="006803E9"/>
    <w:rsid w:val="006854CF"/>
    <w:rsid w:val="006872E6"/>
    <w:rsid w:val="00687F93"/>
    <w:rsid w:val="0069117E"/>
    <w:rsid w:val="006924AB"/>
    <w:rsid w:val="0069274C"/>
    <w:rsid w:val="00692EBE"/>
    <w:rsid w:val="00693275"/>
    <w:rsid w:val="006940AD"/>
    <w:rsid w:val="00694C43"/>
    <w:rsid w:val="006A03BD"/>
    <w:rsid w:val="006A260B"/>
    <w:rsid w:val="006B303E"/>
    <w:rsid w:val="006B31DA"/>
    <w:rsid w:val="006B668E"/>
    <w:rsid w:val="006C09B1"/>
    <w:rsid w:val="006C0ED5"/>
    <w:rsid w:val="006C4019"/>
    <w:rsid w:val="006C6D37"/>
    <w:rsid w:val="006C6FD2"/>
    <w:rsid w:val="006C74A5"/>
    <w:rsid w:val="006D25AA"/>
    <w:rsid w:val="006D2D81"/>
    <w:rsid w:val="006D371E"/>
    <w:rsid w:val="006D3BBE"/>
    <w:rsid w:val="006D5D14"/>
    <w:rsid w:val="006D5E4F"/>
    <w:rsid w:val="006E23DF"/>
    <w:rsid w:val="006E2ABF"/>
    <w:rsid w:val="006E303F"/>
    <w:rsid w:val="006E3B35"/>
    <w:rsid w:val="006E3E93"/>
    <w:rsid w:val="006E5A7F"/>
    <w:rsid w:val="006E5E3F"/>
    <w:rsid w:val="006E663B"/>
    <w:rsid w:val="006E7AC2"/>
    <w:rsid w:val="006F1E52"/>
    <w:rsid w:val="006F3369"/>
    <w:rsid w:val="006F3C94"/>
    <w:rsid w:val="006F7FF0"/>
    <w:rsid w:val="00705830"/>
    <w:rsid w:val="00711857"/>
    <w:rsid w:val="007124BE"/>
    <w:rsid w:val="00712DBD"/>
    <w:rsid w:val="007174D3"/>
    <w:rsid w:val="00720FAE"/>
    <w:rsid w:val="00733265"/>
    <w:rsid w:val="007339EC"/>
    <w:rsid w:val="0073439B"/>
    <w:rsid w:val="00734822"/>
    <w:rsid w:val="00734A81"/>
    <w:rsid w:val="0073504B"/>
    <w:rsid w:val="007377EC"/>
    <w:rsid w:val="00741AE3"/>
    <w:rsid w:val="00744755"/>
    <w:rsid w:val="0075018B"/>
    <w:rsid w:val="00750C5B"/>
    <w:rsid w:val="00750F76"/>
    <w:rsid w:val="007547FE"/>
    <w:rsid w:val="00756FAC"/>
    <w:rsid w:val="007600E2"/>
    <w:rsid w:val="00762A50"/>
    <w:rsid w:val="00762C1C"/>
    <w:rsid w:val="00767B69"/>
    <w:rsid w:val="00770286"/>
    <w:rsid w:val="0077172B"/>
    <w:rsid w:val="00774956"/>
    <w:rsid w:val="00775A7A"/>
    <w:rsid w:val="00781EFB"/>
    <w:rsid w:val="00781F2D"/>
    <w:rsid w:val="007824D8"/>
    <w:rsid w:val="0078359E"/>
    <w:rsid w:val="00785CBE"/>
    <w:rsid w:val="00786B73"/>
    <w:rsid w:val="007875D8"/>
    <w:rsid w:val="00787E4F"/>
    <w:rsid w:val="007937C0"/>
    <w:rsid w:val="00796ED2"/>
    <w:rsid w:val="007A1219"/>
    <w:rsid w:val="007A1926"/>
    <w:rsid w:val="007A2996"/>
    <w:rsid w:val="007A69F1"/>
    <w:rsid w:val="007B21B5"/>
    <w:rsid w:val="007B2A4F"/>
    <w:rsid w:val="007B343F"/>
    <w:rsid w:val="007B34DD"/>
    <w:rsid w:val="007B6749"/>
    <w:rsid w:val="007C0912"/>
    <w:rsid w:val="007C7AEB"/>
    <w:rsid w:val="007D3477"/>
    <w:rsid w:val="007E0647"/>
    <w:rsid w:val="007E3E53"/>
    <w:rsid w:val="007E5BD9"/>
    <w:rsid w:val="007E5D35"/>
    <w:rsid w:val="007E6355"/>
    <w:rsid w:val="007E7028"/>
    <w:rsid w:val="007E7A1E"/>
    <w:rsid w:val="007F1ACC"/>
    <w:rsid w:val="007F5B63"/>
    <w:rsid w:val="00802CD4"/>
    <w:rsid w:val="00803022"/>
    <w:rsid w:val="00804F4F"/>
    <w:rsid w:val="00805F9F"/>
    <w:rsid w:val="00805FED"/>
    <w:rsid w:val="0080782B"/>
    <w:rsid w:val="008147FC"/>
    <w:rsid w:val="00816475"/>
    <w:rsid w:val="008164F1"/>
    <w:rsid w:val="00816B55"/>
    <w:rsid w:val="00817281"/>
    <w:rsid w:val="008215E4"/>
    <w:rsid w:val="00822143"/>
    <w:rsid w:val="008223FB"/>
    <w:rsid w:val="00824273"/>
    <w:rsid w:val="008252D5"/>
    <w:rsid w:val="008306E9"/>
    <w:rsid w:val="00830F42"/>
    <w:rsid w:val="008326CD"/>
    <w:rsid w:val="0083306C"/>
    <w:rsid w:val="00841547"/>
    <w:rsid w:val="00841CE1"/>
    <w:rsid w:val="0084410D"/>
    <w:rsid w:val="008443BE"/>
    <w:rsid w:val="00845191"/>
    <w:rsid w:val="00847F23"/>
    <w:rsid w:val="008531E6"/>
    <w:rsid w:val="00853D8A"/>
    <w:rsid w:val="00854E92"/>
    <w:rsid w:val="00855017"/>
    <w:rsid w:val="00857088"/>
    <w:rsid w:val="008606BE"/>
    <w:rsid w:val="00871810"/>
    <w:rsid w:val="00880241"/>
    <w:rsid w:val="008821EF"/>
    <w:rsid w:val="008867AE"/>
    <w:rsid w:val="00892A04"/>
    <w:rsid w:val="00897E2F"/>
    <w:rsid w:val="008A15C5"/>
    <w:rsid w:val="008A1F62"/>
    <w:rsid w:val="008A2C6F"/>
    <w:rsid w:val="008A47C6"/>
    <w:rsid w:val="008B2A86"/>
    <w:rsid w:val="008B386D"/>
    <w:rsid w:val="008C0320"/>
    <w:rsid w:val="008C0408"/>
    <w:rsid w:val="008C1793"/>
    <w:rsid w:val="008C2F45"/>
    <w:rsid w:val="008C5C28"/>
    <w:rsid w:val="008C6BB1"/>
    <w:rsid w:val="008D36AC"/>
    <w:rsid w:val="008D373D"/>
    <w:rsid w:val="008E1889"/>
    <w:rsid w:val="008E20E1"/>
    <w:rsid w:val="008E23AC"/>
    <w:rsid w:val="008E2E7B"/>
    <w:rsid w:val="008E3C40"/>
    <w:rsid w:val="008E3CBA"/>
    <w:rsid w:val="008E6C17"/>
    <w:rsid w:val="008E7C45"/>
    <w:rsid w:val="008F14BB"/>
    <w:rsid w:val="008F3FEC"/>
    <w:rsid w:val="008F5EF7"/>
    <w:rsid w:val="00903111"/>
    <w:rsid w:val="00905DDA"/>
    <w:rsid w:val="00911EEA"/>
    <w:rsid w:val="00913D6B"/>
    <w:rsid w:val="00915A66"/>
    <w:rsid w:val="00916BAF"/>
    <w:rsid w:val="0092256A"/>
    <w:rsid w:val="00922577"/>
    <w:rsid w:val="00922C4D"/>
    <w:rsid w:val="009318A1"/>
    <w:rsid w:val="009319DE"/>
    <w:rsid w:val="00932531"/>
    <w:rsid w:val="0093356A"/>
    <w:rsid w:val="009336A1"/>
    <w:rsid w:val="009362AC"/>
    <w:rsid w:val="00940770"/>
    <w:rsid w:val="0094208F"/>
    <w:rsid w:val="0094275F"/>
    <w:rsid w:val="009429D3"/>
    <w:rsid w:val="00943973"/>
    <w:rsid w:val="00943C3C"/>
    <w:rsid w:val="00944561"/>
    <w:rsid w:val="00946B96"/>
    <w:rsid w:val="009479AF"/>
    <w:rsid w:val="00950328"/>
    <w:rsid w:val="00950C7F"/>
    <w:rsid w:val="009557D6"/>
    <w:rsid w:val="0095671B"/>
    <w:rsid w:val="00956F31"/>
    <w:rsid w:val="00957059"/>
    <w:rsid w:val="00961DE9"/>
    <w:rsid w:val="00963E16"/>
    <w:rsid w:val="00967403"/>
    <w:rsid w:val="00974A63"/>
    <w:rsid w:val="00975129"/>
    <w:rsid w:val="00975FE0"/>
    <w:rsid w:val="00982B06"/>
    <w:rsid w:val="00983833"/>
    <w:rsid w:val="00983B78"/>
    <w:rsid w:val="00983F3C"/>
    <w:rsid w:val="00992441"/>
    <w:rsid w:val="009934DF"/>
    <w:rsid w:val="00993CAC"/>
    <w:rsid w:val="00993DAA"/>
    <w:rsid w:val="0099707A"/>
    <w:rsid w:val="009A11CA"/>
    <w:rsid w:val="009A1524"/>
    <w:rsid w:val="009A1E02"/>
    <w:rsid w:val="009A1E9C"/>
    <w:rsid w:val="009A6954"/>
    <w:rsid w:val="009B33CE"/>
    <w:rsid w:val="009B5E4A"/>
    <w:rsid w:val="009C1EDB"/>
    <w:rsid w:val="009C2297"/>
    <w:rsid w:val="009C288A"/>
    <w:rsid w:val="009C4233"/>
    <w:rsid w:val="009C49E9"/>
    <w:rsid w:val="009C574A"/>
    <w:rsid w:val="009C64DF"/>
    <w:rsid w:val="009C7777"/>
    <w:rsid w:val="009D401D"/>
    <w:rsid w:val="009D5397"/>
    <w:rsid w:val="009D710D"/>
    <w:rsid w:val="009E06D0"/>
    <w:rsid w:val="009E3E6E"/>
    <w:rsid w:val="009E4BAF"/>
    <w:rsid w:val="009F1D2F"/>
    <w:rsid w:val="009F39AF"/>
    <w:rsid w:val="009F3CF9"/>
    <w:rsid w:val="009F5B28"/>
    <w:rsid w:val="009F66A6"/>
    <w:rsid w:val="009F7E3E"/>
    <w:rsid w:val="00A04C85"/>
    <w:rsid w:val="00A0674C"/>
    <w:rsid w:val="00A103FE"/>
    <w:rsid w:val="00A10B6C"/>
    <w:rsid w:val="00A14D9B"/>
    <w:rsid w:val="00A17793"/>
    <w:rsid w:val="00A21C1C"/>
    <w:rsid w:val="00A21FC0"/>
    <w:rsid w:val="00A234F7"/>
    <w:rsid w:val="00A240FE"/>
    <w:rsid w:val="00A24204"/>
    <w:rsid w:val="00A274EE"/>
    <w:rsid w:val="00A27F84"/>
    <w:rsid w:val="00A306FD"/>
    <w:rsid w:val="00A31B94"/>
    <w:rsid w:val="00A3242A"/>
    <w:rsid w:val="00A33DFF"/>
    <w:rsid w:val="00A341DA"/>
    <w:rsid w:val="00A36722"/>
    <w:rsid w:val="00A36994"/>
    <w:rsid w:val="00A4782C"/>
    <w:rsid w:val="00A47960"/>
    <w:rsid w:val="00A47CBE"/>
    <w:rsid w:val="00A56DAC"/>
    <w:rsid w:val="00A572A1"/>
    <w:rsid w:val="00A5797F"/>
    <w:rsid w:val="00A57C1E"/>
    <w:rsid w:val="00A61311"/>
    <w:rsid w:val="00A63859"/>
    <w:rsid w:val="00A641E3"/>
    <w:rsid w:val="00A66BD9"/>
    <w:rsid w:val="00A67F04"/>
    <w:rsid w:val="00A7064A"/>
    <w:rsid w:val="00A70D11"/>
    <w:rsid w:val="00A71DEC"/>
    <w:rsid w:val="00A75384"/>
    <w:rsid w:val="00A77454"/>
    <w:rsid w:val="00A83C7C"/>
    <w:rsid w:val="00AA09DB"/>
    <w:rsid w:val="00AA4341"/>
    <w:rsid w:val="00AB06CB"/>
    <w:rsid w:val="00AB1D02"/>
    <w:rsid w:val="00AB3D3B"/>
    <w:rsid w:val="00AB6870"/>
    <w:rsid w:val="00AC0C93"/>
    <w:rsid w:val="00AC35AA"/>
    <w:rsid w:val="00AC4565"/>
    <w:rsid w:val="00AD400A"/>
    <w:rsid w:val="00AD44CB"/>
    <w:rsid w:val="00AD4D0D"/>
    <w:rsid w:val="00AD5AD8"/>
    <w:rsid w:val="00AD5F04"/>
    <w:rsid w:val="00AE08E5"/>
    <w:rsid w:val="00AE529A"/>
    <w:rsid w:val="00AE531B"/>
    <w:rsid w:val="00AE6ABC"/>
    <w:rsid w:val="00AF1266"/>
    <w:rsid w:val="00AF6C0E"/>
    <w:rsid w:val="00B04B5E"/>
    <w:rsid w:val="00B0762B"/>
    <w:rsid w:val="00B12B71"/>
    <w:rsid w:val="00B13C53"/>
    <w:rsid w:val="00B14727"/>
    <w:rsid w:val="00B17CA3"/>
    <w:rsid w:val="00B27E8A"/>
    <w:rsid w:val="00B33DAB"/>
    <w:rsid w:val="00B350E3"/>
    <w:rsid w:val="00B356A0"/>
    <w:rsid w:val="00B41458"/>
    <w:rsid w:val="00B51168"/>
    <w:rsid w:val="00B554D6"/>
    <w:rsid w:val="00B63CE6"/>
    <w:rsid w:val="00B6543A"/>
    <w:rsid w:val="00B728D7"/>
    <w:rsid w:val="00B72F56"/>
    <w:rsid w:val="00B7373F"/>
    <w:rsid w:val="00B73A5E"/>
    <w:rsid w:val="00B802F7"/>
    <w:rsid w:val="00B81C92"/>
    <w:rsid w:val="00B83CD9"/>
    <w:rsid w:val="00B8423E"/>
    <w:rsid w:val="00B8549C"/>
    <w:rsid w:val="00B854FF"/>
    <w:rsid w:val="00B877C6"/>
    <w:rsid w:val="00B87C65"/>
    <w:rsid w:val="00B9255C"/>
    <w:rsid w:val="00B94619"/>
    <w:rsid w:val="00B96DD1"/>
    <w:rsid w:val="00BA1018"/>
    <w:rsid w:val="00BA1BAF"/>
    <w:rsid w:val="00BA2384"/>
    <w:rsid w:val="00BA33FC"/>
    <w:rsid w:val="00BA5D1E"/>
    <w:rsid w:val="00BA61BE"/>
    <w:rsid w:val="00BB37CA"/>
    <w:rsid w:val="00BB472A"/>
    <w:rsid w:val="00BB48F9"/>
    <w:rsid w:val="00BC11EF"/>
    <w:rsid w:val="00BC2C9D"/>
    <w:rsid w:val="00BC3217"/>
    <w:rsid w:val="00BC3346"/>
    <w:rsid w:val="00BC39FA"/>
    <w:rsid w:val="00BD2B3D"/>
    <w:rsid w:val="00BD32D4"/>
    <w:rsid w:val="00BD513A"/>
    <w:rsid w:val="00BD6783"/>
    <w:rsid w:val="00BD6C0A"/>
    <w:rsid w:val="00BE1911"/>
    <w:rsid w:val="00BE24E5"/>
    <w:rsid w:val="00BE7DC7"/>
    <w:rsid w:val="00BF0912"/>
    <w:rsid w:val="00BF10EA"/>
    <w:rsid w:val="00BF62BA"/>
    <w:rsid w:val="00BF72A9"/>
    <w:rsid w:val="00BF7EE6"/>
    <w:rsid w:val="00C030DC"/>
    <w:rsid w:val="00C04A06"/>
    <w:rsid w:val="00C07328"/>
    <w:rsid w:val="00C2083C"/>
    <w:rsid w:val="00C24A54"/>
    <w:rsid w:val="00C2501A"/>
    <w:rsid w:val="00C251C8"/>
    <w:rsid w:val="00C31067"/>
    <w:rsid w:val="00C36E35"/>
    <w:rsid w:val="00C37C60"/>
    <w:rsid w:val="00C46357"/>
    <w:rsid w:val="00C500F8"/>
    <w:rsid w:val="00C51BE9"/>
    <w:rsid w:val="00C531FE"/>
    <w:rsid w:val="00C55F6C"/>
    <w:rsid w:val="00C600F2"/>
    <w:rsid w:val="00C653D5"/>
    <w:rsid w:val="00C70202"/>
    <w:rsid w:val="00C70543"/>
    <w:rsid w:val="00C71083"/>
    <w:rsid w:val="00C73A70"/>
    <w:rsid w:val="00C73BAC"/>
    <w:rsid w:val="00C76791"/>
    <w:rsid w:val="00C8315F"/>
    <w:rsid w:val="00C8475C"/>
    <w:rsid w:val="00C87E87"/>
    <w:rsid w:val="00C901EA"/>
    <w:rsid w:val="00C936C0"/>
    <w:rsid w:val="00CA018B"/>
    <w:rsid w:val="00CA1904"/>
    <w:rsid w:val="00CA26A8"/>
    <w:rsid w:val="00CA29DA"/>
    <w:rsid w:val="00CA47BD"/>
    <w:rsid w:val="00CA6F04"/>
    <w:rsid w:val="00CA7BCB"/>
    <w:rsid w:val="00CB0DFB"/>
    <w:rsid w:val="00CB2069"/>
    <w:rsid w:val="00CB22AD"/>
    <w:rsid w:val="00CB277A"/>
    <w:rsid w:val="00CB42CC"/>
    <w:rsid w:val="00CB554E"/>
    <w:rsid w:val="00CB6ABB"/>
    <w:rsid w:val="00CB6C0D"/>
    <w:rsid w:val="00CC0B0C"/>
    <w:rsid w:val="00CC2125"/>
    <w:rsid w:val="00CC2599"/>
    <w:rsid w:val="00CC483E"/>
    <w:rsid w:val="00CC53D1"/>
    <w:rsid w:val="00CC7F6F"/>
    <w:rsid w:val="00CD0633"/>
    <w:rsid w:val="00CD0C2B"/>
    <w:rsid w:val="00CD19A4"/>
    <w:rsid w:val="00CD2D27"/>
    <w:rsid w:val="00CD4832"/>
    <w:rsid w:val="00CD5EFD"/>
    <w:rsid w:val="00CD6A07"/>
    <w:rsid w:val="00CE0162"/>
    <w:rsid w:val="00CE7C4E"/>
    <w:rsid w:val="00CF4397"/>
    <w:rsid w:val="00CF4BB3"/>
    <w:rsid w:val="00CF4F13"/>
    <w:rsid w:val="00CF62B4"/>
    <w:rsid w:val="00CF7475"/>
    <w:rsid w:val="00D01165"/>
    <w:rsid w:val="00D02459"/>
    <w:rsid w:val="00D02998"/>
    <w:rsid w:val="00D0761C"/>
    <w:rsid w:val="00D12EA7"/>
    <w:rsid w:val="00D1470E"/>
    <w:rsid w:val="00D14F5B"/>
    <w:rsid w:val="00D17365"/>
    <w:rsid w:val="00D2117E"/>
    <w:rsid w:val="00D25D18"/>
    <w:rsid w:val="00D25FD8"/>
    <w:rsid w:val="00D261C1"/>
    <w:rsid w:val="00D266AC"/>
    <w:rsid w:val="00D271F1"/>
    <w:rsid w:val="00D27C27"/>
    <w:rsid w:val="00D33443"/>
    <w:rsid w:val="00D37AC3"/>
    <w:rsid w:val="00D4009C"/>
    <w:rsid w:val="00D417B3"/>
    <w:rsid w:val="00D439C8"/>
    <w:rsid w:val="00D472DD"/>
    <w:rsid w:val="00D6414E"/>
    <w:rsid w:val="00D64CF7"/>
    <w:rsid w:val="00D64D29"/>
    <w:rsid w:val="00D6518F"/>
    <w:rsid w:val="00D70560"/>
    <w:rsid w:val="00D72960"/>
    <w:rsid w:val="00D73616"/>
    <w:rsid w:val="00D7381D"/>
    <w:rsid w:val="00D74DD8"/>
    <w:rsid w:val="00D75CCB"/>
    <w:rsid w:val="00D760C0"/>
    <w:rsid w:val="00D76BCA"/>
    <w:rsid w:val="00D81149"/>
    <w:rsid w:val="00D833C4"/>
    <w:rsid w:val="00D8362B"/>
    <w:rsid w:val="00D84A8E"/>
    <w:rsid w:val="00D87A35"/>
    <w:rsid w:val="00D91B61"/>
    <w:rsid w:val="00D94177"/>
    <w:rsid w:val="00DA03E8"/>
    <w:rsid w:val="00DA06C6"/>
    <w:rsid w:val="00DA0F7E"/>
    <w:rsid w:val="00DA3344"/>
    <w:rsid w:val="00DA49EB"/>
    <w:rsid w:val="00DA53E2"/>
    <w:rsid w:val="00DA5639"/>
    <w:rsid w:val="00DA5E74"/>
    <w:rsid w:val="00DA69E8"/>
    <w:rsid w:val="00DA781E"/>
    <w:rsid w:val="00DB1975"/>
    <w:rsid w:val="00DB1EAB"/>
    <w:rsid w:val="00DB32F4"/>
    <w:rsid w:val="00DB6C40"/>
    <w:rsid w:val="00DB6E6B"/>
    <w:rsid w:val="00DB787F"/>
    <w:rsid w:val="00DC5622"/>
    <w:rsid w:val="00DC5F1F"/>
    <w:rsid w:val="00DC646E"/>
    <w:rsid w:val="00DD0709"/>
    <w:rsid w:val="00DD5EC9"/>
    <w:rsid w:val="00DE0009"/>
    <w:rsid w:val="00DE1065"/>
    <w:rsid w:val="00DE2E8A"/>
    <w:rsid w:val="00DF3C73"/>
    <w:rsid w:val="00DF3EC5"/>
    <w:rsid w:val="00DF4497"/>
    <w:rsid w:val="00DF5C3A"/>
    <w:rsid w:val="00DF6D74"/>
    <w:rsid w:val="00E03497"/>
    <w:rsid w:val="00E07D19"/>
    <w:rsid w:val="00E2057B"/>
    <w:rsid w:val="00E210A9"/>
    <w:rsid w:val="00E25AE9"/>
    <w:rsid w:val="00E26080"/>
    <w:rsid w:val="00E273EC"/>
    <w:rsid w:val="00E412F2"/>
    <w:rsid w:val="00E453BB"/>
    <w:rsid w:val="00E45822"/>
    <w:rsid w:val="00E4765F"/>
    <w:rsid w:val="00E515D5"/>
    <w:rsid w:val="00E566CD"/>
    <w:rsid w:val="00E62661"/>
    <w:rsid w:val="00E64354"/>
    <w:rsid w:val="00E652DB"/>
    <w:rsid w:val="00E653CC"/>
    <w:rsid w:val="00E67E68"/>
    <w:rsid w:val="00E70FD7"/>
    <w:rsid w:val="00E723D0"/>
    <w:rsid w:val="00E75924"/>
    <w:rsid w:val="00E813B5"/>
    <w:rsid w:val="00E83C61"/>
    <w:rsid w:val="00E84175"/>
    <w:rsid w:val="00E87CBE"/>
    <w:rsid w:val="00E92F44"/>
    <w:rsid w:val="00E946E7"/>
    <w:rsid w:val="00E96E45"/>
    <w:rsid w:val="00EA5972"/>
    <w:rsid w:val="00EA79A8"/>
    <w:rsid w:val="00EB344C"/>
    <w:rsid w:val="00EB4E8F"/>
    <w:rsid w:val="00EC1203"/>
    <w:rsid w:val="00EC3EED"/>
    <w:rsid w:val="00ED2A34"/>
    <w:rsid w:val="00ED4FCB"/>
    <w:rsid w:val="00ED5E5F"/>
    <w:rsid w:val="00EE046E"/>
    <w:rsid w:val="00EE2D42"/>
    <w:rsid w:val="00EE429D"/>
    <w:rsid w:val="00EE57D6"/>
    <w:rsid w:val="00EE5E72"/>
    <w:rsid w:val="00EE6CCA"/>
    <w:rsid w:val="00EF039A"/>
    <w:rsid w:val="00EF1273"/>
    <w:rsid w:val="00EF2129"/>
    <w:rsid w:val="00EF24D5"/>
    <w:rsid w:val="00F0487E"/>
    <w:rsid w:val="00F04ECC"/>
    <w:rsid w:val="00F05E5D"/>
    <w:rsid w:val="00F1385F"/>
    <w:rsid w:val="00F13C49"/>
    <w:rsid w:val="00F173C9"/>
    <w:rsid w:val="00F17C90"/>
    <w:rsid w:val="00F17D4F"/>
    <w:rsid w:val="00F21B89"/>
    <w:rsid w:val="00F26411"/>
    <w:rsid w:val="00F30AC4"/>
    <w:rsid w:val="00F3320B"/>
    <w:rsid w:val="00F35A68"/>
    <w:rsid w:val="00F36661"/>
    <w:rsid w:val="00F4525D"/>
    <w:rsid w:val="00F50CA4"/>
    <w:rsid w:val="00F51AD7"/>
    <w:rsid w:val="00F51EF0"/>
    <w:rsid w:val="00F5614C"/>
    <w:rsid w:val="00F61038"/>
    <w:rsid w:val="00F626D0"/>
    <w:rsid w:val="00F65018"/>
    <w:rsid w:val="00F74596"/>
    <w:rsid w:val="00F77DE6"/>
    <w:rsid w:val="00F85EBE"/>
    <w:rsid w:val="00F95B0C"/>
    <w:rsid w:val="00FA0159"/>
    <w:rsid w:val="00FA1CE9"/>
    <w:rsid w:val="00FA4F0A"/>
    <w:rsid w:val="00FA5302"/>
    <w:rsid w:val="00FA71E2"/>
    <w:rsid w:val="00FB35E2"/>
    <w:rsid w:val="00FB5779"/>
    <w:rsid w:val="00FB6433"/>
    <w:rsid w:val="00FC55F5"/>
    <w:rsid w:val="00FC75B3"/>
    <w:rsid w:val="00FD5234"/>
    <w:rsid w:val="00FD72FD"/>
    <w:rsid w:val="00FE3863"/>
    <w:rsid w:val="00FE4478"/>
    <w:rsid w:val="00FE5440"/>
    <w:rsid w:val="00FE55DD"/>
    <w:rsid w:val="00FE5CA4"/>
    <w:rsid w:val="00FF1DEA"/>
    <w:rsid w:val="00FF4BC8"/>
    <w:rsid w:val="00FF62A6"/>
    <w:rsid w:val="00FF769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F15F2AB"/>
  <w15:chartTrackingRefBased/>
  <w15:docId w15:val="{5393ABB8-BEA5-498D-9DE5-D47FDB24B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3E7F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014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014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laroquesi">
    <w:name w:val="claro que si"/>
    <w:basedOn w:val="Normal"/>
    <w:link w:val="claroquesiCar"/>
    <w:rsid w:val="00DE0009"/>
    <w:rPr>
      <w:rFonts w:ascii="Times New Roman" w:hAnsi="Times New Roman" w:cs="Times New Roman"/>
      <w:sz w:val="24"/>
    </w:rPr>
  </w:style>
  <w:style w:type="paragraph" w:customStyle="1" w:styleId="LetranormalTFG">
    <w:name w:val="Letra normal TFG"/>
    <w:basedOn w:val="claroquesi"/>
    <w:link w:val="LetranormalTFGCar"/>
    <w:qFormat/>
    <w:rsid w:val="006425E3"/>
    <w:pPr>
      <w:spacing w:line="360" w:lineRule="auto"/>
      <w:jc w:val="both"/>
    </w:pPr>
    <w:rPr>
      <w:rFonts w:ascii="Century Gothic" w:hAnsi="Century Gothic"/>
      <w:sz w:val="22"/>
    </w:rPr>
  </w:style>
  <w:style w:type="character" w:customStyle="1" w:styleId="claroquesiCar">
    <w:name w:val="claro que si Car"/>
    <w:basedOn w:val="Fuentedeprrafopredeter"/>
    <w:link w:val="claroquesi"/>
    <w:rsid w:val="00DE0009"/>
    <w:rPr>
      <w:rFonts w:ascii="Times New Roman" w:hAnsi="Times New Roman" w:cs="Times New Roman"/>
      <w:sz w:val="24"/>
    </w:rPr>
  </w:style>
  <w:style w:type="paragraph" w:customStyle="1" w:styleId="Default">
    <w:name w:val="Default"/>
    <w:rsid w:val="00DE0009"/>
    <w:pPr>
      <w:autoSpaceDE w:val="0"/>
      <w:autoSpaceDN w:val="0"/>
      <w:adjustRightInd w:val="0"/>
      <w:spacing w:after="0" w:line="240" w:lineRule="auto"/>
    </w:pPr>
    <w:rPr>
      <w:rFonts w:ascii="Symbol" w:hAnsi="Symbol" w:cs="Symbol"/>
      <w:color w:val="000000"/>
      <w:sz w:val="24"/>
      <w:szCs w:val="24"/>
    </w:rPr>
  </w:style>
  <w:style w:type="character" w:customStyle="1" w:styleId="LetranormalTFGCar">
    <w:name w:val="Letra normal TFG Car"/>
    <w:basedOn w:val="claroquesiCar"/>
    <w:link w:val="LetranormalTFG"/>
    <w:rsid w:val="006425E3"/>
    <w:rPr>
      <w:rFonts w:ascii="Century Gothic" w:hAnsi="Century Gothic" w:cs="Times New Roman"/>
      <w:sz w:val="24"/>
    </w:rPr>
  </w:style>
  <w:style w:type="paragraph" w:styleId="ndice1">
    <w:name w:val="index 1"/>
    <w:basedOn w:val="Normal"/>
    <w:next w:val="Normal"/>
    <w:autoRedefine/>
    <w:uiPriority w:val="99"/>
    <w:semiHidden/>
    <w:unhideWhenUsed/>
    <w:rsid w:val="003E7F06"/>
    <w:pPr>
      <w:spacing w:after="0" w:line="240" w:lineRule="auto"/>
      <w:ind w:left="220" w:hanging="220"/>
    </w:pPr>
  </w:style>
  <w:style w:type="character" w:customStyle="1" w:styleId="Ttulo1Car">
    <w:name w:val="Título 1 Car"/>
    <w:basedOn w:val="Fuentedeprrafopredeter"/>
    <w:link w:val="Ttulo1"/>
    <w:uiPriority w:val="9"/>
    <w:rsid w:val="003E7F06"/>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E7F06"/>
    <w:pPr>
      <w:outlineLvl w:val="9"/>
    </w:pPr>
    <w:rPr>
      <w:lang w:eastAsia="es-ES"/>
    </w:rPr>
  </w:style>
  <w:style w:type="paragraph" w:styleId="TDC1">
    <w:name w:val="toc 1"/>
    <w:basedOn w:val="Normal"/>
    <w:next w:val="Normal"/>
    <w:autoRedefine/>
    <w:uiPriority w:val="39"/>
    <w:unhideWhenUsed/>
    <w:rsid w:val="00E412F2"/>
    <w:pPr>
      <w:spacing w:before="120" w:after="120"/>
    </w:pPr>
    <w:rPr>
      <w:rFonts w:ascii="Arial" w:hAnsi="Arial"/>
      <w:b/>
      <w:bCs/>
      <w:caps/>
      <w:sz w:val="20"/>
      <w:szCs w:val="20"/>
    </w:rPr>
  </w:style>
  <w:style w:type="character" w:styleId="Hipervnculo">
    <w:name w:val="Hyperlink"/>
    <w:basedOn w:val="Fuentedeprrafopredeter"/>
    <w:uiPriority w:val="99"/>
    <w:unhideWhenUsed/>
    <w:rsid w:val="003E7F06"/>
    <w:rPr>
      <w:color w:val="0563C1" w:themeColor="hyperlink"/>
      <w:u w:val="single"/>
    </w:rPr>
  </w:style>
  <w:style w:type="paragraph" w:styleId="Encabezado">
    <w:name w:val="header"/>
    <w:basedOn w:val="Normal"/>
    <w:link w:val="EncabezadoCar"/>
    <w:uiPriority w:val="99"/>
    <w:unhideWhenUsed/>
    <w:rsid w:val="008D373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D373D"/>
  </w:style>
  <w:style w:type="paragraph" w:styleId="Piedepgina">
    <w:name w:val="footer"/>
    <w:basedOn w:val="Normal"/>
    <w:link w:val="PiedepginaCar"/>
    <w:uiPriority w:val="99"/>
    <w:unhideWhenUsed/>
    <w:rsid w:val="008D373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D373D"/>
  </w:style>
  <w:style w:type="character" w:customStyle="1" w:styleId="Ttulo2Car">
    <w:name w:val="Título 2 Car"/>
    <w:basedOn w:val="Fuentedeprrafopredeter"/>
    <w:link w:val="Ttulo2"/>
    <w:rsid w:val="0020148C"/>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rsid w:val="0020148C"/>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4322BD"/>
    <w:pPr>
      <w:spacing w:after="0"/>
      <w:ind w:left="220"/>
    </w:pPr>
    <w:rPr>
      <w:smallCaps/>
      <w:sz w:val="20"/>
      <w:szCs w:val="20"/>
    </w:rPr>
  </w:style>
  <w:style w:type="paragraph" w:styleId="TDC3">
    <w:name w:val="toc 3"/>
    <w:basedOn w:val="Normal"/>
    <w:next w:val="Normal"/>
    <w:autoRedefine/>
    <w:uiPriority w:val="39"/>
    <w:unhideWhenUsed/>
    <w:rsid w:val="00051D98"/>
    <w:pPr>
      <w:tabs>
        <w:tab w:val="right" w:leader="dot" w:pos="9060"/>
        <w:tab w:val="right" w:pos="10762"/>
        <w:tab w:val="right" w:pos="31185"/>
      </w:tabs>
      <w:spacing w:after="0"/>
      <w:ind w:left="567"/>
      <w:pPrChange w:id="0" w:author="David Vacas Miguel" w:date="2018-06-27T12:29:00Z">
        <w:pPr>
          <w:spacing w:line="259" w:lineRule="auto"/>
          <w:ind w:left="440"/>
        </w:pPr>
      </w:pPrChange>
    </w:pPr>
    <w:rPr>
      <w:rFonts w:ascii="Calibri" w:hAnsi="Calibri"/>
      <w:iCs/>
      <w:noProof/>
      <w:sz w:val="20"/>
      <w:szCs w:val="20"/>
      <w:rPrChange w:id="0" w:author="David Vacas Miguel" w:date="2018-06-27T12:29:00Z">
        <w:rPr>
          <w:rFonts w:asciiTheme="minorHAnsi" w:eastAsiaTheme="minorHAnsi" w:hAnsiTheme="minorHAnsi" w:cstheme="minorBidi"/>
          <w:i/>
          <w:iCs/>
          <w:lang w:val="es-ES" w:eastAsia="en-US" w:bidi="ar-SA"/>
        </w:rPr>
      </w:rPrChange>
    </w:rPr>
  </w:style>
  <w:style w:type="paragraph" w:customStyle="1" w:styleId="TituloTFG">
    <w:name w:val="Titulo TFG"/>
    <w:basedOn w:val="Ttulo1"/>
    <w:link w:val="TituloTFGCar"/>
    <w:qFormat/>
    <w:rsid w:val="00CB0DFB"/>
    <w:pPr>
      <w:spacing w:before="100" w:beforeAutospacing="1" w:after="100" w:afterAutospacing="1"/>
      <w:jc w:val="both"/>
    </w:pPr>
    <w:rPr>
      <w:rFonts w:ascii="Century Gothic" w:hAnsi="Century Gothic"/>
      <w:b/>
      <w:color w:val="auto"/>
      <w:sz w:val="40"/>
    </w:rPr>
  </w:style>
  <w:style w:type="character" w:customStyle="1" w:styleId="TituloTFGCar">
    <w:name w:val="Titulo TFG Car"/>
    <w:basedOn w:val="Ttulo1Car"/>
    <w:link w:val="TituloTFG"/>
    <w:rsid w:val="00CB0DFB"/>
    <w:rPr>
      <w:rFonts w:ascii="Century Gothic" w:eastAsiaTheme="majorEastAsia" w:hAnsi="Century Gothic" w:cstheme="majorBidi"/>
      <w:b/>
      <w:color w:val="2F5496" w:themeColor="accent1" w:themeShade="BF"/>
      <w:sz w:val="40"/>
      <w:szCs w:val="32"/>
    </w:rPr>
  </w:style>
  <w:style w:type="paragraph" w:styleId="Prrafodelista">
    <w:name w:val="List Paragraph"/>
    <w:basedOn w:val="Normal"/>
    <w:uiPriority w:val="34"/>
    <w:qFormat/>
    <w:rsid w:val="00236954"/>
    <w:pPr>
      <w:ind w:left="720"/>
      <w:contextualSpacing/>
    </w:pPr>
  </w:style>
  <w:style w:type="paragraph" w:styleId="Textodeglobo">
    <w:name w:val="Balloon Text"/>
    <w:basedOn w:val="Normal"/>
    <w:link w:val="TextodegloboCar"/>
    <w:uiPriority w:val="99"/>
    <w:semiHidden/>
    <w:unhideWhenUsed/>
    <w:rsid w:val="0092256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2256A"/>
    <w:rPr>
      <w:rFonts w:ascii="Segoe UI" w:hAnsi="Segoe UI" w:cs="Segoe UI"/>
      <w:sz w:val="18"/>
      <w:szCs w:val="18"/>
    </w:rPr>
  </w:style>
  <w:style w:type="paragraph" w:styleId="Ttulo">
    <w:name w:val="Title"/>
    <w:basedOn w:val="Normal"/>
    <w:next w:val="Normal"/>
    <w:link w:val="TtuloCar"/>
    <w:uiPriority w:val="10"/>
    <w:qFormat/>
    <w:rsid w:val="00501EF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01EF7"/>
    <w:rPr>
      <w:rFonts w:asciiTheme="majorHAnsi" w:eastAsiaTheme="majorEastAsia" w:hAnsiTheme="majorHAnsi" w:cstheme="majorBidi"/>
      <w:spacing w:val="-10"/>
      <w:kern w:val="28"/>
      <w:sz w:val="56"/>
      <w:szCs w:val="56"/>
    </w:rPr>
  </w:style>
  <w:style w:type="paragraph" w:styleId="Textoindependiente">
    <w:name w:val="Body Text"/>
    <w:basedOn w:val="Normal"/>
    <w:link w:val="TextoindependienteCar"/>
    <w:uiPriority w:val="99"/>
    <w:unhideWhenUsed/>
    <w:rsid w:val="00501EF7"/>
    <w:pPr>
      <w:spacing w:after="120"/>
    </w:pPr>
  </w:style>
  <w:style w:type="character" w:customStyle="1" w:styleId="TextoindependienteCar">
    <w:name w:val="Texto independiente Car"/>
    <w:basedOn w:val="Fuentedeprrafopredeter"/>
    <w:link w:val="Textoindependiente"/>
    <w:uiPriority w:val="99"/>
    <w:rsid w:val="00501EF7"/>
  </w:style>
  <w:style w:type="paragraph" w:styleId="Subttulo">
    <w:name w:val="Subtitle"/>
    <w:basedOn w:val="Normal"/>
    <w:next w:val="Normal"/>
    <w:link w:val="SubttuloCar"/>
    <w:uiPriority w:val="11"/>
    <w:qFormat/>
    <w:rsid w:val="00501EF7"/>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501EF7"/>
    <w:rPr>
      <w:rFonts w:eastAsiaTheme="minorEastAsia"/>
      <w:color w:val="5A5A5A" w:themeColor="text1" w:themeTint="A5"/>
      <w:spacing w:val="15"/>
    </w:rPr>
  </w:style>
  <w:style w:type="paragraph" w:styleId="Lista">
    <w:name w:val="List"/>
    <w:basedOn w:val="Normal"/>
    <w:uiPriority w:val="99"/>
    <w:unhideWhenUsed/>
    <w:rsid w:val="000F24C0"/>
    <w:pPr>
      <w:ind w:left="283" w:hanging="283"/>
      <w:contextualSpacing/>
    </w:pPr>
  </w:style>
  <w:style w:type="paragraph" w:customStyle="1" w:styleId="Titulo2tfg">
    <w:name w:val="Titulo 2 tfg"/>
    <w:basedOn w:val="LetranormalTFG"/>
    <w:link w:val="Titulo2tfgCar"/>
    <w:qFormat/>
    <w:rsid w:val="00CB277A"/>
    <w:rPr>
      <w:b/>
      <w:sz w:val="28"/>
      <w:szCs w:val="28"/>
      <w:u w:val="single"/>
    </w:rPr>
  </w:style>
  <w:style w:type="paragraph" w:customStyle="1" w:styleId="Titulo3tfg">
    <w:name w:val="Titulo 3 tfg"/>
    <w:basedOn w:val="LetranormalTFG"/>
    <w:link w:val="Titulo3tfgCar"/>
    <w:qFormat/>
    <w:rsid w:val="00CB277A"/>
    <w:rPr>
      <w:b/>
    </w:rPr>
  </w:style>
  <w:style w:type="character" w:customStyle="1" w:styleId="Titulo2tfgCar">
    <w:name w:val="Titulo 2 tfg Car"/>
    <w:basedOn w:val="LetranormalTFGCar"/>
    <w:link w:val="Titulo2tfg"/>
    <w:rsid w:val="00CB277A"/>
    <w:rPr>
      <w:rFonts w:ascii="Times New Roman" w:hAnsi="Times New Roman" w:cs="Times New Roman"/>
      <w:b/>
      <w:sz w:val="28"/>
      <w:szCs w:val="28"/>
      <w:u w:val="single"/>
    </w:rPr>
  </w:style>
  <w:style w:type="paragraph" w:customStyle="1" w:styleId="Titulo4tfg">
    <w:name w:val="Titulo 4 tfg"/>
    <w:basedOn w:val="LetranormalTFG"/>
    <w:link w:val="Titulo4tfgCar"/>
    <w:qFormat/>
    <w:rsid w:val="005E0A22"/>
    <w:pPr>
      <w:jc w:val="left"/>
    </w:pPr>
    <w:rPr>
      <w:b/>
    </w:rPr>
  </w:style>
  <w:style w:type="character" w:customStyle="1" w:styleId="Titulo3tfgCar">
    <w:name w:val="Titulo 3 tfg Car"/>
    <w:basedOn w:val="LetranormalTFGCar"/>
    <w:link w:val="Titulo3tfg"/>
    <w:rsid w:val="00CB277A"/>
    <w:rPr>
      <w:rFonts w:ascii="Times New Roman" w:hAnsi="Times New Roman" w:cs="Times New Roman"/>
      <w:b/>
      <w:sz w:val="24"/>
    </w:rPr>
  </w:style>
  <w:style w:type="paragraph" w:styleId="TDC4">
    <w:name w:val="toc 4"/>
    <w:basedOn w:val="Normal"/>
    <w:next w:val="Normal"/>
    <w:autoRedefine/>
    <w:uiPriority w:val="39"/>
    <w:unhideWhenUsed/>
    <w:rsid w:val="005E0A22"/>
    <w:pPr>
      <w:spacing w:after="0"/>
      <w:ind w:left="660"/>
    </w:pPr>
    <w:rPr>
      <w:sz w:val="18"/>
      <w:szCs w:val="18"/>
    </w:rPr>
  </w:style>
  <w:style w:type="character" w:customStyle="1" w:styleId="Titulo4tfgCar">
    <w:name w:val="Titulo 4 tfg Car"/>
    <w:basedOn w:val="LetranormalTFGCar"/>
    <w:link w:val="Titulo4tfg"/>
    <w:rsid w:val="005E0A22"/>
    <w:rPr>
      <w:rFonts w:ascii="Times New Roman" w:hAnsi="Times New Roman" w:cs="Times New Roman"/>
      <w:b/>
      <w:sz w:val="24"/>
    </w:rPr>
  </w:style>
  <w:style w:type="paragraph" w:styleId="TDC5">
    <w:name w:val="toc 5"/>
    <w:basedOn w:val="Normal"/>
    <w:next w:val="Normal"/>
    <w:autoRedefine/>
    <w:uiPriority w:val="39"/>
    <w:unhideWhenUsed/>
    <w:rsid w:val="003570ED"/>
    <w:pPr>
      <w:spacing w:after="0"/>
      <w:ind w:left="880"/>
    </w:pPr>
    <w:rPr>
      <w:sz w:val="18"/>
      <w:szCs w:val="18"/>
    </w:rPr>
  </w:style>
  <w:style w:type="paragraph" w:styleId="TDC6">
    <w:name w:val="toc 6"/>
    <w:basedOn w:val="Normal"/>
    <w:next w:val="Normal"/>
    <w:autoRedefine/>
    <w:uiPriority w:val="39"/>
    <w:unhideWhenUsed/>
    <w:rsid w:val="003570ED"/>
    <w:pPr>
      <w:spacing w:after="0"/>
      <w:ind w:left="1100"/>
    </w:pPr>
    <w:rPr>
      <w:sz w:val="18"/>
      <w:szCs w:val="18"/>
    </w:rPr>
  </w:style>
  <w:style w:type="paragraph" w:styleId="TDC7">
    <w:name w:val="toc 7"/>
    <w:basedOn w:val="Normal"/>
    <w:next w:val="Normal"/>
    <w:autoRedefine/>
    <w:uiPriority w:val="39"/>
    <w:unhideWhenUsed/>
    <w:rsid w:val="003570ED"/>
    <w:pPr>
      <w:spacing w:after="0"/>
      <w:ind w:left="1320"/>
    </w:pPr>
    <w:rPr>
      <w:sz w:val="18"/>
      <w:szCs w:val="18"/>
    </w:rPr>
  </w:style>
  <w:style w:type="paragraph" w:styleId="TDC8">
    <w:name w:val="toc 8"/>
    <w:basedOn w:val="Normal"/>
    <w:next w:val="Normal"/>
    <w:autoRedefine/>
    <w:uiPriority w:val="39"/>
    <w:unhideWhenUsed/>
    <w:rsid w:val="003570ED"/>
    <w:pPr>
      <w:spacing w:after="0"/>
      <w:ind w:left="1540"/>
    </w:pPr>
    <w:rPr>
      <w:sz w:val="18"/>
      <w:szCs w:val="18"/>
    </w:rPr>
  </w:style>
  <w:style w:type="paragraph" w:styleId="TDC9">
    <w:name w:val="toc 9"/>
    <w:basedOn w:val="Normal"/>
    <w:next w:val="Normal"/>
    <w:autoRedefine/>
    <w:uiPriority w:val="39"/>
    <w:unhideWhenUsed/>
    <w:rsid w:val="003570ED"/>
    <w:pPr>
      <w:spacing w:after="0"/>
      <w:ind w:left="1760"/>
    </w:pPr>
    <w:rPr>
      <w:sz w:val="18"/>
      <w:szCs w:val="18"/>
    </w:rPr>
  </w:style>
  <w:style w:type="paragraph" w:customStyle="1" w:styleId="TFGtitulo2">
    <w:name w:val="TFG titulo 2"/>
    <w:basedOn w:val="TituloTFG"/>
    <w:link w:val="TFGtitulo2Car"/>
    <w:qFormat/>
    <w:rsid w:val="00CB0DFB"/>
    <w:pPr>
      <w:spacing w:after="240"/>
    </w:pPr>
    <w:rPr>
      <w:sz w:val="32"/>
    </w:rPr>
  </w:style>
  <w:style w:type="character" w:customStyle="1" w:styleId="TFGtitulo2Car">
    <w:name w:val="TFG titulo 2 Car"/>
    <w:basedOn w:val="TituloTFGCar"/>
    <w:link w:val="TFGtitulo2"/>
    <w:rsid w:val="00CB0DFB"/>
    <w:rPr>
      <w:rFonts w:ascii="Century Gothic" w:eastAsiaTheme="majorEastAsia" w:hAnsi="Century Gothic" w:cstheme="majorBidi"/>
      <w:b/>
      <w:color w:val="2F5496" w:themeColor="accent1" w:themeShade="BF"/>
      <w:sz w:val="32"/>
      <w:szCs w:val="32"/>
    </w:rPr>
  </w:style>
  <w:style w:type="table" w:styleId="Tablaconcuadrcula">
    <w:name w:val="Table Grid"/>
    <w:basedOn w:val="Tablanormal"/>
    <w:uiPriority w:val="39"/>
    <w:rsid w:val="003B1B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3B1B0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clara">
    <w:name w:val="Grid Table Light"/>
    <w:basedOn w:val="Tablanormal"/>
    <w:uiPriority w:val="40"/>
    <w:rsid w:val="003B1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Textodelmarcadordeposicin">
    <w:name w:val="Placeholder Text"/>
    <w:basedOn w:val="Fuentedeprrafopredeter"/>
    <w:uiPriority w:val="99"/>
    <w:semiHidden/>
    <w:rsid w:val="00C653D5"/>
    <w:rPr>
      <w:color w:val="808080"/>
    </w:rPr>
  </w:style>
  <w:style w:type="character" w:customStyle="1" w:styleId="a-size-extra-large">
    <w:name w:val="a-size-extra-large"/>
    <w:basedOn w:val="Fuentedeprrafopredeter"/>
    <w:rsid w:val="00C46357"/>
  </w:style>
  <w:style w:type="character" w:customStyle="1" w:styleId="mw-headline">
    <w:name w:val="mw-headline"/>
    <w:basedOn w:val="Fuentedeprrafopredeter"/>
    <w:rsid w:val="00486065"/>
  </w:style>
  <w:style w:type="character" w:customStyle="1" w:styleId="Mencinsinresolver1">
    <w:name w:val="Mención sin resolver1"/>
    <w:basedOn w:val="Fuentedeprrafopredeter"/>
    <w:uiPriority w:val="99"/>
    <w:semiHidden/>
    <w:unhideWhenUsed/>
    <w:rsid w:val="00486065"/>
    <w:rPr>
      <w:color w:val="605E5C"/>
      <w:shd w:val="clear" w:color="auto" w:fill="E1DFDD"/>
    </w:rPr>
  </w:style>
  <w:style w:type="character" w:customStyle="1" w:styleId="a-size-large">
    <w:name w:val="a-size-large"/>
    <w:basedOn w:val="Fuentedeprrafopredeter"/>
    <w:rsid w:val="009C49E9"/>
  </w:style>
  <w:style w:type="paragraph" w:customStyle="1" w:styleId="Codigo">
    <w:name w:val="Codigo"/>
    <w:basedOn w:val="LetranormalTFG"/>
    <w:link w:val="CodigoCar"/>
    <w:qFormat/>
    <w:rsid w:val="00ED5E5F"/>
    <w:pPr>
      <w:ind w:left="720"/>
    </w:pPr>
    <w:rPr>
      <w:rFonts w:ascii="Courier New" w:hAnsi="Courier New" w:cs="Courier New"/>
      <w:b/>
      <w:i/>
    </w:rPr>
  </w:style>
  <w:style w:type="character" w:customStyle="1" w:styleId="CodigoCar">
    <w:name w:val="Codigo Car"/>
    <w:basedOn w:val="LetranormalTFGCar"/>
    <w:link w:val="Codigo"/>
    <w:rsid w:val="00ED5E5F"/>
    <w:rPr>
      <w:rFonts w:ascii="Courier New" w:hAnsi="Courier New" w:cs="Courier New"/>
      <w:b/>
      <w:i/>
      <w:sz w:val="24"/>
    </w:rPr>
  </w:style>
  <w:style w:type="paragraph" w:customStyle="1" w:styleId="Tfgtitulo3masgrande">
    <w:name w:val="Tfg titulo 3 mas grande"/>
    <w:basedOn w:val="Titulo3tfg"/>
    <w:link w:val="Tfgtitulo3masgrandeCar"/>
    <w:qFormat/>
    <w:rsid w:val="0069117E"/>
    <w:rPr>
      <w:sz w:val="32"/>
    </w:rPr>
  </w:style>
  <w:style w:type="character" w:customStyle="1" w:styleId="Tfgtitulo3masgrandeCar">
    <w:name w:val="Tfg titulo 3 mas grande Car"/>
    <w:basedOn w:val="LetranormalTFGCar"/>
    <w:link w:val="Tfgtitulo3masgrande"/>
    <w:rsid w:val="0069117E"/>
    <w:rPr>
      <w:rFonts w:ascii="Century Gothic" w:hAnsi="Century Gothic" w:cs="Times New Roman"/>
      <w:b/>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1109959">
      <w:bodyDiv w:val="1"/>
      <w:marLeft w:val="0"/>
      <w:marRight w:val="0"/>
      <w:marTop w:val="0"/>
      <w:marBottom w:val="0"/>
      <w:divBdr>
        <w:top w:val="none" w:sz="0" w:space="0" w:color="auto"/>
        <w:left w:val="none" w:sz="0" w:space="0" w:color="auto"/>
        <w:bottom w:val="none" w:sz="0" w:space="0" w:color="auto"/>
        <w:right w:val="none" w:sz="0" w:space="0" w:color="auto"/>
      </w:divBdr>
    </w:div>
    <w:div w:id="273944186">
      <w:bodyDiv w:val="1"/>
      <w:marLeft w:val="0"/>
      <w:marRight w:val="0"/>
      <w:marTop w:val="0"/>
      <w:marBottom w:val="0"/>
      <w:divBdr>
        <w:top w:val="none" w:sz="0" w:space="0" w:color="auto"/>
        <w:left w:val="none" w:sz="0" w:space="0" w:color="auto"/>
        <w:bottom w:val="none" w:sz="0" w:space="0" w:color="auto"/>
        <w:right w:val="none" w:sz="0" w:space="0" w:color="auto"/>
      </w:divBdr>
      <w:divsChild>
        <w:div w:id="680468432">
          <w:marLeft w:val="0"/>
          <w:marRight w:val="0"/>
          <w:marTop w:val="0"/>
          <w:marBottom w:val="0"/>
          <w:divBdr>
            <w:top w:val="none" w:sz="0" w:space="0" w:color="auto"/>
            <w:left w:val="none" w:sz="0" w:space="0" w:color="auto"/>
            <w:bottom w:val="none" w:sz="0" w:space="0" w:color="auto"/>
            <w:right w:val="none" w:sz="0" w:space="0" w:color="auto"/>
          </w:divBdr>
        </w:div>
      </w:divsChild>
    </w:div>
    <w:div w:id="388848512">
      <w:bodyDiv w:val="1"/>
      <w:marLeft w:val="0"/>
      <w:marRight w:val="0"/>
      <w:marTop w:val="0"/>
      <w:marBottom w:val="0"/>
      <w:divBdr>
        <w:top w:val="none" w:sz="0" w:space="0" w:color="auto"/>
        <w:left w:val="none" w:sz="0" w:space="0" w:color="auto"/>
        <w:bottom w:val="none" w:sz="0" w:space="0" w:color="auto"/>
        <w:right w:val="none" w:sz="0" w:space="0" w:color="auto"/>
      </w:divBdr>
    </w:div>
    <w:div w:id="470287541">
      <w:bodyDiv w:val="1"/>
      <w:marLeft w:val="0"/>
      <w:marRight w:val="0"/>
      <w:marTop w:val="0"/>
      <w:marBottom w:val="0"/>
      <w:divBdr>
        <w:top w:val="none" w:sz="0" w:space="0" w:color="auto"/>
        <w:left w:val="none" w:sz="0" w:space="0" w:color="auto"/>
        <w:bottom w:val="none" w:sz="0" w:space="0" w:color="auto"/>
        <w:right w:val="none" w:sz="0" w:space="0" w:color="auto"/>
      </w:divBdr>
    </w:div>
    <w:div w:id="575165308">
      <w:bodyDiv w:val="1"/>
      <w:marLeft w:val="0"/>
      <w:marRight w:val="0"/>
      <w:marTop w:val="0"/>
      <w:marBottom w:val="0"/>
      <w:divBdr>
        <w:top w:val="none" w:sz="0" w:space="0" w:color="auto"/>
        <w:left w:val="none" w:sz="0" w:space="0" w:color="auto"/>
        <w:bottom w:val="none" w:sz="0" w:space="0" w:color="auto"/>
        <w:right w:val="none" w:sz="0" w:space="0" w:color="auto"/>
      </w:divBdr>
    </w:div>
    <w:div w:id="727653758">
      <w:bodyDiv w:val="1"/>
      <w:marLeft w:val="0"/>
      <w:marRight w:val="0"/>
      <w:marTop w:val="0"/>
      <w:marBottom w:val="0"/>
      <w:divBdr>
        <w:top w:val="none" w:sz="0" w:space="0" w:color="auto"/>
        <w:left w:val="none" w:sz="0" w:space="0" w:color="auto"/>
        <w:bottom w:val="none" w:sz="0" w:space="0" w:color="auto"/>
        <w:right w:val="none" w:sz="0" w:space="0" w:color="auto"/>
      </w:divBdr>
    </w:div>
    <w:div w:id="1822117299">
      <w:bodyDiv w:val="1"/>
      <w:marLeft w:val="0"/>
      <w:marRight w:val="0"/>
      <w:marTop w:val="0"/>
      <w:marBottom w:val="0"/>
      <w:divBdr>
        <w:top w:val="none" w:sz="0" w:space="0" w:color="auto"/>
        <w:left w:val="none" w:sz="0" w:space="0" w:color="auto"/>
        <w:bottom w:val="none" w:sz="0" w:space="0" w:color="auto"/>
        <w:right w:val="none" w:sz="0" w:space="0" w:color="auto"/>
      </w:divBdr>
    </w:div>
    <w:div w:id="2142262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9.png"/><Relationship Id="rId21" Type="http://schemas.openxmlformats.org/officeDocument/2006/relationships/footer" Target="footer5.xml"/><Relationship Id="rId42" Type="http://schemas.openxmlformats.org/officeDocument/2006/relationships/oleObject" Target="embeddings/oleObject7.bin"/><Relationship Id="rId63" Type="http://schemas.openxmlformats.org/officeDocument/2006/relationships/image" Target="media/image31.wmf"/><Relationship Id="rId84" Type="http://schemas.openxmlformats.org/officeDocument/2006/relationships/image" Target="media/image42.wmf"/><Relationship Id="rId138" Type="http://schemas.openxmlformats.org/officeDocument/2006/relationships/oleObject" Target="embeddings/oleObject50.bin"/><Relationship Id="rId159" Type="http://schemas.openxmlformats.org/officeDocument/2006/relationships/image" Target="media/image84.wmf"/><Relationship Id="rId170" Type="http://schemas.openxmlformats.org/officeDocument/2006/relationships/oleObject" Target="embeddings/oleObject66.bin"/><Relationship Id="rId191" Type="http://schemas.openxmlformats.org/officeDocument/2006/relationships/image" Target="media/image101.png"/><Relationship Id="rId205" Type="http://schemas.openxmlformats.org/officeDocument/2006/relationships/image" Target="media/image115.png"/><Relationship Id="rId107" Type="http://schemas.openxmlformats.org/officeDocument/2006/relationships/image" Target="media/image54.wmf"/><Relationship Id="rId11" Type="http://schemas.openxmlformats.org/officeDocument/2006/relationships/header" Target="header2.xml"/><Relationship Id="rId32" Type="http://schemas.openxmlformats.org/officeDocument/2006/relationships/image" Target="media/image17.wmf"/><Relationship Id="rId37" Type="http://schemas.openxmlformats.org/officeDocument/2006/relationships/oleObject" Target="embeddings/oleObject4.bin"/><Relationship Id="rId53" Type="http://schemas.openxmlformats.org/officeDocument/2006/relationships/image" Target="media/image26.wmf"/><Relationship Id="rId58" Type="http://schemas.openxmlformats.org/officeDocument/2006/relationships/oleObject" Target="embeddings/oleObject16.bin"/><Relationship Id="rId74" Type="http://schemas.openxmlformats.org/officeDocument/2006/relationships/image" Target="media/image37.wmf"/><Relationship Id="rId79" Type="http://schemas.openxmlformats.org/officeDocument/2006/relationships/oleObject" Target="embeddings/oleObject26.bin"/><Relationship Id="rId102" Type="http://schemas.openxmlformats.org/officeDocument/2006/relationships/footer" Target="footer7.xml"/><Relationship Id="rId123" Type="http://schemas.openxmlformats.org/officeDocument/2006/relationships/image" Target="media/image65.wmf"/><Relationship Id="rId128" Type="http://schemas.openxmlformats.org/officeDocument/2006/relationships/oleObject" Target="embeddings/oleObject44.bin"/><Relationship Id="rId144" Type="http://schemas.openxmlformats.org/officeDocument/2006/relationships/oleObject" Target="embeddings/oleObject53.bin"/><Relationship Id="rId149" Type="http://schemas.openxmlformats.org/officeDocument/2006/relationships/image" Target="media/image78.wmf"/><Relationship Id="rId5" Type="http://schemas.openxmlformats.org/officeDocument/2006/relationships/webSettings" Target="webSettings.xml"/><Relationship Id="rId90" Type="http://schemas.openxmlformats.org/officeDocument/2006/relationships/image" Target="media/image45.wmf"/><Relationship Id="rId95" Type="http://schemas.openxmlformats.org/officeDocument/2006/relationships/oleObject" Target="embeddings/oleObject34.bin"/><Relationship Id="rId160" Type="http://schemas.openxmlformats.org/officeDocument/2006/relationships/oleObject" Target="embeddings/oleObject59.bin"/><Relationship Id="rId165" Type="http://schemas.openxmlformats.org/officeDocument/2006/relationships/oleObject" Target="embeddings/oleObject63.bin"/><Relationship Id="rId181" Type="http://schemas.openxmlformats.org/officeDocument/2006/relationships/image" Target="media/image93.png"/><Relationship Id="rId186" Type="http://schemas.openxmlformats.org/officeDocument/2006/relationships/footer" Target="footer11.xml"/><Relationship Id="rId211" Type="http://schemas.openxmlformats.org/officeDocument/2006/relationships/fontTable" Target="fontTable.xml"/><Relationship Id="rId22" Type="http://schemas.openxmlformats.org/officeDocument/2006/relationships/image" Target="media/image8.jpeg"/><Relationship Id="rId27" Type="http://schemas.openxmlformats.org/officeDocument/2006/relationships/image" Target="media/image13.png"/><Relationship Id="rId43" Type="http://schemas.openxmlformats.org/officeDocument/2006/relationships/image" Target="media/image22.wmf"/><Relationship Id="rId48" Type="http://schemas.openxmlformats.org/officeDocument/2006/relationships/oleObject" Target="embeddings/oleObject11.bin"/><Relationship Id="rId64" Type="http://schemas.openxmlformats.org/officeDocument/2006/relationships/oleObject" Target="embeddings/oleObject19.bin"/><Relationship Id="rId69" Type="http://schemas.openxmlformats.org/officeDocument/2006/relationships/oleObject" Target="embeddings/oleObject21.bin"/><Relationship Id="rId113" Type="http://schemas.openxmlformats.org/officeDocument/2006/relationships/image" Target="media/image57.wmf"/><Relationship Id="rId118" Type="http://schemas.openxmlformats.org/officeDocument/2006/relationships/image" Target="media/image60.png"/><Relationship Id="rId134" Type="http://schemas.openxmlformats.org/officeDocument/2006/relationships/oleObject" Target="embeddings/oleObject48.bin"/><Relationship Id="rId139" Type="http://schemas.openxmlformats.org/officeDocument/2006/relationships/image" Target="media/image72.wmf"/><Relationship Id="rId80" Type="http://schemas.openxmlformats.org/officeDocument/2006/relationships/image" Target="media/image40.wmf"/><Relationship Id="rId85" Type="http://schemas.openxmlformats.org/officeDocument/2006/relationships/oleObject" Target="embeddings/oleObject29.bin"/><Relationship Id="rId150" Type="http://schemas.openxmlformats.org/officeDocument/2006/relationships/oleObject" Target="embeddings/oleObject55.bin"/><Relationship Id="rId155" Type="http://schemas.openxmlformats.org/officeDocument/2006/relationships/image" Target="media/image81.wmf"/><Relationship Id="rId171" Type="http://schemas.openxmlformats.org/officeDocument/2006/relationships/oleObject" Target="embeddings/oleObject67.bin"/><Relationship Id="rId176" Type="http://schemas.openxmlformats.org/officeDocument/2006/relationships/image" Target="media/image90.png"/><Relationship Id="rId192" Type="http://schemas.openxmlformats.org/officeDocument/2006/relationships/image" Target="media/image102.png"/><Relationship Id="rId197" Type="http://schemas.openxmlformats.org/officeDocument/2006/relationships/image" Target="media/image107.png"/><Relationship Id="rId206" Type="http://schemas.openxmlformats.org/officeDocument/2006/relationships/footer" Target="footer12.xml"/><Relationship Id="rId201" Type="http://schemas.openxmlformats.org/officeDocument/2006/relationships/image" Target="media/image111.png"/><Relationship Id="rId12" Type="http://schemas.openxmlformats.org/officeDocument/2006/relationships/footer" Target="footer2.xml"/><Relationship Id="rId17" Type="http://schemas.openxmlformats.org/officeDocument/2006/relationships/image" Target="media/image6.png"/><Relationship Id="rId33" Type="http://schemas.openxmlformats.org/officeDocument/2006/relationships/oleObject" Target="embeddings/oleObject2.bin"/><Relationship Id="rId38" Type="http://schemas.openxmlformats.org/officeDocument/2006/relationships/oleObject" Target="embeddings/oleObject5.bin"/><Relationship Id="rId59" Type="http://schemas.openxmlformats.org/officeDocument/2006/relationships/image" Target="media/image29.wmf"/><Relationship Id="rId103" Type="http://schemas.openxmlformats.org/officeDocument/2006/relationships/image" Target="media/image52.wmf"/><Relationship Id="rId108" Type="http://schemas.openxmlformats.org/officeDocument/2006/relationships/oleObject" Target="embeddings/oleObject37.bin"/><Relationship Id="rId124" Type="http://schemas.openxmlformats.org/officeDocument/2006/relationships/oleObject" Target="embeddings/oleObject42.bin"/><Relationship Id="rId129" Type="http://schemas.openxmlformats.org/officeDocument/2006/relationships/oleObject" Target="embeddings/oleObject45.bin"/><Relationship Id="rId54" Type="http://schemas.openxmlformats.org/officeDocument/2006/relationships/oleObject" Target="embeddings/oleObject14.bin"/><Relationship Id="rId70" Type="http://schemas.openxmlformats.org/officeDocument/2006/relationships/image" Target="media/image35.wmf"/><Relationship Id="rId75" Type="http://schemas.openxmlformats.org/officeDocument/2006/relationships/oleObject" Target="embeddings/oleObject24.bin"/><Relationship Id="rId91" Type="http://schemas.openxmlformats.org/officeDocument/2006/relationships/oleObject" Target="embeddings/oleObject32.bin"/><Relationship Id="rId96" Type="http://schemas.openxmlformats.org/officeDocument/2006/relationships/image" Target="media/image48.emf"/><Relationship Id="rId140" Type="http://schemas.openxmlformats.org/officeDocument/2006/relationships/oleObject" Target="embeddings/oleObject51.bin"/><Relationship Id="rId145" Type="http://schemas.openxmlformats.org/officeDocument/2006/relationships/image" Target="media/image75.jpeg"/><Relationship Id="rId161" Type="http://schemas.openxmlformats.org/officeDocument/2006/relationships/oleObject" Target="embeddings/oleObject60.bin"/><Relationship Id="rId166" Type="http://schemas.openxmlformats.org/officeDocument/2006/relationships/image" Target="media/image86.wmf"/><Relationship Id="rId182" Type="http://schemas.openxmlformats.org/officeDocument/2006/relationships/image" Target="media/image94.png"/><Relationship Id="rId187" Type="http://schemas.openxmlformats.org/officeDocument/2006/relationships/image" Target="media/image97.png"/><Relationship Id="rId1" Type="http://schemas.openxmlformats.org/officeDocument/2006/relationships/customXml" Target="../customXml/item1.xml"/><Relationship Id="rId6" Type="http://schemas.openxmlformats.org/officeDocument/2006/relationships/footnotes" Target="footnotes.xml"/><Relationship Id="rId212" Type="http://schemas.microsoft.com/office/2011/relationships/people" Target="people.xml"/><Relationship Id="rId23" Type="http://schemas.openxmlformats.org/officeDocument/2006/relationships/image" Target="media/image9.png"/><Relationship Id="rId28" Type="http://schemas.openxmlformats.org/officeDocument/2006/relationships/image" Target="media/image14.jpeg"/><Relationship Id="rId49" Type="http://schemas.openxmlformats.org/officeDocument/2006/relationships/oleObject" Target="embeddings/oleObject12.bin"/><Relationship Id="rId114" Type="http://schemas.openxmlformats.org/officeDocument/2006/relationships/oleObject" Target="embeddings/oleObject40.bin"/><Relationship Id="rId119" Type="http://schemas.openxmlformats.org/officeDocument/2006/relationships/image" Target="media/image61.png"/><Relationship Id="rId44" Type="http://schemas.openxmlformats.org/officeDocument/2006/relationships/oleObject" Target="embeddings/oleObject8.bin"/><Relationship Id="rId60" Type="http://schemas.openxmlformats.org/officeDocument/2006/relationships/oleObject" Target="embeddings/oleObject17.bin"/><Relationship Id="rId65" Type="http://schemas.openxmlformats.org/officeDocument/2006/relationships/image" Target="media/image32.png"/><Relationship Id="rId81" Type="http://schemas.openxmlformats.org/officeDocument/2006/relationships/oleObject" Target="embeddings/oleObject27.bin"/><Relationship Id="rId86" Type="http://schemas.openxmlformats.org/officeDocument/2006/relationships/image" Target="media/image43.wmf"/><Relationship Id="rId130" Type="http://schemas.openxmlformats.org/officeDocument/2006/relationships/oleObject" Target="embeddings/oleObject46.bin"/><Relationship Id="rId135" Type="http://schemas.openxmlformats.org/officeDocument/2006/relationships/image" Target="media/image70.wmf"/><Relationship Id="rId151" Type="http://schemas.openxmlformats.org/officeDocument/2006/relationships/image" Target="media/image79.wmf"/><Relationship Id="rId156" Type="http://schemas.openxmlformats.org/officeDocument/2006/relationships/oleObject" Target="embeddings/oleObject58.bin"/><Relationship Id="rId177" Type="http://schemas.openxmlformats.org/officeDocument/2006/relationships/footer" Target="footer8.xml"/><Relationship Id="rId198" Type="http://schemas.openxmlformats.org/officeDocument/2006/relationships/image" Target="media/image108.png"/><Relationship Id="rId172" Type="http://schemas.openxmlformats.org/officeDocument/2006/relationships/oleObject" Target="embeddings/oleObject68.bin"/><Relationship Id="rId193" Type="http://schemas.openxmlformats.org/officeDocument/2006/relationships/image" Target="media/image103.png"/><Relationship Id="rId202" Type="http://schemas.openxmlformats.org/officeDocument/2006/relationships/image" Target="media/image112.png"/><Relationship Id="rId207" Type="http://schemas.openxmlformats.org/officeDocument/2006/relationships/footer" Target="footer13.xml"/><Relationship Id="rId13" Type="http://schemas.openxmlformats.org/officeDocument/2006/relationships/header" Target="header3.xml"/><Relationship Id="rId18" Type="http://schemas.openxmlformats.org/officeDocument/2006/relationships/image" Target="media/image7.png"/><Relationship Id="rId39" Type="http://schemas.openxmlformats.org/officeDocument/2006/relationships/image" Target="media/image20.wmf"/><Relationship Id="rId109" Type="http://schemas.openxmlformats.org/officeDocument/2006/relationships/image" Target="media/image55.wmf"/><Relationship Id="rId34" Type="http://schemas.openxmlformats.org/officeDocument/2006/relationships/image" Target="media/image18.wmf"/><Relationship Id="rId50" Type="http://schemas.openxmlformats.org/officeDocument/2006/relationships/image" Target="media/image24.wmf"/><Relationship Id="rId55" Type="http://schemas.openxmlformats.org/officeDocument/2006/relationships/image" Target="media/image27.wmf"/><Relationship Id="rId76" Type="http://schemas.openxmlformats.org/officeDocument/2006/relationships/image" Target="media/image38.wmf"/><Relationship Id="rId97" Type="http://schemas.openxmlformats.org/officeDocument/2006/relationships/image" Target="media/image49.png"/><Relationship Id="rId104" Type="http://schemas.openxmlformats.org/officeDocument/2006/relationships/oleObject" Target="embeddings/oleObject35.bin"/><Relationship Id="rId120" Type="http://schemas.openxmlformats.org/officeDocument/2006/relationships/image" Target="media/image62.png"/><Relationship Id="rId125" Type="http://schemas.openxmlformats.org/officeDocument/2006/relationships/image" Target="media/image66.wmf"/><Relationship Id="rId141" Type="http://schemas.openxmlformats.org/officeDocument/2006/relationships/image" Target="media/image73.wmf"/><Relationship Id="rId146" Type="http://schemas.openxmlformats.org/officeDocument/2006/relationships/image" Target="media/image76.jpeg"/><Relationship Id="rId167" Type="http://schemas.openxmlformats.org/officeDocument/2006/relationships/oleObject" Target="embeddings/oleObject64.bin"/><Relationship Id="rId188" Type="http://schemas.openxmlformats.org/officeDocument/2006/relationships/image" Target="media/image98.png"/><Relationship Id="rId7" Type="http://schemas.openxmlformats.org/officeDocument/2006/relationships/endnotes" Target="endnotes.xml"/><Relationship Id="rId71" Type="http://schemas.openxmlformats.org/officeDocument/2006/relationships/oleObject" Target="embeddings/oleObject22.bin"/><Relationship Id="rId92" Type="http://schemas.openxmlformats.org/officeDocument/2006/relationships/image" Target="media/image46.wmf"/><Relationship Id="rId162" Type="http://schemas.openxmlformats.org/officeDocument/2006/relationships/oleObject" Target="embeddings/oleObject61.bin"/><Relationship Id="rId183" Type="http://schemas.openxmlformats.org/officeDocument/2006/relationships/image" Target="media/image95.png"/><Relationship Id="rId213"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jpeg"/><Relationship Id="rId40" Type="http://schemas.openxmlformats.org/officeDocument/2006/relationships/oleObject" Target="embeddings/oleObject6.bin"/><Relationship Id="rId45" Type="http://schemas.openxmlformats.org/officeDocument/2006/relationships/image" Target="media/image23.wmf"/><Relationship Id="rId66" Type="http://schemas.openxmlformats.org/officeDocument/2006/relationships/image" Target="media/image33.wmf"/><Relationship Id="rId87" Type="http://schemas.openxmlformats.org/officeDocument/2006/relationships/oleObject" Target="embeddings/oleObject30.bin"/><Relationship Id="rId110" Type="http://schemas.openxmlformats.org/officeDocument/2006/relationships/oleObject" Target="embeddings/oleObject38.bin"/><Relationship Id="rId115" Type="http://schemas.openxmlformats.org/officeDocument/2006/relationships/image" Target="media/image58.wmf"/><Relationship Id="rId131" Type="http://schemas.openxmlformats.org/officeDocument/2006/relationships/image" Target="media/image68.wmf"/><Relationship Id="rId136" Type="http://schemas.openxmlformats.org/officeDocument/2006/relationships/oleObject" Target="embeddings/oleObject49.bin"/><Relationship Id="rId157" Type="http://schemas.openxmlformats.org/officeDocument/2006/relationships/image" Target="media/image82.jpeg"/><Relationship Id="rId178" Type="http://schemas.openxmlformats.org/officeDocument/2006/relationships/footer" Target="footer9.xml"/><Relationship Id="rId61" Type="http://schemas.openxmlformats.org/officeDocument/2006/relationships/image" Target="media/image30.wmf"/><Relationship Id="rId82" Type="http://schemas.openxmlformats.org/officeDocument/2006/relationships/image" Target="media/image41.wmf"/><Relationship Id="rId152" Type="http://schemas.openxmlformats.org/officeDocument/2006/relationships/oleObject" Target="embeddings/oleObject56.bin"/><Relationship Id="rId173" Type="http://schemas.openxmlformats.org/officeDocument/2006/relationships/oleObject" Target="embeddings/oleObject69.bin"/><Relationship Id="rId194" Type="http://schemas.openxmlformats.org/officeDocument/2006/relationships/image" Target="media/image104.png"/><Relationship Id="rId199" Type="http://schemas.openxmlformats.org/officeDocument/2006/relationships/image" Target="media/image109.png"/><Relationship Id="rId203" Type="http://schemas.openxmlformats.org/officeDocument/2006/relationships/image" Target="media/image113.png"/><Relationship Id="rId208" Type="http://schemas.openxmlformats.org/officeDocument/2006/relationships/footer" Target="footer14.xml"/><Relationship Id="rId19" Type="http://schemas.openxmlformats.org/officeDocument/2006/relationships/footer" Target="footer4.xml"/><Relationship Id="rId14" Type="http://schemas.openxmlformats.org/officeDocument/2006/relationships/footer" Target="footer3.xml"/><Relationship Id="rId30" Type="http://schemas.openxmlformats.org/officeDocument/2006/relationships/image" Target="media/image16.wmf"/><Relationship Id="rId35" Type="http://schemas.openxmlformats.org/officeDocument/2006/relationships/oleObject" Target="embeddings/oleObject3.bin"/><Relationship Id="rId56" Type="http://schemas.openxmlformats.org/officeDocument/2006/relationships/oleObject" Target="embeddings/oleObject15.bin"/><Relationship Id="rId77" Type="http://schemas.openxmlformats.org/officeDocument/2006/relationships/oleObject" Target="embeddings/oleObject25.bin"/><Relationship Id="rId100" Type="http://schemas.openxmlformats.org/officeDocument/2006/relationships/footer" Target="footer6.xml"/><Relationship Id="rId105" Type="http://schemas.openxmlformats.org/officeDocument/2006/relationships/image" Target="media/image53.wmf"/><Relationship Id="rId126" Type="http://schemas.openxmlformats.org/officeDocument/2006/relationships/oleObject" Target="embeddings/oleObject43.bin"/><Relationship Id="rId147" Type="http://schemas.openxmlformats.org/officeDocument/2006/relationships/image" Target="media/image77.wmf"/><Relationship Id="rId168" Type="http://schemas.openxmlformats.org/officeDocument/2006/relationships/image" Target="media/image87.wmf"/><Relationship Id="rId8" Type="http://schemas.openxmlformats.org/officeDocument/2006/relationships/image" Target="media/image1.png"/><Relationship Id="rId51" Type="http://schemas.openxmlformats.org/officeDocument/2006/relationships/oleObject" Target="embeddings/oleObject13.bin"/><Relationship Id="rId72" Type="http://schemas.openxmlformats.org/officeDocument/2006/relationships/image" Target="media/image36.wmf"/><Relationship Id="rId93" Type="http://schemas.openxmlformats.org/officeDocument/2006/relationships/oleObject" Target="embeddings/oleObject33.bin"/><Relationship Id="rId98" Type="http://schemas.openxmlformats.org/officeDocument/2006/relationships/image" Target="media/image50.emf"/><Relationship Id="rId121" Type="http://schemas.openxmlformats.org/officeDocument/2006/relationships/image" Target="media/image63.jpeg"/><Relationship Id="rId142" Type="http://schemas.openxmlformats.org/officeDocument/2006/relationships/oleObject" Target="embeddings/oleObject52.bin"/><Relationship Id="rId163" Type="http://schemas.openxmlformats.org/officeDocument/2006/relationships/image" Target="media/image85.wmf"/><Relationship Id="rId184" Type="http://schemas.openxmlformats.org/officeDocument/2006/relationships/image" Target="media/image96.jpeg"/><Relationship Id="rId189" Type="http://schemas.openxmlformats.org/officeDocument/2006/relationships/image" Target="media/image99.png"/><Relationship Id="rId3" Type="http://schemas.openxmlformats.org/officeDocument/2006/relationships/styles" Target="styles.xml"/><Relationship Id="rId25" Type="http://schemas.openxmlformats.org/officeDocument/2006/relationships/image" Target="media/image11.jpeg"/><Relationship Id="rId46" Type="http://schemas.openxmlformats.org/officeDocument/2006/relationships/oleObject" Target="embeddings/oleObject9.bin"/><Relationship Id="rId67" Type="http://schemas.openxmlformats.org/officeDocument/2006/relationships/oleObject" Target="embeddings/oleObject20.bin"/><Relationship Id="rId116" Type="http://schemas.openxmlformats.org/officeDocument/2006/relationships/oleObject" Target="embeddings/oleObject41.bin"/><Relationship Id="rId137" Type="http://schemas.openxmlformats.org/officeDocument/2006/relationships/image" Target="media/image71.wmf"/><Relationship Id="rId158" Type="http://schemas.openxmlformats.org/officeDocument/2006/relationships/image" Target="media/image83.jpeg"/><Relationship Id="rId20" Type="http://schemas.openxmlformats.org/officeDocument/2006/relationships/header" Target="header4.xml"/><Relationship Id="rId41" Type="http://schemas.openxmlformats.org/officeDocument/2006/relationships/image" Target="media/image21.wmf"/><Relationship Id="rId62" Type="http://schemas.openxmlformats.org/officeDocument/2006/relationships/oleObject" Target="embeddings/oleObject18.bin"/><Relationship Id="rId83" Type="http://schemas.openxmlformats.org/officeDocument/2006/relationships/oleObject" Target="embeddings/oleObject28.bin"/><Relationship Id="rId88" Type="http://schemas.openxmlformats.org/officeDocument/2006/relationships/image" Target="media/image44.wmf"/><Relationship Id="rId111" Type="http://schemas.openxmlformats.org/officeDocument/2006/relationships/image" Target="media/image56.wmf"/><Relationship Id="rId132" Type="http://schemas.openxmlformats.org/officeDocument/2006/relationships/oleObject" Target="embeddings/oleObject47.bin"/><Relationship Id="rId153" Type="http://schemas.openxmlformats.org/officeDocument/2006/relationships/image" Target="media/image80.wmf"/><Relationship Id="rId174" Type="http://schemas.openxmlformats.org/officeDocument/2006/relationships/image" Target="media/image88.png"/><Relationship Id="rId179" Type="http://schemas.openxmlformats.org/officeDocument/2006/relationships/image" Target="media/image91.jpeg"/><Relationship Id="rId195" Type="http://schemas.openxmlformats.org/officeDocument/2006/relationships/image" Target="media/image105.png"/><Relationship Id="rId209" Type="http://schemas.openxmlformats.org/officeDocument/2006/relationships/footer" Target="footer15.xml"/><Relationship Id="rId190" Type="http://schemas.openxmlformats.org/officeDocument/2006/relationships/image" Target="media/image100.png"/><Relationship Id="rId204" Type="http://schemas.openxmlformats.org/officeDocument/2006/relationships/image" Target="media/image114.png"/><Relationship Id="rId15" Type="http://schemas.openxmlformats.org/officeDocument/2006/relationships/image" Target="media/image4.png"/><Relationship Id="rId36" Type="http://schemas.openxmlformats.org/officeDocument/2006/relationships/image" Target="media/image19.wmf"/><Relationship Id="rId57" Type="http://schemas.openxmlformats.org/officeDocument/2006/relationships/image" Target="media/image28.wmf"/><Relationship Id="rId106" Type="http://schemas.openxmlformats.org/officeDocument/2006/relationships/oleObject" Target="embeddings/oleObject36.bin"/><Relationship Id="rId127" Type="http://schemas.openxmlformats.org/officeDocument/2006/relationships/image" Target="media/image67.wmf"/><Relationship Id="rId10" Type="http://schemas.openxmlformats.org/officeDocument/2006/relationships/footer" Target="footer1.xml"/><Relationship Id="rId31" Type="http://schemas.openxmlformats.org/officeDocument/2006/relationships/oleObject" Target="embeddings/oleObject1.bin"/><Relationship Id="rId52" Type="http://schemas.openxmlformats.org/officeDocument/2006/relationships/image" Target="media/image25.jpeg"/><Relationship Id="rId73" Type="http://schemas.openxmlformats.org/officeDocument/2006/relationships/oleObject" Target="embeddings/oleObject23.bin"/><Relationship Id="rId78" Type="http://schemas.openxmlformats.org/officeDocument/2006/relationships/image" Target="media/image39.wmf"/><Relationship Id="rId94" Type="http://schemas.openxmlformats.org/officeDocument/2006/relationships/image" Target="media/image47.wmf"/><Relationship Id="rId99" Type="http://schemas.openxmlformats.org/officeDocument/2006/relationships/image" Target="media/image51.png"/><Relationship Id="rId101" Type="http://schemas.openxmlformats.org/officeDocument/2006/relationships/header" Target="header5.xml"/><Relationship Id="rId122" Type="http://schemas.openxmlformats.org/officeDocument/2006/relationships/image" Target="media/image64.png"/><Relationship Id="rId143" Type="http://schemas.openxmlformats.org/officeDocument/2006/relationships/image" Target="media/image74.wmf"/><Relationship Id="rId148" Type="http://schemas.openxmlformats.org/officeDocument/2006/relationships/oleObject" Target="embeddings/oleObject54.bin"/><Relationship Id="rId164" Type="http://schemas.openxmlformats.org/officeDocument/2006/relationships/oleObject" Target="embeddings/oleObject62.bin"/><Relationship Id="rId169" Type="http://schemas.openxmlformats.org/officeDocument/2006/relationships/oleObject" Target="embeddings/oleObject65.bin"/><Relationship Id="rId185" Type="http://schemas.openxmlformats.org/officeDocument/2006/relationships/footer" Target="footer10.xml"/><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image" Target="media/image92.png"/><Relationship Id="rId210" Type="http://schemas.openxmlformats.org/officeDocument/2006/relationships/footer" Target="footer16.xml"/><Relationship Id="rId26" Type="http://schemas.openxmlformats.org/officeDocument/2006/relationships/image" Target="media/image12.jpeg"/><Relationship Id="rId47" Type="http://schemas.openxmlformats.org/officeDocument/2006/relationships/oleObject" Target="embeddings/oleObject10.bin"/><Relationship Id="rId68" Type="http://schemas.openxmlformats.org/officeDocument/2006/relationships/image" Target="media/image34.wmf"/><Relationship Id="rId89" Type="http://schemas.openxmlformats.org/officeDocument/2006/relationships/oleObject" Target="embeddings/oleObject31.bin"/><Relationship Id="rId112" Type="http://schemas.openxmlformats.org/officeDocument/2006/relationships/oleObject" Target="embeddings/oleObject39.bin"/><Relationship Id="rId133" Type="http://schemas.openxmlformats.org/officeDocument/2006/relationships/image" Target="media/image69.wmf"/><Relationship Id="rId154" Type="http://schemas.openxmlformats.org/officeDocument/2006/relationships/oleObject" Target="embeddings/oleObject57.bin"/><Relationship Id="rId175" Type="http://schemas.openxmlformats.org/officeDocument/2006/relationships/image" Target="media/image89.png"/><Relationship Id="rId196" Type="http://schemas.openxmlformats.org/officeDocument/2006/relationships/image" Target="media/image106.png"/><Relationship Id="rId200" Type="http://schemas.openxmlformats.org/officeDocument/2006/relationships/image" Target="media/image110.png"/><Relationship Id="rId16"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1F6126-639B-4A6E-BC2C-0593B9A0AE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697</TotalTime>
  <Pages>44</Pages>
  <Words>10176</Words>
  <Characters>55973</Characters>
  <Application>Microsoft Office Word</Application>
  <DocSecurity>0</DocSecurity>
  <Lines>466</Lines>
  <Paragraphs>132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Vacas Miguel</dc:creator>
  <cp:keywords/>
  <dc:description/>
  <cp:lastModifiedBy>David Vacas Miguel</cp:lastModifiedBy>
  <cp:revision>223</cp:revision>
  <cp:lastPrinted>2018-06-27T10:36:00Z</cp:lastPrinted>
  <dcterms:created xsi:type="dcterms:W3CDTF">2018-06-21T14:43:00Z</dcterms:created>
  <dcterms:modified xsi:type="dcterms:W3CDTF">2018-06-27T11:37:00Z</dcterms:modified>
</cp:coreProperties>
</file>